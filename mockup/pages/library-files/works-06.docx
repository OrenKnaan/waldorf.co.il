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6DBD49" w14:textId="77777777" w:rsidR="00F95C9E" w:rsidRPr="00FC337B" w:rsidRDefault="00F95C9E" w:rsidP="005F589D">
      <w:pPr>
        <w:jc w:val="center"/>
      </w:pPr>
    </w:p>
    <w:p w14:paraId="15035AC9" w14:textId="097F970E" w:rsidR="00F95C9E" w:rsidRPr="00890660" w:rsidRDefault="00684878" w:rsidP="00890660">
      <w:pPr>
        <w:jc w:val="center"/>
        <w:rPr>
          <w:b/>
          <w:bCs/>
        </w:rPr>
      </w:pPr>
      <w:r>
        <w:rPr>
          <w:rFonts w:hint="cs"/>
          <w:b/>
          <w:bCs/>
          <w:rtl/>
        </w:rPr>
        <w:t>המכללה האקדמית לחינוך "</w:t>
      </w:r>
      <w:r w:rsidR="00F95C9E" w:rsidRPr="00890660">
        <w:rPr>
          <w:b/>
          <w:bCs/>
          <w:rtl/>
        </w:rPr>
        <w:t>אורנים</w:t>
      </w:r>
      <w:r>
        <w:rPr>
          <w:rFonts w:hint="cs"/>
          <w:b/>
          <w:bCs/>
          <w:rtl/>
        </w:rPr>
        <w:t>"</w:t>
      </w:r>
    </w:p>
    <w:p w14:paraId="3CBE8C83" w14:textId="77777777" w:rsidR="00F95C9E" w:rsidRPr="00890660" w:rsidRDefault="00F95C9E" w:rsidP="00890660">
      <w:pPr>
        <w:jc w:val="center"/>
        <w:rPr>
          <w:b/>
          <w:bCs/>
        </w:rPr>
      </w:pPr>
      <w:r w:rsidRPr="00890660">
        <w:rPr>
          <w:b/>
          <w:bCs/>
          <w:rtl/>
        </w:rPr>
        <w:t>הפקולטה</w:t>
      </w:r>
      <w:r w:rsidRPr="00890660">
        <w:rPr>
          <w:b/>
          <w:bCs/>
          <w:rtl/>
          <w:lang w:bidi="ar-SA"/>
        </w:rPr>
        <w:t xml:space="preserve"> </w:t>
      </w:r>
      <w:r w:rsidRPr="00890660">
        <w:rPr>
          <w:b/>
          <w:bCs/>
          <w:rtl/>
        </w:rPr>
        <w:t>ללימודים</w:t>
      </w:r>
      <w:r w:rsidRPr="00890660">
        <w:rPr>
          <w:b/>
          <w:bCs/>
          <w:rtl/>
          <w:lang w:bidi="ar-SA"/>
        </w:rPr>
        <w:t xml:space="preserve"> </w:t>
      </w:r>
      <w:r w:rsidRPr="00890660">
        <w:rPr>
          <w:b/>
          <w:bCs/>
          <w:rtl/>
        </w:rPr>
        <w:t>מתקדמים</w:t>
      </w:r>
    </w:p>
    <w:p w14:paraId="3A5BADBB" w14:textId="77777777" w:rsidR="00684878" w:rsidRDefault="00684878" w:rsidP="00890660">
      <w:pPr>
        <w:jc w:val="center"/>
        <w:rPr>
          <w:b/>
          <w:bCs/>
          <w:rtl/>
        </w:rPr>
      </w:pPr>
      <w:r>
        <w:rPr>
          <w:rFonts w:hint="cs"/>
          <w:b/>
          <w:bCs/>
          <w:rtl/>
        </w:rPr>
        <w:t>תוכנית הוראה רב תחומית של מדעי הרוח</w:t>
      </w:r>
    </w:p>
    <w:p w14:paraId="75215FF8" w14:textId="23751894" w:rsidR="00F95C9E" w:rsidRPr="00890660" w:rsidRDefault="00684878" w:rsidP="00684878">
      <w:pPr>
        <w:jc w:val="center"/>
        <w:rPr>
          <w:b/>
          <w:bCs/>
        </w:rPr>
      </w:pPr>
      <w:r>
        <w:rPr>
          <w:rFonts w:hint="cs"/>
          <w:b/>
          <w:bCs/>
          <w:rtl/>
        </w:rPr>
        <w:t>התמחות בחינוך ולדורף</w:t>
      </w:r>
    </w:p>
    <w:p w14:paraId="1C6B99E4" w14:textId="77777777" w:rsidR="00F95C9E" w:rsidRPr="00890660" w:rsidRDefault="00F95C9E" w:rsidP="00890660">
      <w:pPr>
        <w:jc w:val="center"/>
        <w:rPr>
          <w:b/>
          <w:bCs/>
        </w:rPr>
      </w:pPr>
    </w:p>
    <w:p w14:paraId="66FB8FC6" w14:textId="77777777" w:rsidR="00F95C9E" w:rsidRPr="00890660" w:rsidRDefault="00F95C9E" w:rsidP="00890660">
      <w:pPr>
        <w:jc w:val="center"/>
        <w:rPr>
          <w:b/>
          <w:bCs/>
        </w:rPr>
      </w:pPr>
    </w:p>
    <w:p w14:paraId="5BC797DD" w14:textId="77777777" w:rsidR="00F95C9E" w:rsidRPr="00890660" w:rsidRDefault="00F95C9E" w:rsidP="00890660">
      <w:pPr>
        <w:jc w:val="center"/>
        <w:rPr>
          <w:b/>
          <w:bCs/>
        </w:rPr>
      </w:pPr>
    </w:p>
    <w:p w14:paraId="1319D992" w14:textId="77777777" w:rsidR="00F95C9E" w:rsidRPr="00890660" w:rsidRDefault="00F95C9E" w:rsidP="00890660">
      <w:pPr>
        <w:jc w:val="center"/>
        <w:rPr>
          <w:b/>
          <w:bCs/>
        </w:rPr>
      </w:pPr>
      <w:bookmarkStart w:id="0" w:name="_GoBack"/>
    </w:p>
    <w:p w14:paraId="4A63E58E" w14:textId="7D5A09D3" w:rsidR="00F95C9E" w:rsidRPr="00E27B57" w:rsidRDefault="001E515A" w:rsidP="00890660">
      <w:pPr>
        <w:jc w:val="center"/>
        <w:rPr>
          <w:b/>
          <w:bCs/>
          <w:sz w:val="32"/>
          <w:szCs w:val="36"/>
        </w:rPr>
      </w:pPr>
      <w:r>
        <w:rPr>
          <w:rFonts w:hint="cs"/>
          <w:b/>
          <w:bCs/>
          <w:sz w:val="32"/>
          <w:szCs w:val="36"/>
          <w:rtl/>
        </w:rPr>
        <w:t>ה</w:t>
      </w:r>
      <w:r w:rsidR="00E27B57" w:rsidRPr="00E27B57">
        <w:rPr>
          <w:rFonts w:hint="cs"/>
          <w:b/>
          <w:bCs/>
          <w:sz w:val="32"/>
          <w:szCs w:val="36"/>
          <w:rtl/>
        </w:rPr>
        <w:t xml:space="preserve">כישורים </w:t>
      </w:r>
      <w:r>
        <w:rPr>
          <w:rFonts w:hint="cs"/>
          <w:b/>
          <w:bCs/>
          <w:sz w:val="32"/>
          <w:szCs w:val="36"/>
          <w:rtl/>
        </w:rPr>
        <w:t xml:space="preserve">איתם </w:t>
      </w:r>
      <w:r w:rsidR="00E27B57" w:rsidRPr="00E27B57">
        <w:rPr>
          <w:rFonts w:hint="cs"/>
          <w:b/>
          <w:bCs/>
          <w:sz w:val="32"/>
          <w:szCs w:val="36"/>
          <w:rtl/>
        </w:rPr>
        <w:t>יוצאים בוגרי ולדורף אחרי 12 שנות לימוד</w:t>
      </w:r>
    </w:p>
    <w:bookmarkEnd w:id="0"/>
    <w:p w14:paraId="756A6395" w14:textId="77777777" w:rsidR="00F95C9E" w:rsidRPr="001E515A" w:rsidRDefault="00F95C9E" w:rsidP="00890660">
      <w:pPr>
        <w:jc w:val="center"/>
        <w:rPr>
          <w:b/>
          <w:bCs/>
        </w:rPr>
      </w:pPr>
    </w:p>
    <w:p w14:paraId="0D7B3F1F" w14:textId="77777777" w:rsidR="00F95C9E" w:rsidRPr="00890660" w:rsidRDefault="00F95C9E" w:rsidP="00890660">
      <w:pPr>
        <w:jc w:val="center"/>
        <w:rPr>
          <w:b/>
          <w:bCs/>
        </w:rPr>
      </w:pPr>
    </w:p>
    <w:p w14:paraId="3561AB7D" w14:textId="575F3F38" w:rsidR="00684878" w:rsidRDefault="00F95C9E" w:rsidP="00890660">
      <w:pPr>
        <w:jc w:val="center"/>
        <w:rPr>
          <w:b/>
          <w:bCs/>
          <w:rtl/>
        </w:rPr>
      </w:pPr>
      <w:r w:rsidRPr="00890660">
        <w:rPr>
          <w:b/>
          <w:bCs/>
          <w:rtl/>
        </w:rPr>
        <w:t>מגיש</w:t>
      </w:r>
      <w:r w:rsidR="00684878">
        <w:rPr>
          <w:rFonts w:hint="cs"/>
          <w:b/>
          <w:bCs/>
          <w:rtl/>
        </w:rPr>
        <w:t>ה</w:t>
      </w:r>
      <w:r w:rsidRPr="00890660">
        <w:rPr>
          <w:b/>
          <w:bCs/>
          <w:rtl/>
          <w:lang w:bidi="ar-SA"/>
        </w:rPr>
        <w:t xml:space="preserve">: </w:t>
      </w:r>
    </w:p>
    <w:p w14:paraId="40FF03D4" w14:textId="059E3600" w:rsidR="00684878" w:rsidRDefault="0084691A" w:rsidP="00890660">
      <w:pPr>
        <w:jc w:val="center"/>
        <w:rPr>
          <w:b/>
          <w:bCs/>
          <w:rtl/>
        </w:rPr>
      </w:pPr>
      <w:r>
        <w:rPr>
          <w:rFonts w:hint="cs"/>
          <w:b/>
          <w:bCs/>
          <w:rtl/>
        </w:rPr>
        <w:t>חדווה פרנק</w:t>
      </w:r>
      <w:r w:rsidR="00C751BF" w:rsidRPr="00890660">
        <w:rPr>
          <w:rFonts w:cs="Times New Roman"/>
          <w:b/>
          <w:bCs/>
          <w:rtl/>
          <w:lang w:bidi="ar-SA"/>
        </w:rPr>
        <w:t xml:space="preserve"> </w:t>
      </w:r>
    </w:p>
    <w:p w14:paraId="65E80B35" w14:textId="32B4110E" w:rsidR="00F95C9E" w:rsidRPr="00890660" w:rsidRDefault="00F95C9E" w:rsidP="00890660">
      <w:pPr>
        <w:jc w:val="center"/>
        <w:rPr>
          <w:b/>
          <w:bCs/>
        </w:rPr>
      </w:pPr>
      <w:r w:rsidRPr="00890660">
        <w:rPr>
          <w:b/>
          <w:bCs/>
          <w:rtl/>
        </w:rPr>
        <w:t>ת</w:t>
      </w:r>
      <w:r w:rsidRPr="00890660">
        <w:rPr>
          <w:b/>
          <w:bCs/>
          <w:rtl/>
          <w:lang w:bidi="ar-SA"/>
        </w:rPr>
        <w:t>.</w:t>
      </w:r>
      <w:r w:rsidRPr="00890660">
        <w:rPr>
          <w:b/>
          <w:bCs/>
          <w:rtl/>
        </w:rPr>
        <w:t>ז</w:t>
      </w:r>
      <w:r w:rsidRPr="00890660">
        <w:rPr>
          <w:b/>
          <w:bCs/>
          <w:rtl/>
          <w:lang w:bidi="ar-SA"/>
        </w:rPr>
        <w:t xml:space="preserve">.: </w:t>
      </w:r>
      <w:r w:rsidR="009C16B2">
        <w:rPr>
          <w:rFonts w:hint="cs"/>
          <w:b/>
          <w:bCs/>
          <w:rtl/>
        </w:rPr>
        <w:t>024207185</w:t>
      </w:r>
    </w:p>
    <w:p w14:paraId="4034BDA8" w14:textId="64011EA9" w:rsidR="00684878" w:rsidRDefault="00684878" w:rsidP="00890660">
      <w:pPr>
        <w:jc w:val="center"/>
        <w:rPr>
          <w:b/>
          <w:bCs/>
          <w:rtl/>
        </w:rPr>
      </w:pPr>
      <w:r>
        <w:rPr>
          <w:rFonts w:hint="cs"/>
          <w:b/>
          <w:bCs/>
          <w:rtl/>
        </w:rPr>
        <w:t>בהנחיית</w:t>
      </w:r>
      <w:r w:rsidR="00F95C9E" w:rsidRPr="00890660">
        <w:rPr>
          <w:b/>
          <w:bCs/>
          <w:rtl/>
          <w:lang w:bidi="ar-SA"/>
        </w:rPr>
        <w:t xml:space="preserve">: </w:t>
      </w:r>
    </w:p>
    <w:p w14:paraId="1202E0F3" w14:textId="501C3FF4" w:rsidR="00F95C9E" w:rsidRPr="00890660" w:rsidRDefault="007B56BE" w:rsidP="00890660">
      <w:pPr>
        <w:jc w:val="center"/>
        <w:rPr>
          <w:b/>
          <w:bCs/>
        </w:rPr>
      </w:pPr>
      <w:r>
        <w:rPr>
          <w:rFonts w:hint="cs"/>
          <w:b/>
          <w:bCs/>
          <w:rtl/>
        </w:rPr>
        <w:t>דר</w:t>
      </w:r>
      <w:r w:rsidR="00BE5A71">
        <w:rPr>
          <w:rFonts w:hint="cs"/>
          <w:b/>
          <w:bCs/>
          <w:rtl/>
        </w:rPr>
        <w:t>'</w:t>
      </w:r>
      <w:r w:rsidR="009C16B2">
        <w:rPr>
          <w:rFonts w:hint="cs"/>
          <w:b/>
          <w:bCs/>
          <w:rtl/>
        </w:rPr>
        <w:t xml:space="preserve"> אריאל פרידמן</w:t>
      </w:r>
    </w:p>
    <w:p w14:paraId="0F500D8E" w14:textId="77777777" w:rsidR="006A3F95" w:rsidRPr="007B56BE" w:rsidRDefault="006A3F95" w:rsidP="00890660">
      <w:pPr>
        <w:jc w:val="center"/>
        <w:rPr>
          <w:b/>
          <w:bCs/>
          <w:rtl/>
        </w:rPr>
      </w:pPr>
    </w:p>
    <w:p w14:paraId="6068A80A" w14:textId="7DD36ED1" w:rsidR="00E27B57" w:rsidRDefault="006A3F95" w:rsidP="006A3F95">
      <w:pPr>
        <w:jc w:val="center"/>
        <w:rPr>
          <w:b/>
          <w:bCs/>
          <w:rtl/>
        </w:rPr>
      </w:pPr>
      <w:r>
        <w:rPr>
          <w:rFonts w:hint="cs"/>
          <w:b/>
          <w:bCs/>
          <w:rtl/>
        </w:rPr>
        <w:t>אוגוסט 2026</w:t>
      </w:r>
    </w:p>
    <w:p w14:paraId="12C5EA3F" w14:textId="77777777" w:rsidR="00E27B57" w:rsidRPr="00890660" w:rsidRDefault="00E27B57" w:rsidP="00890660">
      <w:pPr>
        <w:jc w:val="center"/>
        <w:rPr>
          <w:b/>
          <w:bCs/>
          <w:rtl/>
        </w:rPr>
      </w:pPr>
    </w:p>
    <w:p w14:paraId="2B051A5F" w14:textId="77777777" w:rsidR="00F95C9E" w:rsidRPr="00FC337B" w:rsidRDefault="00F95C9E" w:rsidP="00A37757">
      <w:r w:rsidRPr="00FC337B">
        <w:br w:type="page"/>
      </w:r>
    </w:p>
    <w:p w14:paraId="6A91500E" w14:textId="4971F1CA" w:rsidR="00890660" w:rsidRDefault="00890660" w:rsidP="00890660">
      <w:pPr>
        <w:jc w:val="center"/>
        <w:rPr>
          <w:rFonts w:ascii="Calibri" w:hAnsi="Calibri" w:cs="Calibri"/>
          <w:b/>
          <w:bCs/>
          <w:sz w:val="28"/>
          <w:szCs w:val="28"/>
          <w:rtl/>
        </w:rPr>
      </w:pPr>
      <w:r w:rsidRPr="00EE3B70">
        <w:rPr>
          <w:rFonts w:ascii="Calibri" w:hAnsi="Calibri" w:cs="Calibri"/>
          <w:b/>
          <w:bCs/>
          <w:sz w:val="28"/>
          <w:szCs w:val="28"/>
          <w:rtl/>
        </w:rPr>
        <w:lastRenderedPageBreak/>
        <w:t>הצהרה על שימוש בכלי בינה מלאכותית ביצירת עבודה אקדמית</w:t>
      </w:r>
    </w:p>
    <w:p w14:paraId="63B91E6C" w14:textId="122648E1" w:rsidR="00890660" w:rsidRPr="00A33993" w:rsidRDefault="00890660" w:rsidP="00890660">
      <w:pPr>
        <w:jc w:val="center"/>
        <w:rPr>
          <w:rFonts w:ascii="Calibri" w:hAnsi="Calibri" w:cs="Calibri"/>
          <w:rtl/>
        </w:rPr>
      </w:pPr>
      <w:r>
        <w:rPr>
          <w:rFonts w:ascii="Calibri" w:hAnsi="Calibri" w:cs="Calibri" w:hint="cs"/>
          <w:rtl/>
        </w:rPr>
        <w:t>קורס</w:t>
      </w:r>
      <w:r w:rsidR="00156ED3">
        <w:rPr>
          <w:rFonts w:ascii="Calibri" w:hAnsi="Calibri" w:cs="Calibri" w:hint="cs"/>
          <w:rtl/>
        </w:rPr>
        <w:t xml:space="preserve">: </w:t>
      </w:r>
      <w:r w:rsidRPr="00776878">
        <w:rPr>
          <w:rFonts w:ascii="Calibri" w:hAnsi="Calibri" w:cs="Calibri" w:hint="cs"/>
          <w:b/>
          <w:bCs/>
          <w:rtl/>
        </w:rPr>
        <w:t>חינוך ולדורף</w:t>
      </w:r>
      <w:r w:rsidR="00156ED3">
        <w:rPr>
          <w:rFonts w:ascii="Calibri" w:hAnsi="Calibri" w:cs="Calibri" w:hint="cs"/>
          <w:rtl/>
        </w:rPr>
        <w:t xml:space="preserve">. </w:t>
      </w:r>
      <w:r w:rsidR="004B34FD">
        <w:rPr>
          <w:rFonts w:ascii="Calibri" w:hAnsi="Calibri" w:cs="Calibri"/>
          <w:rtl/>
        </w:rPr>
        <w:br/>
      </w:r>
      <w:r w:rsidRPr="00A33993">
        <w:rPr>
          <w:rFonts w:ascii="Calibri" w:hAnsi="Calibri" w:cs="Calibri" w:hint="cs"/>
          <w:rtl/>
        </w:rPr>
        <w:t>עבודה בנושא</w:t>
      </w:r>
      <w:r w:rsidR="00156ED3">
        <w:rPr>
          <w:rFonts w:ascii="Calibri" w:hAnsi="Calibri" w:cs="Calibri" w:hint="cs"/>
          <w:rtl/>
        </w:rPr>
        <w:t xml:space="preserve">: </w:t>
      </w:r>
      <w:r w:rsidRPr="00776878">
        <w:rPr>
          <w:rFonts w:ascii="Calibri" w:hAnsi="Calibri" w:cs="Calibri" w:hint="cs"/>
          <w:b/>
          <w:bCs/>
          <w:rtl/>
        </w:rPr>
        <w:t>עם אילו כישורים יוצאים בוגרי</w:t>
      </w:r>
      <w:r w:rsidR="00BE3998" w:rsidRPr="00776878">
        <w:rPr>
          <w:rFonts w:ascii="Calibri" w:hAnsi="Calibri" w:cs="Calibri" w:hint="cs"/>
          <w:b/>
          <w:bCs/>
          <w:rtl/>
        </w:rPr>
        <w:t xml:space="preserve"> וַלדורף</w:t>
      </w:r>
      <w:r w:rsidRPr="00776878">
        <w:rPr>
          <w:rFonts w:ascii="Calibri" w:hAnsi="Calibri" w:cs="Calibri" w:hint="cs"/>
          <w:b/>
          <w:bCs/>
          <w:rtl/>
        </w:rPr>
        <w:t xml:space="preserve"> אחרי 12 שנות לימוד</w:t>
      </w:r>
      <w:r w:rsidR="00156ED3">
        <w:rPr>
          <w:rFonts w:ascii="Calibri" w:hAnsi="Calibri" w:cs="Calibri" w:hint="cs"/>
          <w:rtl/>
        </w:rPr>
        <w:t xml:space="preserve">?. </w:t>
      </w:r>
      <w:r w:rsidR="004B34FD">
        <w:rPr>
          <w:rFonts w:ascii="Calibri" w:hAnsi="Calibri" w:cs="Calibri"/>
          <w:rtl/>
        </w:rPr>
        <w:br/>
      </w:r>
      <w:r w:rsidRPr="00A33993">
        <w:rPr>
          <w:rFonts w:ascii="Calibri" w:hAnsi="Calibri" w:cs="Calibri" w:hint="cs"/>
          <w:rtl/>
        </w:rPr>
        <w:t>מוגשת ל</w:t>
      </w:r>
      <w:r w:rsidR="00156ED3">
        <w:rPr>
          <w:rFonts w:ascii="Calibri" w:hAnsi="Calibri" w:cs="Calibri" w:hint="cs"/>
          <w:rtl/>
        </w:rPr>
        <w:t xml:space="preserve">: </w:t>
      </w:r>
      <w:r w:rsidR="007B56BE">
        <w:rPr>
          <w:rFonts w:ascii="Calibri" w:hAnsi="Calibri" w:cs="Calibri" w:hint="cs"/>
          <w:b/>
          <w:bCs/>
          <w:rtl/>
        </w:rPr>
        <w:t>דר</w:t>
      </w:r>
      <w:r w:rsidR="00BE5A71">
        <w:rPr>
          <w:rFonts w:ascii="Calibri" w:hAnsi="Calibri" w:cs="Calibri" w:hint="cs"/>
          <w:b/>
          <w:bCs/>
          <w:rtl/>
        </w:rPr>
        <w:t>'</w:t>
      </w:r>
      <w:r w:rsidR="007B56BE">
        <w:rPr>
          <w:rFonts w:ascii="Calibri" w:hAnsi="Calibri" w:cs="Calibri" w:hint="cs"/>
          <w:b/>
          <w:bCs/>
          <w:rtl/>
        </w:rPr>
        <w:t xml:space="preserve"> </w:t>
      </w:r>
      <w:r w:rsidRPr="00156ED3">
        <w:rPr>
          <w:rFonts w:ascii="Calibri" w:hAnsi="Calibri" w:cs="Calibri" w:hint="cs"/>
          <w:b/>
          <w:bCs/>
          <w:rtl/>
        </w:rPr>
        <w:t xml:space="preserve">אריאל פרידמן </w:t>
      </w:r>
      <w:r w:rsidR="007B56BE" w:rsidRPr="00156ED3">
        <w:rPr>
          <w:rFonts w:ascii="Calibri" w:hAnsi="Calibri" w:cs="Calibri" w:hint="cs"/>
          <w:b/>
          <w:bCs/>
          <w:rtl/>
        </w:rPr>
        <w:t>ו</w:t>
      </w:r>
      <w:r w:rsidR="007B56BE">
        <w:rPr>
          <w:rFonts w:ascii="Calibri" w:hAnsi="Calibri" w:cs="Calibri" w:hint="cs"/>
          <w:b/>
          <w:bCs/>
          <w:rtl/>
        </w:rPr>
        <w:t>דר</w:t>
      </w:r>
      <w:r w:rsidR="00BE5A71">
        <w:rPr>
          <w:rFonts w:ascii="Calibri" w:hAnsi="Calibri" w:cs="Calibri" w:hint="cs"/>
          <w:b/>
          <w:bCs/>
          <w:rtl/>
        </w:rPr>
        <w:t>'</w:t>
      </w:r>
      <w:r w:rsidR="007B56BE" w:rsidRPr="00156ED3">
        <w:rPr>
          <w:rFonts w:ascii="Calibri" w:hAnsi="Calibri" w:cs="Calibri" w:hint="cs"/>
          <w:b/>
          <w:bCs/>
          <w:rtl/>
        </w:rPr>
        <w:t xml:space="preserve"> </w:t>
      </w:r>
      <w:r w:rsidRPr="00156ED3">
        <w:rPr>
          <w:rFonts w:ascii="Calibri" w:hAnsi="Calibri" w:cs="Calibri" w:hint="cs"/>
          <w:b/>
          <w:bCs/>
          <w:rtl/>
        </w:rPr>
        <w:t>גלעד גולדשמי</w:t>
      </w:r>
      <w:r w:rsidR="00156ED3" w:rsidRPr="00156ED3">
        <w:rPr>
          <w:rFonts w:ascii="Calibri" w:hAnsi="Calibri" w:cs="Calibri" w:hint="cs"/>
          <w:b/>
          <w:bCs/>
          <w:rtl/>
        </w:rPr>
        <w:t>ד</w:t>
      </w:r>
      <w:r w:rsidRPr="00156ED3">
        <w:rPr>
          <w:rFonts w:ascii="Calibri" w:hAnsi="Calibri" w:cs="Calibri" w:hint="cs"/>
          <w:b/>
          <w:bCs/>
          <w:rtl/>
        </w:rPr>
        <w:t>ט</w:t>
      </w:r>
      <w:r>
        <w:rPr>
          <w:rFonts w:ascii="Calibri" w:hAnsi="Calibri" w:cs="Calibri" w:hint="cs"/>
          <w:rtl/>
        </w:rPr>
        <w:t xml:space="preserve"> </w:t>
      </w:r>
    </w:p>
    <w:p w14:paraId="4FD1004E" w14:textId="77777777" w:rsidR="00890660" w:rsidRPr="00EE3B70" w:rsidRDefault="00890660" w:rsidP="00890660">
      <w:pPr>
        <w:jc w:val="center"/>
        <w:rPr>
          <w:rFonts w:ascii="Calibri" w:hAnsi="Calibri" w:cs="Calibri"/>
          <w:b/>
          <w:bCs/>
          <w:rtl/>
        </w:rPr>
      </w:pPr>
    </w:p>
    <w:p w14:paraId="20059FD5" w14:textId="6303A7A8" w:rsidR="00890660" w:rsidRPr="00EE3B70" w:rsidRDefault="00890660" w:rsidP="00890660">
      <w:pPr>
        <w:rPr>
          <w:rFonts w:ascii="Calibri" w:hAnsi="Calibri" w:cs="Calibri"/>
          <w:rtl/>
        </w:rPr>
      </w:pPr>
      <w:r w:rsidRPr="00EE3B70">
        <w:rPr>
          <w:rFonts w:ascii="Calibri" w:hAnsi="Calibri" w:cs="Calibri"/>
          <w:rtl/>
        </w:rPr>
        <w:t>אני</w:t>
      </w:r>
      <w:r w:rsidR="00451963">
        <w:rPr>
          <w:rFonts w:ascii="Calibri" w:hAnsi="Calibri" w:cs="Calibri"/>
          <w:rtl/>
        </w:rPr>
        <w:t>,</w:t>
      </w:r>
      <w:r w:rsidRPr="00EE3B70">
        <w:rPr>
          <w:rFonts w:ascii="Calibri" w:hAnsi="Calibri" w:cs="Calibri"/>
          <w:rtl/>
        </w:rPr>
        <w:t xml:space="preserve"> </w:t>
      </w:r>
      <w:r w:rsidRPr="00776878">
        <w:rPr>
          <w:rFonts w:ascii="Calibri" w:hAnsi="Calibri" w:cs="Calibri" w:hint="cs"/>
          <w:b/>
          <w:bCs/>
          <w:rtl/>
        </w:rPr>
        <w:t>חדווה פרנק</w:t>
      </w:r>
      <w:r w:rsidR="004B34FD" w:rsidRPr="004B34FD">
        <w:rPr>
          <w:rFonts w:ascii="Calibri" w:hAnsi="Calibri" w:cs="Calibri" w:hint="cs"/>
          <w:b/>
          <w:bCs/>
          <w:rtl/>
        </w:rPr>
        <w:t>,</w:t>
      </w:r>
      <w:r w:rsidR="004B34FD">
        <w:rPr>
          <w:rFonts w:ascii="Calibri" w:hAnsi="Calibri" w:cs="Calibri" w:hint="cs"/>
          <w:b/>
          <w:bCs/>
          <w:rtl/>
        </w:rPr>
        <w:t xml:space="preserve"> </w:t>
      </w:r>
      <w:r w:rsidRPr="00EE3B70">
        <w:rPr>
          <w:rFonts w:ascii="Calibri" w:hAnsi="Calibri" w:cs="Calibri"/>
          <w:rtl/>
        </w:rPr>
        <w:t>החתום</w:t>
      </w:r>
      <w:r>
        <w:rPr>
          <w:rFonts w:ascii="Calibri" w:hAnsi="Calibri" w:cs="Calibri" w:hint="cs"/>
          <w:rtl/>
        </w:rPr>
        <w:t>/ה</w:t>
      </w:r>
      <w:r w:rsidRPr="00EE3B70">
        <w:rPr>
          <w:rFonts w:ascii="Calibri" w:hAnsi="Calibri" w:cs="Calibri"/>
          <w:rtl/>
        </w:rPr>
        <w:t xml:space="preserve"> מטה</w:t>
      </w:r>
      <w:r w:rsidR="00451963">
        <w:rPr>
          <w:rFonts w:ascii="Calibri" w:hAnsi="Calibri" w:cs="Calibri"/>
          <w:rtl/>
        </w:rPr>
        <w:t>,</w:t>
      </w:r>
      <w:r w:rsidRPr="00EE3B70">
        <w:rPr>
          <w:rFonts w:ascii="Calibri" w:hAnsi="Calibri" w:cs="Calibri"/>
          <w:rtl/>
        </w:rPr>
        <w:t xml:space="preserve"> מס' ת</w:t>
      </w:r>
      <w:r w:rsidR="00300AAE">
        <w:rPr>
          <w:rFonts w:ascii="Calibri" w:hAnsi="Calibri" w:cs="Calibri" w:hint="cs"/>
          <w:rtl/>
        </w:rPr>
        <w:t>.</w:t>
      </w:r>
      <w:r w:rsidRPr="00EE3B70">
        <w:rPr>
          <w:rFonts w:ascii="Calibri" w:hAnsi="Calibri" w:cs="Calibri"/>
          <w:rtl/>
        </w:rPr>
        <w:t>ז</w:t>
      </w:r>
      <w:r w:rsidR="00300AAE">
        <w:rPr>
          <w:rFonts w:ascii="Calibri" w:hAnsi="Calibri" w:cs="Calibri" w:hint="cs"/>
          <w:rtl/>
        </w:rPr>
        <w:t>.</w:t>
      </w:r>
      <w:r w:rsidRPr="00EE3B70">
        <w:rPr>
          <w:rFonts w:ascii="Calibri" w:hAnsi="Calibri" w:cs="Calibri"/>
          <w:rtl/>
        </w:rPr>
        <w:t>:</w:t>
      </w:r>
      <w:r w:rsidR="00300AAE">
        <w:rPr>
          <w:rFonts w:ascii="Calibri" w:hAnsi="Calibri" w:cs="Calibri" w:hint="cs"/>
          <w:rtl/>
        </w:rPr>
        <w:t xml:space="preserve"> </w:t>
      </w:r>
      <w:r>
        <w:rPr>
          <w:rFonts w:ascii="Calibri" w:hAnsi="Calibri" w:cs="Calibri" w:hint="cs"/>
          <w:rtl/>
        </w:rPr>
        <w:t>024207185</w:t>
      </w:r>
      <w:r w:rsidR="00300AAE">
        <w:rPr>
          <w:rFonts w:ascii="Calibri" w:hAnsi="Calibri" w:cs="Calibri" w:hint="cs"/>
          <w:rtl/>
        </w:rPr>
        <w:t xml:space="preserve">, </w:t>
      </w:r>
      <w:r w:rsidRPr="00EE3B70">
        <w:rPr>
          <w:rFonts w:ascii="Calibri" w:hAnsi="Calibri" w:cs="Calibri"/>
          <w:rtl/>
        </w:rPr>
        <w:t>מצהירה כי בעבודה זו נעשה שימוש בכלי בינה מלאכותית למטרות הבאות (</w:t>
      </w:r>
      <w:r>
        <w:rPr>
          <w:rFonts w:ascii="Calibri" w:hAnsi="Calibri" w:cs="Calibri" w:hint="cs"/>
          <w:rtl/>
        </w:rPr>
        <w:t>נא לסמן</w:t>
      </w:r>
      <w:r w:rsidRPr="00EE3B70">
        <w:rPr>
          <w:rFonts w:ascii="Calibri" w:hAnsi="Calibri" w:cs="Calibri"/>
          <w:rtl/>
        </w:rPr>
        <w:t xml:space="preserve"> במקומות הרלוונטיים):</w:t>
      </w:r>
    </w:p>
    <w:p w14:paraId="12D16CA6" w14:textId="709E3996" w:rsidR="00890660" w:rsidRDefault="00890660" w:rsidP="00890660">
      <w:pPr>
        <w:pStyle w:val="aff9"/>
        <w:numPr>
          <w:ilvl w:val="0"/>
          <w:numId w:val="28"/>
        </w:numPr>
        <w:bidi/>
        <w:spacing w:after="160" w:line="360" w:lineRule="auto"/>
        <w:rPr>
          <w:rFonts w:ascii="Calibri" w:hAnsi="Calibri" w:cs="Calibri"/>
          <w:szCs w:val="24"/>
        </w:rPr>
      </w:pPr>
      <w:r w:rsidRPr="00EE3B70">
        <w:rPr>
          <w:rFonts w:ascii="Calibri" w:hAnsi="Calibri" w:cs="Calibri"/>
          <w:szCs w:val="24"/>
          <w:rtl/>
          <w:lang w:bidi="he-IL"/>
        </w:rPr>
        <w:t>סיוע</w:t>
      </w:r>
      <w:r w:rsidRPr="00EE3B70">
        <w:rPr>
          <w:rFonts w:ascii="Calibri" w:hAnsi="Calibri" w:cs="Calibri"/>
          <w:szCs w:val="24"/>
          <w:rtl/>
        </w:rPr>
        <w:t xml:space="preserve"> </w:t>
      </w:r>
      <w:r w:rsidRPr="00EE3B70">
        <w:rPr>
          <w:rFonts w:ascii="Calibri" w:hAnsi="Calibri" w:cs="Calibri"/>
          <w:szCs w:val="24"/>
          <w:rtl/>
          <w:lang w:bidi="he-IL"/>
        </w:rPr>
        <w:t>בגיבוש</w:t>
      </w:r>
      <w:r w:rsidRPr="00EE3B70">
        <w:rPr>
          <w:rFonts w:ascii="Calibri" w:hAnsi="Calibri" w:cs="Calibri"/>
          <w:szCs w:val="24"/>
          <w:rtl/>
        </w:rPr>
        <w:t xml:space="preserve"> </w:t>
      </w:r>
      <w:r w:rsidRPr="00EE3B70">
        <w:rPr>
          <w:rFonts w:ascii="Calibri" w:hAnsi="Calibri" w:cs="Calibri"/>
          <w:szCs w:val="24"/>
          <w:rtl/>
          <w:lang w:bidi="he-IL"/>
        </w:rPr>
        <w:t>רעיונות</w:t>
      </w:r>
      <w:r w:rsidR="00451963">
        <w:rPr>
          <w:rFonts w:ascii="Calibri" w:hAnsi="Calibri" w:cs="Calibri"/>
          <w:szCs w:val="24"/>
          <w:rtl/>
          <w:lang w:bidi="he-IL"/>
        </w:rPr>
        <w:t>,</w:t>
      </w:r>
      <w:r w:rsidRPr="00EE3B70">
        <w:rPr>
          <w:rFonts w:ascii="Calibri" w:hAnsi="Calibri" w:cs="Calibri"/>
          <w:szCs w:val="24"/>
          <w:rtl/>
        </w:rPr>
        <w:t xml:space="preserve"> </w:t>
      </w:r>
      <w:r w:rsidRPr="00EE3B70">
        <w:rPr>
          <w:rFonts w:ascii="Calibri" w:hAnsi="Calibri" w:cs="Calibri"/>
          <w:szCs w:val="24"/>
          <w:rtl/>
          <w:lang w:bidi="he-IL"/>
        </w:rPr>
        <w:t>סיעור</w:t>
      </w:r>
      <w:r w:rsidRPr="00EE3B70">
        <w:rPr>
          <w:rFonts w:ascii="Calibri" w:hAnsi="Calibri" w:cs="Calibri"/>
          <w:szCs w:val="24"/>
          <w:rtl/>
        </w:rPr>
        <w:t xml:space="preserve"> </w:t>
      </w:r>
      <w:r w:rsidRPr="00EE3B70">
        <w:rPr>
          <w:rFonts w:ascii="Calibri" w:hAnsi="Calibri" w:cs="Calibri"/>
          <w:szCs w:val="24"/>
          <w:rtl/>
          <w:lang w:bidi="he-IL"/>
        </w:rPr>
        <w:t>מוחין</w:t>
      </w:r>
      <w:r w:rsidRPr="00EE3B70">
        <w:rPr>
          <w:rFonts w:ascii="Calibri" w:hAnsi="Calibri" w:cs="Calibri"/>
          <w:szCs w:val="24"/>
          <w:rtl/>
        </w:rPr>
        <w:t xml:space="preserve"> </w:t>
      </w:r>
      <w:r w:rsidRPr="00EE3B70">
        <w:rPr>
          <w:rFonts w:ascii="Calibri" w:hAnsi="Calibri" w:cs="Calibri"/>
          <w:szCs w:val="24"/>
          <w:rtl/>
          <w:lang w:bidi="he-IL"/>
        </w:rPr>
        <w:t>ותכנון</w:t>
      </w:r>
      <w:r w:rsidRPr="00EE3B70">
        <w:rPr>
          <w:rFonts w:ascii="Calibri" w:hAnsi="Calibri" w:cs="Calibri"/>
          <w:szCs w:val="24"/>
          <w:rtl/>
        </w:rPr>
        <w:t xml:space="preserve"> </w:t>
      </w:r>
      <w:r w:rsidRPr="00EE3B70">
        <w:rPr>
          <w:rFonts w:ascii="Calibri" w:hAnsi="Calibri" w:cs="Calibri"/>
          <w:szCs w:val="24"/>
          <w:rtl/>
          <w:lang w:bidi="he-IL"/>
        </w:rPr>
        <w:t>מבנה</w:t>
      </w:r>
      <w:r w:rsidRPr="00EE3B70">
        <w:rPr>
          <w:rFonts w:ascii="Calibri" w:hAnsi="Calibri" w:cs="Calibri"/>
          <w:szCs w:val="24"/>
          <w:rtl/>
        </w:rPr>
        <w:t xml:space="preserve"> </w:t>
      </w:r>
      <w:r w:rsidRPr="00EE3B70">
        <w:rPr>
          <w:rFonts w:ascii="Calibri" w:hAnsi="Calibri" w:cs="Calibri"/>
          <w:szCs w:val="24"/>
          <w:rtl/>
          <w:lang w:bidi="he-IL"/>
        </w:rPr>
        <w:t>העבודה</w:t>
      </w:r>
      <w:r w:rsidRPr="00EE3B70">
        <w:rPr>
          <w:rFonts w:ascii="Calibri" w:hAnsi="Calibri" w:cs="Calibri"/>
          <w:szCs w:val="24"/>
          <w:rtl/>
        </w:rPr>
        <w:t>.</w:t>
      </w:r>
    </w:p>
    <w:p w14:paraId="0741CD9C" w14:textId="68357470" w:rsidR="00890660" w:rsidRPr="00EE3B70" w:rsidRDefault="000300E3" w:rsidP="00890660">
      <w:pPr>
        <w:pStyle w:val="aff9"/>
        <w:numPr>
          <w:ilvl w:val="0"/>
          <w:numId w:val="28"/>
        </w:numPr>
        <w:bidi/>
        <w:spacing w:after="160" w:line="360" w:lineRule="auto"/>
        <w:rPr>
          <w:rFonts w:ascii="Calibri" w:hAnsi="Calibri" w:cs="Calibri"/>
          <w:szCs w:val="24"/>
          <w:rtl/>
        </w:rPr>
      </w:pPr>
      <w:r>
        <w:rPr>
          <w:rFonts w:ascii="Calibri" w:hAnsi="Calibri" w:cs="Calibri" w:hint="cs"/>
          <w:szCs w:val="24"/>
          <w:rtl/>
          <w:lang w:bidi="he-IL"/>
        </w:rPr>
        <w:t>הגדרת שאלת המחקר</w:t>
      </w:r>
    </w:p>
    <w:p w14:paraId="0279A115" w14:textId="368FDF89" w:rsidR="00890660" w:rsidRPr="000A18E6" w:rsidRDefault="00747D97" w:rsidP="00890660">
      <w:pPr>
        <w:pStyle w:val="aff9"/>
        <w:numPr>
          <w:ilvl w:val="0"/>
          <w:numId w:val="28"/>
        </w:numPr>
        <w:bidi/>
        <w:spacing w:after="160" w:line="360" w:lineRule="auto"/>
        <w:rPr>
          <w:rFonts w:ascii="Calibri" w:hAnsi="Calibri" w:cs="Calibri"/>
          <w:szCs w:val="24"/>
          <w:highlight w:val="green"/>
          <w:rtl/>
        </w:rPr>
      </w:pPr>
      <w:r>
        <w:rPr>
          <w:rFonts w:ascii="Calibri" w:hAnsi="Calibri" w:cs="Calibri"/>
          <w:szCs w:val="24"/>
          <w:highlight w:val="green"/>
        </w:rPr>
        <w:t>X</w:t>
      </w:r>
      <w:r>
        <w:rPr>
          <w:rFonts w:ascii="Calibri" w:hAnsi="Calibri" w:cs="Calibri" w:hint="cs"/>
          <w:szCs w:val="24"/>
          <w:highlight w:val="green"/>
          <w:rtl/>
          <w:lang w:bidi="he-IL"/>
        </w:rPr>
        <w:t xml:space="preserve"> </w:t>
      </w:r>
      <w:r w:rsidR="00890660" w:rsidRPr="000A18E6">
        <w:rPr>
          <w:rFonts w:ascii="Calibri" w:hAnsi="Calibri" w:cs="Calibri"/>
          <w:szCs w:val="24"/>
          <w:highlight w:val="green"/>
          <w:rtl/>
          <w:lang w:bidi="he-IL"/>
        </w:rPr>
        <w:t>סיוע</w:t>
      </w:r>
      <w:r w:rsidR="00890660" w:rsidRPr="000A18E6">
        <w:rPr>
          <w:rFonts w:ascii="Calibri" w:hAnsi="Calibri" w:cs="Calibri"/>
          <w:szCs w:val="24"/>
          <w:highlight w:val="green"/>
          <w:rtl/>
        </w:rPr>
        <w:t xml:space="preserve"> </w:t>
      </w:r>
      <w:r w:rsidR="00890660" w:rsidRPr="000A18E6">
        <w:rPr>
          <w:rFonts w:ascii="Calibri" w:hAnsi="Calibri" w:cs="Calibri"/>
          <w:szCs w:val="24"/>
          <w:highlight w:val="green"/>
          <w:rtl/>
          <w:lang w:bidi="he-IL"/>
        </w:rPr>
        <w:t>בתרגום</w:t>
      </w:r>
      <w:r w:rsidR="00890660" w:rsidRPr="000A18E6">
        <w:rPr>
          <w:rFonts w:ascii="Calibri" w:hAnsi="Calibri" w:cs="Calibri"/>
          <w:szCs w:val="24"/>
          <w:highlight w:val="green"/>
          <w:rtl/>
        </w:rPr>
        <w:t xml:space="preserve"> </w:t>
      </w:r>
      <w:r w:rsidR="00890660" w:rsidRPr="000A18E6">
        <w:rPr>
          <w:rFonts w:ascii="Calibri" w:hAnsi="Calibri" w:cs="Calibri"/>
          <w:szCs w:val="24"/>
          <w:highlight w:val="green"/>
          <w:rtl/>
          <w:lang w:bidi="he-IL"/>
        </w:rPr>
        <w:t>מאמרים</w:t>
      </w:r>
      <w:r w:rsidR="00890660" w:rsidRPr="000A18E6">
        <w:rPr>
          <w:rFonts w:ascii="Calibri" w:hAnsi="Calibri" w:cs="Calibri"/>
          <w:szCs w:val="24"/>
          <w:highlight w:val="green"/>
          <w:rtl/>
        </w:rPr>
        <w:t xml:space="preserve"> </w:t>
      </w:r>
      <w:r w:rsidR="00890660" w:rsidRPr="000A18E6">
        <w:rPr>
          <w:rFonts w:ascii="Calibri" w:hAnsi="Calibri" w:cs="Calibri"/>
          <w:szCs w:val="24"/>
          <w:highlight w:val="green"/>
          <w:rtl/>
          <w:lang w:bidi="he-IL"/>
        </w:rPr>
        <w:t>או</w:t>
      </w:r>
      <w:r w:rsidR="00890660" w:rsidRPr="000A18E6">
        <w:rPr>
          <w:rFonts w:ascii="Calibri" w:hAnsi="Calibri" w:cs="Calibri"/>
          <w:szCs w:val="24"/>
          <w:highlight w:val="green"/>
          <w:rtl/>
        </w:rPr>
        <w:t xml:space="preserve"> </w:t>
      </w:r>
      <w:r w:rsidR="00890660" w:rsidRPr="000A18E6">
        <w:rPr>
          <w:rFonts w:ascii="Calibri" w:hAnsi="Calibri" w:cs="Calibri"/>
          <w:szCs w:val="24"/>
          <w:highlight w:val="green"/>
          <w:rtl/>
          <w:lang w:bidi="he-IL"/>
        </w:rPr>
        <w:t>חומרים</w:t>
      </w:r>
      <w:r w:rsidR="00890660" w:rsidRPr="000A18E6">
        <w:rPr>
          <w:rFonts w:ascii="Calibri" w:hAnsi="Calibri" w:cs="Calibri"/>
          <w:szCs w:val="24"/>
          <w:highlight w:val="green"/>
          <w:rtl/>
        </w:rPr>
        <w:t xml:space="preserve"> </w:t>
      </w:r>
      <w:r w:rsidR="00890660" w:rsidRPr="000A18E6">
        <w:rPr>
          <w:rFonts w:ascii="Calibri" w:hAnsi="Calibri" w:cs="Calibri"/>
          <w:szCs w:val="24"/>
          <w:highlight w:val="green"/>
          <w:rtl/>
          <w:lang w:bidi="he-IL"/>
        </w:rPr>
        <w:t>אחרים</w:t>
      </w:r>
      <w:r w:rsidR="00890660" w:rsidRPr="000A18E6">
        <w:rPr>
          <w:rFonts w:ascii="Calibri" w:hAnsi="Calibri" w:cs="Calibri"/>
          <w:szCs w:val="24"/>
          <w:highlight w:val="green"/>
          <w:rtl/>
        </w:rPr>
        <w:t>.</w:t>
      </w:r>
    </w:p>
    <w:p w14:paraId="0F255A14" w14:textId="77777777" w:rsidR="00890660" w:rsidRDefault="00890660" w:rsidP="00890660">
      <w:pPr>
        <w:pStyle w:val="aff9"/>
        <w:numPr>
          <w:ilvl w:val="0"/>
          <w:numId w:val="28"/>
        </w:numPr>
        <w:bidi/>
        <w:spacing w:after="160" w:line="360" w:lineRule="auto"/>
        <w:rPr>
          <w:rFonts w:ascii="Calibri" w:hAnsi="Calibri" w:cs="Calibri"/>
          <w:szCs w:val="24"/>
        </w:rPr>
      </w:pPr>
      <w:r w:rsidRPr="00EE3B70">
        <w:rPr>
          <w:rFonts w:ascii="Calibri" w:hAnsi="Calibri" w:cs="Calibri"/>
          <w:szCs w:val="24"/>
          <w:rtl/>
          <w:lang w:bidi="he-IL"/>
        </w:rPr>
        <w:t>סיוע</w:t>
      </w:r>
      <w:r w:rsidRPr="00EE3B70">
        <w:rPr>
          <w:rFonts w:ascii="Calibri" w:hAnsi="Calibri" w:cs="Calibri"/>
          <w:szCs w:val="24"/>
          <w:rtl/>
        </w:rPr>
        <w:t xml:space="preserve"> </w:t>
      </w:r>
      <w:r w:rsidRPr="00EE3B70">
        <w:rPr>
          <w:rFonts w:ascii="Calibri" w:hAnsi="Calibri" w:cs="Calibri"/>
          <w:szCs w:val="24"/>
          <w:rtl/>
          <w:lang w:bidi="he-IL"/>
        </w:rPr>
        <w:t>באיסוף</w:t>
      </w:r>
      <w:r w:rsidRPr="00EE3B70">
        <w:rPr>
          <w:rFonts w:ascii="Calibri" w:hAnsi="Calibri" w:cs="Calibri"/>
          <w:szCs w:val="24"/>
          <w:rtl/>
        </w:rPr>
        <w:t xml:space="preserve"> </w:t>
      </w:r>
      <w:r w:rsidRPr="00EE3B70">
        <w:rPr>
          <w:rFonts w:ascii="Calibri" w:hAnsi="Calibri" w:cs="Calibri"/>
          <w:szCs w:val="24"/>
          <w:rtl/>
          <w:lang w:bidi="he-IL"/>
        </w:rPr>
        <w:t>וסיכום</w:t>
      </w:r>
      <w:r w:rsidRPr="00EE3B70">
        <w:rPr>
          <w:rFonts w:ascii="Calibri" w:hAnsi="Calibri" w:cs="Calibri"/>
          <w:szCs w:val="24"/>
          <w:rtl/>
        </w:rPr>
        <w:t xml:space="preserve"> </w:t>
      </w:r>
      <w:r w:rsidRPr="00EE3B70">
        <w:rPr>
          <w:rFonts w:ascii="Calibri" w:hAnsi="Calibri" w:cs="Calibri"/>
          <w:szCs w:val="24"/>
          <w:rtl/>
          <w:lang w:bidi="he-IL"/>
        </w:rPr>
        <w:t>חומרי</w:t>
      </w:r>
      <w:r w:rsidRPr="00EE3B70">
        <w:rPr>
          <w:rFonts w:ascii="Calibri" w:hAnsi="Calibri" w:cs="Calibri"/>
          <w:szCs w:val="24"/>
          <w:rtl/>
        </w:rPr>
        <w:t xml:space="preserve"> </w:t>
      </w:r>
      <w:r w:rsidRPr="00EE3B70">
        <w:rPr>
          <w:rFonts w:ascii="Calibri" w:hAnsi="Calibri" w:cs="Calibri"/>
          <w:szCs w:val="24"/>
          <w:rtl/>
          <w:lang w:bidi="he-IL"/>
        </w:rPr>
        <w:t>מחקר</w:t>
      </w:r>
      <w:r w:rsidRPr="00EE3B70">
        <w:rPr>
          <w:rFonts w:ascii="Calibri" w:hAnsi="Calibri" w:cs="Calibri"/>
          <w:szCs w:val="24"/>
          <w:rtl/>
        </w:rPr>
        <w:t xml:space="preserve"> </w:t>
      </w:r>
      <w:r w:rsidRPr="00EE3B70">
        <w:rPr>
          <w:rFonts w:ascii="Calibri" w:hAnsi="Calibri" w:cs="Calibri"/>
          <w:szCs w:val="24"/>
          <w:rtl/>
          <w:lang w:bidi="he-IL"/>
        </w:rPr>
        <w:t>רלוונטיים</w:t>
      </w:r>
      <w:r w:rsidRPr="00EE3B70">
        <w:rPr>
          <w:rFonts w:ascii="Calibri" w:hAnsi="Calibri" w:cs="Calibri"/>
          <w:szCs w:val="24"/>
          <w:rtl/>
        </w:rPr>
        <w:t>.</w:t>
      </w:r>
    </w:p>
    <w:p w14:paraId="26FD74A1" w14:textId="43DC73FA" w:rsidR="00890660" w:rsidRPr="00EE3B70" w:rsidRDefault="00890660" w:rsidP="00890660">
      <w:pPr>
        <w:pStyle w:val="aff9"/>
        <w:numPr>
          <w:ilvl w:val="0"/>
          <w:numId w:val="28"/>
        </w:numPr>
        <w:bidi/>
        <w:spacing w:after="160" w:line="360" w:lineRule="auto"/>
        <w:rPr>
          <w:rFonts w:ascii="Calibri" w:hAnsi="Calibri" w:cs="Calibri"/>
          <w:szCs w:val="24"/>
          <w:rtl/>
        </w:rPr>
      </w:pPr>
      <w:r w:rsidRPr="0033707E">
        <w:rPr>
          <w:rFonts w:ascii="Calibri" w:hAnsi="Calibri" w:cs="Calibri"/>
          <w:szCs w:val="24"/>
          <w:rtl/>
          <w:lang w:bidi="he-IL"/>
        </w:rPr>
        <w:t>כתיבה</w:t>
      </w:r>
      <w:r w:rsidRPr="0033707E">
        <w:rPr>
          <w:rFonts w:ascii="Calibri" w:hAnsi="Calibri" w:cs="Calibri"/>
          <w:szCs w:val="24"/>
          <w:rtl/>
        </w:rPr>
        <w:t xml:space="preserve"> </w:t>
      </w:r>
      <w:r w:rsidRPr="0033707E">
        <w:rPr>
          <w:rFonts w:ascii="Calibri" w:hAnsi="Calibri" w:cs="Calibri"/>
          <w:szCs w:val="24"/>
          <w:rtl/>
          <w:lang w:bidi="he-IL"/>
        </w:rPr>
        <w:t>של</w:t>
      </w:r>
      <w:r w:rsidRPr="0033707E">
        <w:rPr>
          <w:rFonts w:ascii="Calibri" w:hAnsi="Calibri" w:cs="Calibri"/>
          <w:szCs w:val="24"/>
          <w:rtl/>
        </w:rPr>
        <w:t xml:space="preserve"> </w:t>
      </w:r>
      <w:r w:rsidRPr="0033707E">
        <w:rPr>
          <w:rFonts w:ascii="Calibri" w:hAnsi="Calibri" w:cs="Calibri"/>
          <w:szCs w:val="24"/>
          <w:rtl/>
          <w:lang w:bidi="he-IL"/>
        </w:rPr>
        <w:t>חלקי</w:t>
      </w:r>
      <w:r w:rsidRPr="0033707E">
        <w:rPr>
          <w:rFonts w:ascii="Calibri" w:hAnsi="Calibri" w:cs="Calibri"/>
          <w:szCs w:val="24"/>
          <w:rtl/>
        </w:rPr>
        <w:t xml:space="preserve"> </w:t>
      </w:r>
      <w:r w:rsidRPr="0033707E">
        <w:rPr>
          <w:rFonts w:ascii="Calibri" w:hAnsi="Calibri" w:cs="Calibri"/>
          <w:szCs w:val="24"/>
          <w:rtl/>
          <w:lang w:bidi="he-IL"/>
        </w:rPr>
        <w:t>עבודה</w:t>
      </w:r>
      <w:r w:rsidRPr="0033707E">
        <w:rPr>
          <w:rFonts w:ascii="Calibri" w:hAnsi="Calibri" w:cs="Calibri"/>
          <w:szCs w:val="24"/>
          <w:rtl/>
        </w:rPr>
        <w:t xml:space="preserve"> </w:t>
      </w:r>
      <w:r>
        <w:rPr>
          <w:rFonts w:ascii="Calibri" w:hAnsi="Calibri" w:cs="Calibri" w:hint="cs"/>
          <w:szCs w:val="24"/>
          <w:rtl/>
        </w:rPr>
        <w:t>(</w:t>
      </w:r>
      <w:r w:rsidRPr="0033707E">
        <w:rPr>
          <w:rFonts w:ascii="Calibri" w:hAnsi="Calibri" w:cs="Calibri"/>
          <w:szCs w:val="24"/>
          <w:rtl/>
          <w:lang w:bidi="he-IL"/>
        </w:rPr>
        <w:t>מבוא</w:t>
      </w:r>
      <w:r w:rsidR="00451963">
        <w:rPr>
          <w:rFonts w:ascii="Calibri" w:hAnsi="Calibri" w:cs="Calibri"/>
          <w:szCs w:val="24"/>
          <w:rtl/>
          <w:lang w:bidi="he-IL"/>
        </w:rPr>
        <w:t>,</w:t>
      </w:r>
      <w:r w:rsidRPr="0033707E">
        <w:rPr>
          <w:rFonts w:ascii="Calibri" w:hAnsi="Calibri" w:cs="Calibri"/>
          <w:szCs w:val="24"/>
          <w:rtl/>
        </w:rPr>
        <w:t xml:space="preserve"> </w:t>
      </w:r>
      <w:r w:rsidRPr="0033707E">
        <w:rPr>
          <w:rFonts w:ascii="Calibri" w:hAnsi="Calibri" w:cs="Calibri"/>
          <w:szCs w:val="24"/>
          <w:rtl/>
          <w:lang w:bidi="he-IL"/>
        </w:rPr>
        <w:t>סקירת</w:t>
      </w:r>
      <w:r w:rsidRPr="0033707E">
        <w:rPr>
          <w:rFonts w:ascii="Calibri" w:hAnsi="Calibri" w:cs="Calibri"/>
          <w:szCs w:val="24"/>
          <w:rtl/>
        </w:rPr>
        <w:t xml:space="preserve"> </w:t>
      </w:r>
      <w:r w:rsidRPr="0033707E">
        <w:rPr>
          <w:rFonts w:ascii="Calibri" w:hAnsi="Calibri" w:cs="Calibri"/>
          <w:szCs w:val="24"/>
          <w:rtl/>
          <w:lang w:bidi="he-IL"/>
        </w:rPr>
        <w:t>ספרות</w:t>
      </w:r>
      <w:r w:rsidR="00451963">
        <w:rPr>
          <w:rFonts w:ascii="Calibri" w:hAnsi="Calibri" w:cs="Calibri"/>
          <w:szCs w:val="24"/>
          <w:rtl/>
          <w:lang w:bidi="he-IL"/>
        </w:rPr>
        <w:t>,</w:t>
      </w:r>
      <w:r w:rsidRPr="0033707E">
        <w:rPr>
          <w:rFonts w:ascii="Calibri" w:hAnsi="Calibri" w:cs="Calibri"/>
          <w:szCs w:val="24"/>
          <w:rtl/>
        </w:rPr>
        <w:t xml:space="preserve"> </w:t>
      </w:r>
      <w:r w:rsidRPr="0033707E">
        <w:rPr>
          <w:rFonts w:ascii="Calibri" w:hAnsi="Calibri" w:cs="Calibri"/>
          <w:szCs w:val="24"/>
          <w:rtl/>
          <w:lang w:bidi="he-IL"/>
        </w:rPr>
        <w:t>שיטה</w:t>
      </w:r>
      <w:r w:rsidR="00451963">
        <w:rPr>
          <w:rFonts w:ascii="Calibri" w:hAnsi="Calibri" w:cs="Calibri"/>
          <w:szCs w:val="24"/>
          <w:rtl/>
          <w:lang w:bidi="he-IL"/>
        </w:rPr>
        <w:t>,</w:t>
      </w:r>
      <w:r w:rsidRPr="0033707E">
        <w:rPr>
          <w:rFonts w:ascii="Calibri" w:hAnsi="Calibri" w:cs="Calibri"/>
          <w:szCs w:val="24"/>
          <w:rtl/>
        </w:rPr>
        <w:t xml:space="preserve"> </w:t>
      </w:r>
      <w:r w:rsidRPr="0033707E">
        <w:rPr>
          <w:rFonts w:ascii="Calibri" w:hAnsi="Calibri" w:cs="Calibri"/>
          <w:szCs w:val="24"/>
          <w:rtl/>
          <w:lang w:bidi="he-IL"/>
        </w:rPr>
        <w:t>טיעון</w:t>
      </w:r>
      <w:r w:rsidR="00451963">
        <w:rPr>
          <w:rFonts w:ascii="Calibri" w:hAnsi="Calibri" w:cs="Calibri"/>
          <w:szCs w:val="24"/>
          <w:rtl/>
          <w:lang w:bidi="he-IL"/>
        </w:rPr>
        <w:t>,</w:t>
      </w:r>
      <w:r w:rsidRPr="0033707E">
        <w:rPr>
          <w:rFonts w:ascii="Calibri" w:hAnsi="Calibri" w:cs="Calibri"/>
          <w:szCs w:val="24"/>
          <w:rtl/>
        </w:rPr>
        <w:t xml:space="preserve"> </w:t>
      </w:r>
      <w:r w:rsidRPr="0033707E">
        <w:rPr>
          <w:rFonts w:ascii="Calibri" w:hAnsi="Calibri" w:cs="Calibri"/>
          <w:szCs w:val="24"/>
          <w:rtl/>
          <w:lang w:bidi="he-IL"/>
        </w:rPr>
        <w:t>סיכום</w:t>
      </w:r>
      <w:r>
        <w:rPr>
          <w:rFonts w:ascii="Calibri" w:hAnsi="Calibri" w:cs="Calibri" w:hint="cs"/>
          <w:szCs w:val="24"/>
          <w:rtl/>
        </w:rPr>
        <w:t xml:space="preserve">). </w:t>
      </w:r>
      <w:r>
        <w:rPr>
          <w:rFonts w:ascii="Calibri" w:hAnsi="Calibri" w:cs="Calibri" w:hint="cs"/>
          <w:szCs w:val="24"/>
          <w:rtl/>
          <w:lang w:bidi="he-IL"/>
        </w:rPr>
        <w:t>יש</w:t>
      </w:r>
      <w:r>
        <w:rPr>
          <w:rFonts w:ascii="Calibri" w:hAnsi="Calibri" w:cs="Calibri" w:hint="cs"/>
          <w:szCs w:val="24"/>
          <w:rtl/>
        </w:rPr>
        <w:t xml:space="preserve"> </w:t>
      </w:r>
      <w:r>
        <w:rPr>
          <w:rFonts w:ascii="Calibri" w:hAnsi="Calibri" w:cs="Calibri" w:hint="cs"/>
          <w:szCs w:val="24"/>
          <w:rtl/>
          <w:lang w:bidi="he-IL"/>
        </w:rPr>
        <w:t>להקיף</w:t>
      </w:r>
      <w:r>
        <w:rPr>
          <w:rFonts w:ascii="Calibri" w:hAnsi="Calibri" w:cs="Calibri" w:hint="cs"/>
          <w:szCs w:val="24"/>
          <w:rtl/>
        </w:rPr>
        <w:t xml:space="preserve"> </w:t>
      </w:r>
      <w:r>
        <w:rPr>
          <w:rFonts w:ascii="Calibri" w:hAnsi="Calibri" w:cs="Calibri" w:hint="cs"/>
          <w:szCs w:val="24"/>
          <w:rtl/>
          <w:lang w:bidi="he-IL"/>
        </w:rPr>
        <w:t>את</w:t>
      </w:r>
      <w:r>
        <w:rPr>
          <w:rFonts w:ascii="Calibri" w:hAnsi="Calibri" w:cs="Calibri" w:hint="cs"/>
          <w:szCs w:val="24"/>
          <w:rtl/>
        </w:rPr>
        <w:t xml:space="preserve"> </w:t>
      </w:r>
      <w:r>
        <w:rPr>
          <w:rFonts w:ascii="Calibri" w:hAnsi="Calibri" w:cs="Calibri" w:hint="cs"/>
          <w:szCs w:val="24"/>
          <w:rtl/>
          <w:lang w:bidi="he-IL"/>
        </w:rPr>
        <w:t>הרלוונטי</w:t>
      </w:r>
      <w:r>
        <w:rPr>
          <w:rFonts w:ascii="Calibri" w:hAnsi="Calibri" w:cs="Calibri" w:hint="cs"/>
          <w:szCs w:val="24"/>
          <w:rtl/>
        </w:rPr>
        <w:t>.</w:t>
      </w:r>
    </w:p>
    <w:p w14:paraId="64701A47" w14:textId="66C27ADF" w:rsidR="00890660" w:rsidRPr="00BF4E9F" w:rsidRDefault="00747D97" w:rsidP="00890660">
      <w:pPr>
        <w:pStyle w:val="aff9"/>
        <w:numPr>
          <w:ilvl w:val="0"/>
          <w:numId w:val="28"/>
        </w:numPr>
        <w:bidi/>
        <w:spacing w:after="160" w:line="360" w:lineRule="auto"/>
        <w:rPr>
          <w:rFonts w:ascii="Calibri" w:hAnsi="Calibri" w:cs="Calibri"/>
          <w:szCs w:val="24"/>
          <w:highlight w:val="green"/>
          <w:rtl/>
        </w:rPr>
      </w:pPr>
      <w:r>
        <w:rPr>
          <w:rFonts w:ascii="Calibri" w:hAnsi="Calibri" w:cs="Calibri"/>
          <w:szCs w:val="24"/>
          <w:highlight w:val="green"/>
          <w:lang w:bidi="he-IL"/>
        </w:rPr>
        <w:t>X</w:t>
      </w:r>
      <w:r>
        <w:rPr>
          <w:rFonts w:ascii="Calibri" w:hAnsi="Calibri" w:cs="Calibri" w:hint="cs"/>
          <w:szCs w:val="24"/>
          <w:highlight w:val="green"/>
          <w:rtl/>
          <w:lang w:bidi="he-IL"/>
        </w:rPr>
        <w:t xml:space="preserve"> </w:t>
      </w:r>
      <w:r w:rsidR="00890660" w:rsidRPr="00BF4E9F">
        <w:rPr>
          <w:rFonts w:ascii="Calibri" w:hAnsi="Calibri" w:cs="Calibri"/>
          <w:szCs w:val="24"/>
          <w:highlight w:val="green"/>
          <w:rtl/>
          <w:lang w:bidi="he-IL"/>
        </w:rPr>
        <w:t>עריכה</w:t>
      </w:r>
      <w:r w:rsidR="00890660" w:rsidRPr="00BF4E9F">
        <w:rPr>
          <w:rFonts w:ascii="Calibri" w:hAnsi="Calibri" w:cs="Calibri"/>
          <w:szCs w:val="24"/>
          <w:highlight w:val="green"/>
          <w:rtl/>
        </w:rPr>
        <w:t xml:space="preserve"> </w:t>
      </w:r>
      <w:r w:rsidR="00890660" w:rsidRPr="00BF4E9F">
        <w:rPr>
          <w:rFonts w:ascii="Calibri" w:hAnsi="Calibri" w:cs="Calibri"/>
          <w:szCs w:val="24"/>
          <w:highlight w:val="green"/>
          <w:rtl/>
          <w:lang w:bidi="he-IL"/>
        </w:rPr>
        <w:t>לשונית</w:t>
      </w:r>
      <w:r w:rsidR="00890660" w:rsidRPr="00BF4E9F">
        <w:rPr>
          <w:rFonts w:ascii="Calibri" w:hAnsi="Calibri" w:cs="Calibri"/>
          <w:szCs w:val="24"/>
          <w:highlight w:val="green"/>
          <w:rtl/>
        </w:rPr>
        <w:t xml:space="preserve">: </w:t>
      </w:r>
      <w:r w:rsidR="00890660" w:rsidRPr="00BF4E9F">
        <w:rPr>
          <w:rFonts w:ascii="Calibri" w:hAnsi="Calibri" w:cs="Calibri"/>
          <w:szCs w:val="24"/>
          <w:highlight w:val="green"/>
          <w:rtl/>
          <w:lang w:bidi="he-IL"/>
        </w:rPr>
        <w:t>שיפור</w:t>
      </w:r>
      <w:r w:rsidR="00890660" w:rsidRPr="00BF4E9F">
        <w:rPr>
          <w:rFonts w:ascii="Calibri" w:hAnsi="Calibri" w:cs="Calibri"/>
          <w:szCs w:val="24"/>
          <w:highlight w:val="green"/>
          <w:rtl/>
        </w:rPr>
        <w:t xml:space="preserve"> </w:t>
      </w:r>
      <w:r w:rsidR="00890660" w:rsidRPr="00BF4E9F">
        <w:rPr>
          <w:rFonts w:ascii="Calibri" w:hAnsi="Calibri" w:cs="Calibri"/>
          <w:szCs w:val="24"/>
          <w:highlight w:val="green"/>
          <w:rtl/>
          <w:lang w:bidi="he-IL"/>
        </w:rPr>
        <w:t>בהירות</w:t>
      </w:r>
      <w:r w:rsidR="00451963" w:rsidRPr="00BF4E9F">
        <w:rPr>
          <w:rFonts w:ascii="Calibri" w:hAnsi="Calibri" w:cs="Calibri"/>
          <w:szCs w:val="24"/>
          <w:highlight w:val="green"/>
          <w:rtl/>
          <w:lang w:bidi="he-IL"/>
        </w:rPr>
        <w:t>,</w:t>
      </w:r>
      <w:r w:rsidR="00890660" w:rsidRPr="00BF4E9F">
        <w:rPr>
          <w:rFonts w:ascii="Calibri" w:hAnsi="Calibri" w:cs="Calibri"/>
          <w:szCs w:val="24"/>
          <w:highlight w:val="green"/>
          <w:rtl/>
        </w:rPr>
        <w:t xml:space="preserve"> </w:t>
      </w:r>
      <w:r w:rsidR="00890660" w:rsidRPr="00BF4E9F">
        <w:rPr>
          <w:rFonts w:ascii="Calibri" w:hAnsi="Calibri" w:cs="Calibri"/>
          <w:szCs w:val="24"/>
          <w:highlight w:val="green"/>
          <w:rtl/>
          <w:lang w:bidi="he-IL"/>
        </w:rPr>
        <w:t>קוהרנטיות</w:t>
      </w:r>
      <w:r w:rsidR="00890660" w:rsidRPr="00BF4E9F">
        <w:rPr>
          <w:rFonts w:ascii="Calibri" w:hAnsi="Calibri" w:cs="Calibri"/>
          <w:szCs w:val="24"/>
          <w:highlight w:val="green"/>
          <w:rtl/>
        </w:rPr>
        <w:t xml:space="preserve"> </w:t>
      </w:r>
      <w:r w:rsidR="00890660" w:rsidRPr="00BF4E9F">
        <w:rPr>
          <w:rFonts w:ascii="Calibri" w:hAnsi="Calibri" w:cs="Calibri"/>
          <w:szCs w:val="24"/>
          <w:highlight w:val="green"/>
          <w:rtl/>
          <w:lang w:bidi="he-IL"/>
        </w:rPr>
        <w:t>וכתיבה</w:t>
      </w:r>
      <w:r w:rsidR="00890660" w:rsidRPr="00BF4E9F">
        <w:rPr>
          <w:rFonts w:ascii="Calibri" w:hAnsi="Calibri" w:cs="Calibri"/>
          <w:szCs w:val="24"/>
          <w:highlight w:val="green"/>
          <w:rtl/>
        </w:rPr>
        <w:t xml:space="preserve"> </w:t>
      </w:r>
      <w:r w:rsidR="00890660" w:rsidRPr="00BF4E9F">
        <w:rPr>
          <w:rFonts w:ascii="Calibri" w:hAnsi="Calibri" w:cs="Calibri"/>
          <w:szCs w:val="24"/>
          <w:highlight w:val="green"/>
          <w:rtl/>
          <w:lang w:bidi="he-IL"/>
        </w:rPr>
        <w:t>אקדמית</w:t>
      </w:r>
      <w:r w:rsidR="00890660" w:rsidRPr="00BF4E9F">
        <w:rPr>
          <w:rFonts w:ascii="Calibri" w:hAnsi="Calibri" w:cs="Calibri"/>
          <w:szCs w:val="24"/>
          <w:highlight w:val="green"/>
          <w:rtl/>
        </w:rPr>
        <w:t>.</w:t>
      </w:r>
    </w:p>
    <w:p w14:paraId="3BAD152C" w14:textId="3B281144" w:rsidR="00890660" w:rsidRPr="000A18E6" w:rsidRDefault="00747D97" w:rsidP="00890660">
      <w:pPr>
        <w:pStyle w:val="aff9"/>
        <w:numPr>
          <w:ilvl w:val="0"/>
          <w:numId w:val="28"/>
        </w:numPr>
        <w:bidi/>
        <w:spacing w:after="160" w:line="360" w:lineRule="auto"/>
        <w:rPr>
          <w:rFonts w:ascii="Calibri" w:hAnsi="Calibri" w:cs="Calibri"/>
          <w:szCs w:val="24"/>
          <w:highlight w:val="green"/>
          <w:rtl/>
        </w:rPr>
      </w:pPr>
      <w:r>
        <w:rPr>
          <w:rFonts w:ascii="Calibri" w:hAnsi="Calibri" w:cs="Calibri"/>
          <w:szCs w:val="24"/>
          <w:highlight w:val="green"/>
        </w:rPr>
        <w:t>X</w:t>
      </w:r>
      <w:r>
        <w:rPr>
          <w:rFonts w:ascii="Calibri" w:hAnsi="Calibri" w:cs="Calibri" w:hint="cs"/>
          <w:szCs w:val="24"/>
          <w:highlight w:val="green"/>
          <w:rtl/>
          <w:lang w:bidi="he-IL"/>
        </w:rPr>
        <w:t xml:space="preserve"> </w:t>
      </w:r>
      <w:r w:rsidR="00890660" w:rsidRPr="000A18E6">
        <w:rPr>
          <w:rFonts w:ascii="Calibri" w:hAnsi="Calibri" w:cs="Calibri"/>
          <w:szCs w:val="24"/>
          <w:highlight w:val="green"/>
          <w:rtl/>
          <w:lang w:bidi="he-IL"/>
        </w:rPr>
        <w:t>עזרה בכתיבה ביבליוגרפית</w:t>
      </w:r>
      <w:r w:rsidR="00890660" w:rsidRPr="000A18E6">
        <w:rPr>
          <w:rFonts w:ascii="Calibri" w:hAnsi="Calibri" w:cs="Calibri"/>
          <w:szCs w:val="24"/>
          <w:highlight w:val="green"/>
          <w:rtl/>
        </w:rPr>
        <w:t>.</w:t>
      </w:r>
    </w:p>
    <w:p w14:paraId="7A120ABA" w14:textId="77777777" w:rsidR="00890660" w:rsidRPr="00EE3B70" w:rsidRDefault="00890660" w:rsidP="00890660">
      <w:pPr>
        <w:pStyle w:val="aff9"/>
        <w:numPr>
          <w:ilvl w:val="0"/>
          <w:numId w:val="28"/>
        </w:numPr>
        <w:bidi/>
        <w:spacing w:after="160" w:line="360" w:lineRule="auto"/>
        <w:rPr>
          <w:rFonts w:ascii="Calibri" w:hAnsi="Calibri" w:cs="Calibri"/>
          <w:szCs w:val="24"/>
          <w:rtl/>
        </w:rPr>
      </w:pPr>
      <w:r w:rsidRPr="00EE3B70">
        <w:rPr>
          <w:rFonts w:ascii="Calibri" w:hAnsi="Calibri" w:cs="Calibri"/>
          <w:szCs w:val="24"/>
          <w:rtl/>
          <w:lang w:bidi="he-IL"/>
        </w:rPr>
        <w:t>עזרה</w:t>
      </w:r>
      <w:r w:rsidRPr="00EE3B70">
        <w:rPr>
          <w:rFonts w:ascii="Calibri" w:hAnsi="Calibri" w:cs="Calibri"/>
          <w:szCs w:val="24"/>
          <w:rtl/>
        </w:rPr>
        <w:t xml:space="preserve"> </w:t>
      </w:r>
      <w:r w:rsidRPr="00EE3B70">
        <w:rPr>
          <w:rFonts w:ascii="Calibri" w:hAnsi="Calibri" w:cs="Calibri"/>
          <w:szCs w:val="24"/>
          <w:rtl/>
          <w:lang w:bidi="he-IL"/>
        </w:rPr>
        <w:t>בניתוח</w:t>
      </w:r>
      <w:r w:rsidRPr="00EE3B70">
        <w:rPr>
          <w:rFonts w:ascii="Calibri" w:hAnsi="Calibri" w:cs="Calibri"/>
          <w:szCs w:val="24"/>
          <w:rtl/>
        </w:rPr>
        <w:t xml:space="preserve"> </w:t>
      </w:r>
      <w:r w:rsidRPr="00EE3B70">
        <w:rPr>
          <w:rFonts w:ascii="Calibri" w:hAnsi="Calibri" w:cs="Calibri"/>
          <w:szCs w:val="24"/>
          <w:rtl/>
          <w:lang w:bidi="he-IL"/>
        </w:rPr>
        <w:t>נתונים</w:t>
      </w:r>
      <w:r w:rsidRPr="00EE3B70">
        <w:rPr>
          <w:rFonts w:ascii="Calibri" w:hAnsi="Calibri" w:cs="Calibri"/>
          <w:szCs w:val="24"/>
          <w:rtl/>
        </w:rPr>
        <w:t xml:space="preserve"> (</w:t>
      </w:r>
      <w:r w:rsidRPr="00EE3B70">
        <w:rPr>
          <w:rFonts w:ascii="Calibri" w:hAnsi="Calibri" w:cs="Calibri"/>
          <w:szCs w:val="24"/>
          <w:rtl/>
          <w:lang w:bidi="he-IL"/>
        </w:rPr>
        <w:t>כמותיים</w:t>
      </w:r>
      <w:r w:rsidRPr="00EE3B70">
        <w:rPr>
          <w:rFonts w:ascii="Calibri" w:hAnsi="Calibri" w:cs="Calibri"/>
          <w:szCs w:val="24"/>
          <w:rtl/>
        </w:rPr>
        <w:t xml:space="preserve"> </w:t>
      </w:r>
      <w:r w:rsidRPr="00EE3B70">
        <w:rPr>
          <w:rFonts w:ascii="Calibri" w:hAnsi="Calibri" w:cs="Calibri"/>
          <w:szCs w:val="24"/>
          <w:rtl/>
          <w:lang w:bidi="he-IL"/>
        </w:rPr>
        <w:t>או</w:t>
      </w:r>
      <w:r w:rsidRPr="00EE3B70">
        <w:rPr>
          <w:rFonts w:ascii="Calibri" w:hAnsi="Calibri" w:cs="Calibri"/>
          <w:szCs w:val="24"/>
          <w:rtl/>
        </w:rPr>
        <w:t xml:space="preserve"> </w:t>
      </w:r>
      <w:r w:rsidRPr="00EE3B70">
        <w:rPr>
          <w:rFonts w:ascii="Calibri" w:hAnsi="Calibri" w:cs="Calibri"/>
          <w:szCs w:val="24"/>
          <w:rtl/>
          <w:lang w:bidi="he-IL"/>
        </w:rPr>
        <w:t>איכותניים</w:t>
      </w:r>
      <w:r w:rsidRPr="00EE3B70">
        <w:rPr>
          <w:rFonts w:ascii="Calibri" w:hAnsi="Calibri" w:cs="Calibri"/>
          <w:szCs w:val="24"/>
          <w:rtl/>
        </w:rPr>
        <w:t>).</w:t>
      </w:r>
    </w:p>
    <w:p w14:paraId="2132884B" w14:textId="6D663C81" w:rsidR="00890660" w:rsidRDefault="00890660" w:rsidP="00890660">
      <w:pPr>
        <w:pStyle w:val="aff9"/>
        <w:numPr>
          <w:ilvl w:val="0"/>
          <w:numId w:val="28"/>
        </w:numPr>
        <w:bidi/>
        <w:spacing w:after="160" w:line="360" w:lineRule="auto"/>
        <w:rPr>
          <w:rFonts w:ascii="Calibri" w:hAnsi="Calibri" w:cs="Calibri"/>
          <w:szCs w:val="24"/>
        </w:rPr>
      </w:pPr>
      <w:r w:rsidRPr="00EE3B70">
        <w:rPr>
          <w:rFonts w:ascii="Calibri" w:hAnsi="Calibri" w:cs="Calibri"/>
          <w:szCs w:val="24"/>
          <w:rtl/>
          <w:lang w:bidi="he-IL"/>
        </w:rPr>
        <w:t>עזרה</w:t>
      </w:r>
      <w:r w:rsidRPr="00EE3B70">
        <w:rPr>
          <w:rFonts w:ascii="Calibri" w:hAnsi="Calibri" w:cs="Calibri"/>
          <w:szCs w:val="24"/>
          <w:rtl/>
        </w:rPr>
        <w:t xml:space="preserve"> </w:t>
      </w:r>
      <w:r w:rsidRPr="00EE3B70">
        <w:rPr>
          <w:rFonts w:ascii="Calibri" w:hAnsi="Calibri" w:cs="Calibri"/>
          <w:szCs w:val="24"/>
          <w:rtl/>
          <w:lang w:bidi="he-IL"/>
        </w:rPr>
        <w:t>בייצוג</w:t>
      </w:r>
      <w:r w:rsidRPr="00EE3B70">
        <w:rPr>
          <w:rFonts w:ascii="Calibri" w:hAnsi="Calibri" w:cs="Calibri"/>
          <w:szCs w:val="24"/>
          <w:rtl/>
        </w:rPr>
        <w:t xml:space="preserve"> </w:t>
      </w:r>
      <w:r w:rsidRPr="00EE3B70">
        <w:rPr>
          <w:rFonts w:ascii="Calibri" w:hAnsi="Calibri" w:cs="Calibri"/>
          <w:szCs w:val="24"/>
          <w:rtl/>
          <w:lang w:bidi="he-IL"/>
        </w:rPr>
        <w:t>ויזואלי</w:t>
      </w:r>
      <w:r w:rsidRPr="00EE3B70">
        <w:rPr>
          <w:rFonts w:ascii="Calibri" w:hAnsi="Calibri" w:cs="Calibri"/>
          <w:szCs w:val="24"/>
          <w:rtl/>
        </w:rPr>
        <w:t xml:space="preserve"> </w:t>
      </w:r>
      <w:r w:rsidRPr="00EE3B70">
        <w:rPr>
          <w:rFonts w:ascii="Calibri" w:hAnsi="Calibri" w:cs="Calibri"/>
          <w:szCs w:val="24"/>
          <w:rtl/>
          <w:lang w:bidi="he-IL"/>
        </w:rPr>
        <w:t>של</w:t>
      </w:r>
      <w:r w:rsidRPr="00EE3B70">
        <w:rPr>
          <w:rFonts w:ascii="Calibri" w:hAnsi="Calibri" w:cs="Calibri"/>
          <w:szCs w:val="24"/>
          <w:rtl/>
        </w:rPr>
        <w:t xml:space="preserve"> </w:t>
      </w:r>
      <w:r w:rsidRPr="00EE3B70">
        <w:rPr>
          <w:rFonts w:ascii="Calibri" w:hAnsi="Calibri" w:cs="Calibri"/>
          <w:szCs w:val="24"/>
          <w:rtl/>
          <w:lang w:bidi="he-IL"/>
        </w:rPr>
        <w:t>ממצאים</w:t>
      </w:r>
      <w:r w:rsidR="00325ECF">
        <w:rPr>
          <w:rFonts w:ascii="Calibri" w:hAnsi="Calibri" w:cs="Calibri"/>
          <w:szCs w:val="24"/>
          <w:rtl/>
        </w:rPr>
        <w:t xml:space="preserve"> </w:t>
      </w:r>
      <w:r w:rsidRPr="00EE3B70">
        <w:rPr>
          <w:rFonts w:ascii="Calibri" w:hAnsi="Calibri" w:cs="Calibri"/>
          <w:szCs w:val="24"/>
          <w:rtl/>
        </w:rPr>
        <w:t>(</w:t>
      </w:r>
      <w:r w:rsidRPr="00EE3B70">
        <w:rPr>
          <w:rFonts w:ascii="Calibri" w:hAnsi="Calibri" w:cs="Calibri"/>
          <w:szCs w:val="24"/>
          <w:rtl/>
          <w:lang w:bidi="he-IL"/>
        </w:rPr>
        <w:t>כגון</w:t>
      </w:r>
      <w:r w:rsidRPr="00EE3B70">
        <w:rPr>
          <w:rFonts w:ascii="Calibri" w:hAnsi="Calibri" w:cs="Calibri"/>
          <w:szCs w:val="24"/>
          <w:rtl/>
        </w:rPr>
        <w:t xml:space="preserve">: </w:t>
      </w:r>
      <w:r w:rsidRPr="00EE3B70">
        <w:rPr>
          <w:rFonts w:ascii="Calibri" w:hAnsi="Calibri" w:cs="Calibri"/>
          <w:szCs w:val="24"/>
          <w:rtl/>
          <w:lang w:bidi="he-IL"/>
        </w:rPr>
        <w:t>יצירת</w:t>
      </w:r>
      <w:r w:rsidRPr="00EE3B70">
        <w:rPr>
          <w:rFonts w:ascii="Calibri" w:hAnsi="Calibri" w:cs="Calibri"/>
          <w:szCs w:val="24"/>
          <w:rtl/>
        </w:rPr>
        <w:t xml:space="preserve"> </w:t>
      </w:r>
      <w:r w:rsidRPr="00EE3B70">
        <w:rPr>
          <w:rFonts w:ascii="Calibri" w:hAnsi="Calibri" w:cs="Calibri"/>
          <w:szCs w:val="24"/>
          <w:rtl/>
          <w:lang w:bidi="he-IL"/>
        </w:rPr>
        <w:t>גרפים</w:t>
      </w:r>
      <w:r w:rsidRPr="00EE3B70">
        <w:rPr>
          <w:rFonts w:ascii="Calibri" w:hAnsi="Calibri" w:cs="Calibri"/>
          <w:szCs w:val="24"/>
          <w:rtl/>
        </w:rPr>
        <w:t xml:space="preserve"> </w:t>
      </w:r>
      <w:r w:rsidRPr="00EE3B70">
        <w:rPr>
          <w:rFonts w:ascii="Calibri" w:hAnsi="Calibri" w:cs="Calibri"/>
          <w:szCs w:val="24"/>
          <w:rtl/>
          <w:lang w:bidi="he-IL"/>
        </w:rPr>
        <w:t>ותרשימים</w:t>
      </w:r>
      <w:r w:rsidRPr="00EE3B70">
        <w:rPr>
          <w:rFonts w:ascii="Calibri" w:hAnsi="Calibri" w:cs="Calibri"/>
          <w:szCs w:val="24"/>
          <w:rtl/>
        </w:rPr>
        <w:t xml:space="preserve"> </w:t>
      </w:r>
      <w:r w:rsidRPr="00EE3B70">
        <w:rPr>
          <w:rFonts w:ascii="Calibri" w:hAnsi="Calibri" w:cs="Calibri"/>
          <w:szCs w:val="24"/>
          <w:rtl/>
          <w:lang w:bidi="he-IL"/>
        </w:rPr>
        <w:t>או</w:t>
      </w:r>
      <w:r w:rsidRPr="00EE3B70">
        <w:rPr>
          <w:rFonts w:ascii="Calibri" w:hAnsi="Calibri" w:cs="Calibri"/>
          <w:szCs w:val="24"/>
          <w:rtl/>
        </w:rPr>
        <w:t xml:space="preserve"> </w:t>
      </w:r>
      <w:r w:rsidRPr="00EE3B70">
        <w:rPr>
          <w:rFonts w:ascii="Calibri" w:hAnsi="Calibri" w:cs="Calibri"/>
          <w:szCs w:val="24"/>
          <w:rtl/>
          <w:lang w:bidi="he-IL"/>
        </w:rPr>
        <w:t>טבלאות</w:t>
      </w:r>
      <w:r w:rsidRPr="00EE3B70">
        <w:rPr>
          <w:rFonts w:ascii="Calibri" w:hAnsi="Calibri" w:cs="Calibri"/>
          <w:szCs w:val="24"/>
          <w:rtl/>
        </w:rPr>
        <w:t xml:space="preserve"> </w:t>
      </w:r>
      <w:r w:rsidRPr="00EE3B70">
        <w:rPr>
          <w:rFonts w:ascii="Calibri" w:hAnsi="Calibri" w:cs="Calibri"/>
          <w:szCs w:val="24"/>
          <w:rtl/>
          <w:lang w:bidi="he-IL"/>
        </w:rPr>
        <w:t>מסכמות</w:t>
      </w:r>
      <w:r w:rsidRPr="00EE3B70">
        <w:rPr>
          <w:rFonts w:ascii="Calibri" w:hAnsi="Calibri" w:cs="Calibri"/>
          <w:szCs w:val="24"/>
          <w:rtl/>
        </w:rPr>
        <w:t xml:space="preserve"> </w:t>
      </w:r>
      <w:r w:rsidRPr="00EE3B70">
        <w:rPr>
          <w:rFonts w:ascii="Calibri" w:hAnsi="Calibri" w:cs="Calibri"/>
          <w:szCs w:val="24"/>
          <w:rtl/>
          <w:lang w:bidi="he-IL"/>
        </w:rPr>
        <w:t>של</w:t>
      </w:r>
      <w:r w:rsidRPr="00EE3B70">
        <w:rPr>
          <w:rFonts w:ascii="Calibri" w:hAnsi="Calibri" w:cs="Calibri"/>
          <w:szCs w:val="24"/>
          <w:rtl/>
        </w:rPr>
        <w:t xml:space="preserve"> </w:t>
      </w:r>
      <w:r w:rsidRPr="00EE3B70">
        <w:rPr>
          <w:rFonts w:ascii="Calibri" w:hAnsi="Calibri" w:cs="Calibri"/>
          <w:szCs w:val="24"/>
          <w:rtl/>
          <w:lang w:bidi="he-IL"/>
        </w:rPr>
        <w:t>תמות</w:t>
      </w:r>
      <w:r w:rsidRPr="00EE3B70">
        <w:rPr>
          <w:rFonts w:ascii="Calibri" w:hAnsi="Calibri" w:cs="Calibri"/>
          <w:szCs w:val="24"/>
          <w:rtl/>
        </w:rPr>
        <w:t xml:space="preserve"> </w:t>
      </w:r>
      <w:r w:rsidRPr="00EE3B70">
        <w:rPr>
          <w:rFonts w:ascii="Calibri" w:hAnsi="Calibri" w:cs="Calibri"/>
          <w:szCs w:val="24"/>
          <w:rtl/>
          <w:lang w:bidi="he-IL"/>
        </w:rPr>
        <w:t>איכותניות</w:t>
      </w:r>
      <w:r w:rsidRPr="00EE3B70">
        <w:rPr>
          <w:rFonts w:ascii="Calibri" w:hAnsi="Calibri" w:cs="Calibri"/>
          <w:szCs w:val="24"/>
          <w:rtl/>
        </w:rPr>
        <w:t>).</w:t>
      </w:r>
    </w:p>
    <w:p w14:paraId="2AA36F80" w14:textId="651F7D4C" w:rsidR="00890660" w:rsidRPr="00EE3B70" w:rsidRDefault="00890660" w:rsidP="00890660">
      <w:pPr>
        <w:pStyle w:val="aff9"/>
        <w:numPr>
          <w:ilvl w:val="0"/>
          <w:numId w:val="28"/>
        </w:numPr>
        <w:bidi/>
        <w:spacing w:after="160" w:line="360" w:lineRule="auto"/>
        <w:rPr>
          <w:rFonts w:ascii="Calibri" w:hAnsi="Calibri" w:cs="Calibri"/>
          <w:szCs w:val="24"/>
          <w:rtl/>
        </w:rPr>
      </w:pPr>
      <w:r>
        <w:rPr>
          <w:rFonts w:ascii="Calibri" w:hAnsi="Calibri" w:cs="Calibri" w:hint="cs"/>
          <w:szCs w:val="24"/>
          <w:rtl/>
          <w:lang w:bidi="he-IL"/>
        </w:rPr>
        <w:t>נעשה</w:t>
      </w:r>
      <w:r>
        <w:rPr>
          <w:rFonts w:ascii="Calibri" w:hAnsi="Calibri" w:cs="Calibri" w:hint="cs"/>
          <w:szCs w:val="24"/>
          <w:rtl/>
        </w:rPr>
        <w:t xml:space="preserve"> </w:t>
      </w:r>
      <w:r>
        <w:rPr>
          <w:rFonts w:ascii="Calibri" w:hAnsi="Calibri" w:cs="Calibri" w:hint="cs"/>
          <w:szCs w:val="24"/>
          <w:rtl/>
          <w:lang w:bidi="he-IL"/>
        </w:rPr>
        <w:t>שימוש</w:t>
      </w:r>
      <w:r>
        <w:rPr>
          <w:rFonts w:ascii="Calibri" w:hAnsi="Calibri" w:cs="Calibri" w:hint="cs"/>
          <w:szCs w:val="24"/>
          <w:rtl/>
        </w:rPr>
        <w:t xml:space="preserve"> </w:t>
      </w:r>
      <w:r>
        <w:rPr>
          <w:rFonts w:ascii="Calibri" w:hAnsi="Calibri" w:cs="Calibri" w:hint="cs"/>
          <w:szCs w:val="24"/>
          <w:rtl/>
          <w:lang w:bidi="he-IL"/>
        </w:rPr>
        <w:t>אחר</w:t>
      </w:r>
      <w:r>
        <w:rPr>
          <w:rFonts w:ascii="Calibri" w:hAnsi="Calibri" w:cs="Calibri" w:hint="cs"/>
          <w:szCs w:val="24"/>
          <w:rtl/>
        </w:rPr>
        <w:t xml:space="preserve">. </w:t>
      </w:r>
      <w:r>
        <w:rPr>
          <w:rFonts w:ascii="Calibri" w:hAnsi="Calibri" w:cs="Calibri" w:hint="cs"/>
          <w:szCs w:val="24"/>
          <w:rtl/>
          <w:lang w:bidi="he-IL"/>
        </w:rPr>
        <w:t>פרט</w:t>
      </w:r>
      <w:r>
        <w:rPr>
          <w:rFonts w:ascii="Calibri" w:hAnsi="Calibri" w:cs="Calibri" w:hint="cs"/>
          <w:szCs w:val="24"/>
          <w:rtl/>
        </w:rPr>
        <w:t>/</w:t>
      </w:r>
      <w:r>
        <w:rPr>
          <w:rFonts w:ascii="Calibri" w:hAnsi="Calibri" w:cs="Calibri" w:hint="cs"/>
          <w:szCs w:val="24"/>
          <w:rtl/>
          <w:lang w:bidi="he-IL"/>
        </w:rPr>
        <w:t>י</w:t>
      </w:r>
      <w:r>
        <w:rPr>
          <w:rFonts w:ascii="Calibri" w:hAnsi="Calibri" w:cs="Calibri" w:hint="cs"/>
          <w:szCs w:val="24"/>
          <w:rtl/>
        </w:rPr>
        <w:t xml:space="preserve">: </w:t>
      </w:r>
      <w:r w:rsidR="00873F0A">
        <w:rPr>
          <w:rFonts w:ascii="Calibri" w:hAnsi="Calibri" w:cs="Calibri" w:hint="cs"/>
          <w:szCs w:val="24"/>
          <w:rtl/>
          <w:lang w:bidi="he-IL"/>
        </w:rPr>
        <w:t>בדיק</w:t>
      </w:r>
      <w:r w:rsidR="00FD30BB">
        <w:rPr>
          <w:rFonts w:ascii="Calibri" w:hAnsi="Calibri" w:cs="Calibri" w:hint="cs"/>
          <w:szCs w:val="24"/>
          <w:rtl/>
          <w:lang w:bidi="he-IL"/>
        </w:rPr>
        <w:t>ה וארגון של</w:t>
      </w:r>
      <w:r w:rsidR="00873F0A">
        <w:rPr>
          <w:rFonts w:ascii="Calibri" w:hAnsi="Calibri" w:cs="Calibri" w:hint="cs"/>
          <w:szCs w:val="24"/>
          <w:rtl/>
          <w:lang w:bidi="he-IL"/>
        </w:rPr>
        <w:t xml:space="preserve"> רשימת המקורות </w:t>
      </w:r>
      <w:r w:rsidR="00FD30BB">
        <w:rPr>
          <w:rFonts w:ascii="Calibri" w:hAnsi="Calibri" w:cs="Calibri" w:hint="cs"/>
          <w:szCs w:val="24"/>
          <w:rtl/>
          <w:lang w:bidi="he-IL"/>
        </w:rPr>
        <w:t>(ביבליוגרפיה)</w:t>
      </w:r>
      <w:r w:rsidR="00FD30BB">
        <w:rPr>
          <w:rFonts w:ascii="Calibri" w:hAnsi="Calibri" w:cs="Calibri"/>
          <w:szCs w:val="24"/>
          <w:lang w:bidi="he-IL"/>
        </w:rPr>
        <w:t xml:space="preserve"> </w:t>
      </w:r>
      <w:r w:rsidR="00FD30BB">
        <w:rPr>
          <w:rFonts w:ascii="Calibri" w:hAnsi="Calibri" w:cs="Calibri" w:hint="cs"/>
          <w:szCs w:val="24"/>
          <w:rtl/>
          <w:lang w:bidi="he-IL"/>
        </w:rPr>
        <w:t xml:space="preserve">לפי כללי </w:t>
      </w:r>
      <w:r w:rsidR="00FD30BB">
        <w:rPr>
          <w:rFonts w:ascii="Calibri" w:hAnsi="Calibri" w:cs="Calibri"/>
          <w:szCs w:val="24"/>
          <w:lang w:bidi="he-IL"/>
        </w:rPr>
        <w:t>APA-7</w:t>
      </w:r>
      <w:r w:rsidR="00FD30BB">
        <w:rPr>
          <w:rFonts w:ascii="Calibri" w:hAnsi="Calibri" w:cs="Calibri" w:hint="cs"/>
          <w:szCs w:val="24"/>
          <w:rtl/>
          <w:lang w:bidi="he-IL"/>
        </w:rPr>
        <w:t>.</w:t>
      </w:r>
    </w:p>
    <w:p w14:paraId="5AF95B90" w14:textId="77777777" w:rsidR="00890660" w:rsidRPr="00EE3B70" w:rsidRDefault="00890660" w:rsidP="00890660">
      <w:pPr>
        <w:pStyle w:val="aff9"/>
        <w:numPr>
          <w:ilvl w:val="0"/>
          <w:numId w:val="28"/>
        </w:numPr>
        <w:bidi/>
        <w:spacing w:after="160" w:line="360" w:lineRule="auto"/>
        <w:rPr>
          <w:rFonts w:ascii="Calibri" w:hAnsi="Calibri" w:cs="Calibri"/>
          <w:szCs w:val="24"/>
          <w:rtl/>
        </w:rPr>
      </w:pPr>
      <w:r w:rsidRPr="00EE3B70">
        <w:rPr>
          <w:rFonts w:ascii="Calibri" w:hAnsi="Calibri" w:cs="Calibri"/>
          <w:szCs w:val="24"/>
          <w:rtl/>
          <w:lang w:bidi="he-IL"/>
        </w:rPr>
        <w:t>לא</w:t>
      </w:r>
      <w:r w:rsidRPr="00EE3B70">
        <w:rPr>
          <w:rFonts w:ascii="Calibri" w:hAnsi="Calibri" w:cs="Calibri"/>
          <w:szCs w:val="24"/>
          <w:rtl/>
        </w:rPr>
        <w:t xml:space="preserve"> </w:t>
      </w:r>
      <w:r w:rsidRPr="00EE3B70">
        <w:rPr>
          <w:rFonts w:ascii="Calibri" w:hAnsi="Calibri" w:cs="Calibri"/>
          <w:szCs w:val="24"/>
          <w:rtl/>
          <w:lang w:bidi="he-IL"/>
        </w:rPr>
        <w:t>נעשה</w:t>
      </w:r>
      <w:r w:rsidRPr="00EE3B70">
        <w:rPr>
          <w:rFonts w:ascii="Calibri" w:hAnsi="Calibri" w:cs="Calibri"/>
          <w:szCs w:val="24"/>
          <w:rtl/>
        </w:rPr>
        <w:t xml:space="preserve"> </w:t>
      </w:r>
      <w:r w:rsidRPr="00EE3B70">
        <w:rPr>
          <w:rFonts w:ascii="Calibri" w:hAnsi="Calibri" w:cs="Calibri"/>
          <w:szCs w:val="24"/>
          <w:rtl/>
          <w:lang w:bidi="he-IL"/>
        </w:rPr>
        <w:t>כל</w:t>
      </w:r>
      <w:r w:rsidRPr="00EE3B70">
        <w:rPr>
          <w:rFonts w:ascii="Calibri" w:hAnsi="Calibri" w:cs="Calibri"/>
          <w:szCs w:val="24"/>
          <w:rtl/>
        </w:rPr>
        <w:t xml:space="preserve"> </w:t>
      </w:r>
      <w:r w:rsidRPr="00EE3B70">
        <w:rPr>
          <w:rFonts w:ascii="Calibri" w:hAnsi="Calibri" w:cs="Calibri"/>
          <w:szCs w:val="24"/>
          <w:rtl/>
          <w:lang w:bidi="he-IL"/>
        </w:rPr>
        <w:t>שימוש</w:t>
      </w:r>
      <w:r w:rsidRPr="00EE3B70">
        <w:rPr>
          <w:rFonts w:ascii="Calibri" w:hAnsi="Calibri" w:cs="Calibri"/>
          <w:szCs w:val="24"/>
          <w:rtl/>
        </w:rPr>
        <w:t xml:space="preserve"> </w:t>
      </w:r>
      <w:r w:rsidRPr="00EE3B70">
        <w:rPr>
          <w:rFonts w:ascii="Calibri" w:hAnsi="Calibri" w:cs="Calibri"/>
          <w:szCs w:val="24"/>
          <w:rtl/>
          <w:lang w:bidi="he-IL"/>
        </w:rPr>
        <w:t>בכלי</w:t>
      </w:r>
      <w:r w:rsidRPr="00EE3B70">
        <w:rPr>
          <w:rFonts w:ascii="Calibri" w:hAnsi="Calibri" w:cs="Calibri"/>
          <w:szCs w:val="24"/>
          <w:rtl/>
        </w:rPr>
        <w:t xml:space="preserve"> </w:t>
      </w:r>
      <w:r w:rsidRPr="00EE3B70">
        <w:rPr>
          <w:rFonts w:ascii="Calibri" w:hAnsi="Calibri" w:cs="Calibri"/>
          <w:szCs w:val="24"/>
          <w:rtl/>
          <w:lang w:bidi="he-IL"/>
        </w:rPr>
        <w:t>בינה</w:t>
      </w:r>
      <w:r w:rsidRPr="00EE3B70">
        <w:rPr>
          <w:rFonts w:ascii="Calibri" w:hAnsi="Calibri" w:cs="Calibri"/>
          <w:szCs w:val="24"/>
          <w:rtl/>
        </w:rPr>
        <w:t xml:space="preserve"> </w:t>
      </w:r>
      <w:r w:rsidRPr="00EE3B70">
        <w:rPr>
          <w:rFonts w:ascii="Calibri" w:hAnsi="Calibri" w:cs="Calibri"/>
          <w:szCs w:val="24"/>
          <w:rtl/>
          <w:lang w:bidi="he-IL"/>
        </w:rPr>
        <w:t>מלאכותית</w:t>
      </w:r>
      <w:r w:rsidRPr="00EE3B70">
        <w:rPr>
          <w:rFonts w:ascii="Calibri" w:hAnsi="Calibri" w:cs="Calibri"/>
          <w:szCs w:val="24"/>
          <w:rtl/>
        </w:rPr>
        <w:t xml:space="preserve"> </w:t>
      </w:r>
      <w:r w:rsidRPr="00EE3B70">
        <w:rPr>
          <w:rFonts w:ascii="Calibri" w:hAnsi="Calibri" w:cs="Calibri"/>
          <w:szCs w:val="24"/>
          <w:rtl/>
          <w:lang w:bidi="he-IL"/>
        </w:rPr>
        <w:t>בשום</w:t>
      </w:r>
      <w:r w:rsidRPr="00EE3B70">
        <w:rPr>
          <w:rFonts w:ascii="Calibri" w:hAnsi="Calibri" w:cs="Calibri"/>
          <w:szCs w:val="24"/>
          <w:rtl/>
        </w:rPr>
        <w:t xml:space="preserve"> </w:t>
      </w:r>
      <w:r w:rsidRPr="00EE3B70">
        <w:rPr>
          <w:rFonts w:ascii="Calibri" w:hAnsi="Calibri" w:cs="Calibri"/>
          <w:szCs w:val="24"/>
          <w:rtl/>
          <w:lang w:bidi="he-IL"/>
        </w:rPr>
        <w:t>חלק</w:t>
      </w:r>
      <w:r w:rsidRPr="00EE3B70">
        <w:rPr>
          <w:rFonts w:ascii="Calibri" w:hAnsi="Calibri" w:cs="Calibri"/>
          <w:szCs w:val="24"/>
          <w:rtl/>
        </w:rPr>
        <w:t xml:space="preserve"> </w:t>
      </w:r>
      <w:r w:rsidRPr="00EE3B70">
        <w:rPr>
          <w:rFonts w:ascii="Calibri" w:hAnsi="Calibri" w:cs="Calibri"/>
          <w:szCs w:val="24"/>
          <w:rtl/>
          <w:lang w:bidi="he-IL"/>
        </w:rPr>
        <w:t>בהכנת</w:t>
      </w:r>
      <w:r w:rsidRPr="00EE3B70">
        <w:rPr>
          <w:rFonts w:ascii="Calibri" w:hAnsi="Calibri" w:cs="Calibri"/>
          <w:szCs w:val="24"/>
          <w:rtl/>
        </w:rPr>
        <w:t xml:space="preserve"> </w:t>
      </w:r>
      <w:r w:rsidRPr="00EE3B70">
        <w:rPr>
          <w:rFonts w:ascii="Calibri" w:hAnsi="Calibri" w:cs="Calibri"/>
          <w:szCs w:val="24"/>
          <w:rtl/>
          <w:lang w:bidi="he-IL"/>
        </w:rPr>
        <w:t>עבודה</w:t>
      </w:r>
      <w:r w:rsidRPr="00EE3B70">
        <w:rPr>
          <w:rFonts w:ascii="Calibri" w:hAnsi="Calibri" w:cs="Calibri"/>
          <w:szCs w:val="24"/>
          <w:rtl/>
        </w:rPr>
        <w:t xml:space="preserve"> </w:t>
      </w:r>
      <w:r w:rsidRPr="00EE3B70">
        <w:rPr>
          <w:rFonts w:ascii="Calibri" w:hAnsi="Calibri" w:cs="Calibri"/>
          <w:szCs w:val="24"/>
          <w:rtl/>
          <w:lang w:bidi="he-IL"/>
        </w:rPr>
        <w:t>זו</w:t>
      </w:r>
      <w:r w:rsidRPr="00EE3B70">
        <w:rPr>
          <w:rFonts w:ascii="Calibri" w:hAnsi="Calibri" w:cs="Calibri"/>
          <w:szCs w:val="24"/>
          <w:rtl/>
        </w:rPr>
        <w:t>.</w:t>
      </w:r>
    </w:p>
    <w:p w14:paraId="2B3A89E4" w14:textId="77777777" w:rsidR="00890660" w:rsidRDefault="00890660" w:rsidP="00890660">
      <w:pPr>
        <w:pStyle w:val="aff9"/>
        <w:bidi/>
        <w:spacing w:line="240" w:lineRule="auto"/>
        <w:jc w:val="both"/>
        <w:rPr>
          <w:rFonts w:ascii="Calibri" w:hAnsi="Calibri" w:cs="Calibri"/>
          <w:b/>
          <w:bCs/>
          <w:rtl/>
        </w:rPr>
      </w:pPr>
    </w:p>
    <w:p w14:paraId="7FC8BCDA" w14:textId="77777777" w:rsidR="00890660" w:rsidRPr="00C85306" w:rsidRDefault="00890660" w:rsidP="00890660">
      <w:pPr>
        <w:pStyle w:val="aff9"/>
        <w:bidi/>
        <w:spacing w:line="240" w:lineRule="auto"/>
        <w:jc w:val="both"/>
        <w:rPr>
          <w:rFonts w:ascii="Calibri" w:hAnsi="Calibri" w:cs="Calibri"/>
          <w:b/>
          <w:bCs/>
          <w:u w:val="single"/>
          <w:rtl/>
        </w:rPr>
      </w:pPr>
      <w:r w:rsidRPr="00C85306">
        <w:rPr>
          <w:rFonts w:ascii="Calibri" w:hAnsi="Calibri" w:cs="Calibri" w:hint="cs"/>
          <w:b/>
          <w:bCs/>
          <w:u w:val="single"/>
          <w:rtl/>
          <w:lang w:bidi="he-IL"/>
        </w:rPr>
        <w:t>יש</w:t>
      </w:r>
      <w:r w:rsidRPr="00C85306">
        <w:rPr>
          <w:rFonts w:ascii="Calibri" w:hAnsi="Calibri" w:cs="Calibri" w:hint="cs"/>
          <w:b/>
          <w:bCs/>
          <w:u w:val="single"/>
          <w:rtl/>
        </w:rPr>
        <w:t xml:space="preserve"> </w:t>
      </w:r>
      <w:r w:rsidRPr="00C85306">
        <w:rPr>
          <w:rFonts w:ascii="Calibri" w:hAnsi="Calibri" w:cs="Calibri" w:hint="cs"/>
          <w:b/>
          <w:bCs/>
          <w:u w:val="single"/>
          <w:rtl/>
          <w:lang w:bidi="he-IL"/>
        </w:rPr>
        <w:t>להוסיף</w:t>
      </w:r>
      <w:r w:rsidRPr="00C85306">
        <w:rPr>
          <w:rFonts w:ascii="Calibri" w:hAnsi="Calibri" w:cs="Calibri" w:hint="cs"/>
          <w:b/>
          <w:bCs/>
          <w:u w:val="single"/>
          <w:rtl/>
        </w:rPr>
        <w:t xml:space="preserve"> </w:t>
      </w:r>
      <w:r w:rsidRPr="00C85306">
        <w:rPr>
          <w:rFonts w:ascii="Calibri" w:hAnsi="Calibri" w:cs="Calibri" w:hint="cs"/>
          <w:b/>
          <w:bCs/>
          <w:u w:val="single"/>
          <w:rtl/>
          <w:lang w:bidi="he-IL"/>
        </w:rPr>
        <w:t>לנספחים</w:t>
      </w:r>
      <w:r w:rsidRPr="00C85306">
        <w:rPr>
          <w:rFonts w:ascii="Calibri" w:hAnsi="Calibri" w:cs="Calibri" w:hint="cs"/>
          <w:b/>
          <w:bCs/>
          <w:u w:val="single"/>
          <w:rtl/>
        </w:rPr>
        <w:t xml:space="preserve"> </w:t>
      </w:r>
      <w:r w:rsidRPr="00C85306">
        <w:rPr>
          <w:rFonts w:ascii="Calibri" w:hAnsi="Calibri" w:cs="Calibri" w:hint="cs"/>
          <w:b/>
          <w:bCs/>
          <w:u w:val="single"/>
          <w:rtl/>
          <w:lang w:bidi="he-IL"/>
        </w:rPr>
        <w:t>את</w:t>
      </w:r>
      <w:r w:rsidRPr="00C85306">
        <w:rPr>
          <w:rFonts w:ascii="Calibri" w:hAnsi="Calibri" w:cs="Calibri" w:hint="cs"/>
          <w:b/>
          <w:bCs/>
          <w:u w:val="single"/>
          <w:rtl/>
        </w:rPr>
        <w:t xml:space="preserve"> </w:t>
      </w:r>
      <w:r w:rsidRPr="00C85306">
        <w:rPr>
          <w:rFonts w:ascii="Calibri" w:hAnsi="Calibri" w:cs="Calibri" w:hint="cs"/>
          <w:b/>
          <w:bCs/>
          <w:u w:val="single"/>
          <w:rtl/>
          <w:lang w:bidi="he-IL"/>
        </w:rPr>
        <w:t>הפרומפטים</w:t>
      </w:r>
      <w:r w:rsidRPr="00C85306">
        <w:rPr>
          <w:rFonts w:ascii="Calibri" w:hAnsi="Calibri" w:cs="Calibri" w:hint="cs"/>
          <w:b/>
          <w:bCs/>
          <w:u w:val="single"/>
          <w:rtl/>
        </w:rPr>
        <w:t xml:space="preserve"> </w:t>
      </w:r>
      <w:r w:rsidRPr="00C85306">
        <w:rPr>
          <w:rFonts w:ascii="Calibri" w:hAnsi="Calibri" w:cs="Calibri" w:hint="cs"/>
          <w:b/>
          <w:bCs/>
          <w:u w:val="single"/>
          <w:rtl/>
          <w:lang w:bidi="he-IL"/>
        </w:rPr>
        <w:t>בהם</w:t>
      </w:r>
      <w:r w:rsidRPr="00C85306">
        <w:rPr>
          <w:rFonts w:ascii="Calibri" w:hAnsi="Calibri" w:cs="Calibri" w:hint="cs"/>
          <w:b/>
          <w:bCs/>
          <w:u w:val="single"/>
          <w:rtl/>
        </w:rPr>
        <w:t xml:space="preserve"> </w:t>
      </w:r>
      <w:r w:rsidRPr="00C85306">
        <w:rPr>
          <w:rFonts w:ascii="Calibri" w:hAnsi="Calibri" w:cs="Calibri" w:hint="cs"/>
          <w:b/>
          <w:bCs/>
          <w:u w:val="single"/>
          <w:rtl/>
          <w:lang w:bidi="he-IL"/>
        </w:rPr>
        <w:t>נעשה</w:t>
      </w:r>
      <w:r w:rsidRPr="00C85306">
        <w:rPr>
          <w:rFonts w:ascii="Calibri" w:hAnsi="Calibri" w:cs="Calibri" w:hint="cs"/>
          <w:b/>
          <w:bCs/>
          <w:u w:val="single"/>
          <w:rtl/>
        </w:rPr>
        <w:t xml:space="preserve"> </w:t>
      </w:r>
      <w:r w:rsidRPr="00C85306">
        <w:rPr>
          <w:rFonts w:ascii="Calibri" w:hAnsi="Calibri" w:cs="Calibri" w:hint="cs"/>
          <w:b/>
          <w:bCs/>
          <w:u w:val="single"/>
          <w:rtl/>
          <w:lang w:bidi="he-IL"/>
        </w:rPr>
        <w:t>שימוש</w:t>
      </w:r>
      <w:r w:rsidRPr="00C85306">
        <w:rPr>
          <w:rFonts w:ascii="Calibri" w:hAnsi="Calibri" w:cs="Calibri" w:hint="cs"/>
          <w:b/>
          <w:bCs/>
          <w:u w:val="single"/>
          <w:rtl/>
        </w:rPr>
        <w:t xml:space="preserve"> </w:t>
      </w:r>
      <w:r w:rsidRPr="00C85306">
        <w:rPr>
          <w:rFonts w:ascii="Calibri" w:hAnsi="Calibri" w:cs="Calibri" w:hint="cs"/>
          <w:b/>
          <w:bCs/>
          <w:u w:val="single"/>
          <w:rtl/>
          <w:lang w:bidi="he-IL"/>
        </w:rPr>
        <w:t>בעבודה</w:t>
      </w:r>
    </w:p>
    <w:p w14:paraId="5301ECE8" w14:textId="77777777" w:rsidR="00890660" w:rsidRDefault="00890660" w:rsidP="00890660">
      <w:pPr>
        <w:spacing w:line="240" w:lineRule="auto"/>
        <w:jc w:val="both"/>
        <w:rPr>
          <w:rFonts w:ascii="Calibri" w:hAnsi="Calibri" w:cs="Calibri"/>
          <w:rtl/>
        </w:rPr>
      </w:pPr>
      <w:r w:rsidRPr="006731B1">
        <w:rPr>
          <w:rFonts w:ascii="Calibri" w:hAnsi="Calibri" w:cs="Calibri"/>
          <w:rtl/>
        </w:rPr>
        <w:t>אזכורים של שימוש בבינה מלאכותית יבוצעו הן בגוף העבודה והן ברשימה המקורות. כללי הציטוט של</w:t>
      </w:r>
      <w:r>
        <w:rPr>
          <w:rFonts w:ascii="Calibri" w:hAnsi="Calibri" w:cs="Calibri" w:hint="cs"/>
          <w:rtl/>
        </w:rPr>
        <w:t xml:space="preserve"> </w:t>
      </w:r>
      <w:r w:rsidRPr="006731B1">
        <w:rPr>
          <w:rFonts w:ascii="Calibri" w:hAnsi="Calibri" w:cs="Calibri"/>
          <w:rtl/>
        </w:rPr>
        <w:t>מקורות הבינה המלאכותית הולכים ומתפתחים. יש לשמור על אחידות הכללים הקבועים לשאר מקורות</w:t>
      </w:r>
      <w:r>
        <w:rPr>
          <w:rFonts w:ascii="Calibri" w:hAnsi="Calibri" w:cs="Calibri" w:hint="cs"/>
          <w:rtl/>
        </w:rPr>
        <w:t xml:space="preserve"> </w:t>
      </w:r>
      <w:r w:rsidRPr="006731B1">
        <w:rPr>
          <w:rFonts w:ascii="Calibri" w:hAnsi="Calibri" w:cs="Calibri"/>
          <w:rtl/>
        </w:rPr>
        <w:t>העבודה</w:t>
      </w:r>
      <w:r>
        <w:rPr>
          <w:rFonts w:ascii="Calibri" w:hAnsi="Calibri" w:cs="Calibri" w:hint="cs"/>
          <w:rtl/>
        </w:rPr>
        <w:t>.</w:t>
      </w:r>
      <w:r w:rsidRPr="006731B1">
        <w:rPr>
          <w:rFonts w:ascii="Calibri" w:hAnsi="Calibri" w:cs="Calibri"/>
          <w:rtl/>
        </w:rPr>
        <w:t xml:space="preserve"> </w:t>
      </w:r>
    </w:p>
    <w:p w14:paraId="0BEA67E9" w14:textId="755B0BAB" w:rsidR="00890660" w:rsidRPr="000C3985" w:rsidRDefault="00890660" w:rsidP="00890660">
      <w:pPr>
        <w:spacing w:line="240" w:lineRule="auto"/>
        <w:jc w:val="both"/>
        <w:rPr>
          <w:rFonts w:ascii="Calibri" w:hAnsi="Calibri" w:cs="Calibri"/>
          <w:b/>
          <w:bCs/>
        </w:rPr>
      </w:pPr>
      <w:r w:rsidRPr="006731B1">
        <w:rPr>
          <w:rFonts w:ascii="Calibri" w:hAnsi="Calibri" w:cs="Calibri"/>
          <w:rtl/>
        </w:rPr>
        <w:t>למשל</w:t>
      </w:r>
      <w:r w:rsidRPr="006731B1">
        <w:rPr>
          <w:rFonts w:ascii="Calibri" w:hAnsi="Calibri" w:cs="Calibri"/>
        </w:rPr>
        <w:t xml:space="preserve"> </w:t>
      </w:r>
      <w:r w:rsidRPr="006731B1">
        <w:rPr>
          <w:rFonts w:ascii="Calibri" w:hAnsi="Calibri" w:cs="Calibri"/>
          <w:rtl/>
        </w:rPr>
        <w:t>על פי כללי</w:t>
      </w:r>
      <w:r w:rsidRPr="006731B1">
        <w:rPr>
          <w:rFonts w:ascii="Calibri" w:hAnsi="Calibri" w:cs="Calibri"/>
        </w:rPr>
        <w:t xml:space="preserve"> APA </w:t>
      </w:r>
      <w:r w:rsidRPr="006731B1">
        <w:rPr>
          <w:rFonts w:ascii="Calibri" w:hAnsi="Calibri" w:cs="Calibri"/>
          <w:rtl/>
        </w:rPr>
        <w:t>יש לצטט את תוצרי ה</w:t>
      </w:r>
      <w:r w:rsidR="00F9534F">
        <w:rPr>
          <w:rFonts w:ascii="Calibri" w:hAnsi="Calibri" w:cs="Calibri" w:hint="cs"/>
          <w:rtl/>
        </w:rPr>
        <w:t>-</w:t>
      </w:r>
      <w:r w:rsidRPr="006731B1">
        <w:rPr>
          <w:rFonts w:ascii="Calibri" w:hAnsi="Calibri" w:cs="Calibri"/>
        </w:rPr>
        <w:t>AI</w:t>
      </w:r>
      <w:r w:rsidR="00F9534F">
        <w:rPr>
          <w:rFonts w:ascii="Calibri" w:hAnsi="Calibri" w:cs="Calibri" w:hint="cs"/>
          <w:rtl/>
        </w:rPr>
        <w:t xml:space="preserve"> </w:t>
      </w:r>
      <w:r w:rsidRPr="006731B1">
        <w:rPr>
          <w:rFonts w:ascii="Calibri" w:hAnsi="Calibri" w:cs="Calibri"/>
          <w:rtl/>
        </w:rPr>
        <w:t>כאילו החברה שפיתחה את</w:t>
      </w:r>
      <w:r>
        <w:rPr>
          <w:rFonts w:ascii="Calibri" w:hAnsi="Calibri" w:cs="Calibri" w:hint="cs"/>
          <w:rtl/>
        </w:rPr>
        <w:t xml:space="preserve"> </w:t>
      </w:r>
      <w:r w:rsidRPr="006731B1">
        <w:rPr>
          <w:rFonts w:ascii="Calibri" w:hAnsi="Calibri" w:cs="Calibri"/>
          <w:rtl/>
        </w:rPr>
        <w:t>הכלי היא המחבר והכלי עצמו הוא שם הכותר. לדוגמא</w:t>
      </w:r>
      <w:r w:rsidRPr="006731B1">
        <w:rPr>
          <w:rFonts w:ascii="Calibri" w:hAnsi="Calibri" w:cs="Calibri"/>
        </w:rPr>
        <w:t>:</w:t>
      </w:r>
      <w:r>
        <w:rPr>
          <w:rFonts w:ascii="Calibri" w:hAnsi="Calibri" w:cs="Calibri" w:hint="cs"/>
          <w:rtl/>
        </w:rPr>
        <w:t xml:space="preserve"> </w:t>
      </w:r>
      <w:r w:rsidRPr="000C3985">
        <w:rPr>
          <w:rFonts w:ascii="Calibri" w:hAnsi="Calibri" w:cs="Calibri"/>
          <w:b/>
          <w:bCs/>
        </w:rPr>
        <w:t>OpenAI. (202</w:t>
      </w:r>
      <w:r>
        <w:rPr>
          <w:rFonts w:ascii="Calibri" w:hAnsi="Calibri" w:cs="Calibri"/>
          <w:b/>
          <w:bCs/>
        </w:rPr>
        <w:t>5</w:t>
      </w:r>
      <w:r w:rsidRPr="000C3985">
        <w:rPr>
          <w:rFonts w:ascii="Calibri" w:hAnsi="Calibri" w:cs="Calibri"/>
          <w:b/>
          <w:bCs/>
        </w:rPr>
        <w:t>). ChatGPT (20 March version) [Large Language Model]</w:t>
      </w:r>
    </w:p>
    <w:p w14:paraId="3AA11123" w14:textId="5C8D051A" w:rsidR="00890660" w:rsidRDefault="00890660" w:rsidP="00890660">
      <w:pPr>
        <w:spacing w:line="240" w:lineRule="auto"/>
        <w:jc w:val="both"/>
        <w:rPr>
          <w:rFonts w:ascii="Calibri" w:hAnsi="Calibri" w:cs="Calibri"/>
          <w:rtl/>
        </w:rPr>
      </w:pPr>
      <w:r w:rsidRPr="006731B1">
        <w:rPr>
          <w:rFonts w:ascii="Calibri" w:hAnsi="Calibri" w:cs="Calibri"/>
          <w:rtl/>
        </w:rPr>
        <w:t xml:space="preserve">בגוף העבודה האזכור לפי כללי </w:t>
      </w:r>
      <w:r w:rsidRPr="006731B1">
        <w:rPr>
          <w:rFonts w:ascii="Calibri" w:hAnsi="Calibri" w:cs="Calibri"/>
        </w:rPr>
        <w:t>APA</w:t>
      </w:r>
      <w:r w:rsidRPr="006731B1">
        <w:rPr>
          <w:rFonts w:ascii="Calibri" w:hAnsi="Calibri" w:cs="Calibri"/>
          <w:rtl/>
        </w:rPr>
        <w:t xml:space="preserve"> ייכתב בסוגריים: שם החברה</w:t>
      </w:r>
      <w:r w:rsidR="00451963">
        <w:rPr>
          <w:rFonts w:ascii="Calibri" w:hAnsi="Calibri" w:cs="Calibri"/>
          <w:rtl/>
        </w:rPr>
        <w:t>,</w:t>
      </w:r>
      <w:r w:rsidRPr="006731B1">
        <w:rPr>
          <w:rFonts w:ascii="Calibri" w:hAnsi="Calibri" w:cs="Calibri"/>
          <w:rtl/>
        </w:rPr>
        <w:t xml:space="preserve"> שנה</w:t>
      </w:r>
      <w:r w:rsidR="00451963">
        <w:rPr>
          <w:rFonts w:ascii="Calibri" w:hAnsi="Calibri" w:cs="Calibri"/>
          <w:rtl/>
        </w:rPr>
        <w:t>,</w:t>
      </w:r>
      <w:r w:rsidRPr="006731B1">
        <w:rPr>
          <w:rFonts w:ascii="Calibri" w:hAnsi="Calibri" w:cs="Calibri"/>
          <w:rtl/>
        </w:rPr>
        <w:t xml:space="preserve"> לדוגמא </w:t>
      </w:r>
      <w:r>
        <w:rPr>
          <w:rFonts w:ascii="Calibri" w:hAnsi="Calibri" w:cs="Calibri" w:hint="cs"/>
          <w:rtl/>
        </w:rPr>
        <w:t>(</w:t>
      </w:r>
      <w:r w:rsidRPr="006731B1">
        <w:rPr>
          <w:rFonts w:ascii="Calibri" w:hAnsi="Calibri" w:cs="Calibri"/>
          <w:rtl/>
        </w:rPr>
        <w:t>202</w:t>
      </w:r>
      <w:r>
        <w:rPr>
          <w:rFonts w:ascii="Calibri" w:hAnsi="Calibri" w:cs="Calibri" w:hint="cs"/>
          <w:rtl/>
        </w:rPr>
        <w:t>5</w:t>
      </w:r>
      <w:r w:rsidRPr="006731B1">
        <w:rPr>
          <w:rFonts w:ascii="Calibri" w:hAnsi="Calibri" w:cs="Calibri"/>
          <w:rtl/>
        </w:rPr>
        <w:t xml:space="preserve"> </w:t>
      </w:r>
      <w:r w:rsidR="00451963">
        <w:rPr>
          <w:rFonts w:ascii="Calibri" w:hAnsi="Calibri" w:cs="Calibri"/>
          <w:rtl/>
        </w:rPr>
        <w:t>,</w:t>
      </w:r>
      <w:r w:rsidRPr="006731B1">
        <w:rPr>
          <w:rFonts w:ascii="Calibri" w:hAnsi="Calibri" w:cs="Calibri"/>
        </w:rPr>
        <w:t>OpenAI</w:t>
      </w:r>
      <w:r w:rsidRPr="006731B1">
        <w:rPr>
          <w:rFonts w:ascii="Calibri" w:hAnsi="Calibri" w:cs="Calibri"/>
          <w:rtl/>
        </w:rPr>
        <w:t>)</w:t>
      </w:r>
    </w:p>
    <w:p w14:paraId="501B4E18" w14:textId="77777777" w:rsidR="00890660" w:rsidRPr="00EE3B70" w:rsidRDefault="00890660" w:rsidP="00890660">
      <w:pPr>
        <w:rPr>
          <w:rFonts w:ascii="Calibri" w:hAnsi="Calibri" w:cs="Calibri"/>
          <w:rtl/>
        </w:rPr>
      </w:pPr>
    </w:p>
    <w:p w14:paraId="428FDB84" w14:textId="3B35B1B7" w:rsidR="00890660" w:rsidRPr="00BF4E9F" w:rsidRDefault="00890660" w:rsidP="00890660">
      <w:pPr>
        <w:rPr>
          <w:rFonts w:ascii="Calibri" w:hAnsi="Calibri" w:cs="Calibri"/>
          <w:b/>
          <w:bCs/>
          <w:rtl/>
        </w:rPr>
      </w:pPr>
      <w:r w:rsidRPr="00BF4E9F">
        <w:rPr>
          <w:rFonts w:ascii="Calibri" w:hAnsi="Calibri" w:cs="Calibri"/>
          <w:b/>
          <w:bCs/>
          <w:rtl/>
        </w:rPr>
        <w:t>חתימ</w:t>
      </w:r>
      <w:r w:rsidRPr="00BF4E9F">
        <w:rPr>
          <w:rFonts w:ascii="Calibri" w:hAnsi="Calibri" w:cs="Calibri" w:hint="cs"/>
          <w:b/>
          <w:bCs/>
          <w:rtl/>
        </w:rPr>
        <w:t>ת הסטודנט/ית</w:t>
      </w:r>
      <w:r w:rsidRPr="00BF4E9F">
        <w:rPr>
          <w:rFonts w:ascii="Calibri" w:hAnsi="Calibri" w:cs="Calibri"/>
          <w:b/>
          <w:bCs/>
          <w:rtl/>
        </w:rPr>
        <w:t xml:space="preserve">: </w:t>
      </w:r>
      <w:r w:rsidR="00F9534F" w:rsidRPr="00BF4E9F">
        <w:rPr>
          <w:rFonts w:ascii="Calibri" w:hAnsi="Calibri" w:cs="Calibri" w:hint="cs"/>
          <w:b/>
          <w:bCs/>
          <w:rtl/>
        </w:rPr>
        <w:t xml:space="preserve">חדווה פרנק, </w:t>
      </w:r>
      <w:r w:rsidRPr="00BF4E9F">
        <w:rPr>
          <w:rFonts w:ascii="Calibri" w:hAnsi="Calibri" w:cs="Calibri"/>
          <w:b/>
          <w:bCs/>
          <w:rtl/>
        </w:rPr>
        <w:t>תאריך:</w:t>
      </w:r>
      <w:r w:rsidR="00F9534F" w:rsidRPr="00BF4E9F">
        <w:rPr>
          <w:rFonts w:ascii="Calibri" w:hAnsi="Calibri" w:cs="Calibri" w:hint="cs"/>
          <w:b/>
          <w:bCs/>
          <w:rtl/>
        </w:rPr>
        <w:t xml:space="preserve"> 23</w:t>
      </w:r>
      <w:r w:rsidR="00A1604E" w:rsidRPr="00BF4E9F">
        <w:rPr>
          <w:rFonts w:ascii="Calibri" w:hAnsi="Calibri" w:cs="Calibri" w:hint="cs"/>
          <w:b/>
          <w:bCs/>
          <w:rtl/>
        </w:rPr>
        <w:t>.</w:t>
      </w:r>
      <w:r w:rsidRPr="00BF4E9F">
        <w:rPr>
          <w:rFonts w:ascii="Calibri" w:hAnsi="Calibri" w:cs="Calibri" w:hint="cs"/>
          <w:b/>
          <w:bCs/>
          <w:rtl/>
        </w:rPr>
        <w:t>8</w:t>
      </w:r>
      <w:r w:rsidR="00A1604E" w:rsidRPr="00BF4E9F">
        <w:rPr>
          <w:rFonts w:ascii="Calibri" w:hAnsi="Calibri" w:cs="Calibri" w:hint="cs"/>
          <w:b/>
          <w:bCs/>
          <w:rtl/>
        </w:rPr>
        <w:t>.</w:t>
      </w:r>
      <w:r w:rsidRPr="00BF4E9F">
        <w:rPr>
          <w:rFonts w:ascii="Calibri" w:hAnsi="Calibri" w:cs="Calibri" w:hint="cs"/>
          <w:b/>
          <w:bCs/>
          <w:rtl/>
        </w:rPr>
        <w:t>2026</w:t>
      </w:r>
      <w:r w:rsidR="00F9534F" w:rsidRPr="00BF4E9F">
        <w:rPr>
          <w:rFonts w:ascii="Calibri" w:hAnsi="Calibri" w:cs="Calibri" w:hint="cs"/>
          <w:b/>
          <w:bCs/>
          <w:rtl/>
        </w:rPr>
        <w:t xml:space="preserve">. </w:t>
      </w:r>
      <w:r w:rsidR="009E5474">
        <w:rPr>
          <w:rFonts w:ascii="Calibri" w:hAnsi="Calibri" w:cs="Calibri" w:hint="cs"/>
          <w:b/>
          <w:bCs/>
          <w:rtl/>
        </w:rPr>
        <w:t>________</w:t>
      </w:r>
    </w:p>
    <w:p w14:paraId="03D28D4E" w14:textId="4C73FE1B" w:rsidR="006D1C09" w:rsidRDefault="00890660" w:rsidP="00A37757">
      <w:pPr>
        <w:rPr>
          <w:rFonts w:eastAsia="Arial Unicode MS"/>
          <w:sz w:val="44"/>
          <w:szCs w:val="44"/>
          <w:rtl/>
          <w:lang w:eastAsia="he-IL"/>
        </w:rPr>
      </w:pPr>
      <w:r>
        <w:rPr>
          <w:rFonts w:ascii="Calibri" w:hAnsi="Calibri" w:cs="Calibri" w:hint="cs"/>
          <w:b/>
          <w:bCs/>
          <w:rtl/>
        </w:rPr>
        <w:t>לתשומת לבך</w:t>
      </w:r>
      <w:r w:rsidRPr="00EE3B70">
        <w:rPr>
          <w:rFonts w:ascii="Calibri" w:hAnsi="Calibri" w:cs="Calibri"/>
          <w:b/>
          <w:bCs/>
          <w:rtl/>
        </w:rPr>
        <w:t xml:space="preserve">: </w:t>
      </w:r>
      <w:r w:rsidRPr="00B26261">
        <w:rPr>
          <w:rFonts w:ascii="Calibri" w:hAnsi="Calibri" w:cs="Calibri"/>
          <w:b/>
          <w:bCs/>
        </w:rPr>
        <w:t>AI</w:t>
      </w:r>
      <w:r w:rsidRPr="00B26261">
        <w:rPr>
          <w:rFonts w:ascii="Calibri" w:hAnsi="Calibri" w:cs="Calibri"/>
          <w:b/>
          <w:bCs/>
          <w:rtl/>
        </w:rPr>
        <w:t xml:space="preserve"> הוא תומך חשיבה ולא מחליף תהליך חקר עצמאי.</w:t>
      </w:r>
      <w:r w:rsidRPr="00EE3B70">
        <w:rPr>
          <w:rFonts w:ascii="Calibri" w:hAnsi="Calibri" w:cs="Calibri"/>
          <w:b/>
          <w:bCs/>
          <w:rtl/>
        </w:rPr>
        <w:t xml:space="preserve"> </w:t>
      </w:r>
      <w:r w:rsidRPr="00B26261">
        <w:rPr>
          <w:rFonts w:ascii="Calibri" w:hAnsi="Calibri" w:cs="Calibri"/>
          <w:b/>
          <w:bCs/>
          <w:rtl/>
        </w:rPr>
        <w:t>האחריות על תוכן העבודה היא על הסטודנט</w:t>
      </w:r>
      <w:r w:rsidRPr="00EE3B70">
        <w:rPr>
          <w:rFonts w:ascii="Calibri" w:hAnsi="Calibri" w:cs="Calibri"/>
          <w:b/>
          <w:bCs/>
          <w:rtl/>
        </w:rPr>
        <w:t>/</w:t>
      </w:r>
      <w:r w:rsidRPr="00B26261">
        <w:rPr>
          <w:rFonts w:ascii="Calibri" w:hAnsi="Calibri" w:cs="Calibri"/>
          <w:b/>
          <w:bCs/>
          <w:rtl/>
        </w:rPr>
        <w:t>ית</w:t>
      </w:r>
      <w:r w:rsidRPr="00EE3B70">
        <w:rPr>
          <w:rFonts w:ascii="Calibri" w:hAnsi="Calibri" w:cs="Calibri"/>
          <w:b/>
          <w:bCs/>
          <w:rtl/>
        </w:rPr>
        <w:t xml:space="preserve"> המגיש/ה ובכלל זה כל שגיאה שמקורה בבינה המלאכותית</w:t>
      </w:r>
      <w:r w:rsidRPr="00B26261">
        <w:rPr>
          <w:rFonts w:ascii="Calibri" w:hAnsi="Calibri" w:cs="Calibri"/>
          <w:b/>
          <w:bCs/>
          <w:rtl/>
        </w:rPr>
        <w:t>.</w:t>
      </w:r>
      <w:r w:rsidR="006D1C09">
        <w:rPr>
          <w:rtl/>
        </w:rPr>
        <w:br w:type="page"/>
      </w:r>
    </w:p>
    <w:p w14:paraId="091B23B8" w14:textId="77777777" w:rsidR="006D1C09" w:rsidRPr="006D1C09" w:rsidRDefault="006D1C09" w:rsidP="00A37757">
      <w:pPr>
        <w:rPr>
          <w:rtl/>
          <w:lang w:eastAsia="he-IL"/>
        </w:rPr>
      </w:pPr>
    </w:p>
    <w:p w14:paraId="6572F92C" w14:textId="3636DD31" w:rsidR="0063468F" w:rsidRPr="0063468F" w:rsidRDefault="0063468F" w:rsidP="0049566E">
      <w:pPr>
        <w:pStyle w:val="1"/>
        <w:rPr>
          <w:shd w:val="clear" w:color="auto" w:fill="FFFFFF"/>
          <w:rtl/>
        </w:rPr>
      </w:pPr>
      <w:bookmarkStart w:id="1" w:name="_Toc239109160"/>
      <w:r w:rsidRPr="0063468F">
        <w:rPr>
          <w:shd w:val="clear" w:color="auto" w:fill="FFFFFF"/>
          <w:rtl/>
        </w:rPr>
        <w:t>תקציר</w:t>
      </w:r>
      <w:bookmarkEnd w:id="1"/>
    </w:p>
    <w:p w14:paraId="06CDF5E3" w14:textId="4DC1A6FC" w:rsidR="0063468F" w:rsidRPr="0063468F" w:rsidRDefault="0063468F" w:rsidP="00A37757">
      <w:pPr>
        <w:rPr>
          <w:rtl/>
        </w:rPr>
      </w:pPr>
      <w:r w:rsidRPr="0063468F">
        <w:rPr>
          <w:rtl/>
        </w:rPr>
        <w:t xml:space="preserve">המחקר </w:t>
      </w:r>
      <w:r w:rsidR="001E515A">
        <w:rPr>
          <w:rFonts w:hint="cs"/>
          <w:rtl/>
        </w:rPr>
        <w:t>הזה</w:t>
      </w:r>
      <w:r w:rsidR="009055DB">
        <w:rPr>
          <w:rFonts w:hint="cs"/>
          <w:rtl/>
        </w:rPr>
        <w:t xml:space="preserve"> </w:t>
      </w:r>
      <w:r w:rsidRPr="0063468F">
        <w:rPr>
          <w:rtl/>
        </w:rPr>
        <w:t xml:space="preserve">נעשה מתוך </w:t>
      </w:r>
      <w:r w:rsidR="00B723F8">
        <w:rPr>
          <w:rtl/>
        </w:rPr>
        <w:t>עניין</w:t>
      </w:r>
      <w:r w:rsidRPr="0063468F">
        <w:rPr>
          <w:rtl/>
        </w:rPr>
        <w:t xml:space="preserve"> עמוק ברלוונטיות של חינוך הוליסטי</w:t>
      </w:r>
      <w:r w:rsidR="00A9551B">
        <w:rPr>
          <w:rFonts w:hint="cs"/>
          <w:rtl/>
        </w:rPr>
        <w:t>,</w:t>
      </w:r>
      <w:r w:rsidRPr="0063468F">
        <w:rPr>
          <w:rtl/>
        </w:rPr>
        <w:t xml:space="preserve"> במקרה הזה </w:t>
      </w:r>
      <w:r w:rsidR="00D24E40">
        <w:rPr>
          <w:rtl/>
        </w:rPr>
        <w:t>חינוך וַלדורף</w:t>
      </w:r>
      <w:r w:rsidRPr="0063468F">
        <w:rPr>
          <w:rtl/>
        </w:rPr>
        <w:t xml:space="preserve"> </w:t>
      </w:r>
      <w:r w:rsidR="001E515A">
        <w:rPr>
          <w:rFonts w:hint="cs"/>
          <w:rtl/>
        </w:rPr>
        <w:t xml:space="preserve">במסגרתו אני מלמדת </w:t>
      </w:r>
      <w:r w:rsidRPr="0063468F">
        <w:rPr>
          <w:rtl/>
        </w:rPr>
        <w:t>למעלה מ</w:t>
      </w:r>
      <w:r w:rsidR="00A9551B">
        <w:rPr>
          <w:rFonts w:hint="cs"/>
          <w:rtl/>
        </w:rPr>
        <w:t>-</w:t>
      </w:r>
      <w:r w:rsidRPr="0063468F">
        <w:rPr>
          <w:rtl/>
        </w:rPr>
        <w:t>30 שנה.</w:t>
      </w:r>
    </w:p>
    <w:p w14:paraId="48A2F8BD" w14:textId="74425D90" w:rsidR="00A91DB8" w:rsidRDefault="0063468F" w:rsidP="00A37757">
      <w:pPr>
        <w:rPr>
          <w:rtl/>
        </w:rPr>
      </w:pPr>
      <w:r w:rsidRPr="0063468F">
        <w:rPr>
          <w:rtl/>
        </w:rPr>
        <w:t xml:space="preserve">שיטת ההוראה בחינוך </w:t>
      </w:r>
      <w:r w:rsidR="00D57BDA" w:rsidRPr="0063468F">
        <w:rPr>
          <w:rtl/>
        </w:rPr>
        <w:t>ו</w:t>
      </w:r>
      <w:r w:rsidR="00A9551B">
        <w:rPr>
          <w:rFonts w:hint="cs"/>
          <w:rtl/>
        </w:rPr>
        <w:t>ַ</w:t>
      </w:r>
      <w:r w:rsidR="00D57BDA" w:rsidRPr="0063468F">
        <w:rPr>
          <w:rtl/>
        </w:rPr>
        <w:t>ל</w:t>
      </w:r>
      <w:r w:rsidR="00D57BDA">
        <w:rPr>
          <w:rFonts w:hint="cs"/>
          <w:rtl/>
        </w:rPr>
        <w:t>דורף</w:t>
      </w:r>
      <w:r w:rsidR="00D57BDA" w:rsidRPr="0063468F">
        <w:rPr>
          <w:rtl/>
        </w:rPr>
        <w:t xml:space="preserve"> </w:t>
      </w:r>
      <w:r w:rsidRPr="0063468F">
        <w:rPr>
          <w:rtl/>
        </w:rPr>
        <w:t>אינה כוללת ספרי לימוד ותוכניות עבודה מובנות</w:t>
      </w:r>
      <w:r w:rsidR="00451963">
        <w:rPr>
          <w:rtl/>
        </w:rPr>
        <w:t>,</w:t>
      </w:r>
      <w:r w:rsidRPr="0063468F">
        <w:rPr>
          <w:rtl/>
        </w:rPr>
        <w:t xml:space="preserve"> השיעורים נבנים על בסיס ה</w:t>
      </w:r>
      <w:r w:rsidR="00A9551B">
        <w:rPr>
          <w:rFonts w:hint="cs"/>
          <w:rtl/>
        </w:rPr>
        <w:t>י</w:t>
      </w:r>
      <w:r w:rsidRPr="0063468F">
        <w:rPr>
          <w:rtl/>
        </w:rPr>
        <w:t>כרות עמוקה וארוכת שנים בין המורה לתלמידיו. בראשית הקמתו של בית הספר הראשון בשטוטגרט נתן הוגה הרעיון כמה קווים מנחים לעבודה עם הילדים בתחום החינוכי. אחד מהם היה: את תוכנית הלימודים כל מורה י</w:t>
      </w:r>
      <w:r w:rsidR="00A91DB8">
        <w:rPr>
          <w:rFonts w:hint="cs"/>
          <w:rtl/>
        </w:rPr>
        <w:t>י</w:t>
      </w:r>
      <w:r w:rsidRPr="0063468F">
        <w:rPr>
          <w:rtl/>
        </w:rPr>
        <w:t xml:space="preserve">צור מתוך: </w:t>
      </w:r>
    </w:p>
    <w:p w14:paraId="265EC455" w14:textId="025E3B5B" w:rsidR="0063468F" w:rsidRPr="0063468F" w:rsidRDefault="0063468F" w:rsidP="00A37757">
      <w:pPr>
        <w:rPr>
          <w:rtl/>
        </w:rPr>
      </w:pPr>
      <w:r w:rsidRPr="0063468F">
        <w:rPr>
          <w:rtl/>
        </w:rPr>
        <w:t>ה</w:t>
      </w:r>
      <w:r w:rsidR="00A91DB8">
        <w:rPr>
          <w:rFonts w:hint="cs"/>
          <w:rtl/>
        </w:rPr>
        <w:t>י</w:t>
      </w:r>
      <w:r w:rsidRPr="0063468F">
        <w:rPr>
          <w:rtl/>
        </w:rPr>
        <w:t>כרות עם אופי כיתתו</w:t>
      </w:r>
      <w:r w:rsidR="00451963">
        <w:rPr>
          <w:rtl/>
        </w:rPr>
        <w:t>,</w:t>
      </w:r>
      <w:r w:rsidR="00A91DB8">
        <w:rPr>
          <w:rFonts w:hint="cs"/>
          <w:rtl/>
        </w:rPr>
        <w:t xml:space="preserve"> </w:t>
      </w:r>
      <w:r w:rsidRPr="0063468F">
        <w:rPr>
          <w:rtl/>
        </w:rPr>
        <w:t>ידיעה עמוקה של השלב ההתפתחותי בו הם נמצאים</w:t>
      </w:r>
      <w:r w:rsidR="00451963">
        <w:rPr>
          <w:rtl/>
        </w:rPr>
        <w:t>,</w:t>
      </w:r>
      <w:r w:rsidRPr="0063468F">
        <w:rPr>
          <w:rtl/>
        </w:rPr>
        <w:t xml:space="preserve"> וה</w:t>
      </w:r>
      <w:r w:rsidR="00A9551B">
        <w:rPr>
          <w:rFonts w:hint="cs"/>
          <w:rtl/>
        </w:rPr>
        <w:t>י</w:t>
      </w:r>
      <w:r w:rsidRPr="0063468F">
        <w:rPr>
          <w:rtl/>
        </w:rPr>
        <w:t>כרות עם ההקשר הרחב של המציאות.</w:t>
      </w:r>
      <w:r w:rsidR="00A91DB8">
        <w:rPr>
          <w:rFonts w:hint="cs"/>
          <w:rtl/>
        </w:rPr>
        <w:t xml:space="preserve"> </w:t>
      </w:r>
      <w:r w:rsidRPr="0063468F">
        <w:rPr>
          <w:rtl/>
        </w:rPr>
        <w:t>זאת על מנת להיות רלוונטי</w:t>
      </w:r>
      <w:r w:rsidR="000070E2">
        <w:rPr>
          <w:rFonts w:hint="cs"/>
          <w:rtl/>
        </w:rPr>
        <w:t>י</w:t>
      </w:r>
      <w:r w:rsidRPr="0063468F">
        <w:rPr>
          <w:rtl/>
        </w:rPr>
        <w:t xml:space="preserve">ם לילדים </w:t>
      </w:r>
      <w:r w:rsidR="009478F5">
        <w:rPr>
          <w:rFonts w:hint="cs"/>
          <w:rtl/>
        </w:rPr>
        <w:t xml:space="preserve">וילדות </w:t>
      </w:r>
      <w:r w:rsidRPr="0063468F">
        <w:rPr>
          <w:rtl/>
        </w:rPr>
        <w:t>ולהקשר בו הם חיים.</w:t>
      </w:r>
    </w:p>
    <w:p w14:paraId="1C9EB391" w14:textId="56E11583" w:rsidR="0063468F" w:rsidRPr="0063468F" w:rsidRDefault="0063468F" w:rsidP="00A37757">
      <w:pPr>
        <w:rPr>
          <w:rtl/>
        </w:rPr>
      </w:pPr>
      <w:r w:rsidRPr="0063468F">
        <w:rPr>
          <w:rtl/>
        </w:rPr>
        <w:t>עם השנים הכיוונים התרחבו</w:t>
      </w:r>
      <w:r w:rsidR="00451963">
        <w:rPr>
          <w:rtl/>
        </w:rPr>
        <w:t>,</w:t>
      </w:r>
      <w:r w:rsidRPr="0063468F">
        <w:rPr>
          <w:rtl/>
        </w:rPr>
        <w:t xml:space="preserve"> נוצרו מסורות התקבעו דרכי לימוד ותכנים אך השמירה על הרוח החיה והיצירתית נותרה בעינה.</w:t>
      </w:r>
    </w:p>
    <w:p w14:paraId="0F5B8E7B" w14:textId="01B08D16" w:rsidR="0063468F" w:rsidRPr="0063468F" w:rsidRDefault="0063468F" w:rsidP="00A37757">
      <w:pPr>
        <w:rPr>
          <w:rtl/>
        </w:rPr>
      </w:pPr>
      <w:r w:rsidRPr="0063468F">
        <w:rPr>
          <w:rtl/>
        </w:rPr>
        <w:t xml:space="preserve">לא קשה להבחין שחינוך </w:t>
      </w:r>
      <w:r w:rsidR="006012F2">
        <w:rPr>
          <w:rtl/>
        </w:rPr>
        <w:t>ו</w:t>
      </w:r>
      <w:r w:rsidR="00D24E40">
        <w:rPr>
          <w:rFonts w:hint="cs"/>
          <w:rtl/>
        </w:rPr>
        <w:t>ַ</w:t>
      </w:r>
      <w:r w:rsidR="006012F2">
        <w:rPr>
          <w:rtl/>
        </w:rPr>
        <w:t>לדורף</w:t>
      </w:r>
      <w:r w:rsidRPr="0063468F">
        <w:rPr>
          <w:rtl/>
        </w:rPr>
        <w:t xml:space="preserve"> לא נמצא בתוך הזרם הקונבנציונלי הוא אינו מחזק את המגמה הכללית הרווחת כיום של פיתוח כישורים טכנולוגיים</w:t>
      </w:r>
      <w:r w:rsidR="00451963">
        <w:rPr>
          <w:rtl/>
        </w:rPr>
        <w:t>,</w:t>
      </w:r>
      <w:r w:rsidRPr="0063468F">
        <w:rPr>
          <w:rtl/>
        </w:rPr>
        <w:t xml:space="preserve"> ה</w:t>
      </w:r>
      <w:r w:rsidR="00D57BDA">
        <w:rPr>
          <w:rFonts w:hint="cs"/>
          <w:rtl/>
        </w:rPr>
        <w:t>י</w:t>
      </w:r>
      <w:r w:rsidRPr="0063468F">
        <w:rPr>
          <w:rtl/>
        </w:rPr>
        <w:t>שגיות</w:t>
      </w:r>
      <w:r w:rsidR="00451963">
        <w:rPr>
          <w:rtl/>
        </w:rPr>
        <w:t>,</w:t>
      </w:r>
      <w:r w:rsidRPr="0063468F">
        <w:rPr>
          <w:rtl/>
        </w:rPr>
        <w:t xml:space="preserve"> תחרותיות והתייחסות למציאות כמדומה</w:t>
      </w:r>
      <w:r w:rsidR="00C702B0">
        <w:rPr>
          <w:rFonts w:hint="cs"/>
          <w:rtl/>
        </w:rPr>
        <w:t xml:space="preserve"> –</w:t>
      </w:r>
      <w:r w:rsidRPr="0063468F">
        <w:rPr>
          <w:rtl/>
        </w:rPr>
        <w:t>שאינה מתבססת על האמת</w:t>
      </w:r>
      <w:r w:rsidR="00C702B0">
        <w:rPr>
          <w:rFonts w:hint="cs"/>
          <w:rtl/>
        </w:rPr>
        <w:t>,</w:t>
      </w:r>
      <w:r w:rsidRPr="0063468F">
        <w:rPr>
          <w:rtl/>
        </w:rPr>
        <w:t xml:space="preserve"> ועוד.</w:t>
      </w:r>
    </w:p>
    <w:p w14:paraId="4675BF21" w14:textId="044F6A1F" w:rsidR="0063468F" w:rsidRPr="0063468F" w:rsidRDefault="0063468F" w:rsidP="00A37757">
      <w:pPr>
        <w:rPr>
          <w:rtl/>
        </w:rPr>
      </w:pPr>
      <w:r w:rsidRPr="0063468F">
        <w:rPr>
          <w:rtl/>
        </w:rPr>
        <w:t>מתוך כך</w:t>
      </w:r>
      <w:r w:rsidR="00745CC2">
        <w:rPr>
          <w:rFonts w:hint="cs"/>
          <w:rtl/>
        </w:rPr>
        <w:t>,</w:t>
      </w:r>
      <w:r w:rsidRPr="0063468F">
        <w:rPr>
          <w:rtl/>
        </w:rPr>
        <w:t xml:space="preserve"> חשוב בעיניי לבחון עם אילו כישורים יוצא/ת תלמיד/ה מחינוך כזה</w:t>
      </w:r>
      <w:r w:rsidR="00C702B0">
        <w:rPr>
          <w:rFonts w:hint="cs"/>
          <w:rtl/>
        </w:rPr>
        <w:t>,</w:t>
      </w:r>
      <w:r w:rsidRPr="0063468F">
        <w:rPr>
          <w:rtl/>
        </w:rPr>
        <w:t xml:space="preserve"> והאם כישורים אלה מכינים אותו לבאות</w:t>
      </w:r>
      <w:r w:rsidR="008B36D7">
        <w:rPr>
          <w:rFonts w:hint="cs"/>
          <w:rtl/>
        </w:rPr>
        <w:t xml:space="preserve">. </w:t>
      </w:r>
      <w:r w:rsidRPr="0063468F">
        <w:rPr>
          <w:rtl/>
        </w:rPr>
        <w:t>(זו נקודת מבחן גם בחינוך הקונבנציונלי)</w:t>
      </w:r>
      <w:r w:rsidR="008B36D7">
        <w:rPr>
          <w:rFonts w:hint="cs"/>
          <w:rtl/>
        </w:rPr>
        <w:t>.</w:t>
      </w:r>
    </w:p>
    <w:p w14:paraId="2E32228A" w14:textId="551C895E" w:rsidR="0063468F" w:rsidRPr="0063468F" w:rsidRDefault="0063468F" w:rsidP="00A37757">
      <w:pPr>
        <w:rPr>
          <w:rtl/>
        </w:rPr>
      </w:pPr>
      <w:r w:rsidRPr="0063468F">
        <w:rPr>
          <w:rtl/>
        </w:rPr>
        <w:t>במחקר קראתי מאמרים שנכתבו בארצות שונות בעולם</w:t>
      </w:r>
      <w:r w:rsidR="00451963">
        <w:rPr>
          <w:rtl/>
        </w:rPr>
        <w:t>,</w:t>
      </w:r>
      <w:r w:rsidRPr="0063468F">
        <w:rPr>
          <w:rtl/>
        </w:rPr>
        <w:t xml:space="preserve"> טקסטים של הוגים שונים בחינוך ההוליסטי בכלל ו</w:t>
      </w:r>
      <w:r w:rsidR="00D24E40">
        <w:rPr>
          <w:rtl/>
        </w:rPr>
        <w:t>חינוך וַלדורף</w:t>
      </w:r>
      <w:r w:rsidRPr="0063468F">
        <w:rPr>
          <w:rtl/>
        </w:rPr>
        <w:t xml:space="preserve"> בפרט</w:t>
      </w:r>
      <w:r w:rsidR="00FC7E75">
        <w:rPr>
          <w:rFonts w:hint="cs"/>
          <w:rtl/>
        </w:rPr>
        <w:t>.</w:t>
      </w:r>
      <w:r w:rsidRPr="0063468F">
        <w:rPr>
          <w:rtl/>
        </w:rPr>
        <w:t xml:space="preserve"> התבססתי על הדוקטורט של גלעד גולדשמי</w:t>
      </w:r>
      <w:r w:rsidR="000070E2">
        <w:rPr>
          <w:rFonts w:hint="cs"/>
          <w:rtl/>
        </w:rPr>
        <w:t>ד</w:t>
      </w:r>
      <w:r w:rsidRPr="0063468F">
        <w:rPr>
          <w:rtl/>
        </w:rPr>
        <w:t>ט. לאחר הקריאה ראיינתי שישה בוגרים בגילאים שונים שסיימו 12 שנות לימוד ועוסקים במקצועות שונים. מתוך המחקר התגלו נושאים שיש בהם תוא</w:t>
      </w:r>
      <w:r w:rsidR="00FC7E75">
        <w:rPr>
          <w:rFonts w:hint="cs"/>
          <w:rtl/>
        </w:rPr>
        <w:t>ַ</w:t>
      </w:r>
      <w:r w:rsidRPr="0063468F">
        <w:rPr>
          <w:rtl/>
        </w:rPr>
        <w:t>ם בין הסקירה הספרותית לבין מה שאמרו המרואיינים ב</w:t>
      </w:r>
      <w:r w:rsidR="00244138">
        <w:rPr>
          <w:rtl/>
        </w:rPr>
        <w:t>ריאיון</w:t>
      </w:r>
      <w:r w:rsidRPr="0063468F">
        <w:rPr>
          <w:rtl/>
        </w:rPr>
        <w:t xml:space="preserve">. בחרתי במחקר איכותני שנותן ביטוי לכל אדם למחשבותיו ודעותיו ומה שעולה מתקבל כחלק מהמציאות. </w:t>
      </w:r>
      <w:r w:rsidR="00543A8D">
        <w:rPr>
          <w:rFonts w:hint="cs"/>
          <w:rtl/>
        </w:rPr>
        <w:t>המחקר ה</w:t>
      </w:r>
      <w:r w:rsidRPr="0063468F">
        <w:rPr>
          <w:rtl/>
        </w:rPr>
        <w:t xml:space="preserve">איכותני מטבעו מדגיש </w:t>
      </w:r>
      <w:r w:rsidR="00543A8D" w:rsidRPr="0063468F">
        <w:rPr>
          <w:rtl/>
        </w:rPr>
        <w:t xml:space="preserve">מאוד </w:t>
      </w:r>
      <w:r w:rsidRPr="0063468F">
        <w:rPr>
          <w:rtl/>
        </w:rPr>
        <w:t>את המהות של הוולדורף</w:t>
      </w:r>
      <w:r w:rsidR="00543A8D">
        <w:rPr>
          <w:rFonts w:hint="cs"/>
          <w:rtl/>
        </w:rPr>
        <w:t>,</w:t>
      </w:r>
      <w:r w:rsidRPr="0063468F">
        <w:rPr>
          <w:rtl/>
        </w:rPr>
        <w:t xml:space="preserve"> ש</w:t>
      </w:r>
      <w:r w:rsidR="00543A8D">
        <w:rPr>
          <w:rFonts w:hint="cs"/>
          <w:rtl/>
        </w:rPr>
        <w:t xml:space="preserve">לפיה </w:t>
      </w:r>
      <w:r w:rsidRPr="0063468F">
        <w:rPr>
          <w:rtl/>
        </w:rPr>
        <w:t>כל אדם מגיע לעולם עם ה</w:t>
      </w:r>
      <w:r w:rsidR="00543A8D">
        <w:rPr>
          <w:rFonts w:hint="cs"/>
          <w:rtl/>
        </w:rPr>
        <w:t>י</w:t>
      </w:r>
      <w:r w:rsidRPr="0063468F">
        <w:rPr>
          <w:rtl/>
        </w:rPr>
        <w:t>יעוד שלו והמשימה שלו</w:t>
      </w:r>
      <w:r w:rsidR="00543A8D">
        <w:rPr>
          <w:rFonts w:hint="cs"/>
          <w:rtl/>
        </w:rPr>
        <w:t>, ו</w:t>
      </w:r>
      <w:r w:rsidRPr="0063468F">
        <w:rPr>
          <w:rtl/>
        </w:rPr>
        <w:t>לכן רואה את העולם מנקודת מבטו שהיא חלק מהשלם</w:t>
      </w:r>
      <w:r w:rsidR="00543A8D">
        <w:rPr>
          <w:rFonts w:hint="cs"/>
          <w:rtl/>
        </w:rPr>
        <w:t>.</w:t>
      </w:r>
      <w:r w:rsidRPr="0063468F">
        <w:rPr>
          <w:rtl/>
        </w:rPr>
        <w:t xml:space="preserve"> לכן בחרתי במתודה הזאת.</w:t>
      </w:r>
    </w:p>
    <w:p w14:paraId="146677AF" w14:textId="7BF907A2" w:rsidR="009C16B2" w:rsidRDefault="0063468F" w:rsidP="00A37757">
      <w:pPr>
        <w:rPr>
          <w:rtl/>
        </w:rPr>
      </w:pPr>
      <w:r w:rsidRPr="0063468F">
        <w:rPr>
          <w:rtl/>
        </w:rPr>
        <w:t>במחקר נמצאו חוזקות רבות ומרשימות</w:t>
      </w:r>
      <w:r w:rsidR="009B4445">
        <w:rPr>
          <w:rFonts w:hint="cs"/>
          <w:rtl/>
        </w:rPr>
        <w:t>,</w:t>
      </w:r>
      <w:r w:rsidRPr="0063468F">
        <w:rPr>
          <w:rtl/>
        </w:rPr>
        <w:t xml:space="preserve"> אותן ציינו המרואיינים</w:t>
      </w:r>
      <w:r w:rsidR="00451963">
        <w:rPr>
          <w:rtl/>
        </w:rPr>
        <w:t>,</w:t>
      </w:r>
      <w:r w:rsidRPr="0063468F">
        <w:rPr>
          <w:rtl/>
        </w:rPr>
        <w:t xml:space="preserve"> וגם עלו פערים שונים</w:t>
      </w:r>
      <w:r w:rsidR="009B4445">
        <w:rPr>
          <w:rFonts w:hint="cs"/>
          <w:rtl/>
        </w:rPr>
        <w:t>,</w:t>
      </w:r>
      <w:r w:rsidRPr="0063468F">
        <w:rPr>
          <w:rtl/>
        </w:rPr>
        <w:t xml:space="preserve"> דברים שלא עלו בקנה אחד עם התיאוריות או הנרטיב של </w:t>
      </w:r>
      <w:r w:rsidR="00D24E40">
        <w:rPr>
          <w:rtl/>
        </w:rPr>
        <w:t>חינוך וַלדורף</w:t>
      </w:r>
      <w:r w:rsidRPr="0063468F">
        <w:rPr>
          <w:rtl/>
        </w:rPr>
        <w:t>. חלק מהפערים היו מובנים ולא מפתיעים</w:t>
      </w:r>
      <w:r w:rsidR="009B4445">
        <w:rPr>
          <w:rFonts w:hint="cs"/>
          <w:rtl/>
        </w:rPr>
        <w:t>,</w:t>
      </w:r>
      <w:r w:rsidRPr="0063468F">
        <w:rPr>
          <w:rtl/>
        </w:rPr>
        <w:t xml:space="preserve"> וחלקם פקחו את עיניי לעובדה ש</w:t>
      </w:r>
      <w:r w:rsidR="00B87D44">
        <w:rPr>
          <w:rFonts w:hint="cs"/>
          <w:rtl/>
        </w:rPr>
        <w:t>נדרשים מחקרי המשך כדי לחקור חוזקות אלה.</w:t>
      </w:r>
      <w:r w:rsidRPr="0063468F">
        <w:rPr>
          <w:rtl/>
        </w:rPr>
        <w:t xml:space="preserve"> מאחר ו</w:t>
      </w:r>
      <w:r w:rsidR="00D24E40">
        <w:rPr>
          <w:rtl/>
        </w:rPr>
        <w:t>חינוך וַלדורף</w:t>
      </w:r>
      <w:r w:rsidRPr="0063468F">
        <w:rPr>
          <w:rtl/>
        </w:rPr>
        <w:t xml:space="preserve"> הוא חינוך אנושי במהותו אז מתגלה האנושיות על כל גווניה והתמודדויותיה</w:t>
      </w:r>
      <w:r w:rsidR="00A31754">
        <w:rPr>
          <w:rFonts w:hint="cs"/>
          <w:rtl/>
        </w:rPr>
        <w:t>.</w:t>
      </w:r>
    </w:p>
    <w:p w14:paraId="175FEB9E" w14:textId="77777777" w:rsidR="00AC6810" w:rsidRDefault="00AC6810" w:rsidP="00A37757">
      <w:pPr>
        <w:rPr>
          <w:rtl/>
        </w:rPr>
      </w:pPr>
    </w:p>
    <w:p w14:paraId="0257B986" w14:textId="24928EE4" w:rsidR="004242BF" w:rsidRPr="0063468F" w:rsidRDefault="009C16B2" w:rsidP="009C16B2">
      <w:r w:rsidRPr="00AC6810">
        <w:rPr>
          <w:rFonts w:hint="cs"/>
          <w:u w:val="single"/>
          <w:rtl/>
        </w:rPr>
        <w:t>מילות מפתח</w:t>
      </w:r>
      <w:r>
        <w:rPr>
          <w:rFonts w:hint="cs"/>
          <w:rtl/>
        </w:rPr>
        <w:t>: חינוך ולדורף, כישורים, מורה מלווה, שביעונים, אנתרופוסופיה</w:t>
      </w:r>
    </w:p>
    <w:p w14:paraId="0C722B74" w14:textId="202893D8" w:rsidR="00B723F8" w:rsidRDefault="00B723F8">
      <w:pPr>
        <w:spacing w:after="0" w:line="240" w:lineRule="auto"/>
        <w:ind w:firstLine="0"/>
        <w:rPr>
          <w:rtl/>
        </w:rPr>
      </w:pPr>
      <w:r>
        <w:rPr>
          <w:rtl/>
        </w:rPr>
        <w:br w:type="page"/>
      </w:r>
    </w:p>
    <w:p w14:paraId="4FBC8A54" w14:textId="77777777" w:rsidR="00C8209E" w:rsidRPr="0063468F" w:rsidRDefault="00C8209E" w:rsidP="00A37757">
      <w:pPr>
        <w:rPr>
          <w:rtl/>
        </w:rPr>
      </w:pPr>
    </w:p>
    <w:p w14:paraId="44758D4C" w14:textId="77777777" w:rsidR="00F3778D" w:rsidRPr="00FC337B" w:rsidRDefault="00F3778D" w:rsidP="00DC39CF">
      <w:pPr>
        <w:pStyle w:val="1"/>
        <w:rPr>
          <w:rtl/>
        </w:rPr>
      </w:pPr>
      <w:bookmarkStart w:id="2" w:name="_Toc239109161"/>
      <w:r w:rsidRPr="00FC337B">
        <w:rPr>
          <w:rtl/>
        </w:rPr>
        <w:t>תוכן עניינים</w:t>
      </w:r>
      <w:bookmarkEnd w:id="2"/>
    </w:p>
    <w:sdt>
      <w:sdtPr>
        <w:rPr>
          <w:rFonts w:ascii="Times New Roman" w:eastAsia="Calibri" w:hAnsi="Times New Roman" w:cs="David"/>
          <w:color w:val="000000"/>
          <w:kern w:val="2"/>
          <w:sz w:val="22"/>
          <w:szCs w:val="24"/>
          <w:shd w:val="clear" w:color="auto" w:fill="FFFFFF"/>
          <w:cs w:val="0"/>
          <w:lang w:val="he-IL"/>
          <w14:ligatures w14:val="standardContextual"/>
        </w:rPr>
        <w:id w:val="694891360"/>
        <w:docPartObj>
          <w:docPartGallery w:val="Table of Contents"/>
          <w:docPartUnique/>
        </w:docPartObj>
      </w:sdtPr>
      <w:sdtEndPr>
        <w:rPr>
          <w:lang w:val="en-US"/>
        </w:rPr>
      </w:sdtEndPr>
      <w:sdtContent>
        <w:p w14:paraId="64030E10" w14:textId="1CB1F272" w:rsidR="00924015" w:rsidRDefault="00924015" w:rsidP="005068EE">
          <w:pPr>
            <w:pStyle w:val="aff0"/>
            <w:rPr>
              <w:cs w:val="0"/>
            </w:rPr>
          </w:pPr>
        </w:p>
        <w:p w14:paraId="6FD43BF0" w14:textId="47A2E678" w:rsidR="005068EE" w:rsidRDefault="00924015">
          <w:pPr>
            <w:pStyle w:val="TOC1"/>
            <w:rPr>
              <w:rFonts w:cstheme="minorBidi"/>
              <w:b w:val="0"/>
              <w:bCs w:val="0"/>
              <w:sz w:val="24"/>
              <w:szCs w:val="24"/>
              <w:shd w:val="clear" w:color="auto" w:fill="auto"/>
              <w:rtl/>
            </w:rPr>
          </w:pPr>
          <w:r>
            <w:fldChar w:fldCharType="begin"/>
          </w:r>
          <w:r>
            <w:instrText xml:space="preserve"> TOC \o "1-3" \h \z \u </w:instrText>
          </w:r>
          <w:r>
            <w:fldChar w:fldCharType="separate"/>
          </w:r>
          <w:hyperlink w:anchor="_Toc239109160" w:history="1">
            <w:r w:rsidR="005068EE" w:rsidRPr="005E47DA">
              <w:rPr>
                <w:rStyle w:val="Hyperlink"/>
                <w:rtl/>
              </w:rPr>
              <w:t>תקציר</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Toc239109160 \h</w:instrText>
            </w:r>
            <w:r w:rsidR="005068EE">
              <w:rPr>
                <w:webHidden/>
                <w:rtl/>
              </w:rPr>
              <w:instrText xml:space="preserve"> </w:instrText>
            </w:r>
            <w:r w:rsidR="005068EE">
              <w:rPr>
                <w:webHidden/>
                <w:rtl/>
              </w:rPr>
            </w:r>
            <w:r w:rsidR="005068EE">
              <w:rPr>
                <w:webHidden/>
                <w:rtl/>
              </w:rPr>
              <w:fldChar w:fldCharType="separate"/>
            </w:r>
            <w:r w:rsidR="005068EE">
              <w:rPr>
                <w:webHidden/>
                <w:rtl/>
              </w:rPr>
              <w:t>3</w:t>
            </w:r>
            <w:r w:rsidR="005068EE">
              <w:rPr>
                <w:webHidden/>
                <w:rtl/>
              </w:rPr>
              <w:fldChar w:fldCharType="end"/>
            </w:r>
          </w:hyperlink>
        </w:p>
        <w:p w14:paraId="3C0C51C9" w14:textId="27A8D3B8" w:rsidR="005068EE" w:rsidRDefault="00D13D70">
          <w:pPr>
            <w:pStyle w:val="TOC1"/>
            <w:rPr>
              <w:rFonts w:cstheme="minorBidi"/>
              <w:b w:val="0"/>
              <w:bCs w:val="0"/>
              <w:sz w:val="24"/>
              <w:szCs w:val="24"/>
              <w:shd w:val="clear" w:color="auto" w:fill="auto"/>
              <w:rtl/>
            </w:rPr>
          </w:pPr>
          <w:hyperlink w:anchor="_Toc239109161" w:history="1">
            <w:r w:rsidR="005068EE" w:rsidRPr="005E47DA">
              <w:rPr>
                <w:rStyle w:val="Hyperlink"/>
                <w:rtl/>
              </w:rPr>
              <w:t>תוכן עניינים</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Toc239109161 \h</w:instrText>
            </w:r>
            <w:r w:rsidR="005068EE">
              <w:rPr>
                <w:webHidden/>
                <w:rtl/>
              </w:rPr>
              <w:instrText xml:space="preserve"> </w:instrText>
            </w:r>
            <w:r w:rsidR="005068EE">
              <w:rPr>
                <w:webHidden/>
                <w:rtl/>
              </w:rPr>
            </w:r>
            <w:r w:rsidR="005068EE">
              <w:rPr>
                <w:webHidden/>
                <w:rtl/>
              </w:rPr>
              <w:fldChar w:fldCharType="separate"/>
            </w:r>
            <w:r w:rsidR="005068EE">
              <w:rPr>
                <w:webHidden/>
                <w:rtl/>
              </w:rPr>
              <w:t>4</w:t>
            </w:r>
            <w:r w:rsidR="005068EE">
              <w:rPr>
                <w:webHidden/>
                <w:rtl/>
              </w:rPr>
              <w:fldChar w:fldCharType="end"/>
            </w:r>
          </w:hyperlink>
        </w:p>
        <w:p w14:paraId="3FAA5F91" w14:textId="2B334945" w:rsidR="005068EE" w:rsidRDefault="00D13D70">
          <w:pPr>
            <w:pStyle w:val="TOC1"/>
            <w:rPr>
              <w:rFonts w:cstheme="minorBidi"/>
              <w:b w:val="0"/>
              <w:bCs w:val="0"/>
              <w:sz w:val="24"/>
              <w:szCs w:val="24"/>
              <w:shd w:val="clear" w:color="auto" w:fill="auto"/>
              <w:rtl/>
            </w:rPr>
          </w:pPr>
          <w:hyperlink w:anchor="_Toc239109162" w:history="1">
            <w:r w:rsidR="005068EE" w:rsidRPr="005E47DA">
              <w:rPr>
                <w:rStyle w:val="Hyperlink"/>
                <w:rtl/>
              </w:rPr>
              <w:t>1. מבוא</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Toc239109162 \h</w:instrText>
            </w:r>
            <w:r w:rsidR="005068EE">
              <w:rPr>
                <w:webHidden/>
                <w:rtl/>
              </w:rPr>
              <w:instrText xml:space="preserve"> </w:instrText>
            </w:r>
            <w:r w:rsidR="005068EE">
              <w:rPr>
                <w:webHidden/>
                <w:rtl/>
              </w:rPr>
            </w:r>
            <w:r w:rsidR="005068EE">
              <w:rPr>
                <w:webHidden/>
                <w:rtl/>
              </w:rPr>
              <w:fldChar w:fldCharType="separate"/>
            </w:r>
            <w:r w:rsidR="005068EE">
              <w:rPr>
                <w:webHidden/>
                <w:rtl/>
              </w:rPr>
              <w:t>7</w:t>
            </w:r>
            <w:r w:rsidR="005068EE">
              <w:rPr>
                <w:webHidden/>
                <w:rtl/>
              </w:rPr>
              <w:fldChar w:fldCharType="end"/>
            </w:r>
          </w:hyperlink>
        </w:p>
        <w:p w14:paraId="06210576" w14:textId="1DC691EE" w:rsidR="005068EE" w:rsidRDefault="00D13D70">
          <w:pPr>
            <w:pStyle w:val="TOC2"/>
            <w:rPr>
              <w:rFonts w:cstheme="minorBidi"/>
              <w:bCs w:val="0"/>
              <w:noProof/>
              <w:sz w:val="24"/>
              <w:szCs w:val="24"/>
              <w:shd w:val="clear" w:color="auto" w:fill="auto"/>
              <w:cs w:val="0"/>
            </w:rPr>
          </w:pPr>
          <w:hyperlink w:anchor="_Toc239109163" w:history="1">
            <w:r w:rsidR="005068EE" w:rsidRPr="005E47DA">
              <w:rPr>
                <w:rStyle w:val="Hyperlink"/>
                <w:noProof/>
                <w:cs w:val="0"/>
              </w:rPr>
              <w:t>מבנה העבודה</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_Toc239109163 \h </w:instrText>
            </w:r>
            <w:r w:rsidR="005068EE">
              <w:rPr>
                <w:noProof/>
                <w:webHidden/>
                <w:rtl w:val="0"/>
              </w:rPr>
            </w:r>
            <w:r w:rsidR="005068EE">
              <w:rPr>
                <w:noProof/>
                <w:webHidden/>
                <w:rtl w:val="0"/>
              </w:rPr>
              <w:fldChar w:fldCharType="separate"/>
            </w:r>
            <w:r w:rsidR="005068EE">
              <w:rPr>
                <w:noProof/>
                <w:webHidden/>
                <w:cs w:val="0"/>
              </w:rPr>
              <w:t>7</w:t>
            </w:r>
            <w:r w:rsidR="005068EE">
              <w:rPr>
                <w:noProof/>
                <w:webHidden/>
                <w:rtl w:val="0"/>
              </w:rPr>
              <w:fldChar w:fldCharType="end"/>
            </w:r>
          </w:hyperlink>
        </w:p>
        <w:p w14:paraId="3BDB33CB" w14:textId="525D2CAB" w:rsidR="005068EE" w:rsidRDefault="00D13D70">
          <w:pPr>
            <w:pStyle w:val="TOC1"/>
            <w:rPr>
              <w:rFonts w:cstheme="minorBidi"/>
              <w:b w:val="0"/>
              <w:bCs w:val="0"/>
              <w:sz w:val="24"/>
              <w:szCs w:val="24"/>
              <w:shd w:val="clear" w:color="auto" w:fill="auto"/>
              <w:rtl/>
            </w:rPr>
          </w:pPr>
          <w:hyperlink w:anchor="_Toc239109164" w:history="1">
            <w:r w:rsidR="005068EE" w:rsidRPr="005E47DA">
              <w:rPr>
                <w:rStyle w:val="Hyperlink"/>
                <w:rtl/>
              </w:rPr>
              <w:t>2. סקירת ספרות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Toc239109164 \h</w:instrText>
            </w:r>
            <w:r w:rsidR="005068EE">
              <w:rPr>
                <w:webHidden/>
                <w:rtl/>
              </w:rPr>
              <w:instrText xml:space="preserve"> </w:instrText>
            </w:r>
            <w:r w:rsidR="005068EE">
              <w:rPr>
                <w:webHidden/>
                <w:rtl/>
              </w:rPr>
            </w:r>
            <w:r w:rsidR="005068EE">
              <w:rPr>
                <w:webHidden/>
                <w:rtl/>
              </w:rPr>
              <w:fldChar w:fldCharType="separate"/>
            </w:r>
            <w:r w:rsidR="005068EE">
              <w:rPr>
                <w:webHidden/>
                <w:rtl/>
              </w:rPr>
              <w:t>8</w:t>
            </w:r>
            <w:r w:rsidR="005068EE">
              <w:rPr>
                <w:webHidden/>
                <w:rtl/>
              </w:rPr>
              <w:fldChar w:fldCharType="end"/>
            </w:r>
          </w:hyperlink>
        </w:p>
        <w:p w14:paraId="635EC7DD" w14:textId="79998F72" w:rsidR="005068EE" w:rsidRDefault="00D13D70">
          <w:pPr>
            <w:pStyle w:val="TOC2"/>
            <w:rPr>
              <w:rFonts w:cstheme="minorBidi"/>
              <w:bCs w:val="0"/>
              <w:noProof/>
              <w:sz w:val="24"/>
              <w:szCs w:val="24"/>
              <w:shd w:val="clear" w:color="auto" w:fill="auto"/>
              <w:cs w:val="0"/>
            </w:rPr>
          </w:pPr>
          <w:hyperlink w:anchor="_Toc239109165" w:history="1">
            <w:r w:rsidR="005068EE" w:rsidRPr="005E47DA">
              <w:rPr>
                <w:rStyle w:val="Hyperlink"/>
                <w:noProof/>
                <w:cs w:val="0"/>
              </w:rPr>
              <w:t>2.1 עקרונות היסוד של חינוך וַלדורף</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_Toc239109165 \h </w:instrText>
            </w:r>
            <w:r w:rsidR="005068EE">
              <w:rPr>
                <w:noProof/>
                <w:webHidden/>
                <w:rtl w:val="0"/>
              </w:rPr>
            </w:r>
            <w:r w:rsidR="005068EE">
              <w:rPr>
                <w:noProof/>
                <w:webHidden/>
                <w:rtl w:val="0"/>
              </w:rPr>
              <w:fldChar w:fldCharType="separate"/>
            </w:r>
            <w:r w:rsidR="005068EE">
              <w:rPr>
                <w:noProof/>
                <w:webHidden/>
                <w:cs w:val="0"/>
              </w:rPr>
              <w:t>8</w:t>
            </w:r>
            <w:r w:rsidR="005068EE">
              <w:rPr>
                <w:noProof/>
                <w:webHidden/>
                <w:rtl w:val="0"/>
              </w:rPr>
              <w:fldChar w:fldCharType="end"/>
            </w:r>
          </w:hyperlink>
        </w:p>
        <w:p w14:paraId="46265050" w14:textId="74DBAC93" w:rsidR="005068EE" w:rsidRDefault="00D13D70">
          <w:pPr>
            <w:pStyle w:val="TOC3"/>
            <w:rPr>
              <w:rFonts w:cstheme="minorBidi"/>
              <w:bCs w:val="0"/>
              <w:sz w:val="24"/>
              <w:shd w:val="clear" w:color="auto" w:fill="auto"/>
              <w:rtl/>
            </w:rPr>
          </w:pPr>
          <w:hyperlink w:anchor="_Toc239109166" w:history="1">
            <w:r w:rsidR="005068EE" w:rsidRPr="005E47DA">
              <w:rPr>
                <w:rStyle w:val="Hyperlink"/>
                <w:rtl/>
              </w:rPr>
              <w:t>רקע</w:t>
            </w:r>
            <w:r w:rsidR="005068EE" w:rsidRPr="005E47DA">
              <w:rPr>
                <w:rStyle w:val="Hyperlink"/>
                <w:rtl/>
                <w:lang w:bidi="ar-SA"/>
              </w:rPr>
              <w:t xml:space="preserve"> </w:t>
            </w:r>
            <w:r w:rsidR="005068EE" w:rsidRPr="005E47DA">
              <w:rPr>
                <w:rStyle w:val="Hyperlink"/>
                <w:rtl/>
              </w:rPr>
              <w:t>היסטורי</w:t>
            </w:r>
            <w:r w:rsidR="005068EE" w:rsidRPr="005E47DA">
              <w:rPr>
                <w:rStyle w:val="Hyperlink"/>
                <w:rtl/>
                <w:lang w:bidi="ar-SA"/>
              </w:rPr>
              <w:t xml:space="preserve"> </w:t>
            </w:r>
            <w:r w:rsidR="005068EE" w:rsidRPr="005E47DA">
              <w:rPr>
                <w:rStyle w:val="Hyperlink"/>
                <w:rtl/>
              </w:rPr>
              <w:t>והגדרת</w:t>
            </w:r>
            <w:r w:rsidR="005068EE" w:rsidRPr="005E47DA">
              <w:rPr>
                <w:rStyle w:val="Hyperlink"/>
                <w:rtl/>
                <w:lang w:bidi="ar-SA"/>
              </w:rPr>
              <w:t xml:space="preserve"> </w:t>
            </w:r>
            <w:r w:rsidR="005068EE" w:rsidRPr="005E47DA">
              <w:rPr>
                <w:rStyle w:val="Hyperlink"/>
                <w:rtl/>
              </w:rPr>
              <w:t>הפדגוגיה</w:t>
            </w:r>
            <w:r w:rsidR="005068EE" w:rsidRPr="005E47DA">
              <w:rPr>
                <w:rStyle w:val="Hyperlink"/>
                <w:rtl/>
                <w:lang w:bidi="ar-SA"/>
              </w:rPr>
              <w:t xml:space="preserve"> </w:t>
            </w:r>
            <w:r w:rsidR="005068EE" w:rsidRPr="005E47DA">
              <w:rPr>
                <w:rStyle w:val="Hyperlink"/>
                <w:rtl/>
              </w:rPr>
              <w:t>כ</w:t>
            </w:r>
            <w:r w:rsidR="005068EE" w:rsidRPr="005E47DA">
              <w:rPr>
                <w:rStyle w:val="Hyperlink"/>
                <w:rtl/>
                <w:lang w:bidi="ar-SA"/>
              </w:rPr>
              <w:t>'</w:t>
            </w:r>
            <w:r w:rsidR="005068EE" w:rsidRPr="005E47DA">
              <w:rPr>
                <w:rStyle w:val="Hyperlink"/>
                <w:rtl/>
              </w:rPr>
              <w:t>פדגוגיית</w:t>
            </w:r>
            <w:r w:rsidR="005068EE" w:rsidRPr="005E47DA">
              <w:rPr>
                <w:rStyle w:val="Hyperlink"/>
                <w:rtl/>
                <w:lang w:bidi="ar-SA"/>
              </w:rPr>
              <w:t xml:space="preserve"> </w:t>
            </w:r>
            <w:r w:rsidR="005068EE" w:rsidRPr="005E47DA">
              <w:rPr>
                <w:rStyle w:val="Hyperlink"/>
                <w:rtl/>
              </w:rPr>
              <w:t>עם</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Toc239109166 \h</w:instrText>
            </w:r>
            <w:r w:rsidR="005068EE">
              <w:rPr>
                <w:webHidden/>
                <w:rtl/>
              </w:rPr>
              <w:instrText xml:space="preserve"> </w:instrText>
            </w:r>
            <w:r w:rsidR="005068EE">
              <w:rPr>
                <w:webHidden/>
                <w:rtl/>
              </w:rPr>
            </w:r>
            <w:r w:rsidR="005068EE">
              <w:rPr>
                <w:webHidden/>
                <w:rtl/>
              </w:rPr>
              <w:fldChar w:fldCharType="separate"/>
            </w:r>
            <w:r w:rsidR="005068EE">
              <w:rPr>
                <w:webHidden/>
                <w:rtl/>
              </w:rPr>
              <w:t>8</w:t>
            </w:r>
            <w:r w:rsidR="005068EE">
              <w:rPr>
                <w:webHidden/>
                <w:rtl/>
              </w:rPr>
              <w:fldChar w:fldCharType="end"/>
            </w:r>
          </w:hyperlink>
        </w:p>
        <w:p w14:paraId="46E3DD89" w14:textId="6A89180F" w:rsidR="005068EE" w:rsidRDefault="00D13D70">
          <w:pPr>
            <w:pStyle w:val="TOC3"/>
            <w:rPr>
              <w:rFonts w:cstheme="minorBidi"/>
              <w:bCs w:val="0"/>
              <w:sz w:val="24"/>
              <w:shd w:val="clear" w:color="auto" w:fill="auto"/>
              <w:rtl/>
            </w:rPr>
          </w:pPr>
          <w:hyperlink w:anchor="_Toc239109167" w:history="1">
            <w:r w:rsidR="005068EE" w:rsidRPr="005E47DA">
              <w:rPr>
                <w:rStyle w:val="Hyperlink"/>
                <w:rtl/>
              </w:rPr>
              <w:t>התייחסות</w:t>
            </w:r>
            <w:r w:rsidR="005068EE" w:rsidRPr="005E47DA">
              <w:rPr>
                <w:rStyle w:val="Hyperlink"/>
                <w:rtl/>
                <w:lang w:bidi="ar-SA"/>
              </w:rPr>
              <w:t xml:space="preserve"> </w:t>
            </w:r>
            <w:r w:rsidR="005068EE" w:rsidRPr="005E47DA">
              <w:rPr>
                <w:rStyle w:val="Hyperlink"/>
                <w:rtl/>
              </w:rPr>
              <w:t>לאדם</w:t>
            </w:r>
            <w:r w:rsidR="005068EE" w:rsidRPr="005E47DA">
              <w:rPr>
                <w:rStyle w:val="Hyperlink"/>
                <w:rtl/>
                <w:lang w:bidi="ar-SA"/>
              </w:rPr>
              <w:t xml:space="preserve"> </w:t>
            </w:r>
            <w:r w:rsidR="005068EE" w:rsidRPr="005E47DA">
              <w:rPr>
                <w:rStyle w:val="Hyperlink"/>
                <w:rtl/>
              </w:rPr>
              <w:t>כישות</w:t>
            </w:r>
            <w:r w:rsidR="005068EE" w:rsidRPr="005E47DA">
              <w:rPr>
                <w:rStyle w:val="Hyperlink"/>
                <w:rtl/>
                <w:lang w:bidi="ar-SA"/>
              </w:rPr>
              <w:t xml:space="preserve"> </w:t>
            </w:r>
            <w:r w:rsidR="005068EE" w:rsidRPr="005E47DA">
              <w:rPr>
                <w:rStyle w:val="Hyperlink"/>
                <w:rtl/>
              </w:rPr>
              <w:t>מתפתחת</w:t>
            </w:r>
            <w:r w:rsidR="005068EE" w:rsidRPr="005E47DA">
              <w:rPr>
                <w:rStyle w:val="Hyperlink"/>
                <w:rtl/>
                <w:lang w:bidi="ar-SA"/>
              </w:rPr>
              <w:t xml:space="preserve"> </w:t>
            </w:r>
            <w:r w:rsidR="005068EE" w:rsidRPr="005E47DA">
              <w:rPr>
                <w:rStyle w:val="Hyperlink"/>
                <w:rtl/>
              </w:rPr>
              <w:t>וחלוקת</w:t>
            </w:r>
            <w:r w:rsidR="005068EE" w:rsidRPr="005E47DA">
              <w:rPr>
                <w:rStyle w:val="Hyperlink"/>
                <w:rtl/>
                <w:lang w:bidi="ar-SA"/>
              </w:rPr>
              <w:t xml:space="preserve"> </w:t>
            </w:r>
            <w:r w:rsidR="005068EE" w:rsidRPr="005E47DA">
              <w:rPr>
                <w:rStyle w:val="Hyperlink"/>
                <w:rtl/>
              </w:rPr>
              <w:t>שלבי</w:t>
            </w:r>
            <w:r w:rsidR="005068EE" w:rsidRPr="005E47DA">
              <w:rPr>
                <w:rStyle w:val="Hyperlink"/>
                <w:rtl/>
                <w:lang w:bidi="ar-SA"/>
              </w:rPr>
              <w:t xml:space="preserve"> </w:t>
            </w:r>
            <w:r w:rsidR="005068EE" w:rsidRPr="005E47DA">
              <w:rPr>
                <w:rStyle w:val="Hyperlink"/>
                <w:rtl/>
              </w:rPr>
              <w:t>החיים</w:t>
            </w:r>
            <w:r w:rsidR="005068EE" w:rsidRPr="005E47DA">
              <w:rPr>
                <w:rStyle w:val="Hyperlink"/>
                <w:rtl/>
                <w:lang w:bidi="ar-SA"/>
              </w:rPr>
              <w:t xml:space="preserve"> </w:t>
            </w:r>
            <w:r w:rsidR="005068EE" w:rsidRPr="005E47DA">
              <w:rPr>
                <w:rStyle w:val="Hyperlink"/>
                <w:rtl/>
              </w:rPr>
              <w:t>למחזורי</w:t>
            </w:r>
            <w:r w:rsidR="005068EE" w:rsidRPr="005E47DA">
              <w:rPr>
                <w:rStyle w:val="Hyperlink"/>
                <w:rtl/>
                <w:lang w:bidi="ar-SA"/>
              </w:rPr>
              <w:t xml:space="preserve"> </w:t>
            </w:r>
            <w:r w:rsidR="005068EE" w:rsidRPr="005E47DA">
              <w:rPr>
                <w:rStyle w:val="Hyperlink"/>
                <w:rtl/>
              </w:rPr>
              <w:t>שביעונים</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Toc239109167 \h</w:instrText>
            </w:r>
            <w:r w:rsidR="005068EE">
              <w:rPr>
                <w:webHidden/>
                <w:rtl/>
              </w:rPr>
              <w:instrText xml:space="preserve"> </w:instrText>
            </w:r>
            <w:r w:rsidR="005068EE">
              <w:rPr>
                <w:webHidden/>
                <w:rtl/>
              </w:rPr>
            </w:r>
            <w:r w:rsidR="005068EE">
              <w:rPr>
                <w:webHidden/>
                <w:rtl/>
              </w:rPr>
              <w:fldChar w:fldCharType="separate"/>
            </w:r>
            <w:r w:rsidR="005068EE">
              <w:rPr>
                <w:webHidden/>
                <w:rtl/>
              </w:rPr>
              <w:t>8</w:t>
            </w:r>
            <w:r w:rsidR="005068EE">
              <w:rPr>
                <w:webHidden/>
                <w:rtl/>
              </w:rPr>
              <w:fldChar w:fldCharType="end"/>
            </w:r>
          </w:hyperlink>
        </w:p>
        <w:p w14:paraId="2EB6ADC2" w14:textId="7482D493" w:rsidR="005068EE" w:rsidRDefault="00D13D70">
          <w:pPr>
            <w:pStyle w:val="TOC3"/>
            <w:rPr>
              <w:rFonts w:cstheme="minorBidi"/>
              <w:bCs w:val="0"/>
              <w:sz w:val="24"/>
              <w:shd w:val="clear" w:color="auto" w:fill="auto"/>
              <w:rtl/>
            </w:rPr>
          </w:pPr>
          <w:hyperlink w:anchor="_Toc239109168" w:history="1">
            <w:r w:rsidR="005068EE" w:rsidRPr="005E47DA">
              <w:rPr>
                <w:rStyle w:val="Hyperlink"/>
                <w:rtl/>
              </w:rPr>
              <w:t>תפיסת</w:t>
            </w:r>
            <w:r w:rsidR="005068EE" w:rsidRPr="005E47DA">
              <w:rPr>
                <w:rStyle w:val="Hyperlink"/>
                <w:rtl/>
                <w:lang w:bidi="ar-SA"/>
              </w:rPr>
              <w:t xml:space="preserve"> </w:t>
            </w:r>
            <w:r w:rsidR="005068EE" w:rsidRPr="005E47DA">
              <w:rPr>
                <w:rStyle w:val="Hyperlink"/>
                <w:rtl/>
              </w:rPr>
              <w:t>האדם</w:t>
            </w:r>
            <w:r w:rsidR="005068EE" w:rsidRPr="005E47DA">
              <w:rPr>
                <w:rStyle w:val="Hyperlink"/>
                <w:rtl/>
                <w:lang w:bidi="ar-SA"/>
              </w:rPr>
              <w:t xml:space="preserve"> </w:t>
            </w:r>
            <w:r w:rsidR="005068EE" w:rsidRPr="005E47DA">
              <w:rPr>
                <w:rStyle w:val="Hyperlink"/>
                <w:rtl/>
              </w:rPr>
              <w:t>האנתרופוסופית</w:t>
            </w:r>
            <w:r w:rsidR="005068EE" w:rsidRPr="005E47DA">
              <w:rPr>
                <w:rStyle w:val="Hyperlink"/>
                <w:rtl/>
                <w:lang w:bidi="ar-SA"/>
              </w:rPr>
              <w:t xml:space="preserve"> </w:t>
            </w:r>
            <w:r w:rsidR="005068EE" w:rsidRPr="005E47DA">
              <w:rPr>
                <w:rStyle w:val="Hyperlink"/>
                <w:rtl/>
              </w:rPr>
              <w:t>ובניית</w:t>
            </w:r>
            <w:r w:rsidR="005068EE" w:rsidRPr="005E47DA">
              <w:rPr>
                <w:rStyle w:val="Hyperlink"/>
                <w:rtl/>
                <w:lang w:bidi="ar-SA"/>
              </w:rPr>
              <w:t xml:space="preserve"> </w:t>
            </w:r>
            <w:r w:rsidR="005068EE" w:rsidRPr="005E47DA">
              <w:rPr>
                <w:rStyle w:val="Hyperlink"/>
                <w:rtl/>
              </w:rPr>
              <w:t>הקהילה</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Toc239109168 \h</w:instrText>
            </w:r>
            <w:r w:rsidR="005068EE">
              <w:rPr>
                <w:webHidden/>
                <w:rtl/>
              </w:rPr>
              <w:instrText xml:space="preserve"> </w:instrText>
            </w:r>
            <w:r w:rsidR="005068EE">
              <w:rPr>
                <w:webHidden/>
                <w:rtl/>
              </w:rPr>
            </w:r>
            <w:r w:rsidR="005068EE">
              <w:rPr>
                <w:webHidden/>
                <w:rtl/>
              </w:rPr>
              <w:fldChar w:fldCharType="separate"/>
            </w:r>
            <w:r w:rsidR="005068EE">
              <w:rPr>
                <w:webHidden/>
                <w:rtl/>
              </w:rPr>
              <w:t>9</w:t>
            </w:r>
            <w:r w:rsidR="005068EE">
              <w:rPr>
                <w:webHidden/>
                <w:rtl/>
              </w:rPr>
              <w:fldChar w:fldCharType="end"/>
            </w:r>
          </w:hyperlink>
        </w:p>
        <w:p w14:paraId="3134AEEA" w14:textId="64D105C0" w:rsidR="005068EE" w:rsidRDefault="00D13D70">
          <w:pPr>
            <w:pStyle w:val="TOC3"/>
            <w:rPr>
              <w:rFonts w:cstheme="minorBidi"/>
              <w:bCs w:val="0"/>
              <w:sz w:val="24"/>
              <w:shd w:val="clear" w:color="auto" w:fill="auto"/>
              <w:rtl/>
            </w:rPr>
          </w:pPr>
          <w:hyperlink w:anchor="_Toc239109169" w:history="1">
            <w:r w:rsidR="005068EE" w:rsidRPr="005E47DA">
              <w:rPr>
                <w:rStyle w:val="Hyperlink"/>
                <w:rtl/>
              </w:rPr>
              <w:t>מתודות</w:t>
            </w:r>
            <w:r w:rsidR="005068EE" w:rsidRPr="005E47DA">
              <w:rPr>
                <w:rStyle w:val="Hyperlink"/>
                <w:rtl/>
                <w:lang w:bidi="ar-SA"/>
              </w:rPr>
              <w:t xml:space="preserve"> </w:t>
            </w:r>
            <w:r w:rsidR="005068EE" w:rsidRPr="005E47DA">
              <w:rPr>
                <w:rStyle w:val="Hyperlink"/>
                <w:rtl/>
              </w:rPr>
              <w:t>ההוראה</w:t>
            </w:r>
            <w:r w:rsidR="005068EE" w:rsidRPr="005E47DA">
              <w:rPr>
                <w:rStyle w:val="Hyperlink"/>
                <w:rtl/>
                <w:lang w:bidi="ar-SA"/>
              </w:rPr>
              <w:t xml:space="preserve"> </w:t>
            </w:r>
            <w:r w:rsidR="005068EE" w:rsidRPr="005E47DA">
              <w:rPr>
                <w:rStyle w:val="Hyperlink"/>
                <w:rtl/>
              </w:rPr>
              <w:t>הייחודיות</w:t>
            </w:r>
            <w:r w:rsidR="005068EE" w:rsidRPr="005E47DA">
              <w:rPr>
                <w:rStyle w:val="Hyperlink"/>
                <w:rtl/>
                <w:lang w:bidi="ar-SA"/>
              </w:rPr>
              <w:t xml:space="preserve"> </w:t>
            </w:r>
            <w:r w:rsidR="005068EE" w:rsidRPr="005E47DA">
              <w:rPr>
                <w:rStyle w:val="Hyperlink"/>
                <w:rtl/>
              </w:rPr>
              <w:t>בבתי</w:t>
            </w:r>
            <w:r w:rsidR="005068EE" w:rsidRPr="005E47DA">
              <w:rPr>
                <w:rStyle w:val="Hyperlink"/>
                <w:rtl/>
                <w:lang w:bidi="ar-SA"/>
              </w:rPr>
              <w:t xml:space="preserve"> </w:t>
            </w:r>
            <w:r w:rsidR="005068EE" w:rsidRPr="005E47DA">
              <w:rPr>
                <w:rStyle w:val="Hyperlink"/>
                <w:rtl/>
              </w:rPr>
              <w:t>ספר</w:t>
            </w:r>
            <w:r w:rsidR="005068EE" w:rsidRPr="005E47DA">
              <w:rPr>
                <w:rStyle w:val="Hyperlink"/>
                <w:rtl/>
                <w:lang w:bidi="ar-SA"/>
              </w:rPr>
              <w:t xml:space="preserve"> </w:t>
            </w:r>
            <w:r w:rsidR="005068EE" w:rsidRPr="005E47DA">
              <w:rPr>
                <w:rStyle w:val="Hyperlink"/>
                <w:rtl/>
              </w:rPr>
              <w:t>וַלדורף</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Toc239109169 \h</w:instrText>
            </w:r>
            <w:r w:rsidR="005068EE">
              <w:rPr>
                <w:webHidden/>
                <w:rtl/>
              </w:rPr>
              <w:instrText xml:space="preserve"> </w:instrText>
            </w:r>
            <w:r w:rsidR="005068EE">
              <w:rPr>
                <w:webHidden/>
                <w:rtl/>
              </w:rPr>
            </w:r>
            <w:r w:rsidR="005068EE">
              <w:rPr>
                <w:webHidden/>
                <w:rtl/>
              </w:rPr>
              <w:fldChar w:fldCharType="separate"/>
            </w:r>
            <w:r w:rsidR="005068EE">
              <w:rPr>
                <w:webHidden/>
                <w:rtl/>
              </w:rPr>
              <w:t>9</w:t>
            </w:r>
            <w:r w:rsidR="005068EE">
              <w:rPr>
                <w:webHidden/>
                <w:rtl/>
              </w:rPr>
              <w:fldChar w:fldCharType="end"/>
            </w:r>
          </w:hyperlink>
        </w:p>
        <w:p w14:paraId="4D270CC4" w14:textId="5BF4B3A7" w:rsidR="005068EE" w:rsidRDefault="00D13D70">
          <w:pPr>
            <w:pStyle w:val="TOC2"/>
            <w:rPr>
              <w:rFonts w:cstheme="minorBidi"/>
              <w:bCs w:val="0"/>
              <w:noProof/>
              <w:sz w:val="24"/>
              <w:szCs w:val="24"/>
              <w:shd w:val="clear" w:color="auto" w:fill="auto"/>
              <w:cs w:val="0"/>
            </w:rPr>
          </w:pPr>
          <w:hyperlink w:anchor="_Toc239109170" w:history="1">
            <w:r w:rsidR="005068EE" w:rsidRPr="005E47DA">
              <w:rPr>
                <w:rStyle w:val="Hyperlink"/>
                <w:rFonts w:ascii="David" w:eastAsia="Calibri" w:hAnsi="David"/>
                <w:noProof/>
                <w:cs w:val="0"/>
                <w:lang w:eastAsia="he-IL" w:bidi="ar-SA"/>
              </w:rPr>
              <w:t xml:space="preserve">2.2 </w:t>
            </w:r>
            <w:r w:rsidR="005068EE" w:rsidRPr="005E47DA">
              <w:rPr>
                <w:rStyle w:val="Hyperlink"/>
                <w:noProof/>
                <w:cs w:val="0"/>
                <w:lang w:eastAsia="he-IL"/>
              </w:rPr>
              <w:t>כישורי חיים של בוגרי מערכת החינוך בכלל וחינוך ולדורף בפרט</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_Toc239109170 \h </w:instrText>
            </w:r>
            <w:r w:rsidR="005068EE">
              <w:rPr>
                <w:noProof/>
                <w:webHidden/>
                <w:rtl w:val="0"/>
              </w:rPr>
            </w:r>
            <w:r w:rsidR="005068EE">
              <w:rPr>
                <w:noProof/>
                <w:webHidden/>
                <w:rtl w:val="0"/>
              </w:rPr>
              <w:fldChar w:fldCharType="separate"/>
            </w:r>
            <w:r w:rsidR="005068EE">
              <w:rPr>
                <w:noProof/>
                <w:webHidden/>
                <w:cs w:val="0"/>
              </w:rPr>
              <w:t>10</w:t>
            </w:r>
            <w:r w:rsidR="005068EE">
              <w:rPr>
                <w:noProof/>
                <w:webHidden/>
                <w:rtl w:val="0"/>
              </w:rPr>
              <w:fldChar w:fldCharType="end"/>
            </w:r>
          </w:hyperlink>
        </w:p>
        <w:p w14:paraId="6E219929" w14:textId="03106DDF" w:rsidR="005068EE" w:rsidRDefault="00D13D70">
          <w:pPr>
            <w:pStyle w:val="TOC3"/>
            <w:rPr>
              <w:rFonts w:cstheme="minorBidi"/>
              <w:bCs w:val="0"/>
              <w:sz w:val="24"/>
              <w:shd w:val="clear" w:color="auto" w:fill="auto"/>
              <w:rtl/>
            </w:rPr>
          </w:pPr>
          <w:hyperlink w:anchor="_Toc239109171" w:history="1">
            <w:r w:rsidR="005068EE" w:rsidRPr="005E47DA">
              <w:rPr>
                <w:rStyle w:val="Hyperlink"/>
                <w:rtl/>
              </w:rPr>
              <w:t>זהות עצמית</w:t>
            </w:r>
            <w:r w:rsidR="005068EE" w:rsidRPr="005E47DA">
              <w:rPr>
                <w:rStyle w:val="Hyperlink"/>
                <w:rtl/>
                <w:lang w:bidi="ar-SA"/>
              </w:rPr>
              <w:t xml:space="preserve">, </w:t>
            </w:r>
            <w:r w:rsidR="005068EE" w:rsidRPr="005E47DA">
              <w:rPr>
                <w:rStyle w:val="Hyperlink"/>
                <w:rtl/>
              </w:rPr>
              <w:t xml:space="preserve">ערכים ותהליכי </w:t>
            </w:r>
            <w:r w:rsidR="005068EE" w:rsidRPr="005E47DA">
              <w:rPr>
                <w:rStyle w:val="Hyperlink"/>
                <w:rtl/>
                <w:lang w:bidi="ar-SA"/>
              </w:rPr>
              <w:t>"</w:t>
            </w:r>
            <w:r w:rsidR="005068EE" w:rsidRPr="005E47DA">
              <w:rPr>
                <w:rStyle w:val="Hyperlink"/>
                <w:rtl/>
              </w:rPr>
              <w:t>סובייקטיפיקציה</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Toc239109171 \h</w:instrText>
            </w:r>
            <w:r w:rsidR="005068EE">
              <w:rPr>
                <w:webHidden/>
                <w:rtl/>
              </w:rPr>
              <w:instrText xml:space="preserve"> </w:instrText>
            </w:r>
            <w:r w:rsidR="005068EE">
              <w:rPr>
                <w:webHidden/>
                <w:rtl/>
              </w:rPr>
            </w:r>
            <w:r w:rsidR="005068EE">
              <w:rPr>
                <w:webHidden/>
                <w:rtl/>
              </w:rPr>
              <w:fldChar w:fldCharType="separate"/>
            </w:r>
            <w:r w:rsidR="005068EE">
              <w:rPr>
                <w:webHidden/>
                <w:rtl/>
              </w:rPr>
              <w:t>10</w:t>
            </w:r>
            <w:r w:rsidR="005068EE">
              <w:rPr>
                <w:webHidden/>
                <w:rtl/>
              </w:rPr>
              <w:fldChar w:fldCharType="end"/>
            </w:r>
          </w:hyperlink>
        </w:p>
        <w:p w14:paraId="19FDB18F" w14:textId="2F23230B" w:rsidR="005068EE" w:rsidRDefault="00D13D70">
          <w:pPr>
            <w:pStyle w:val="TOC3"/>
            <w:rPr>
              <w:rFonts w:cstheme="minorBidi"/>
              <w:bCs w:val="0"/>
              <w:sz w:val="24"/>
              <w:shd w:val="clear" w:color="auto" w:fill="auto"/>
              <w:rtl/>
            </w:rPr>
          </w:pPr>
          <w:hyperlink w:anchor="_Toc239109172" w:history="1">
            <w:r w:rsidR="005068EE" w:rsidRPr="005E47DA">
              <w:rPr>
                <w:rStyle w:val="Hyperlink"/>
                <w:rtl/>
              </w:rPr>
              <w:t>כישורים בין</w:t>
            </w:r>
            <w:r w:rsidR="005068EE" w:rsidRPr="005E47DA">
              <w:rPr>
                <w:rStyle w:val="Hyperlink"/>
                <w:rtl/>
                <w:lang w:bidi="ar-SA"/>
              </w:rPr>
              <w:t>-</w:t>
            </w:r>
            <w:r w:rsidR="005068EE" w:rsidRPr="005E47DA">
              <w:rPr>
                <w:rStyle w:val="Hyperlink"/>
                <w:rtl/>
              </w:rPr>
              <w:t>אישיים ובחירות מקצועיות מכווני</w:t>
            </w:r>
            <w:r w:rsidR="005068EE" w:rsidRPr="005E47DA">
              <w:rPr>
                <w:rStyle w:val="Hyperlink"/>
                <w:rtl/>
                <w:lang w:bidi="ar-SA"/>
              </w:rPr>
              <w:t>-</w:t>
            </w:r>
            <w:r w:rsidR="005068EE" w:rsidRPr="005E47DA">
              <w:rPr>
                <w:rStyle w:val="Hyperlink"/>
                <w:rtl/>
              </w:rPr>
              <w:t>אדם</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Toc239109172 \h</w:instrText>
            </w:r>
            <w:r w:rsidR="005068EE">
              <w:rPr>
                <w:webHidden/>
                <w:rtl/>
              </w:rPr>
              <w:instrText xml:space="preserve"> </w:instrText>
            </w:r>
            <w:r w:rsidR="005068EE">
              <w:rPr>
                <w:webHidden/>
                <w:rtl/>
              </w:rPr>
            </w:r>
            <w:r w:rsidR="005068EE">
              <w:rPr>
                <w:webHidden/>
                <w:rtl/>
              </w:rPr>
              <w:fldChar w:fldCharType="separate"/>
            </w:r>
            <w:r w:rsidR="005068EE">
              <w:rPr>
                <w:webHidden/>
                <w:rtl/>
              </w:rPr>
              <w:t>10</w:t>
            </w:r>
            <w:r w:rsidR="005068EE">
              <w:rPr>
                <w:webHidden/>
                <w:rtl/>
              </w:rPr>
              <w:fldChar w:fldCharType="end"/>
            </w:r>
          </w:hyperlink>
        </w:p>
        <w:p w14:paraId="34917193" w14:textId="23432940" w:rsidR="005068EE" w:rsidRDefault="00D13D70">
          <w:pPr>
            <w:pStyle w:val="TOC3"/>
            <w:rPr>
              <w:rFonts w:cstheme="minorBidi"/>
              <w:bCs w:val="0"/>
              <w:sz w:val="24"/>
              <w:shd w:val="clear" w:color="auto" w:fill="auto"/>
              <w:rtl/>
            </w:rPr>
          </w:pPr>
          <w:hyperlink w:anchor="_Toc239109173" w:history="1">
            <w:r w:rsidR="005068EE" w:rsidRPr="005E47DA">
              <w:rPr>
                <w:rStyle w:val="Hyperlink"/>
                <w:rtl/>
              </w:rPr>
              <w:t>סקרנות פנימית ולמידה עצמאית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Toc239109173 \h</w:instrText>
            </w:r>
            <w:r w:rsidR="005068EE">
              <w:rPr>
                <w:webHidden/>
                <w:rtl/>
              </w:rPr>
              <w:instrText xml:space="preserve"> </w:instrText>
            </w:r>
            <w:r w:rsidR="005068EE">
              <w:rPr>
                <w:webHidden/>
                <w:rtl/>
              </w:rPr>
            </w:r>
            <w:r w:rsidR="005068EE">
              <w:rPr>
                <w:webHidden/>
                <w:rtl/>
              </w:rPr>
              <w:fldChar w:fldCharType="separate"/>
            </w:r>
            <w:r w:rsidR="005068EE">
              <w:rPr>
                <w:webHidden/>
                <w:rtl/>
              </w:rPr>
              <w:t>10</w:t>
            </w:r>
            <w:r w:rsidR="005068EE">
              <w:rPr>
                <w:webHidden/>
                <w:rtl/>
              </w:rPr>
              <w:fldChar w:fldCharType="end"/>
            </w:r>
          </w:hyperlink>
        </w:p>
        <w:p w14:paraId="4ABED7D6" w14:textId="1DB0BF12" w:rsidR="005068EE" w:rsidRDefault="00D13D70">
          <w:pPr>
            <w:pStyle w:val="TOC3"/>
            <w:rPr>
              <w:rFonts w:cstheme="minorBidi"/>
              <w:bCs w:val="0"/>
              <w:sz w:val="24"/>
              <w:shd w:val="clear" w:color="auto" w:fill="auto"/>
              <w:rtl/>
            </w:rPr>
          </w:pPr>
          <w:hyperlink w:anchor="_Toc239109174" w:history="1">
            <w:r w:rsidR="005068EE" w:rsidRPr="005E47DA">
              <w:rPr>
                <w:rStyle w:val="Hyperlink"/>
                <w:rtl/>
              </w:rPr>
              <w:t>מחקר</w:t>
            </w:r>
            <w:r w:rsidR="005068EE" w:rsidRPr="005E47DA">
              <w:rPr>
                <w:rStyle w:val="Hyperlink"/>
                <w:rtl/>
                <w:lang w:bidi="ar-SA"/>
              </w:rPr>
              <w:t xml:space="preserve"> </w:t>
            </w:r>
            <w:r w:rsidR="005068EE" w:rsidRPr="005E47DA">
              <w:rPr>
                <w:rStyle w:val="Hyperlink"/>
                <w:rtl/>
              </w:rPr>
              <w:t>ישראלי</w:t>
            </w:r>
            <w:r w:rsidR="005068EE" w:rsidRPr="005E47DA">
              <w:rPr>
                <w:rStyle w:val="Hyperlink"/>
                <w:rtl/>
                <w:lang w:bidi="ar-SA"/>
              </w:rPr>
              <w:t xml:space="preserve">: </w:t>
            </w:r>
            <w:r w:rsidR="005068EE" w:rsidRPr="005E47DA">
              <w:rPr>
                <w:rStyle w:val="Hyperlink"/>
                <w:rtl/>
              </w:rPr>
              <w:t>התמודדות</w:t>
            </w:r>
            <w:r w:rsidR="005068EE" w:rsidRPr="005E47DA">
              <w:rPr>
                <w:rStyle w:val="Hyperlink"/>
                <w:rtl/>
                <w:lang w:bidi="ar-SA"/>
              </w:rPr>
              <w:t xml:space="preserve"> </w:t>
            </w:r>
            <w:r w:rsidR="005068EE" w:rsidRPr="005E47DA">
              <w:rPr>
                <w:rStyle w:val="Hyperlink"/>
                <w:rtl/>
              </w:rPr>
              <w:t>בוגרי</w:t>
            </w:r>
            <w:r w:rsidR="005068EE" w:rsidRPr="005E47DA">
              <w:rPr>
                <w:rStyle w:val="Hyperlink"/>
                <w:rtl/>
                <w:lang w:bidi="ar-SA"/>
              </w:rPr>
              <w:t xml:space="preserve"> </w:t>
            </w:r>
            <w:r w:rsidR="005068EE" w:rsidRPr="005E47DA">
              <w:rPr>
                <w:rStyle w:val="Hyperlink"/>
                <w:rtl/>
              </w:rPr>
              <w:t>חינוך ולדורף</w:t>
            </w:r>
            <w:r w:rsidR="005068EE" w:rsidRPr="005E47DA">
              <w:rPr>
                <w:rStyle w:val="Hyperlink"/>
                <w:rtl/>
                <w:lang w:bidi="ar-SA"/>
              </w:rPr>
              <w:t xml:space="preserve"> </w:t>
            </w:r>
            <w:r w:rsidR="005068EE" w:rsidRPr="005E47DA">
              <w:rPr>
                <w:rStyle w:val="Hyperlink"/>
                <w:rtl/>
              </w:rPr>
              <w:t>בישראל</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Toc239109174 \h</w:instrText>
            </w:r>
            <w:r w:rsidR="005068EE">
              <w:rPr>
                <w:webHidden/>
                <w:rtl/>
              </w:rPr>
              <w:instrText xml:space="preserve"> </w:instrText>
            </w:r>
            <w:r w:rsidR="005068EE">
              <w:rPr>
                <w:webHidden/>
                <w:rtl/>
              </w:rPr>
            </w:r>
            <w:r w:rsidR="005068EE">
              <w:rPr>
                <w:webHidden/>
                <w:rtl/>
              </w:rPr>
              <w:fldChar w:fldCharType="separate"/>
            </w:r>
            <w:r w:rsidR="005068EE">
              <w:rPr>
                <w:webHidden/>
                <w:rtl/>
              </w:rPr>
              <w:t>11</w:t>
            </w:r>
            <w:r w:rsidR="005068EE">
              <w:rPr>
                <w:webHidden/>
                <w:rtl/>
              </w:rPr>
              <w:fldChar w:fldCharType="end"/>
            </w:r>
          </w:hyperlink>
        </w:p>
        <w:p w14:paraId="166B18DE" w14:textId="0A8C0259" w:rsidR="005068EE" w:rsidRDefault="00D13D70">
          <w:pPr>
            <w:pStyle w:val="TOC3"/>
            <w:rPr>
              <w:rFonts w:cstheme="minorBidi"/>
              <w:bCs w:val="0"/>
              <w:sz w:val="24"/>
              <w:shd w:val="clear" w:color="auto" w:fill="auto"/>
              <w:rtl/>
            </w:rPr>
          </w:pPr>
          <w:hyperlink w:anchor="_Toc239109175" w:history="1">
            <w:r w:rsidR="005068EE" w:rsidRPr="005E47DA">
              <w:rPr>
                <w:rStyle w:val="Hyperlink"/>
                <w:rtl/>
              </w:rPr>
              <w:t>השוואה בין החינוך הקונבנציונלי וההוליסטי לחינוך ולדורף</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Toc239109175 \h</w:instrText>
            </w:r>
            <w:r w:rsidR="005068EE">
              <w:rPr>
                <w:webHidden/>
                <w:rtl/>
              </w:rPr>
              <w:instrText xml:space="preserve"> </w:instrText>
            </w:r>
            <w:r w:rsidR="005068EE">
              <w:rPr>
                <w:webHidden/>
                <w:rtl/>
              </w:rPr>
            </w:r>
            <w:r w:rsidR="005068EE">
              <w:rPr>
                <w:webHidden/>
                <w:rtl/>
              </w:rPr>
              <w:fldChar w:fldCharType="separate"/>
            </w:r>
            <w:r w:rsidR="005068EE">
              <w:rPr>
                <w:webHidden/>
                <w:rtl/>
              </w:rPr>
              <w:t>11</w:t>
            </w:r>
            <w:r w:rsidR="005068EE">
              <w:rPr>
                <w:webHidden/>
                <w:rtl/>
              </w:rPr>
              <w:fldChar w:fldCharType="end"/>
            </w:r>
          </w:hyperlink>
        </w:p>
        <w:p w14:paraId="25A5B43F" w14:textId="74253074" w:rsidR="005068EE" w:rsidRDefault="00D13D70">
          <w:pPr>
            <w:pStyle w:val="TOC3"/>
            <w:rPr>
              <w:rFonts w:cstheme="minorBidi"/>
              <w:bCs w:val="0"/>
              <w:sz w:val="24"/>
              <w:shd w:val="clear" w:color="auto" w:fill="auto"/>
              <w:rtl/>
            </w:rPr>
          </w:pPr>
          <w:hyperlink w:anchor="_Toc239109176" w:history="1">
            <w:r w:rsidR="005068EE" w:rsidRPr="005E47DA">
              <w:rPr>
                <w:rStyle w:val="Hyperlink"/>
                <w:rtl/>
              </w:rPr>
              <w:t>סיכום ופערי ידע</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Toc239109176 \h</w:instrText>
            </w:r>
            <w:r w:rsidR="005068EE">
              <w:rPr>
                <w:webHidden/>
                <w:rtl/>
              </w:rPr>
              <w:instrText xml:space="preserve"> </w:instrText>
            </w:r>
            <w:r w:rsidR="005068EE">
              <w:rPr>
                <w:webHidden/>
                <w:rtl/>
              </w:rPr>
            </w:r>
            <w:r w:rsidR="005068EE">
              <w:rPr>
                <w:webHidden/>
                <w:rtl/>
              </w:rPr>
              <w:fldChar w:fldCharType="separate"/>
            </w:r>
            <w:r w:rsidR="005068EE">
              <w:rPr>
                <w:webHidden/>
                <w:rtl/>
              </w:rPr>
              <w:t>13</w:t>
            </w:r>
            <w:r w:rsidR="005068EE">
              <w:rPr>
                <w:webHidden/>
                <w:rtl/>
              </w:rPr>
              <w:fldChar w:fldCharType="end"/>
            </w:r>
          </w:hyperlink>
        </w:p>
        <w:p w14:paraId="6100A62F" w14:textId="6E1B82A9" w:rsidR="005068EE" w:rsidRDefault="00D13D70">
          <w:pPr>
            <w:pStyle w:val="TOC2"/>
            <w:rPr>
              <w:rFonts w:cstheme="minorBidi"/>
              <w:bCs w:val="0"/>
              <w:noProof/>
              <w:sz w:val="24"/>
              <w:szCs w:val="24"/>
              <w:shd w:val="clear" w:color="auto" w:fill="auto"/>
              <w:cs w:val="0"/>
            </w:rPr>
          </w:pPr>
          <w:hyperlink w:anchor="_Toc239109177" w:history="1">
            <w:r w:rsidR="005068EE" w:rsidRPr="005E47DA">
              <w:rPr>
                <w:rStyle w:val="Hyperlink"/>
                <w:rFonts w:ascii="David" w:eastAsia="Calibri" w:hAnsi="David"/>
                <w:noProof/>
                <w:cs w:val="0"/>
                <w:lang w:eastAsia="he-IL"/>
              </w:rPr>
              <w:t xml:space="preserve">2.3 </w:t>
            </w:r>
            <w:r w:rsidR="005068EE" w:rsidRPr="005E47DA">
              <w:rPr>
                <w:rStyle w:val="Hyperlink"/>
                <w:noProof/>
                <w:cs w:val="0"/>
              </w:rPr>
              <w:t>השוואה אמפירית: בוגרי חינוך וַלדורף מול בוגרי החינוך הציבורי והרגיל</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_Toc239109177 \h </w:instrText>
            </w:r>
            <w:r w:rsidR="005068EE">
              <w:rPr>
                <w:noProof/>
                <w:webHidden/>
                <w:rtl w:val="0"/>
              </w:rPr>
            </w:r>
            <w:r w:rsidR="005068EE">
              <w:rPr>
                <w:noProof/>
                <w:webHidden/>
                <w:rtl w:val="0"/>
              </w:rPr>
              <w:fldChar w:fldCharType="separate"/>
            </w:r>
            <w:r w:rsidR="005068EE">
              <w:rPr>
                <w:noProof/>
                <w:webHidden/>
                <w:cs w:val="0"/>
              </w:rPr>
              <w:t>13</w:t>
            </w:r>
            <w:r w:rsidR="005068EE">
              <w:rPr>
                <w:noProof/>
                <w:webHidden/>
                <w:rtl w:val="0"/>
              </w:rPr>
              <w:fldChar w:fldCharType="end"/>
            </w:r>
          </w:hyperlink>
        </w:p>
        <w:p w14:paraId="70F435FC" w14:textId="66F26F67" w:rsidR="005068EE" w:rsidRDefault="00D13D70">
          <w:pPr>
            <w:pStyle w:val="TOC3"/>
            <w:rPr>
              <w:rFonts w:cstheme="minorBidi"/>
              <w:bCs w:val="0"/>
              <w:sz w:val="24"/>
              <w:shd w:val="clear" w:color="auto" w:fill="auto"/>
              <w:rtl/>
            </w:rPr>
          </w:pPr>
          <w:hyperlink w:anchor="_Toc239109178" w:history="1">
            <w:r w:rsidR="005068EE" w:rsidRPr="005E47DA">
              <w:rPr>
                <w:rStyle w:val="Hyperlink"/>
                <w:rtl/>
              </w:rPr>
              <w:t>יצירתיות,</w:t>
            </w:r>
            <w:r w:rsidR="005068EE" w:rsidRPr="005E47DA">
              <w:rPr>
                <w:rStyle w:val="Hyperlink"/>
                <w:rtl/>
                <w:lang w:bidi="ar-SA"/>
              </w:rPr>
              <w:t xml:space="preserve"> </w:t>
            </w:r>
            <w:r w:rsidR="005068EE" w:rsidRPr="005E47DA">
              <w:rPr>
                <w:rStyle w:val="Hyperlink"/>
                <w:rtl/>
              </w:rPr>
              <w:t>מוטיבציה</w:t>
            </w:r>
            <w:r w:rsidR="005068EE" w:rsidRPr="005E47DA">
              <w:rPr>
                <w:rStyle w:val="Hyperlink"/>
                <w:rtl/>
                <w:lang w:bidi="ar-SA"/>
              </w:rPr>
              <w:t xml:space="preserve"> </w:t>
            </w:r>
            <w:r w:rsidR="005068EE" w:rsidRPr="005E47DA">
              <w:rPr>
                <w:rStyle w:val="Hyperlink"/>
                <w:rtl/>
              </w:rPr>
              <w:t>ואהבת</w:t>
            </w:r>
            <w:r w:rsidR="005068EE" w:rsidRPr="005E47DA">
              <w:rPr>
                <w:rStyle w:val="Hyperlink"/>
                <w:rtl/>
                <w:lang w:bidi="ar-SA"/>
              </w:rPr>
              <w:t xml:space="preserve"> </w:t>
            </w:r>
            <w:r w:rsidR="005068EE" w:rsidRPr="005E47DA">
              <w:rPr>
                <w:rStyle w:val="Hyperlink"/>
                <w:rtl/>
              </w:rPr>
              <w:t>הלמידה</w:t>
            </w:r>
            <w:r w:rsidR="005068EE" w:rsidRPr="005E47DA">
              <w:rPr>
                <w:rStyle w:val="Hyperlink"/>
                <w:rtl/>
                <w:lang w:bidi="ar-SA"/>
              </w:rPr>
              <w:t xml:space="preserve"> (PISA </w:t>
            </w:r>
            <w:r w:rsidR="005068EE" w:rsidRPr="005E47DA">
              <w:rPr>
                <w:rStyle w:val="Hyperlink"/>
                <w:rtl/>
              </w:rPr>
              <w:t>מדעים</w:t>
            </w:r>
            <w:r w:rsidR="005068EE" w:rsidRPr="005E47DA">
              <w:rPr>
                <w:rStyle w:val="Hyperlink"/>
                <w:rtl/>
                <w:lang w:bidi="ar-SA"/>
              </w:rPr>
              <w:t xml:space="preserve"> </w:t>
            </w:r>
            <w:r w:rsidR="005068EE" w:rsidRPr="005E47DA">
              <w:rPr>
                <w:rStyle w:val="Hyperlink"/>
                <w:rtl/>
              </w:rPr>
              <w:t>באוסטריה</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Toc239109178 \h</w:instrText>
            </w:r>
            <w:r w:rsidR="005068EE">
              <w:rPr>
                <w:webHidden/>
                <w:rtl/>
              </w:rPr>
              <w:instrText xml:space="preserve"> </w:instrText>
            </w:r>
            <w:r w:rsidR="005068EE">
              <w:rPr>
                <w:webHidden/>
                <w:rtl/>
              </w:rPr>
            </w:r>
            <w:r w:rsidR="005068EE">
              <w:rPr>
                <w:webHidden/>
                <w:rtl/>
              </w:rPr>
              <w:fldChar w:fldCharType="separate"/>
            </w:r>
            <w:r w:rsidR="005068EE">
              <w:rPr>
                <w:webHidden/>
                <w:rtl/>
              </w:rPr>
              <w:t>13</w:t>
            </w:r>
            <w:r w:rsidR="005068EE">
              <w:rPr>
                <w:webHidden/>
                <w:rtl/>
              </w:rPr>
              <w:fldChar w:fldCharType="end"/>
            </w:r>
          </w:hyperlink>
        </w:p>
        <w:p w14:paraId="63C7E760" w14:textId="49BE734B" w:rsidR="005068EE" w:rsidRDefault="00D13D70">
          <w:pPr>
            <w:pStyle w:val="TOC3"/>
            <w:rPr>
              <w:rFonts w:cstheme="minorBidi"/>
              <w:bCs w:val="0"/>
              <w:sz w:val="24"/>
              <w:shd w:val="clear" w:color="auto" w:fill="auto"/>
              <w:rtl/>
            </w:rPr>
          </w:pPr>
          <w:hyperlink w:anchor="_Toc239109179" w:history="1">
            <w:r w:rsidR="005068EE" w:rsidRPr="005E47DA">
              <w:rPr>
                <w:rStyle w:val="Hyperlink"/>
                <w:rtl/>
              </w:rPr>
              <w:t>כישורים</w:t>
            </w:r>
            <w:r w:rsidR="005068EE" w:rsidRPr="005E47DA">
              <w:rPr>
                <w:rStyle w:val="Hyperlink"/>
                <w:rtl/>
                <w:lang w:bidi="ar-SA"/>
              </w:rPr>
              <w:t xml:space="preserve"> </w:t>
            </w:r>
            <w:r w:rsidR="005068EE" w:rsidRPr="005E47DA">
              <w:rPr>
                <w:rStyle w:val="Hyperlink"/>
                <w:rtl/>
              </w:rPr>
              <w:t>רגשיים</w:t>
            </w:r>
            <w:r w:rsidR="005068EE" w:rsidRPr="005E47DA">
              <w:rPr>
                <w:rStyle w:val="Hyperlink"/>
                <w:rtl/>
                <w:lang w:bidi="ar-SA"/>
              </w:rPr>
              <w:t>-</w:t>
            </w:r>
            <w:r w:rsidR="005068EE" w:rsidRPr="005E47DA">
              <w:rPr>
                <w:rStyle w:val="Hyperlink"/>
                <w:rtl/>
              </w:rPr>
              <w:t>חברתיים</w:t>
            </w:r>
            <w:r w:rsidR="005068EE" w:rsidRPr="005E47DA">
              <w:rPr>
                <w:rStyle w:val="Hyperlink"/>
                <w:rtl/>
                <w:lang w:bidi="ar-SA"/>
              </w:rPr>
              <w:t xml:space="preserve"> (SEL) </w:t>
            </w:r>
            <w:r w:rsidR="005068EE" w:rsidRPr="005E47DA">
              <w:rPr>
                <w:rStyle w:val="Hyperlink"/>
                <w:rtl/>
              </w:rPr>
              <w:t>ומוסר</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Toc239109179 \h</w:instrText>
            </w:r>
            <w:r w:rsidR="005068EE">
              <w:rPr>
                <w:webHidden/>
                <w:rtl/>
              </w:rPr>
              <w:instrText xml:space="preserve"> </w:instrText>
            </w:r>
            <w:r w:rsidR="005068EE">
              <w:rPr>
                <w:webHidden/>
                <w:rtl/>
              </w:rPr>
            </w:r>
            <w:r w:rsidR="005068EE">
              <w:rPr>
                <w:webHidden/>
                <w:rtl/>
              </w:rPr>
              <w:fldChar w:fldCharType="separate"/>
            </w:r>
            <w:r w:rsidR="005068EE">
              <w:rPr>
                <w:webHidden/>
                <w:rtl/>
              </w:rPr>
              <w:t>13</w:t>
            </w:r>
            <w:r w:rsidR="005068EE">
              <w:rPr>
                <w:webHidden/>
                <w:rtl/>
              </w:rPr>
              <w:fldChar w:fldCharType="end"/>
            </w:r>
          </w:hyperlink>
        </w:p>
        <w:p w14:paraId="07043E32" w14:textId="550B7F44" w:rsidR="005068EE" w:rsidRDefault="00D13D70">
          <w:pPr>
            <w:pStyle w:val="TOC3"/>
            <w:rPr>
              <w:rFonts w:cstheme="minorBidi"/>
              <w:bCs w:val="0"/>
              <w:sz w:val="24"/>
              <w:shd w:val="clear" w:color="auto" w:fill="auto"/>
              <w:rtl/>
            </w:rPr>
          </w:pPr>
          <w:hyperlink w:anchor="_Toc239109180" w:history="1">
            <w:r w:rsidR="005068EE" w:rsidRPr="005E47DA">
              <w:rPr>
                <w:rStyle w:val="Hyperlink"/>
                <w:rtl/>
              </w:rPr>
              <w:t>הישגים</w:t>
            </w:r>
            <w:r w:rsidR="005068EE" w:rsidRPr="005E47DA">
              <w:rPr>
                <w:rStyle w:val="Hyperlink"/>
                <w:rtl/>
                <w:lang w:bidi="ar-SA"/>
              </w:rPr>
              <w:t xml:space="preserve"> </w:t>
            </w:r>
            <w:r w:rsidR="005068EE" w:rsidRPr="005E47DA">
              <w:rPr>
                <w:rStyle w:val="Hyperlink"/>
                <w:rtl/>
              </w:rPr>
              <w:t>אקדמיים</w:t>
            </w:r>
            <w:r w:rsidR="005068EE" w:rsidRPr="005E47DA">
              <w:rPr>
                <w:rStyle w:val="Hyperlink"/>
                <w:rtl/>
                <w:lang w:bidi="ar-SA"/>
              </w:rPr>
              <w:t xml:space="preserve"> </w:t>
            </w:r>
            <w:r w:rsidR="005068EE" w:rsidRPr="005E47DA">
              <w:rPr>
                <w:rStyle w:val="Hyperlink"/>
                <w:rtl/>
              </w:rPr>
              <w:t>ומוכנות</w:t>
            </w:r>
            <w:r w:rsidR="005068EE" w:rsidRPr="005E47DA">
              <w:rPr>
                <w:rStyle w:val="Hyperlink"/>
                <w:rtl/>
                <w:lang w:bidi="ar-SA"/>
              </w:rPr>
              <w:t xml:space="preserve"> </w:t>
            </w:r>
            <w:r w:rsidR="005068EE" w:rsidRPr="005E47DA">
              <w:rPr>
                <w:rStyle w:val="Hyperlink"/>
                <w:rtl/>
              </w:rPr>
              <w:t>לאוניברסיטה</w:t>
            </w:r>
            <w:r w:rsidR="005068EE" w:rsidRPr="005E47DA">
              <w:rPr>
                <w:rStyle w:val="Hyperlink"/>
                <w:rtl/>
                <w:lang w:bidi="ar-SA"/>
              </w:rPr>
              <w:t xml:space="preserve"> (</w:t>
            </w:r>
            <w:r w:rsidR="005068EE" w:rsidRPr="005E47DA">
              <w:rPr>
                <w:rStyle w:val="Hyperlink"/>
                <w:rtl/>
              </w:rPr>
              <w:t>ציוני</w:t>
            </w:r>
            <w:r w:rsidR="005068EE" w:rsidRPr="005E47DA">
              <w:rPr>
                <w:rStyle w:val="Hyperlink"/>
                <w:rtl/>
                <w:lang w:bidi="ar-SA"/>
              </w:rPr>
              <w:t xml:space="preserve"> SAT </w:t>
            </w:r>
            <w:r w:rsidR="005068EE" w:rsidRPr="005E47DA">
              <w:rPr>
                <w:rStyle w:val="Hyperlink"/>
                <w:rtl/>
              </w:rPr>
              <w:t>ובחינות</w:t>
            </w:r>
            <w:r w:rsidR="005068EE" w:rsidRPr="005E47DA">
              <w:rPr>
                <w:rStyle w:val="Hyperlink"/>
                <w:rtl/>
                <w:lang w:bidi="ar-SA"/>
              </w:rPr>
              <w:t xml:space="preserve"> </w:t>
            </w:r>
            <w:r w:rsidR="005068EE" w:rsidRPr="005E47DA">
              <w:rPr>
                <w:rStyle w:val="Hyperlink"/>
                <w:rtl/>
              </w:rPr>
              <w:t>הבגרות</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Toc239109180 \h</w:instrText>
            </w:r>
            <w:r w:rsidR="005068EE">
              <w:rPr>
                <w:webHidden/>
                <w:rtl/>
              </w:rPr>
              <w:instrText xml:space="preserve"> </w:instrText>
            </w:r>
            <w:r w:rsidR="005068EE">
              <w:rPr>
                <w:webHidden/>
                <w:rtl/>
              </w:rPr>
            </w:r>
            <w:r w:rsidR="005068EE">
              <w:rPr>
                <w:webHidden/>
                <w:rtl/>
              </w:rPr>
              <w:fldChar w:fldCharType="separate"/>
            </w:r>
            <w:r w:rsidR="005068EE">
              <w:rPr>
                <w:webHidden/>
                <w:rtl/>
              </w:rPr>
              <w:t>14</w:t>
            </w:r>
            <w:r w:rsidR="005068EE">
              <w:rPr>
                <w:webHidden/>
                <w:rtl/>
              </w:rPr>
              <w:fldChar w:fldCharType="end"/>
            </w:r>
          </w:hyperlink>
        </w:p>
        <w:p w14:paraId="48D2C25B" w14:textId="63B468EC" w:rsidR="005068EE" w:rsidRDefault="00D13D70">
          <w:pPr>
            <w:pStyle w:val="TOC3"/>
            <w:rPr>
              <w:rFonts w:cstheme="minorBidi"/>
              <w:bCs w:val="0"/>
              <w:sz w:val="24"/>
              <w:shd w:val="clear" w:color="auto" w:fill="auto"/>
              <w:rtl/>
            </w:rPr>
          </w:pPr>
          <w:hyperlink w:anchor="_Toc239109181" w:history="1">
            <w:r w:rsidR="005068EE" w:rsidRPr="005E47DA">
              <w:rPr>
                <w:rStyle w:val="Hyperlink"/>
                <w:rtl/>
              </w:rPr>
              <w:t>נקודות</w:t>
            </w:r>
            <w:r w:rsidR="005068EE" w:rsidRPr="005E47DA">
              <w:rPr>
                <w:rStyle w:val="Hyperlink"/>
                <w:rtl/>
                <w:lang w:bidi="ar-SA"/>
              </w:rPr>
              <w:t xml:space="preserve"> </w:t>
            </w:r>
            <w:r w:rsidR="005068EE" w:rsidRPr="005E47DA">
              <w:rPr>
                <w:rStyle w:val="Hyperlink"/>
                <w:rtl/>
              </w:rPr>
              <w:t>החוזק</w:t>
            </w:r>
            <w:r w:rsidR="005068EE" w:rsidRPr="005E47DA">
              <w:rPr>
                <w:rStyle w:val="Hyperlink"/>
                <w:rtl/>
                <w:lang w:bidi="ar-SA"/>
              </w:rPr>
              <w:t xml:space="preserve"> </w:t>
            </w:r>
            <w:r w:rsidR="005068EE" w:rsidRPr="005E47DA">
              <w:rPr>
                <w:rStyle w:val="Hyperlink"/>
                <w:rtl/>
              </w:rPr>
              <w:t>של</w:t>
            </w:r>
            <w:r w:rsidR="005068EE" w:rsidRPr="005E47DA">
              <w:rPr>
                <w:rStyle w:val="Hyperlink"/>
                <w:rtl/>
                <w:lang w:bidi="ar-SA"/>
              </w:rPr>
              <w:t xml:space="preserve"> </w:t>
            </w:r>
            <w:r w:rsidR="005068EE" w:rsidRPr="005E47DA">
              <w:rPr>
                <w:rStyle w:val="Hyperlink"/>
                <w:rtl/>
              </w:rPr>
              <w:t>מערכת</w:t>
            </w:r>
            <w:r w:rsidR="005068EE" w:rsidRPr="005E47DA">
              <w:rPr>
                <w:rStyle w:val="Hyperlink"/>
                <w:rtl/>
                <w:lang w:bidi="ar-SA"/>
              </w:rPr>
              <w:t xml:space="preserve"> </w:t>
            </w:r>
            <w:r w:rsidR="005068EE" w:rsidRPr="005E47DA">
              <w:rPr>
                <w:rStyle w:val="Hyperlink"/>
                <w:rtl/>
              </w:rPr>
              <w:t>החינוך</w:t>
            </w:r>
            <w:r w:rsidR="005068EE" w:rsidRPr="005E47DA">
              <w:rPr>
                <w:rStyle w:val="Hyperlink"/>
                <w:rtl/>
                <w:lang w:bidi="ar-SA"/>
              </w:rPr>
              <w:t xml:space="preserve"> </w:t>
            </w:r>
            <w:r w:rsidR="005068EE" w:rsidRPr="005E47DA">
              <w:rPr>
                <w:rStyle w:val="Hyperlink"/>
                <w:rtl/>
              </w:rPr>
              <w:t>הממלכתית</w:t>
            </w:r>
            <w:r w:rsidR="005068EE" w:rsidRPr="005E47DA">
              <w:rPr>
                <w:rStyle w:val="Hyperlink"/>
                <w:rtl/>
                <w:lang w:bidi="ar-SA"/>
              </w:rPr>
              <w:t xml:space="preserve"> </w:t>
            </w:r>
            <w:r w:rsidR="005068EE" w:rsidRPr="005E47DA">
              <w:rPr>
                <w:rStyle w:val="Hyperlink"/>
                <w:rtl/>
              </w:rPr>
              <w:t>הרגילה</w:t>
            </w:r>
            <w:r w:rsidR="005068EE" w:rsidRPr="005E47DA">
              <w:rPr>
                <w:rStyle w:val="Hyperlink"/>
                <w:rtl/>
                <w:lang w:bidi="ar-SA"/>
              </w:rPr>
              <w:t xml:space="preserve"> (</w:t>
            </w:r>
            <w:r w:rsidR="005068EE" w:rsidRPr="005E47DA">
              <w:rPr>
                <w:rStyle w:val="Hyperlink"/>
                <w:rtl/>
              </w:rPr>
              <w:t>מיומנויות</w:t>
            </w:r>
            <w:r w:rsidR="005068EE" w:rsidRPr="005E47DA">
              <w:rPr>
                <w:rStyle w:val="Hyperlink"/>
                <w:rtl/>
                <w:lang w:bidi="ar-SA"/>
              </w:rPr>
              <w:t xml:space="preserve"> </w:t>
            </w:r>
            <w:r w:rsidR="005068EE" w:rsidRPr="005E47DA">
              <w:rPr>
                <w:rStyle w:val="Hyperlink"/>
                <w:rtl/>
              </w:rPr>
              <w:t>טכנולוגיות</w:t>
            </w:r>
            <w:r w:rsidR="005068EE" w:rsidRPr="005E47DA">
              <w:rPr>
                <w:rStyle w:val="Hyperlink"/>
                <w:rtl/>
                <w:lang w:bidi="ar-SA"/>
              </w:rPr>
              <w:t xml:space="preserve"> </w:t>
            </w:r>
            <w:r w:rsidR="005068EE" w:rsidRPr="005E47DA">
              <w:rPr>
                <w:rStyle w:val="Hyperlink"/>
                <w:rtl/>
              </w:rPr>
              <w:t>והכנה</w:t>
            </w:r>
            <w:r w:rsidR="005068EE" w:rsidRPr="005E47DA">
              <w:rPr>
                <w:rStyle w:val="Hyperlink"/>
                <w:rtl/>
                <w:lang w:bidi="ar-SA"/>
              </w:rPr>
              <w:t xml:space="preserve"> </w:t>
            </w:r>
            <w:r w:rsidR="005068EE" w:rsidRPr="005E47DA">
              <w:rPr>
                <w:rStyle w:val="Hyperlink"/>
                <w:rtl/>
              </w:rPr>
              <w:t>למבחנים</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Toc239109181 \h</w:instrText>
            </w:r>
            <w:r w:rsidR="005068EE">
              <w:rPr>
                <w:webHidden/>
                <w:rtl/>
              </w:rPr>
              <w:instrText xml:space="preserve"> </w:instrText>
            </w:r>
            <w:r w:rsidR="005068EE">
              <w:rPr>
                <w:webHidden/>
                <w:rtl/>
              </w:rPr>
            </w:r>
            <w:r w:rsidR="005068EE">
              <w:rPr>
                <w:webHidden/>
                <w:rtl/>
              </w:rPr>
              <w:fldChar w:fldCharType="separate"/>
            </w:r>
            <w:r w:rsidR="005068EE">
              <w:rPr>
                <w:webHidden/>
                <w:rtl/>
              </w:rPr>
              <w:t>14</w:t>
            </w:r>
            <w:r w:rsidR="005068EE">
              <w:rPr>
                <w:webHidden/>
                <w:rtl/>
              </w:rPr>
              <w:fldChar w:fldCharType="end"/>
            </w:r>
          </w:hyperlink>
        </w:p>
        <w:p w14:paraId="5876EDC1" w14:textId="382F9A31" w:rsidR="005068EE" w:rsidRDefault="00D13D70">
          <w:pPr>
            <w:pStyle w:val="TOC2"/>
            <w:rPr>
              <w:rFonts w:cstheme="minorBidi"/>
              <w:bCs w:val="0"/>
              <w:noProof/>
              <w:sz w:val="24"/>
              <w:szCs w:val="24"/>
              <w:shd w:val="clear" w:color="auto" w:fill="auto"/>
              <w:cs w:val="0"/>
            </w:rPr>
          </w:pPr>
          <w:hyperlink w:anchor="_Toc239109182" w:history="1">
            <w:r w:rsidR="005068EE" w:rsidRPr="005E47DA">
              <w:rPr>
                <w:rStyle w:val="Hyperlink"/>
                <w:rFonts w:ascii="David" w:hAnsi="David"/>
                <w:noProof/>
                <w:cs w:val="0"/>
              </w:rPr>
              <w:t>2.4 פ</w:t>
            </w:r>
            <w:r w:rsidR="005068EE" w:rsidRPr="005E47DA">
              <w:rPr>
                <w:rStyle w:val="Hyperlink"/>
                <w:noProof/>
                <w:cs w:val="0"/>
              </w:rPr>
              <w:t>רופיל הבוגרים לפי מחקרים בינלאומיים והשוואתיים</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_Toc239109182 \h </w:instrText>
            </w:r>
            <w:r w:rsidR="005068EE">
              <w:rPr>
                <w:noProof/>
                <w:webHidden/>
                <w:rtl w:val="0"/>
              </w:rPr>
            </w:r>
            <w:r w:rsidR="005068EE">
              <w:rPr>
                <w:noProof/>
                <w:webHidden/>
                <w:rtl w:val="0"/>
              </w:rPr>
              <w:fldChar w:fldCharType="separate"/>
            </w:r>
            <w:r w:rsidR="005068EE">
              <w:rPr>
                <w:noProof/>
                <w:webHidden/>
                <w:cs w:val="0"/>
              </w:rPr>
              <w:t>14</w:t>
            </w:r>
            <w:r w:rsidR="005068EE">
              <w:rPr>
                <w:noProof/>
                <w:webHidden/>
                <w:rtl w:val="0"/>
              </w:rPr>
              <w:fldChar w:fldCharType="end"/>
            </w:r>
          </w:hyperlink>
        </w:p>
        <w:p w14:paraId="658BF701" w14:textId="17ED2699" w:rsidR="005068EE" w:rsidRDefault="00D13D70">
          <w:pPr>
            <w:pStyle w:val="TOC3"/>
            <w:rPr>
              <w:rFonts w:cstheme="minorBidi"/>
              <w:bCs w:val="0"/>
              <w:sz w:val="24"/>
              <w:shd w:val="clear" w:color="auto" w:fill="auto"/>
              <w:rtl/>
            </w:rPr>
          </w:pPr>
          <w:hyperlink w:anchor="_Toc239109183" w:history="1">
            <w:r w:rsidR="005068EE" w:rsidRPr="005E47DA">
              <w:rPr>
                <w:rStyle w:val="Hyperlink"/>
                <w:rtl/>
              </w:rPr>
              <w:t>מחקר</w:t>
            </w:r>
            <w:r w:rsidR="005068EE" w:rsidRPr="005E47DA">
              <w:rPr>
                <w:rStyle w:val="Hyperlink"/>
                <w:rtl/>
                <w:lang w:bidi="ar-SA"/>
              </w:rPr>
              <w:t xml:space="preserve"> </w:t>
            </w:r>
            <w:r w:rsidR="005068EE" w:rsidRPr="005E47DA">
              <w:rPr>
                <w:rStyle w:val="Hyperlink"/>
                <w:rtl/>
              </w:rPr>
              <w:t>הבוגרים</w:t>
            </w:r>
            <w:r w:rsidR="005068EE" w:rsidRPr="005E47DA">
              <w:rPr>
                <w:rStyle w:val="Hyperlink"/>
                <w:rtl/>
                <w:lang w:bidi="ar-SA"/>
              </w:rPr>
              <w:t xml:space="preserve"> </w:t>
            </w:r>
            <w:r w:rsidR="005068EE" w:rsidRPr="005E47DA">
              <w:rPr>
                <w:rStyle w:val="Hyperlink"/>
                <w:rtl/>
              </w:rPr>
              <w:t>בצפון</w:t>
            </w:r>
            <w:r w:rsidR="005068EE" w:rsidRPr="005E47DA">
              <w:rPr>
                <w:rStyle w:val="Hyperlink"/>
                <w:rtl/>
                <w:lang w:bidi="ar-SA"/>
              </w:rPr>
              <w:t xml:space="preserve"> </w:t>
            </w:r>
            <w:r w:rsidR="005068EE" w:rsidRPr="005E47DA">
              <w:rPr>
                <w:rStyle w:val="Hyperlink"/>
                <w:rtl/>
              </w:rPr>
              <w:t>אמריקה</w:t>
            </w:r>
            <w:r w:rsidR="005068EE" w:rsidRPr="005E47DA">
              <w:rPr>
                <w:rStyle w:val="Hyperlink"/>
                <w:rtl/>
                <w:lang w:bidi="ar-SA"/>
              </w:rPr>
              <w:t xml:space="preserve"> (</w:t>
            </w:r>
            <w:r w:rsidR="005068EE" w:rsidRPr="005E47DA">
              <w:rPr>
                <w:rStyle w:val="Hyperlink"/>
                <w:lang w:bidi="ar-SA"/>
              </w:rPr>
              <w:t>Gerwin &amp; Mitchell, 2007</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Toc239109183 \h</w:instrText>
            </w:r>
            <w:r w:rsidR="005068EE">
              <w:rPr>
                <w:webHidden/>
                <w:rtl/>
              </w:rPr>
              <w:instrText xml:space="preserve"> </w:instrText>
            </w:r>
            <w:r w:rsidR="005068EE">
              <w:rPr>
                <w:webHidden/>
                <w:rtl/>
              </w:rPr>
            </w:r>
            <w:r w:rsidR="005068EE">
              <w:rPr>
                <w:webHidden/>
                <w:rtl/>
              </w:rPr>
              <w:fldChar w:fldCharType="separate"/>
            </w:r>
            <w:r w:rsidR="005068EE">
              <w:rPr>
                <w:webHidden/>
                <w:rtl/>
              </w:rPr>
              <w:t>14</w:t>
            </w:r>
            <w:r w:rsidR="005068EE">
              <w:rPr>
                <w:webHidden/>
                <w:rtl/>
              </w:rPr>
              <w:fldChar w:fldCharType="end"/>
            </w:r>
          </w:hyperlink>
        </w:p>
        <w:p w14:paraId="458FBECD" w14:textId="7C7FFD94" w:rsidR="005068EE" w:rsidRDefault="00D13D70">
          <w:pPr>
            <w:pStyle w:val="TOC3"/>
            <w:rPr>
              <w:rFonts w:cstheme="minorBidi"/>
              <w:bCs w:val="0"/>
              <w:sz w:val="24"/>
              <w:shd w:val="clear" w:color="auto" w:fill="auto"/>
              <w:rtl/>
            </w:rPr>
          </w:pPr>
          <w:hyperlink w:anchor="_Toc239109184" w:history="1">
            <w:r w:rsidR="005068EE" w:rsidRPr="005E47DA">
              <w:rPr>
                <w:rStyle w:val="Hyperlink"/>
                <w:rtl/>
              </w:rPr>
              <w:t>חקר</w:t>
            </w:r>
            <w:r w:rsidR="005068EE" w:rsidRPr="005E47DA">
              <w:rPr>
                <w:rStyle w:val="Hyperlink"/>
                <w:rtl/>
                <w:lang w:bidi="ar-SA"/>
              </w:rPr>
              <w:t xml:space="preserve"> </w:t>
            </w:r>
            <w:r w:rsidR="005068EE" w:rsidRPr="005E47DA">
              <w:rPr>
                <w:rStyle w:val="Hyperlink"/>
                <w:rtl/>
              </w:rPr>
              <w:t>הבוגרים</w:t>
            </w:r>
            <w:r w:rsidR="005068EE" w:rsidRPr="005E47DA">
              <w:rPr>
                <w:rStyle w:val="Hyperlink"/>
                <w:rtl/>
                <w:lang w:bidi="ar-SA"/>
              </w:rPr>
              <w:t xml:space="preserve"> </w:t>
            </w:r>
            <w:r w:rsidR="005068EE" w:rsidRPr="005E47DA">
              <w:rPr>
                <w:rStyle w:val="Hyperlink"/>
                <w:rtl/>
              </w:rPr>
              <w:t>באוסטרליה</w:t>
            </w:r>
            <w:r w:rsidR="005068EE" w:rsidRPr="005E47DA">
              <w:rPr>
                <w:rStyle w:val="Hyperlink"/>
                <w:rtl/>
                <w:lang w:bidi="ar-SA"/>
              </w:rPr>
              <w:t xml:space="preserve"> </w:t>
            </w:r>
            <w:r w:rsidR="005068EE" w:rsidRPr="005E47DA">
              <w:rPr>
                <w:rStyle w:val="Hyperlink"/>
                <w:rtl/>
              </w:rPr>
              <w:t>וניו</w:t>
            </w:r>
            <w:r w:rsidR="005068EE" w:rsidRPr="005E47DA">
              <w:rPr>
                <w:rStyle w:val="Hyperlink"/>
                <w:rtl/>
                <w:lang w:bidi="ar-SA"/>
              </w:rPr>
              <w:t xml:space="preserve"> </w:t>
            </w:r>
            <w:r w:rsidR="005068EE" w:rsidRPr="005E47DA">
              <w:rPr>
                <w:rStyle w:val="Hyperlink"/>
                <w:rtl/>
              </w:rPr>
              <w:t>זילנד</w:t>
            </w:r>
            <w:r w:rsidR="005068EE" w:rsidRPr="005E47DA">
              <w:rPr>
                <w:rStyle w:val="Hyperlink"/>
                <w:rtl/>
                <w:lang w:bidi="ar-SA"/>
              </w:rPr>
              <w:t xml:space="preserve"> (Carey &amp; Haralambous</w:t>
            </w:r>
            <w:r w:rsidR="005068EE" w:rsidRPr="005E47DA">
              <w:rPr>
                <w:rStyle w:val="Hyperlink"/>
                <w:rtl/>
              </w:rPr>
              <w:t>,</w:t>
            </w:r>
            <w:r w:rsidR="005068EE" w:rsidRPr="005E47DA">
              <w:rPr>
                <w:rStyle w:val="Hyperlink"/>
                <w:rtl/>
                <w:lang w:bidi="ar-SA"/>
              </w:rPr>
              <w:t xml:space="preserve"> 2023)</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Toc239109184 \h</w:instrText>
            </w:r>
            <w:r w:rsidR="005068EE">
              <w:rPr>
                <w:webHidden/>
                <w:rtl/>
              </w:rPr>
              <w:instrText xml:space="preserve"> </w:instrText>
            </w:r>
            <w:r w:rsidR="005068EE">
              <w:rPr>
                <w:webHidden/>
                <w:rtl/>
              </w:rPr>
            </w:r>
            <w:r w:rsidR="005068EE">
              <w:rPr>
                <w:webHidden/>
                <w:rtl/>
              </w:rPr>
              <w:fldChar w:fldCharType="separate"/>
            </w:r>
            <w:r w:rsidR="005068EE">
              <w:rPr>
                <w:webHidden/>
                <w:rtl/>
              </w:rPr>
              <w:t>15</w:t>
            </w:r>
            <w:r w:rsidR="005068EE">
              <w:rPr>
                <w:webHidden/>
                <w:rtl/>
              </w:rPr>
              <w:fldChar w:fldCharType="end"/>
            </w:r>
          </w:hyperlink>
        </w:p>
        <w:p w14:paraId="3697855B" w14:textId="30CB7B65" w:rsidR="005068EE" w:rsidRDefault="00D13D70">
          <w:pPr>
            <w:pStyle w:val="TOC3"/>
            <w:rPr>
              <w:rFonts w:cstheme="minorBidi"/>
              <w:bCs w:val="0"/>
              <w:sz w:val="24"/>
              <w:shd w:val="clear" w:color="auto" w:fill="auto"/>
              <w:rtl/>
            </w:rPr>
          </w:pPr>
          <w:hyperlink w:anchor="_Toc239109185" w:history="1">
            <w:r w:rsidR="005068EE" w:rsidRPr="005E47DA">
              <w:rPr>
                <w:rStyle w:val="Hyperlink"/>
                <w:rtl/>
              </w:rPr>
              <w:t>מחקר</w:t>
            </w:r>
            <w:r w:rsidR="005068EE" w:rsidRPr="005E47DA">
              <w:rPr>
                <w:rStyle w:val="Hyperlink"/>
                <w:rtl/>
                <w:lang w:bidi="ar-SA"/>
              </w:rPr>
              <w:t xml:space="preserve"> </w:t>
            </w:r>
            <w:r w:rsidR="005068EE" w:rsidRPr="005E47DA">
              <w:rPr>
                <w:rStyle w:val="Hyperlink"/>
                <w:rtl/>
              </w:rPr>
              <w:t>הבוגרים</w:t>
            </w:r>
            <w:r w:rsidR="005068EE" w:rsidRPr="005E47DA">
              <w:rPr>
                <w:rStyle w:val="Hyperlink"/>
                <w:rtl/>
                <w:lang w:bidi="ar-SA"/>
              </w:rPr>
              <w:t xml:space="preserve"> </w:t>
            </w:r>
            <w:r w:rsidR="005068EE" w:rsidRPr="005E47DA">
              <w:rPr>
                <w:rStyle w:val="Hyperlink"/>
                <w:rtl/>
              </w:rPr>
              <w:t>בישראל</w:t>
            </w:r>
            <w:r w:rsidR="005068EE" w:rsidRPr="005E47DA">
              <w:rPr>
                <w:rStyle w:val="Hyperlink"/>
                <w:rtl/>
                <w:lang w:bidi="ar-SA"/>
              </w:rPr>
              <w:t xml:space="preserve"> (</w:t>
            </w:r>
            <w:r w:rsidR="005068EE" w:rsidRPr="005E47DA">
              <w:rPr>
                <w:rStyle w:val="Hyperlink"/>
                <w:rtl/>
              </w:rPr>
              <w:t>גולדשמידט, 2013)</w:t>
            </w:r>
            <w:r w:rsidR="005068EE" w:rsidRPr="005E47DA">
              <w:rPr>
                <w:rStyle w:val="Hyperlink"/>
                <w:rtl/>
                <w:lang w:bidi="ar-SA"/>
              </w:rPr>
              <w:t xml:space="preserve"> </w:t>
            </w:r>
            <w:r w:rsidR="005068EE" w:rsidRPr="005E47DA">
              <w:rPr>
                <w:rStyle w:val="Hyperlink"/>
                <w:rtl/>
              </w:rPr>
              <w:t>והשתלבות</w:t>
            </w:r>
            <w:r w:rsidR="005068EE" w:rsidRPr="005E47DA">
              <w:rPr>
                <w:rStyle w:val="Hyperlink"/>
                <w:rtl/>
                <w:lang w:bidi="ar-SA"/>
              </w:rPr>
              <w:t xml:space="preserve"> </w:t>
            </w:r>
            <w:r w:rsidR="005068EE" w:rsidRPr="005E47DA">
              <w:rPr>
                <w:rStyle w:val="Hyperlink"/>
                <w:rtl/>
              </w:rPr>
              <w:t>בצה"ל</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Toc239109185 \h</w:instrText>
            </w:r>
            <w:r w:rsidR="005068EE">
              <w:rPr>
                <w:webHidden/>
                <w:rtl/>
              </w:rPr>
              <w:instrText xml:space="preserve"> </w:instrText>
            </w:r>
            <w:r w:rsidR="005068EE">
              <w:rPr>
                <w:webHidden/>
                <w:rtl/>
              </w:rPr>
            </w:r>
            <w:r w:rsidR="005068EE">
              <w:rPr>
                <w:webHidden/>
                <w:rtl/>
              </w:rPr>
              <w:fldChar w:fldCharType="separate"/>
            </w:r>
            <w:r w:rsidR="005068EE">
              <w:rPr>
                <w:webHidden/>
                <w:rtl/>
              </w:rPr>
              <w:t>15</w:t>
            </w:r>
            <w:r w:rsidR="005068EE">
              <w:rPr>
                <w:webHidden/>
                <w:rtl/>
              </w:rPr>
              <w:fldChar w:fldCharType="end"/>
            </w:r>
          </w:hyperlink>
        </w:p>
        <w:p w14:paraId="6DE3C774" w14:textId="672A15E6" w:rsidR="005068EE" w:rsidRDefault="00D13D70">
          <w:pPr>
            <w:pStyle w:val="TOC2"/>
            <w:rPr>
              <w:rFonts w:cstheme="minorBidi"/>
              <w:bCs w:val="0"/>
              <w:noProof/>
              <w:sz w:val="24"/>
              <w:szCs w:val="24"/>
              <w:shd w:val="clear" w:color="auto" w:fill="auto"/>
              <w:cs w:val="0"/>
            </w:rPr>
          </w:pPr>
          <w:hyperlink w:anchor="_Toc239109186" w:history="1">
            <w:r w:rsidR="005068EE" w:rsidRPr="005E47DA">
              <w:rPr>
                <w:rStyle w:val="Hyperlink"/>
                <w:noProof/>
                <w:cs w:val="0"/>
              </w:rPr>
              <w:t>2.5 היסודות התיאורטיים של החינוך ההוליסטי והלמידה החווייתית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_Toc239109186 \h </w:instrText>
            </w:r>
            <w:r w:rsidR="005068EE">
              <w:rPr>
                <w:noProof/>
                <w:webHidden/>
                <w:rtl w:val="0"/>
              </w:rPr>
            </w:r>
            <w:r w:rsidR="005068EE">
              <w:rPr>
                <w:noProof/>
                <w:webHidden/>
                <w:rtl w:val="0"/>
              </w:rPr>
              <w:fldChar w:fldCharType="separate"/>
            </w:r>
            <w:r w:rsidR="005068EE">
              <w:rPr>
                <w:noProof/>
                <w:webHidden/>
                <w:cs w:val="0"/>
              </w:rPr>
              <w:t>16</w:t>
            </w:r>
            <w:r w:rsidR="005068EE">
              <w:rPr>
                <w:noProof/>
                <w:webHidden/>
                <w:rtl w:val="0"/>
              </w:rPr>
              <w:fldChar w:fldCharType="end"/>
            </w:r>
          </w:hyperlink>
        </w:p>
        <w:p w14:paraId="56678D59" w14:textId="42250D17" w:rsidR="005068EE" w:rsidRDefault="00D13D70">
          <w:pPr>
            <w:pStyle w:val="TOC3"/>
            <w:rPr>
              <w:rFonts w:cstheme="minorBidi"/>
              <w:bCs w:val="0"/>
              <w:sz w:val="24"/>
              <w:shd w:val="clear" w:color="auto" w:fill="auto"/>
              <w:rtl/>
            </w:rPr>
          </w:pPr>
          <w:hyperlink w:anchor="_Toc239109187" w:history="1">
            <w:r w:rsidR="005068EE" w:rsidRPr="005E47DA">
              <w:rPr>
                <w:rStyle w:val="Hyperlink"/>
                <w:rtl/>
              </w:rPr>
              <w:t>פסיכולוגיה</w:t>
            </w:r>
            <w:r w:rsidR="005068EE" w:rsidRPr="005E47DA">
              <w:rPr>
                <w:rStyle w:val="Hyperlink"/>
                <w:rtl/>
                <w:lang w:bidi="ar-SA"/>
              </w:rPr>
              <w:t xml:space="preserve"> </w:t>
            </w:r>
            <w:r w:rsidR="005068EE" w:rsidRPr="005E47DA">
              <w:rPr>
                <w:rStyle w:val="Hyperlink"/>
                <w:rtl/>
              </w:rPr>
              <w:t>חיובית</w:t>
            </w:r>
            <w:r w:rsidR="005068EE" w:rsidRPr="005E47DA">
              <w:rPr>
                <w:rStyle w:val="Hyperlink"/>
                <w:rtl/>
                <w:lang w:bidi="ar-SA"/>
              </w:rPr>
              <w:t xml:space="preserve"> </w:t>
            </w:r>
            <w:r w:rsidR="005068EE" w:rsidRPr="005E47DA">
              <w:rPr>
                <w:rStyle w:val="Hyperlink"/>
                <w:rtl/>
              </w:rPr>
              <w:t>ומיינדסט</w:t>
            </w:r>
            <w:r w:rsidR="005068EE" w:rsidRPr="005E47DA">
              <w:rPr>
                <w:rStyle w:val="Hyperlink"/>
                <w:rtl/>
                <w:lang w:bidi="ar-SA"/>
              </w:rPr>
              <w:t xml:space="preserve"> </w:t>
            </w:r>
            <w:r w:rsidR="005068EE" w:rsidRPr="005E47DA">
              <w:rPr>
                <w:rStyle w:val="Hyperlink"/>
                <w:rtl/>
              </w:rPr>
              <w:t>של</w:t>
            </w:r>
            <w:r w:rsidR="005068EE" w:rsidRPr="005E47DA">
              <w:rPr>
                <w:rStyle w:val="Hyperlink"/>
                <w:rtl/>
                <w:lang w:bidi="ar-SA"/>
              </w:rPr>
              <w:t xml:space="preserve"> </w:t>
            </w:r>
            <w:r w:rsidR="005068EE" w:rsidRPr="005E47DA">
              <w:rPr>
                <w:rStyle w:val="Hyperlink"/>
                <w:rtl/>
              </w:rPr>
              <w:t>צמיחה</w:t>
            </w:r>
            <w:r w:rsidR="005068EE" w:rsidRPr="005E47DA">
              <w:rPr>
                <w:rStyle w:val="Hyperlink"/>
                <w:rtl/>
                <w:lang w:bidi="ar-SA"/>
              </w:rPr>
              <w:t xml:space="preserve"> (Dweck)</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Toc239109187 \h</w:instrText>
            </w:r>
            <w:r w:rsidR="005068EE">
              <w:rPr>
                <w:webHidden/>
                <w:rtl/>
              </w:rPr>
              <w:instrText xml:space="preserve"> </w:instrText>
            </w:r>
            <w:r w:rsidR="005068EE">
              <w:rPr>
                <w:webHidden/>
                <w:rtl/>
              </w:rPr>
            </w:r>
            <w:r w:rsidR="005068EE">
              <w:rPr>
                <w:webHidden/>
                <w:rtl/>
              </w:rPr>
              <w:fldChar w:fldCharType="separate"/>
            </w:r>
            <w:r w:rsidR="005068EE">
              <w:rPr>
                <w:webHidden/>
                <w:rtl/>
              </w:rPr>
              <w:t>16</w:t>
            </w:r>
            <w:r w:rsidR="005068EE">
              <w:rPr>
                <w:webHidden/>
                <w:rtl/>
              </w:rPr>
              <w:fldChar w:fldCharType="end"/>
            </w:r>
          </w:hyperlink>
        </w:p>
        <w:p w14:paraId="5DA671DC" w14:textId="58513CD3" w:rsidR="005068EE" w:rsidRDefault="00D13D70">
          <w:pPr>
            <w:pStyle w:val="TOC3"/>
            <w:rPr>
              <w:rFonts w:cstheme="minorBidi"/>
              <w:bCs w:val="0"/>
              <w:sz w:val="24"/>
              <w:shd w:val="clear" w:color="auto" w:fill="auto"/>
              <w:rtl/>
            </w:rPr>
          </w:pPr>
          <w:hyperlink w:anchor="_Toc239109188" w:history="1">
            <w:r w:rsidR="005068EE" w:rsidRPr="005E47DA">
              <w:rPr>
                <w:rStyle w:val="Hyperlink"/>
                <w:rtl/>
              </w:rPr>
              <w:t>חינוך</w:t>
            </w:r>
            <w:r w:rsidR="005068EE" w:rsidRPr="005E47DA">
              <w:rPr>
                <w:rStyle w:val="Hyperlink"/>
                <w:rtl/>
                <w:lang w:bidi="ar-SA"/>
              </w:rPr>
              <w:t xml:space="preserve"> </w:t>
            </w:r>
            <w:r w:rsidR="005068EE" w:rsidRPr="005E47DA">
              <w:rPr>
                <w:rStyle w:val="Hyperlink"/>
                <w:rtl/>
              </w:rPr>
              <w:t>מבוסס</w:t>
            </w:r>
            <w:r w:rsidR="005068EE" w:rsidRPr="005E47DA">
              <w:rPr>
                <w:rStyle w:val="Hyperlink"/>
                <w:rtl/>
                <w:lang w:bidi="ar-SA"/>
              </w:rPr>
              <w:t xml:space="preserve"> </w:t>
            </w:r>
            <w:r w:rsidR="005068EE" w:rsidRPr="005E47DA">
              <w:rPr>
                <w:rStyle w:val="Hyperlink"/>
                <w:rtl/>
              </w:rPr>
              <w:t>יחסים</w:t>
            </w:r>
            <w:r w:rsidR="005068EE" w:rsidRPr="005E47DA">
              <w:rPr>
                <w:rStyle w:val="Hyperlink"/>
                <w:rtl/>
                <w:lang w:bidi="ar-SA"/>
              </w:rPr>
              <w:t xml:space="preserve"> (Pierson)</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Toc239109188 \h</w:instrText>
            </w:r>
            <w:r w:rsidR="005068EE">
              <w:rPr>
                <w:webHidden/>
                <w:rtl/>
              </w:rPr>
              <w:instrText xml:space="preserve"> </w:instrText>
            </w:r>
            <w:r w:rsidR="005068EE">
              <w:rPr>
                <w:webHidden/>
                <w:rtl/>
              </w:rPr>
            </w:r>
            <w:r w:rsidR="005068EE">
              <w:rPr>
                <w:webHidden/>
                <w:rtl/>
              </w:rPr>
              <w:fldChar w:fldCharType="separate"/>
            </w:r>
            <w:r w:rsidR="005068EE">
              <w:rPr>
                <w:webHidden/>
                <w:rtl/>
              </w:rPr>
              <w:t>16</w:t>
            </w:r>
            <w:r w:rsidR="005068EE">
              <w:rPr>
                <w:webHidden/>
                <w:rtl/>
              </w:rPr>
              <w:fldChar w:fldCharType="end"/>
            </w:r>
          </w:hyperlink>
        </w:p>
        <w:p w14:paraId="556AFFA7" w14:textId="2CF41BDD" w:rsidR="005068EE" w:rsidRDefault="00D13D70">
          <w:pPr>
            <w:pStyle w:val="TOC3"/>
            <w:rPr>
              <w:rFonts w:cstheme="minorBidi"/>
              <w:bCs w:val="0"/>
              <w:sz w:val="24"/>
              <w:shd w:val="clear" w:color="auto" w:fill="auto"/>
              <w:rtl/>
            </w:rPr>
          </w:pPr>
          <w:hyperlink w:anchor="_Toc239109189" w:history="1">
            <w:r w:rsidR="005068EE" w:rsidRPr="005E47DA">
              <w:rPr>
                <w:rStyle w:val="Hyperlink"/>
                <w:rtl/>
              </w:rPr>
              <w:t>רווחה</w:t>
            </w:r>
            <w:r w:rsidR="005068EE" w:rsidRPr="005E47DA">
              <w:rPr>
                <w:rStyle w:val="Hyperlink"/>
                <w:rtl/>
                <w:lang w:bidi="ar-SA"/>
              </w:rPr>
              <w:t xml:space="preserve"> </w:t>
            </w:r>
            <w:r w:rsidR="005068EE" w:rsidRPr="005E47DA">
              <w:rPr>
                <w:rStyle w:val="Hyperlink"/>
                <w:rtl/>
              </w:rPr>
              <w:t>נפשית</w:t>
            </w:r>
            <w:r w:rsidR="005068EE" w:rsidRPr="005E47DA">
              <w:rPr>
                <w:rStyle w:val="Hyperlink"/>
                <w:rtl/>
                <w:lang w:bidi="ar-SA"/>
              </w:rPr>
              <w:t xml:space="preserve"> (</w:t>
            </w:r>
            <w:r w:rsidR="005068EE" w:rsidRPr="005E47DA">
              <w:rPr>
                <w:rStyle w:val="Hyperlink"/>
                <w:lang w:bidi="ar-SA"/>
              </w:rPr>
              <w:t>Wellbeing</w:t>
            </w:r>
            <w:r w:rsidR="005068EE" w:rsidRPr="005E47DA">
              <w:rPr>
                <w:rStyle w:val="Hyperlink"/>
                <w:rtl/>
                <w:lang w:bidi="ar-SA"/>
              </w:rPr>
              <w:t xml:space="preserve">) </w:t>
            </w:r>
            <w:r w:rsidR="005068EE" w:rsidRPr="005E47DA">
              <w:rPr>
                <w:rStyle w:val="Hyperlink"/>
                <w:rtl/>
              </w:rPr>
              <w:t>והגדרתה</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Toc239109189 \h</w:instrText>
            </w:r>
            <w:r w:rsidR="005068EE">
              <w:rPr>
                <w:webHidden/>
                <w:rtl/>
              </w:rPr>
              <w:instrText xml:space="preserve"> </w:instrText>
            </w:r>
            <w:r w:rsidR="005068EE">
              <w:rPr>
                <w:webHidden/>
                <w:rtl/>
              </w:rPr>
            </w:r>
            <w:r w:rsidR="005068EE">
              <w:rPr>
                <w:webHidden/>
                <w:rtl/>
              </w:rPr>
              <w:fldChar w:fldCharType="separate"/>
            </w:r>
            <w:r w:rsidR="005068EE">
              <w:rPr>
                <w:webHidden/>
                <w:rtl/>
              </w:rPr>
              <w:t>16</w:t>
            </w:r>
            <w:r w:rsidR="005068EE">
              <w:rPr>
                <w:webHidden/>
                <w:rtl/>
              </w:rPr>
              <w:fldChar w:fldCharType="end"/>
            </w:r>
          </w:hyperlink>
        </w:p>
        <w:p w14:paraId="04DE97BE" w14:textId="74F39664" w:rsidR="005068EE" w:rsidRDefault="00D13D70">
          <w:pPr>
            <w:pStyle w:val="TOC3"/>
            <w:rPr>
              <w:rFonts w:cstheme="minorBidi"/>
              <w:bCs w:val="0"/>
              <w:sz w:val="24"/>
              <w:shd w:val="clear" w:color="auto" w:fill="auto"/>
              <w:rtl/>
            </w:rPr>
          </w:pPr>
          <w:hyperlink w:anchor="_Toc239109190" w:history="1">
            <w:r w:rsidR="005068EE" w:rsidRPr="005E47DA">
              <w:rPr>
                <w:rStyle w:val="Hyperlink"/>
                <w:rtl/>
              </w:rPr>
              <w:t>השוואה</w:t>
            </w:r>
            <w:r w:rsidR="005068EE" w:rsidRPr="005E47DA">
              <w:rPr>
                <w:rStyle w:val="Hyperlink"/>
                <w:rtl/>
                <w:lang w:bidi="ar-SA"/>
              </w:rPr>
              <w:t xml:space="preserve"> </w:t>
            </w:r>
            <w:r w:rsidR="005068EE" w:rsidRPr="005E47DA">
              <w:rPr>
                <w:rStyle w:val="Hyperlink"/>
                <w:rtl/>
              </w:rPr>
              <w:t>מובנית</w:t>
            </w:r>
            <w:r w:rsidR="005068EE" w:rsidRPr="005E47DA">
              <w:rPr>
                <w:rStyle w:val="Hyperlink"/>
                <w:rtl/>
                <w:lang w:bidi="ar-SA"/>
              </w:rPr>
              <w:t xml:space="preserve">: </w:t>
            </w:r>
            <w:r w:rsidR="005068EE" w:rsidRPr="005E47DA">
              <w:rPr>
                <w:rStyle w:val="Hyperlink"/>
                <w:rtl/>
              </w:rPr>
              <w:t>רודולף</w:t>
            </w:r>
            <w:r w:rsidR="005068EE" w:rsidRPr="005E47DA">
              <w:rPr>
                <w:rStyle w:val="Hyperlink"/>
                <w:rtl/>
                <w:lang w:bidi="ar-SA"/>
              </w:rPr>
              <w:t xml:space="preserve"> </w:t>
            </w:r>
            <w:r w:rsidR="005068EE" w:rsidRPr="005E47DA">
              <w:rPr>
                <w:rStyle w:val="Hyperlink"/>
                <w:rtl/>
              </w:rPr>
              <w:t>שטיינר</w:t>
            </w:r>
            <w:r w:rsidR="005068EE" w:rsidRPr="005E47DA">
              <w:rPr>
                <w:rStyle w:val="Hyperlink"/>
                <w:rtl/>
                <w:lang w:bidi="ar-SA"/>
              </w:rPr>
              <w:t xml:space="preserve"> </w:t>
            </w:r>
            <w:r w:rsidR="005068EE" w:rsidRPr="005E47DA">
              <w:rPr>
                <w:rStyle w:val="Hyperlink"/>
                <w:rtl/>
              </w:rPr>
              <w:t>מול</w:t>
            </w:r>
            <w:r w:rsidR="005068EE" w:rsidRPr="005E47DA">
              <w:rPr>
                <w:rStyle w:val="Hyperlink"/>
                <w:rtl/>
                <w:lang w:bidi="ar-SA"/>
              </w:rPr>
              <w:t xml:space="preserve"> </w:t>
            </w:r>
            <w:r w:rsidR="005068EE" w:rsidRPr="005E47DA">
              <w:rPr>
                <w:rStyle w:val="Hyperlink"/>
                <w:rtl/>
              </w:rPr>
              <w:t>מריה</w:t>
            </w:r>
            <w:r w:rsidR="005068EE" w:rsidRPr="005E47DA">
              <w:rPr>
                <w:rStyle w:val="Hyperlink"/>
                <w:rtl/>
                <w:lang w:bidi="ar-SA"/>
              </w:rPr>
              <w:t xml:space="preserve"> </w:t>
            </w:r>
            <w:r w:rsidR="005068EE" w:rsidRPr="005E47DA">
              <w:rPr>
                <w:rStyle w:val="Hyperlink"/>
                <w:rtl/>
              </w:rPr>
              <w:t>מונטסורי</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Toc239109190 \h</w:instrText>
            </w:r>
            <w:r w:rsidR="005068EE">
              <w:rPr>
                <w:webHidden/>
                <w:rtl/>
              </w:rPr>
              <w:instrText xml:space="preserve"> </w:instrText>
            </w:r>
            <w:r w:rsidR="005068EE">
              <w:rPr>
                <w:webHidden/>
                <w:rtl/>
              </w:rPr>
            </w:r>
            <w:r w:rsidR="005068EE">
              <w:rPr>
                <w:webHidden/>
                <w:rtl/>
              </w:rPr>
              <w:fldChar w:fldCharType="separate"/>
            </w:r>
            <w:r w:rsidR="005068EE">
              <w:rPr>
                <w:webHidden/>
                <w:rtl/>
              </w:rPr>
              <w:t>16</w:t>
            </w:r>
            <w:r w:rsidR="005068EE">
              <w:rPr>
                <w:webHidden/>
                <w:rtl/>
              </w:rPr>
              <w:fldChar w:fldCharType="end"/>
            </w:r>
          </w:hyperlink>
        </w:p>
        <w:p w14:paraId="6A7000FA" w14:textId="2CF4F920" w:rsidR="005068EE" w:rsidRDefault="00D13D70">
          <w:pPr>
            <w:pStyle w:val="TOC3"/>
            <w:rPr>
              <w:rFonts w:cstheme="minorBidi"/>
              <w:bCs w:val="0"/>
              <w:sz w:val="24"/>
              <w:shd w:val="clear" w:color="auto" w:fill="auto"/>
              <w:rtl/>
            </w:rPr>
          </w:pPr>
          <w:hyperlink w:anchor="_Toc239109191" w:history="1">
            <w:r w:rsidR="005068EE" w:rsidRPr="005E47DA">
              <w:rPr>
                <w:rStyle w:val="Hyperlink"/>
                <w:rtl/>
              </w:rPr>
              <w:t>למידה</w:t>
            </w:r>
            <w:r w:rsidR="005068EE" w:rsidRPr="005E47DA">
              <w:rPr>
                <w:rStyle w:val="Hyperlink"/>
                <w:rtl/>
                <w:lang w:bidi="ar-SA"/>
              </w:rPr>
              <w:t xml:space="preserve"> </w:t>
            </w:r>
            <w:r w:rsidR="005068EE" w:rsidRPr="005E47DA">
              <w:rPr>
                <w:rStyle w:val="Hyperlink"/>
                <w:rtl/>
              </w:rPr>
              <w:t>מתוך</w:t>
            </w:r>
            <w:r w:rsidR="005068EE" w:rsidRPr="005E47DA">
              <w:rPr>
                <w:rStyle w:val="Hyperlink"/>
                <w:rtl/>
                <w:lang w:bidi="ar-SA"/>
              </w:rPr>
              <w:t xml:space="preserve"> </w:t>
            </w:r>
            <w:r w:rsidR="005068EE" w:rsidRPr="005E47DA">
              <w:rPr>
                <w:rStyle w:val="Hyperlink"/>
                <w:rtl/>
              </w:rPr>
              <w:t>התנסות</w:t>
            </w:r>
            <w:r w:rsidR="005068EE" w:rsidRPr="005E47DA">
              <w:rPr>
                <w:rStyle w:val="Hyperlink"/>
                <w:rtl/>
                <w:lang w:bidi="ar-SA"/>
              </w:rPr>
              <w:t xml:space="preserve"> (</w:t>
            </w:r>
            <w:r w:rsidR="005068EE" w:rsidRPr="005E47DA">
              <w:rPr>
                <w:rStyle w:val="Hyperlink"/>
                <w:lang w:bidi="ar-SA"/>
              </w:rPr>
              <w:t>John Dewey</w:t>
            </w:r>
            <w:r w:rsidR="005068EE" w:rsidRPr="005E47DA">
              <w:rPr>
                <w:rStyle w:val="Hyperlink"/>
                <w:rtl/>
                <w:lang w:bidi="ar-SA"/>
              </w:rPr>
              <w:t xml:space="preserve">) </w:t>
            </w:r>
            <w:r w:rsidR="005068EE" w:rsidRPr="005E47DA">
              <w:rPr>
                <w:rStyle w:val="Hyperlink"/>
                <w:rtl/>
              </w:rPr>
              <w:t>וריבוי</w:t>
            </w:r>
            <w:r w:rsidR="005068EE" w:rsidRPr="005E47DA">
              <w:rPr>
                <w:rStyle w:val="Hyperlink"/>
                <w:rtl/>
                <w:lang w:bidi="ar-SA"/>
              </w:rPr>
              <w:t xml:space="preserve"> </w:t>
            </w:r>
            <w:r w:rsidR="005068EE" w:rsidRPr="005E47DA">
              <w:rPr>
                <w:rStyle w:val="Hyperlink"/>
                <w:rtl/>
              </w:rPr>
              <w:t>אינטליגנציות</w:t>
            </w:r>
            <w:r w:rsidR="005068EE" w:rsidRPr="005E47DA">
              <w:rPr>
                <w:rStyle w:val="Hyperlink"/>
                <w:rtl/>
                <w:lang w:bidi="ar-SA"/>
              </w:rPr>
              <w:t xml:space="preserve"> (</w:t>
            </w:r>
            <w:r w:rsidR="005068EE" w:rsidRPr="005E47DA">
              <w:rPr>
                <w:rStyle w:val="Hyperlink"/>
              </w:rPr>
              <w:t>Howard Gardner</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Toc239109191 \h</w:instrText>
            </w:r>
            <w:r w:rsidR="005068EE">
              <w:rPr>
                <w:webHidden/>
                <w:rtl/>
              </w:rPr>
              <w:instrText xml:space="preserve"> </w:instrText>
            </w:r>
            <w:r w:rsidR="005068EE">
              <w:rPr>
                <w:webHidden/>
                <w:rtl/>
              </w:rPr>
            </w:r>
            <w:r w:rsidR="005068EE">
              <w:rPr>
                <w:webHidden/>
                <w:rtl/>
              </w:rPr>
              <w:fldChar w:fldCharType="separate"/>
            </w:r>
            <w:r w:rsidR="005068EE">
              <w:rPr>
                <w:webHidden/>
                <w:rtl/>
              </w:rPr>
              <w:t>17</w:t>
            </w:r>
            <w:r w:rsidR="005068EE">
              <w:rPr>
                <w:webHidden/>
                <w:rtl/>
              </w:rPr>
              <w:fldChar w:fldCharType="end"/>
            </w:r>
          </w:hyperlink>
        </w:p>
        <w:p w14:paraId="65E2766C" w14:textId="7C1E50D3" w:rsidR="005068EE" w:rsidRDefault="00D13D70">
          <w:pPr>
            <w:pStyle w:val="TOC2"/>
            <w:rPr>
              <w:rFonts w:cstheme="minorBidi"/>
              <w:bCs w:val="0"/>
              <w:noProof/>
              <w:sz w:val="24"/>
              <w:szCs w:val="24"/>
              <w:shd w:val="clear" w:color="auto" w:fill="auto"/>
              <w:cs w:val="0"/>
            </w:rPr>
          </w:pPr>
          <w:hyperlink w:anchor="_Toc239109192" w:history="1">
            <w:r w:rsidR="005068EE" w:rsidRPr="005E47DA">
              <w:rPr>
                <w:rStyle w:val="Hyperlink"/>
                <w:noProof/>
                <w:cs w:val="0"/>
              </w:rPr>
              <w:t>2.6 חינוך בזיקה עמוקה לטבע</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_Toc239109192 \h </w:instrText>
            </w:r>
            <w:r w:rsidR="005068EE">
              <w:rPr>
                <w:noProof/>
                <w:webHidden/>
                <w:rtl w:val="0"/>
              </w:rPr>
            </w:r>
            <w:r w:rsidR="005068EE">
              <w:rPr>
                <w:noProof/>
                <w:webHidden/>
                <w:rtl w:val="0"/>
              </w:rPr>
              <w:fldChar w:fldCharType="separate"/>
            </w:r>
            <w:r w:rsidR="005068EE">
              <w:rPr>
                <w:noProof/>
                <w:webHidden/>
                <w:cs w:val="0"/>
              </w:rPr>
              <w:t>17</w:t>
            </w:r>
            <w:r w:rsidR="005068EE">
              <w:rPr>
                <w:noProof/>
                <w:webHidden/>
                <w:rtl w:val="0"/>
              </w:rPr>
              <w:fldChar w:fldCharType="end"/>
            </w:r>
          </w:hyperlink>
        </w:p>
        <w:p w14:paraId="3BE5F3E3" w14:textId="1DE7C26A" w:rsidR="005068EE" w:rsidRDefault="00D13D70">
          <w:pPr>
            <w:pStyle w:val="TOC3"/>
            <w:rPr>
              <w:rFonts w:cstheme="minorBidi"/>
              <w:bCs w:val="0"/>
              <w:sz w:val="24"/>
              <w:shd w:val="clear" w:color="auto" w:fill="auto"/>
              <w:rtl/>
            </w:rPr>
          </w:pPr>
          <w:hyperlink w:anchor="_Toc239109193" w:history="1">
            <w:r w:rsidR="005068EE" w:rsidRPr="005E47DA">
              <w:rPr>
                <w:rStyle w:val="Hyperlink"/>
                <w:rtl/>
                <w:lang w:bidi="ar-SA"/>
              </w:rPr>
              <w:t>'</w:t>
            </w:r>
            <w:r w:rsidR="005068EE" w:rsidRPr="005E47DA">
              <w:rPr>
                <w:rStyle w:val="Hyperlink"/>
                <w:rtl/>
              </w:rPr>
              <w:t>הפרעת</w:t>
            </w:r>
            <w:r w:rsidR="005068EE" w:rsidRPr="005E47DA">
              <w:rPr>
                <w:rStyle w:val="Hyperlink"/>
                <w:rtl/>
                <w:lang w:bidi="ar-SA"/>
              </w:rPr>
              <w:t xml:space="preserve"> </w:t>
            </w:r>
            <w:r w:rsidR="005068EE" w:rsidRPr="005E47DA">
              <w:rPr>
                <w:rStyle w:val="Hyperlink"/>
                <w:rtl/>
              </w:rPr>
              <w:t>גירעון</w:t>
            </w:r>
            <w:r w:rsidR="005068EE" w:rsidRPr="005E47DA">
              <w:rPr>
                <w:rStyle w:val="Hyperlink"/>
                <w:rtl/>
                <w:lang w:bidi="ar-SA"/>
              </w:rPr>
              <w:t xml:space="preserve"> </w:t>
            </w:r>
            <w:r w:rsidR="005068EE" w:rsidRPr="005E47DA">
              <w:rPr>
                <w:rStyle w:val="Hyperlink"/>
                <w:rtl/>
              </w:rPr>
              <w:t>הטבע</w:t>
            </w:r>
            <w:r w:rsidR="005068EE" w:rsidRPr="005E47DA">
              <w:rPr>
                <w:rStyle w:val="Hyperlink"/>
                <w:rtl/>
                <w:lang w:bidi="ar-SA"/>
              </w:rPr>
              <w:t>' (</w:t>
            </w:r>
            <w:r w:rsidR="005068EE" w:rsidRPr="005E47DA">
              <w:rPr>
                <w:rStyle w:val="Hyperlink"/>
                <w:lang w:bidi="ar-SA"/>
              </w:rPr>
              <w:t>Richard Louv</w:t>
            </w:r>
            <w:r w:rsidR="005068EE" w:rsidRPr="005E47DA">
              <w:rPr>
                <w:rStyle w:val="Hyperlink"/>
                <w:rtl/>
                <w:lang w:bidi="ar-SA"/>
              </w:rPr>
              <w:t xml:space="preserve">) </w:t>
            </w:r>
            <w:r w:rsidR="005068EE" w:rsidRPr="005E47DA">
              <w:rPr>
                <w:rStyle w:val="Hyperlink"/>
                <w:rtl/>
              </w:rPr>
              <w:t>והשערת</w:t>
            </w:r>
            <w:r w:rsidR="005068EE" w:rsidRPr="005E47DA">
              <w:rPr>
                <w:rStyle w:val="Hyperlink"/>
                <w:rtl/>
                <w:lang w:bidi="ar-SA"/>
              </w:rPr>
              <w:t xml:space="preserve"> </w:t>
            </w:r>
            <w:r w:rsidR="005068EE" w:rsidRPr="005E47DA">
              <w:rPr>
                <w:rStyle w:val="Hyperlink"/>
                <w:rtl/>
              </w:rPr>
              <w:t>הביופיליה</w:t>
            </w:r>
            <w:r w:rsidR="005068EE" w:rsidRPr="005E47DA">
              <w:rPr>
                <w:rStyle w:val="Hyperlink"/>
                <w:rtl/>
                <w:lang w:bidi="ar-SA"/>
              </w:rPr>
              <w:t xml:space="preserve"> (</w:t>
            </w:r>
            <w:r w:rsidR="005068EE" w:rsidRPr="005E47DA">
              <w:rPr>
                <w:rStyle w:val="Hyperlink"/>
                <w:lang w:bidi="ar-SA"/>
              </w:rPr>
              <w:t>Stephen Kellert</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Toc239109193 \h</w:instrText>
            </w:r>
            <w:r w:rsidR="005068EE">
              <w:rPr>
                <w:webHidden/>
                <w:rtl/>
              </w:rPr>
              <w:instrText xml:space="preserve"> </w:instrText>
            </w:r>
            <w:r w:rsidR="005068EE">
              <w:rPr>
                <w:webHidden/>
                <w:rtl/>
              </w:rPr>
            </w:r>
            <w:r w:rsidR="005068EE">
              <w:rPr>
                <w:webHidden/>
                <w:rtl/>
              </w:rPr>
              <w:fldChar w:fldCharType="separate"/>
            </w:r>
            <w:r w:rsidR="005068EE">
              <w:rPr>
                <w:webHidden/>
                <w:rtl/>
              </w:rPr>
              <w:t>17</w:t>
            </w:r>
            <w:r w:rsidR="005068EE">
              <w:rPr>
                <w:webHidden/>
                <w:rtl/>
              </w:rPr>
              <w:fldChar w:fldCharType="end"/>
            </w:r>
          </w:hyperlink>
        </w:p>
        <w:p w14:paraId="7FCA1F75" w14:textId="096D7F7C" w:rsidR="005068EE" w:rsidRDefault="00D13D70">
          <w:pPr>
            <w:pStyle w:val="TOC3"/>
            <w:rPr>
              <w:rFonts w:cstheme="minorBidi"/>
              <w:bCs w:val="0"/>
              <w:sz w:val="24"/>
              <w:shd w:val="clear" w:color="auto" w:fill="auto"/>
              <w:rtl/>
            </w:rPr>
          </w:pPr>
          <w:hyperlink w:anchor="_Toc239109194" w:history="1">
            <w:r w:rsidR="005068EE" w:rsidRPr="005E47DA">
              <w:rPr>
                <w:rStyle w:val="Hyperlink"/>
                <w:rtl/>
              </w:rPr>
              <w:t>תיאוריית</w:t>
            </w:r>
            <w:r w:rsidR="005068EE" w:rsidRPr="005E47DA">
              <w:rPr>
                <w:rStyle w:val="Hyperlink"/>
                <w:rtl/>
                <w:lang w:bidi="ar-SA"/>
              </w:rPr>
              <w:t xml:space="preserve"> </w:t>
            </w:r>
            <w:r w:rsidR="005068EE" w:rsidRPr="005E47DA">
              <w:rPr>
                <w:rStyle w:val="Hyperlink"/>
                <w:rtl/>
              </w:rPr>
              <w:t>שיקום</w:t>
            </w:r>
            <w:r w:rsidR="005068EE" w:rsidRPr="005E47DA">
              <w:rPr>
                <w:rStyle w:val="Hyperlink"/>
                <w:rtl/>
                <w:lang w:bidi="ar-SA"/>
              </w:rPr>
              <w:t xml:space="preserve"> </w:t>
            </w:r>
            <w:r w:rsidR="005068EE" w:rsidRPr="005E47DA">
              <w:rPr>
                <w:rStyle w:val="Hyperlink"/>
                <w:rtl/>
              </w:rPr>
              <w:t>הקשב</w:t>
            </w:r>
            <w:r w:rsidR="005068EE" w:rsidRPr="005E47DA">
              <w:rPr>
                <w:rStyle w:val="Hyperlink"/>
                <w:rtl/>
                <w:lang w:bidi="ar-SA"/>
              </w:rPr>
              <w:t xml:space="preserve"> (</w:t>
            </w:r>
            <w:r w:rsidR="005068EE" w:rsidRPr="005E47DA">
              <w:rPr>
                <w:rStyle w:val="Hyperlink"/>
                <w:lang w:bidi="ar-SA"/>
              </w:rPr>
              <w:t>Attention Restoration Theory – Rachel &amp; Stephen Kaplan</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Toc239109194 \h</w:instrText>
            </w:r>
            <w:r w:rsidR="005068EE">
              <w:rPr>
                <w:webHidden/>
                <w:rtl/>
              </w:rPr>
              <w:instrText xml:space="preserve"> </w:instrText>
            </w:r>
            <w:r w:rsidR="005068EE">
              <w:rPr>
                <w:webHidden/>
                <w:rtl/>
              </w:rPr>
            </w:r>
            <w:r w:rsidR="005068EE">
              <w:rPr>
                <w:webHidden/>
                <w:rtl/>
              </w:rPr>
              <w:fldChar w:fldCharType="separate"/>
            </w:r>
            <w:r w:rsidR="005068EE">
              <w:rPr>
                <w:webHidden/>
                <w:rtl/>
              </w:rPr>
              <w:t>17</w:t>
            </w:r>
            <w:r w:rsidR="005068EE">
              <w:rPr>
                <w:webHidden/>
                <w:rtl/>
              </w:rPr>
              <w:fldChar w:fldCharType="end"/>
            </w:r>
          </w:hyperlink>
        </w:p>
        <w:p w14:paraId="0825BD19" w14:textId="19C71B65" w:rsidR="005068EE" w:rsidRDefault="00D13D70">
          <w:pPr>
            <w:pStyle w:val="TOC3"/>
            <w:rPr>
              <w:rFonts w:cstheme="minorBidi"/>
              <w:bCs w:val="0"/>
              <w:sz w:val="24"/>
              <w:shd w:val="clear" w:color="auto" w:fill="auto"/>
              <w:rtl/>
            </w:rPr>
          </w:pPr>
          <w:hyperlink w:anchor="_Toc239109195" w:history="1">
            <w:r w:rsidR="005068EE" w:rsidRPr="005E47DA">
              <w:rPr>
                <w:rStyle w:val="Hyperlink"/>
                <w:rtl/>
              </w:rPr>
              <w:t>ההשפעה</w:t>
            </w:r>
            <w:r w:rsidR="005068EE" w:rsidRPr="005E47DA">
              <w:rPr>
                <w:rStyle w:val="Hyperlink"/>
                <w:rtl/>
                <w:lang w:bidi="ar-SA"/>
              </w:rPr>
              <w:t xml:space="preserve"> </w:t>
            </w:r>
            <w:r w:rsidR="005068EE" w:rsidRPr="005E47DA">
              <w:rPr>
                <w:rStyle w:val="Hyperlink"/>
                <w:rtl/>
              </w:rPr>
              <w:t>הפיזיולוגית</w:t>
            </w:r>
            <w:r w:rsidR="005068EE" w:rsidRPr="005E47DA">
              <w:rPr>
                <w:rStyle w:val="Hyperlink"/>
                <w:rtl/>
                <w:lang w:bidi="ar-SA"/>
              </w:rPr>
              <w:t xml:space="preserve"> </w:t>
            </w:r>
            <w:r w:rsidR="005068EE" w:rsidRPr="005E47DA">
              <w:rPr>
                <w:rStyle w:val="Hyperlink"/>
                <w:rtl/>
              </w:rPr>
              <w:t>של</w:t>
            </w:r>
            <w:r w:rsidR="005068EE" w:rsidRPr="005E47DA">
              <w:rPr>
                <w:rStyle w:val="Hyperlink"/>
                <w:rtl/>
                <w:lang w:bidi="ar-SA"/>
              </w:rPr>
              <w:t xml:space="preserve"> </w:t>
            </w:r>
            <w:r w:rsidR="005068EE" w:rsidRPr="005E47DA">
              <w:rPr>
                <w:rStyle w:val="Hyperlink"/>
                <w:rtl/>
              </w:rPr>
              <w:t>שהייה</w:t>
            </w:r>
            <w:r w:rsidR="005068EE" w:rsidRPr="005E47DA">
              <w:rPr>
                <w:rStyle w:val="Hyperlink"/>
                <w:rtl/>
                <w:lang w:bidi="ar-SA"/>
              </w:rPr>
              <w:t xml:space="preserve"> </w:t>
            </w:r>
            <w:r w:rsidR="005068EE" w:rsidRPr="005E47DA">
              <w:rPr>
                <w:rStyle w:val="Hyperlink"/>
                <w:rtl/>
              </w:rPr>
              <w:t>בטבע</w:t>
            </w:r>
            <w:r w:rsidR="005068EE" w:rsidRPr="005E47DA">
              <w:rPr>
                <w:rStyle w:val="Hyperlink"/>
                <w:rtl/>
                <w:lang w:bidi="ar-SA"/>
              </w:rPr>
              <w:t xml:space="preserve"> </w:t>
            </w:r>
            <w:r w:rsidR="005068EE" w:rsidRPr="005E47DA">
              <w:rPr>
                <w:rStyle w:val="Hyperlink"/>
                <w:rtl/>
              </w:rPr>
              <w:t>וצמצום</w:t>
            </w:r>
            <w:r w:rsidR="005068EE" w:rsidRPr="005E47DA">
              <w:rPr>
                <w:rStyle w:val="Hyperlink"/>
                <w:rtl/>
                <w:lang w:bidi="ar-SA"/>
              </w:rPr>
              <w:t xml:space="preserve"> </w:t>
            </w:r>
            <w:r w:rsidR="005068EE" w:rsidRPr="005E47DA">
              <w:rPr>
                <w:rStyle w:val="Hyperlink"/>
                <w:rtl/>
              </w:rPr>
              <w:t>זמינות</w:t>
            </w:r>
            <w:r w:rsidR="005068EE" w:rsidRPr="005E47DA">
              <w:rPr>
                <w:rStyle w:val="Hyperlink"/>
                <w:rtl/>
                <w:lang w:bidi="ar-SA"/>
              </w:rPr>
              <w:t xml:space="preserve"> </w:t>
            </w:r>
            <w:r w:rsidR="005068EE" w:rsidRPr="005E47DA">
              <w:rPr>
                <w:rStyle w:val="Hyperlink"/>
                <w:rtl/>
              </w:rPr>
              <w:t>הרעש</w:t>
            </w:r>
            <w:r w:rsidR="005068EE" w:rsidRPr="005E47DA">
              <w:rPr>
                <w:rStyle w:val="Hyperlink"/>
                <w:rtl/>
                <w:lang w:bidi="ar-SA"/>
              </w:rPr>
              <w:t xml:space="preserve"> (</w:t>
            </w:r>
            <w:r w:rsidR="005068EE" w:rsidRPr="005E47DA">
              <w:rPr>
                <w:rStyle w:val="Hyperlink"/>
                <w:lang w:bidi="ar-SA"/>
              </w:rPr>
              <w:t>Gottlieb, 1997</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Toc239109195 \h</w:instrText>
            </w:r>
            <w:r w:rsidR="005068EE">
              <w:rPr>
                <w:webHidden/>
                <w:rtl/>
              </w:rPr>
              <w:instrText xml:space="preserve"> </w:instrText>
            </w:r>
            <w:r w:rsidR="005068EE">
              <w:rPr>
                <w:webHidden/>
                <w:rtl/>
              </w:rPr>
            </w:r>
            <w:r w:rsidR="005068EE">
              <w:rPr>
                <w:webHidden/>
                <w:rtl/>
              </w:rPr>
              <w:fldChar w:fldCharType="separate"/>
            </w:r>
            <w:r w:rsidR="005068EE">
              <w:rPr>
                <w:webHidden/>
                <w:rtl/>
              </w:rPr>
              <w:t>18</w:t>
            </w:r>
            <w:r w:rsidR="005068EE">
              <w:rPr>
                <w:webHidden/>
                <w:rtl/>
              </w:rPr>
              <w:fldChar w:fldCharType="end"/>
            </w:r>
          </w:hyperlink>
        </w:p>
        <w:p w14:paraId="2AD429A5" w14:textId="7B5624D4" w:rsidR="005068EE" w:rsidRDefault="00D13D70">
          <w:pPr>
            <w:pStyle w:val="TOC3"/>
            <w:rPr>
              <w:rFonts w:cstheme="minorBidi"/>
              <w:bCs w:val="0"/>
              <w:sz w:val="24"/>
              <w:shd w:val="clear" w:color="auto" w:fill="auto"/>
              <w:rtl/>
            </w:rPr>
          </w:pPr>
          <w:hyperlink w:anchor="_Toc239109196" w:history="1">
            <w:r w:rsidR="005068EE" w:rsidRPr="005E47DA">
              <w:rPr>
                <w:rStyle w:val="Hyperlink"/>
                <w:rtl/>
              </w:rPr>
              <w:t>פדגוגיית</w:t>
            </w:r>
            <w:r w:rsidR="005068EE" w:rsidRPr="005E47DA">
              <w:rPr>
                <w:rStyle w:val="Hyperlink"/>
                <w:rtl/>
                <w:lang w:bidi="ar-SA"/>
              </w:rPr>
              <w:t xml:space="preserve"> </w:t>
            </w:r>
            <w:r w:rsidR="005068EE" w:rsidRPr="005E47DA">
              <w:rPr>
                <w:rStyle w:val="Hyperlink"/>
                <w:rtl/>
              </w:rPr>
              <w:t>גני</w:t>
            </w:r>
            <w:r w:rsidR="005068EE" w:rsidRPr="005E47DA">
              <w:rPr>
                <w:rStyle w:val="Hyperlink"/>
                <w:rtl/>
                <w:lang w:bidi="ar-SA"/>
              </w:rPr>
              <w:t xml:space="preserve"> </w:t>
            </w:r>
            <w:r w:rsidR="005068EE" w:rsidRPr="005E47DA">
              <w:rPr>
                <w:rStyle w:val="Hyperlink"/>
                <w:rtl/>
              </w:rPr>
              <w:t>היער</w:t>
            </w:r>
            <w:r w:rsidR="005068EE" w:rsidRPr="005E47DA">
              <w:rPr>
                <w:rStyle w:val="Hyperlink"/>
                <w:rtl/>
                <w:lang w:bidi="ar-SA"/>
              </w:rPr>
              <w:t xml:space="preserve"> </w:t>
            </w:r>
            <w:r w:rsidR="005068EE" w:rsidRPr="005E47DA">
              <w:rPr>
                <w:rStyle w:val="Hyperlink"/>
                <w:rtl/>
              </w:rPr>
              <w:t>וההקשר</w:t>
            </w:r>
            <w:r w:rsidR="005068EE" w:rsidRPr="005E47DA">
              <w:rPr>
                <w:rStyle w:val="Hyperlink"/>
                <w:rtl/>
                <w:lang w:bidi="ar-SA"/>
              </w:rPr>
              <w:t xml:space="preserve"> </w:t>
            </w:r>
            <w:r w:rsidR="005068EE" w:rsidRPr="005E47DA">
              <w:rPr>
                <w:rStyle w:val="Hyperlink"/>
                <w:rtl/>
              </w:rPr>
              <w:t>ההיסטורי</w:t>
            </w:r>
            <w:r w:rsidR="005068EE" w:rsidRPr="005E47DA">
              <w:rPr>
                <w:rStyle w:val="Hyperlink"/>
                <w:rtl/>
                <w:lang w:bidi="ar-SA"/>
              </w:rPr>
              <w:t xml:space="preserve"> (</w:t>
            </w:r>
            <w:r w:rsidR="005068EE" w:rsidRPr="005E47DA">
              <w:rPr>
                <w:rStyle w:val="Hyperlink"/>
                <w:lang w:bidi="ar-SA"/>
              </w:rPr>
              <w:t>Ella Flatau</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Toc239109196 \h</w:instrText>
            </w:r>
            <w:r w:rsidR="005068EE">
              <w:rPr>
                <w:webHidden/>
                <w:rtl/>
              </w:rPr>
              <w:instrText xml:space="preserve"> </w:instrText>
            </w:r>
            <w:r w:rsidR="005068EE">
              <w:rPr>
                <w:webHidden/>
                <w:rtl/>
              </w:rPr>
            </w:r>
            <w:r w:rsidR="005068EE">
              <w:rPr>
                <w:webHidden/>
                <w:rtl/>
              </w:rPr>
              <w:fldChar w:fldCharType="separate"/>
            </w:r>
            <w:r w:rsidR="005068EE">
              <w:rPr>
                <w:webHidden/>
                <w:rtl/>
              </w:rPr>
              <w:t>18</w:t>
            </w:r>
            <w:r w:rsidR="005068EE">
              <w:rPr>
                <w:webHidden/>
                <w:rtl/>
              </w:rPr>
              <w:fldChar w:fldCharType="end"/>
            </w:r>
          </w:hyperlink>
        </w:p>
        <w:p w14:paraId="284E764F" w14:textId="684C07DA" w:rsidR="005068EE" w:rsidRDefault="00D13D70">
          <w:pPr>
            <w:pStyle w:val="TOC3"/>
            <w:rPr>
              <w:rFonts w:cstheme="minorBidi"/>
              <w:bCs w:val="0"/>
              <w:sz w:val="24"/>
              <w:shd w:val="clear" w:color="auto" w:fill="auto"/>
              <w:rtl/>
            </w:rPr>
          </w:pPr>
          <w:hyperlink w:anchor="_Toc239109197" w:history="1">
            <w:r w:rsidR="005068EE" w:rsidRPr="005E47DA">
              <w:rPr>
                <w:rStyle w:val="Hyperlink"/>
                <w:rtl/>
              </w:rPr>
              <w:t>החיבור</w:t>
            </w:r>
            <w:r w:rsidR="005068EE" w:rsidRPr="005E47DA">
              <w:rPr>
                <w:rStyle w:val="Hyperlink"/>
                <w:rtl/>
                <w:lang w:bidi="ar-SA"/>
              </w:rPr>
              <w:t xml:space="preserve"> </w:t>
            </w:r>
            <w:r w:rsidR="005068EE" w:rsidRPr="005E47DA">
              <w:rPr>
                <w:rStyle w:val="Hyperlink"/>
                <w:rtl/>
              </w:rPr>
              <w:t>לטבע</w:t>
            </w:r>
            <w:r w:rsidR="005068EE" w:rsidRPr="005E47DA">
              <w:rPr>
                <w:rStyle w:val="Hyperlink"/>
                <w:rtl/>
                <w:lang w:bidi="ar-SA"/>
              </w:rPr>
              <w:t xml:space="preserve"> </w:t>
            </w:r>
            <w:r w:rsidR="005068EE" w:rsidRPr="005E47DA">
              <w:rPr>
                <w:rStyle w:val="Hyperlink"/>
                <w:rtl/>
              </w:rPr>
              <w:t>בחינוך וַלדורף</w:t>
            </w:r>
            <w:r w:rsidR="005068EE" w:rsidRPr="005E47DA">
              <w:rPr>
                <w:rStyle w:val="Hyperlink"/>
                <w:rtl/>
                <w:lang w:bidi="ar-SA"/>
              </w:rPr>
              <w:t xml:space="preserve"> ('</w:t>
            </w:r>
            <w:r w:rsidR="005068EE" w:rsidRPr="005E47DA">
              <w:rPr>
                <w:rStyle w:val="Hyperlink"/>
                <w:rtl/>
              </w:rPr>
              <w:t>פדגוגיה</w:t>
            </w:r>
            <w:r w:rsidR="005068EE" w:rsidRPr="005E47DA">
              <w:rPr>
                <w:rStyle w:val="Hyperlink"/>
                <w:rtl/>
                <w:lang w:bidi="ar-SA"/>
              </w:rPr>
              <w:t xml:space="preserve"> </w:t>
            </w:r>
            <w:r w:rsidR="005068EE" w:rsidRPr="005E47DA">
              <w:rPr>
                <w:rStyle w:val="Hyperlink"/>
                <w:rtl/>
              </w:rPr>
              <w:t>של</w:t>
            </w:r>
            <w:r w:rsidR="005068EE" w:rsidRPr="005E47DA">
              <w:rPr>
                <w:rStyle w:val="Hyperlink"/>
                <w:rtl/>
                <w:lang w:bidi="ar-SA"/>
              </w:rPr>
              <w:t xml:space="preserve"> </w:t>
            </w:r>
            <w:r w:rsidR="005068EE" w:rsidRPr="005E47DA">
              <w:rPr>
                <w:rStyle w:val="Hyperlink"/>
                <w:rtl/>
              </w:rPr>
              <w:t>חיים</w:t>
            </w:r>
            <w:r w:rsidR="005068EE" w:rsidRPr="005E47DA">
              <w:rPr>
                <w:rStyle w:val="Hyperlink"/>
                <w:rtl/>
                <w:lang w:bidi="ar-SA"/>
              </w:rPr>
              <w:t xml:space="preserve">' </w:t>
            </w:r>
            <w:r w:rsidR="005068EE" w:rsidRPr="005E47DA">
              <w:rPr>
                <w:rStyle w:val="Hyperlink"/>
                <w:rtl/>
              </w:rPr>
              <w:t>והתמחות</w:t>
            </w:r>
            <w:r w:rsidR="005068EE" w:rsidRPr="005E47DA">
              <w:rPr>
                <w:rStyle w:val="Hyperlink"/>
                <w:rtl/>
                <w:lang w:bidi="ar-SA"/>
              </w:rPr>
              <w:t xml:space="preserve"> </w:t>
            </w:r>
            <w:r w:rsidR="005068EE" w:rsidRPr="005E47DA">
              <w:rPr>
                <w:rStyle w:val="Hyperlink"/>
                <w:rtl/>
              </w:rPr>
              <w:t>חקלאית</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Toc239109197 \h</w:instrText>
            </w:r>
            <w:r w:rsidR="005068EE">
              <w:rPr>
                <w:webHidden/>
                <w:rtl/>
              </w:rPr>
              <w:instrText xml:space="preserve"> </w:instrText>
            </w:r>
            <w:r w:rsidR="005068EE">
              <w:rPr>
                <w:webHidden/>
                <w:rtl/>
              </w:rPr>
            </w:r>
            <w:r w:rsidR="005068EE">
              <w:rPr>
                <w:webHidden/>
                <w:rtl/>
              </w:rPr>
              <w:fldChar w:fldCharType="separate"/>
            </w:r>
            <w:r w:rsidR="005068EE">
              <w:rPr>
                <w:webHidden/>
                <w:rtl/>
              </w:rPr>
              <w:t>18</w:t>
            </w:r>
            <w:r w:rsidR="005068EE">
              <w:rPr>
                <w:webHidden/>
                <w:rtl/>
              </w:rPr>
              <w:fldChar w:fldCharType="end"/>
            </w:r>
          </w:hyperlink>
        </w:p>
        <w:p w14:paraId="651D8698" w14:textId="7F9E5C79" w:rsidR="005068EE" w:rsidRDefault="00D13D70">
          <w:pPr>
            <w:pStyle w:val="TOC2"/>
            <w:rPr>
              <w:rFonts w:cstheme="minorBidi"/>
              <w:bCs w:val="0"/>
              <w:noProof/>
              <w:sz w:val="24"/>
              <w:szCs w:val="24"/>
              <w:shd w:val="clear" w:color="auto" w:fill="auto"/>
              <w:cs w:val="0"/>
            </w:rPr>
          </w:pPr>
          <w:hyperlink w:anchor="_Toc239109198" w:history="1">
            <w:r w:rsidR="005068EE" w:rsidRPr="005E47DA">
              <w:rPr>
                <w:rStyle w:val="Hyperlink"/>
                <w:noProof/>
                <w:cs w:val="0"/>
              </w:rPr>
              <w:t>2.7 חינוך לחשיבה עצמית ועצמאית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_Toc239109198 \h </w:instrText>
            </w:r>
            <w:r w:rsidR="005068EE">
              <w:rPr>
                <w:noProof/>
                <w:webHidden/>
                <w:rtl w:val="0"/>
              </w:rPr>
            </w:r>
            <w:r w:rsidR="005068EE">
              <w:rPr>
                <w:noProof/>
                <w:webHidden/>
                <w:rtl w:val="0"/>
              </w:rPr>
              <w:fldChar w:fldCharType="separate"/>
            </w:r>
            <w:r w:rsidR="005068EE">
              <w:rPr>
                <w:noProof/>
                <w:webHidden/>
                <w:cs w:val="0"/>
              </w:rPr>
              <w:t>18</w:t>
            </w:r>
            <w:r w:rsidR="005068EE">
              <w:rPr>
                <w:noProof/>
                <w:webHidden/>
                <w:rtl w:val="0"/>
              </w:rPr>
              <w:fldChar w:fldCharType="end"/>
            </w:r>
          </w:hyperlink>
        </w:p>
        <w:p w14:paraId="38C16384" w14:textId="5648E5B6" w:rsidR="005068EE" w:rsidRDefault="00D13D70">
          <w:pPr>
            <w:pStyle w:val="TOC3"/>
            <w:rPr>
              <w:rFonts w:cstheme="minorBidi"/>
              <w:bCs w:val="0"/>
              <w:sz w:val="24"/>
              <w:shd w:val="clear" w:color="auto" w:fill="auto"/>
              <w:rtl/>
            </w:rPr>
          </w:pPr>
          <w:hyperlink w:anchor="_Toc239109199" w:history="1">
            <w:r w:rsidR="005068EE" w:rsidRPr="005E47DA">
              <w:rPr>
                <w:rStyle w:val="Hyperlink"/>
                <w:rtl/>
              </w:rPr>
              <w:t>חשיבה</w:t>
            </w:r>
            <w:r w:rsidR="005068EE" w:rsidRPr="005E47DA">
              <w:rPr>
                <w:rStyle w:val="Hyperlink"/>
                <w:rtl/>
                <w:lang w:bidi="ar-SA"/>
              </w:rPr>
              <w:t xml:space="preserve"> </w:t>
            </w:r>
            <w:r w:rsidR="005068EE" w:rsidRPr="005E47DA">
              <w:rPr>
                <w:rStyle w:val="Hyperlink"/>
                <w:rtl/>
              </w:rPr>
              <w:t>רפלקטיבית</w:t>
            </w:r>
            <w:r w:rsidR="005068EE" w:rsidRPr="005E47DA">
              <w:rPr>
                <w:rStyle w:val="Hyperlink"/>
                <w:rtl/>
                <w:lang w:bidi="ar-SA"/>
              </w:rPr>
              <w:t xml:space="preserve"> (</w:t>
            </w:r>
            <w:r w:rsidR="005068EE" w:rsidRPr="005E47DA">
              <w:rPr>
                <w:rStyle w:val="Hyperlink"/>
                <w:lang w:bidi="ar-SA"/>
              </w:rPr>
              <w:t>Dewey</w:t>
            </w:r>
            <w:r w:rsidR="005068EE" w:rsidRPr="005E47DA">
              <w:rPr>
                <w:rStyle w:val="Hyperlink"/>
                <w:rtl/>
                <w:lang w:bidi="ar-SA"/>
              </w:rPr>
              <w:t xml:space="preserve">) </w:t>
            </w:r>
            <w:r w:rsidR="005068EE" w:rsidRPr="005E47DA">
              <w:rPr>
                <w:rStyle w:val="Hyperlink"/>
                <w:rtl/>
              </w:rPr>
              <w:t>וקהילת</w:t>
            </w:r>
            <w:r w:rsidR="005068EE" w:rsidRPr="005E47DA">
              <w:rPr>
                <w:rStyle w:val="Hyperlink"/>
                <w:rtl/>
                <w:lang w:bidi="ar-SA"/>
              </w:rPr>
              <w:t xml:space="preserve"> </w:t>
            </w:r>
            <w:r w:rsidR="005068EE" w:rsidRPr="005E47DA">
              <w:rPr>
                <w:rStyle w:val="Hyperlink"/>
                <w:rtl/>
              </w:rPr>
              <w:t>החקירה</w:t>
            </w:r>
            <w:r w:rsidR="005068EE" w:rsidRPr="005E47DA">
              <w:rPr>
                <w:rStyle w:val="Hyperlink"/>
                <w:rtl/>
                <w:lang w:bidi="ar-SA"/>
              </w:rPr>
              <w:t xml:space="preserve"> (</w:t>
            </w:r>
            <w:r w:rsidR="005068EE" w:rsidRPr="005E47DA">
              <w:rPr>
                <w:rStyle w:val="Hyperlink"/>
                <w:lang w:bidi="ar-SA"/>
              </w:rPr>
              <w:t>Lipman</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Toc239109199 \h</w:instrText>
            </w:r>
            <w:r w:rsidR="005068EE">
              <w:rPr>
                <w:webHidden/>
                <w:rtl/>
              </w:rPr>
              <w:instrText xml:space="preserve"> </w:instrText>
            </w:r>
            <w:r w:rsidR="005068EE">
              <w:rPr>
                <w:webHidden/>
                <w:rtl/>
              </w:rPr>
            </w:r>
            <w:r w:rsidR="005068EE">
              <w:rPr>
                <w:webHidden/>
                <w:rtl/>
              </w:rPr>
              <w:fldChar w:fldCharType="separate"/>
            </w:r>
            <w:r w:rsidR="005068EE">
              <w:rPr>
                <w:webHidden/>
                <w:rtl/>
              </w:rPr>
              <w:t>18</w:t>
            </w:r>
            <w:r w:rsidR="005068EE">
              <w:rPr>
                <w:webHidden/>
                <w:rtl/>
              </w:rPr>
              <w:fldChar w:fldCharType="end"/>
            </w:r>
          </w:hyperlink>
        </w:p>
        <w:p w14:paraId="6E1380D0" w14:textId="5A608504" w:rsidR="005068EE" w:rsidRDefault="00D13D70">
          <w:pPr>
            <w:pStyle w:val="TOC3"/>
            <w:rPr>
              <w:rFonts w:cstheme="minorBidi"/>
              <w:bCs w:val="0"/>
              <w:sz w:val="24"/>
              <w:shd w:val="clear" w:color="auto" w:fill="auto"/>
              <w:rtl/>
            </w:rPr>
          </w:pPr>
          <w:hyperlink w:anchor="_Toc239109200" w:history="1">
            <w:r w:rsidR="005068EE" w:rsidRPr="005E47DA">
              <w:rPr>
                <w:rStyle w:val="Hyperlink"/>
                <w:rtl/>
              </w:rPr>
              <w:t>התפתחות</w:t>
            </w:r>
            <w:r w:rsidR="005068EE" w:rsidRPr="005E47DA">
              <w:rPr>
                <w:rStyle w:val="Hyperlink"/>
                <w:rtl/>
                <w:lang w:bidi="ar-SA"/>
              </w:rPr>
              <w:t xml:space="preserve"> </w:t>
            </w:r>
            <w:r w:rsidR="005068EE" w:rsidRPr="005E47DA">
              <w:rPr>
                <w:rStyle w:val="Hyperlink"/>
                <w:rtl/>
              </w:rPr>
              <w:t>החשיבה</w:t>
            </w:r>
            <w:r w:rsidR="005068EE" w:rsidRPr="005E47DA">
              <w:rPr>
                <w:rStyle w:val="Hyperlink"/>
                <w:rtl/>
                <w:lang w:bidi="ar-SA"/>
              </w:rPr>
              <w:t xml:space="preserve"> </w:t>
            </w:r>
            <w:r w:rsidR="005068EE" w:rsidRPr="005E47DA">
              <w:rPr>
                <w:rStyle w:val="Hyperlink"/>
                <w:rtl/>
              </w:rPr>
              <w:t>בחינוך</w:t>
            </w:r>
            <w:r w:rsidR="005068EE" w:rsidRPr="005E47DA">
              <w:rPr>
                <w:rStyle w:val="Hyperlink"/>
                <w:rtl/>
                <w:lang w:bidi="ar-SA"/>
              </w:rPr>
              <w:t xml:space="preserve"> </w:t>
            </w:r>
            <w:r w:rsidR="005068EE" w:rsidRPr="005E47DA">
              <w:rPr>
                <w:rStyle w:val="Hyperlink"/>
                <w:rtl/>
              </w:rPr>
              <w:t>הוולדורפי</w:t>
            </w:r>
            <w:r w:rsidR="005068EE" w:rsidRPr="005E47DA">
              <w:rPr>
                <w:rStyle w:val="Hyperlink"/>
                <w:rtl/>
                <w:lang w:bidi="ar-SA"/>
              </w:rPr>
              <w:t xml:space="preserve"> </w:t>
            </w:r>
            <w:r w:rsidR="005068EE" w:rsidRPr="005E47DA">
              <w:rPr>
                <w:rStyle w:val="Hyperlink"/>
                <w:rtl/>
              </w:rPr>
              <w:t>ובשלות</w:t>
            </w:r>
            <w:r w:rsidR="005068EE" w:rsidRPr="005E47DA">
              <w:rPr>
                <w:rStyle w:val="Hyperlink"/>
                <w:rtl/>
                <w:lang w:bidi="ar-SA"/>
              </w:rPr>
              <w:t xml:space="preserve"> </w:t>
            </w:r>
            <w:r w:rsidR="005068EE" w:rsidRPr="005E47DA">
              <w:rPr>
                <w:rStyle w:val="Hyperlink"/>
                <w:rtl/>
              </w:rPr>
              <w:t>החשיבה</w:t>
            </w:r>
            <w:r w:rsidR="005068EE" w:rsidRPr="005E47DA">
              <w:rPr>
                <w:rStyle w:val="Hyperlink"/>
                <w:rtl/>
                <w:lang w:bidi="ar-SA"/>
              </w:rPr>
              <w:t xml:space="preserve"> </w:t>
            </w:r>
            <w:r w:rsidR="005068EE" w:rsidRPr="005E47DA">
              <w:rPr>
                <w:rStyle w:val="Hyperlink"/>
                <w:rtl/>
              </w:rPr>
              <w:t>בגיל</w:t>
            </w:r>
            <w:r w:rsidR="005068EE" w:rsidRPr="005E47DA">
              <w:rPr>
                <w:rStyle w:val="Hyperlink"/>
                <w:rtl/>
                <w:lang w:bidi="ar-SA"/>
              </w:rPr>
              <w:t xml:space="preserve"> </w:t>
            </w:r>
            <w:r w:rsidR="005068EE" w:rsidRPr="005E47DA">
              <w:rPr>
                <w:rStyle w:val="Hyperlink"/>
                <w:rtl/>
              </w:rPr>
              <w:t>ההתבגרות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Toc239109200 \h</w:instrText>
            </w:r>
            <w:r w:rsidR="005068EE">
              <w:rPr>
                <w:webHidden/>
                <w:rtl/>
              </w:rPr>
              <w:instrText xml:space="preserve"> </w:instrText>
            </w:r>
            <w:r w:rsidR="005068EE">
              <w:rPr>
                <w:webHidden/>
                <w:rtl/>
              </w:rPr>
            </w:r>
            <w:r w:rsidR="005068EE">
              <w:rPr>
                <w:webHidden/>
                <w:rtl/>
              </w:rPr>
              <w:fldChar w:fldCharType="separate"/>
            </w:r>
            <w:r w:rsidR="005068EE">
              <w:rPr>
                <w:webHidden/>
                <w:rtl/>
              </w:rPr>
              <w:t>19</w:t>
            </w:r>
            <w:r w:rsidR="005068EE">
              <w:rPr>
                <w:webHidden/>
                <w:rtl/>
              </w:rPr>
              <w:fldChar w:fldCharType="end"/>
            </w:r>
          </w:hyperlink>
        </w:p>
        <w:p w14:paraId="7D419ECC" w14:textId="64D1D734" w:rsidR="005068EE" w:rsidRDefault="00D13D70">
          <w:pPr>
            <w:pStyle w:val="TOC3"/>
            <w:rPr>
              <w:rFonts w:cstheme="minorBidi"/>
              <w:bCs w:val="0"/>
              <w:sz w:val="24"/>
              <w:shd w:val="clear" w:color="auto" w:fill="auto"/>
              <w:rtl/>
            </w:rPr>
          </w:pPr>
          <w:hyperlink w:anchor="_Toc239109201" w:history="1">
            <w:r w:rsidR="005068EE" w:rsidRPr="005E47DA">
              <w:rPr>
                <w:rStyle w:val="Hyperlink"/>
                <w:rtl/>
              </w:rPr>
              <w:t>דיון</w:t>
            </w:r>
            <w:r w:rsidR="005068EE" w:rsidRPr="005E47DA">
              <w:rPr>
                <w:rStyle w:val="Hyperlink"/>
                <w:rtl/>
                <w:lang w:bidi="ar-SA"/>
              </w:rPr>
              <w:t xml:space="preserve"> </w:t>
            </w:r>
            <w:r w:rsidR="005068EE" w:rsidRPr="005E47DA">
              <w:rPr>
                <w:rStyle w:val="Hyperlink"/>
                <w:rtl/>
              </w:rPr>
              <w:t>משווה</w:t>
            </w:r>
            <w:r w:rsidR="005068EE" w:rsidRPr="005E47DA">
              <w:rPr>
                <w:rStyle w:val="Hyperlink"/>
                <w:rtl/>
                <w:lang w:bidi="ar-SA"/>
              </w:rPr>
              <w:t xml:space="preserve"> </w:t>
            </w:r>
            <w:r w:rsidR="005068EE" w:rsidRPr="005E47DA">
              <w:rPr>
                <w:rStyle w:val="Hyperlink"/>
                <w:rtl/>
              </w:rPr>
              <w:t>על</w:t>
            </w:r>
            <w:r w:rsidR="005068EE" w:rsidRPr="005E47DA">
              <w:rPr>
                <w:rStyle w:val="Hyperlink"/>
                <w:rtl/>
                <w:lang w:bidi="ar-SA"/>
              </w:rPr>
              <w:t xml:space="preserve"> </w:t>
            </w:r>
            <w:r w:rsidR="005068EE" w:rsidRPr="005E47DA">
              <w:rPr>
                <w:rStyle w:val="Hyperlink"/>
                <w:rtl/>
              </w:rPr>
              <w:t>תזמון</w:t>
            </w:r>
            <w:r w:rsidR="005068EE" w:rsidRPr="005E47DA">
              <w:rPr>
                <w:rStyle w:val="Hyperlink"/>
                <w:rtl/>
                <w:lang w:bidi="ar-SA"/>
              </w:rPr>
              <w:t xml:space="preserve"> </w:t>
            </w:r>
            <w:r w:rsidR="005068EE" w:rsidRPr="005E47DA">
              <w:rPr>
                <w:rStyle w:val="Hyperlink"/>
                <w:rtl/>
              </w:rPr>
              <w:t>טיפוח</w:t>
            </w:r>
            <w:r w:rsidR="005068EE" w:rsidRPr="005E47DA">
              <w:rPr>
                <w:rStyle w:val="Hyperlink"/>
                <w:rtl/>
                <w:lang w:bidi="ar-SA"/>
              </w:rPr>
              <w:t xml:space="preserve"> </w:t>
            </w:r>
            <w:r w:rsidR="005068EE" w:rsidRPr="005E47DA">
              <w:rPr>
                <w:rStyle w:val="Hyperlink"/>
                <w:rtl/>
              </w:rPr>
              <w:t>החשיבה</w:t>
            </w:r>
            <w:r w:rsidR="005068EE" w:rsidRPr="005E47DA">
              <w:rPr>
                <w:rStyle w:val="Hyperlink"/>
                <w:rtl/>
                <w:lang w:bidi="ar-SA"/>
              </w:rPr>
              <w:t xml:space="preserve"> </w:t>
            </w:r>
            <w:r w:rsidR="005068EE" w:rsidRPr="005E47DA">
              <w:rPr>
                <w:rStyle w:val="Hyperlink"/>
                <w:rtl/>
              </w:rPr>
              <w:t>העצמית</w:t>
            </w:r>
            <w:r w:rsidR="005068EE" w:rsidRPr="005E47DA">
              <w:rPr>
                <w:rStyle w:val="Hyperlink"/>
                <w:rtl/>
                <w:lang w:bidi="ar-SA"/>
              </w:rPr>
              <w:t xml:space="preserve"> (</w:t>
            </w:r>
            <w:r w:rsidR="005068EE" w:rsidRPr="005E47DA">
              <w:rPr>
                <w:rStyle w:val="Hyperlink"/>
                <w:rtl/>
              </w:rPr>
              <w:t>דיואי וליפמן לעומת שטיינר</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Toc239109201 \h</w:instrText>
            </w:r>
            <w:r w:rsidR="005068EE">
              <w:rPr>
                <w:webHidden/>
                <w:rtl/>
              </w:rPr>
              <w:instrText xml:space="preserve"> </w:instrText>
            </w:r>
            <w:r w:rsidR="005068EE">
              <w:rPr>
                <w:webHidden/>
                <w:rtl/>
              </w:rPr>
            </w:r>
            <w:r w:rsidR="005068EE">
              <w:rPr>
                <w:webHidden/>
                <w:rtl/>
              </w:rPr>
              <w:fldChar w:fldCharType="separate"/>
            </w:r>
            <w:r w:rsidR="005068EE">
              <w:rPr>
                <w:webHidden/>
                <w:rtl/>
              </w:rPr>
              <w:t>19</w:t>
            </w:r>
            <w:r w:rsidR="005068EE">
              <w:rPr>
                <w:webHidden/>
                <w:rtl/>
              </w:rPr>
              <w:fldChar w:fldCharType="end"/>
            </w:r>
          </w:hyperlink>
        </w:p>
        <w:p w14:paraId="59760666" w14:textId="03658D9B" w:rsidR="005068EE" w:rsidRDefault="00D13D70">
          <w:pPr>
            <w:pStyle w:val="TOC2"/>
            <w:rPr>
              <w:rFonts w:cstheme="minorBidi"/>
              <w:bCs w:val="0"/>
              <w:noProof/>
              <w:sz w:val="24"/>
              <w:szCs w:val="24"/>
              <w:shd w:val="clear" w:color="auto" w:fill="auto"/>
              <w:cs w:val="0"/>
            </w:rPr>
          </w:pPr>
          <w:hyperlink w:anchor="_Toc239109202" w:history="1">
            <w:r w:rsidR="005068EE" w:rsidRPr="005E47DA">
              <w:rPr>
                <w:rStyle w:val="Hyperlink"/>
                <w:noProof/>
                <w:cs w:val="0"/>
              </w:rPr>
              <w:t>2.8 כוחה של קבוצה ולכידות כיתתית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_Toc239109202 \h </w:instrText>
            </w:r>
            <w:r w:rsidR="005068EE">
              <w:rPr>
                <w:noProof/>
                <w:webHidden/>
                <w:rtl w:val="0"/>
              </w:rPr>
            </w:r>
            <w:r w:rsidR="005068EE">
              <w:rPr>
                <w:noProof/>
                <w:webHidden/>
                <w:rtl w:val="0"/>
              </w:rPr>
              <w:fldChar w:fldCharType="separate"/>
            </w:r>
            <w:r w:rsidR="005068EE">
              <w:rPr>
                <w:noProof/>
                <w:webHidden/>
                <w:cs w:val="0"/>
              </w:rPr>
              <w:t>19</w:t>
            </w:r>
            <w:r w:rsidR="005068EE">
              <w:rPr>
                <w:noProof/>
                <w:webHidden/>
                <w:rtl w:val="0"/>
              </w:rPr>
              <w:fldChar w:fldCharType="end"/>
            </w:r>
          </w:hyperlink>
        </w:p>
        <w:p w14:paraId="1FE04E80" w14:textId="20F618D1" w:rsidR="005068EE" w:rsidRDefault="00D13D70">
          <w:pPr>
            <w:pStyle w:val="TOC3"/>
            <w:rPr>
              <w:rFonts w:cstheme="minorBidi"/>
              <w:bCs w:val="0"/>
              <w:sz w:val="24"/>
              <w:shd w:val="clear" w:color="auto" w:fill="auto"/>
              <w:rtl/>
            </w:rPr>
          </w:pPr>
          <w:hyperlink w:anchor="_Toc239109203" w:history="1">
            <w:r w:rsidR="005068EE" w:rsidRPr="005E47DA">
              <w:rPr>
                <w:rStyle w:val="Hyperlink"/>
                <w:rtl/>
              </w:rPr>
              <w:t>תיאוריית</w:t>
            </w:r>
            <w:r w:rsidR="005068EE" w:rsidRPr="005E47DA">
              <w:rPr>
                <w:rStyle w:val="Hyperlink"/>
                <w:rtl/>
                <w:lang w:bidi="ar-SA"/>
              </w:rPr>
              <w:t xml:space="preserve"> </w:t>
            </w:r>
            <w:r w:rsidR="005068EE" w:rsidRPr="005E47DA">
              <w:rPr>
                <w:rStyle w:val="Hyperlink"/>
                <w:rtl/>
              </w:rPr>
              <w:t>אזור</w:t>
            </w:r>
            <w:r w:rsidR="005068EE" w:rsidRPr="005E47DA">
              <w:rPr>
                <w:rStyle w:val="Hyperlink"/>
                <w:rtl/>
                <w:lang w:bidi="ar-SA"/>
              </w:rPr>
              <w:t xml:space="preserve"> </w:t>
            </w:r>
            <w:r w:rsidR="005068EE" w:rsidRPr="005E47DA">
              <w:rPr>
                <w:rStyle w:val="Hyperlink"/>
                <w:rtl/>
              </w:rPr>
              <w:t>ההתפתחות</w:t>
            </w:r>
            <w:r w:rsidR="005068EE" w:rsidRPr="005E47DA">
              <w:rPr>
                <w:rStyle w:val="Hyperlink"/>
                <w:rtl/>
                <w:lang w:bidi="ar-SA"/>
              </w:rPr>
              <w:t xml:space="preserve"> </w:t>
            </w:r>
            <w:r w:rsidR="005068EE" w:rsidRPr="005E47DA">
              <w:rPr>
                <w:rStyle w:val="Hyperlink"/>
                <w:rtl/>
              </w:rPr>
              <w:t>המקורבת</w:t>
            </w:r>
            <w:r w:rsidR="005068EE" w:rsidRPr="005E47DA">
              <w:rPr>
                <w:rStyle w:val="Hyperlink"/>
                <w:rtl/>
                <w:lang w:bidi="ar-SA"/>
              </w:rPr>
              <w:t xml:space="preserve"> (</w:t>
            </w:r>
            <w:r w:rsidR="005068EE" w:rsidRPr="005E47DA">
              <w:rPr>
                <w:rStyle w:val="Hyperlink"/>
                <w:lang w:bidi="ar-SA"/>
              </w:rPr>
              <w:t>ZPD</w:t>
            </w:r>
            <w:r w:rsidR="005068EE" w:rsidRPr="005E47DA">
              <w:rPr>
                <w:rStyle w:val="Hyperlink"/>
                <w:rFonts w:cs="Times New Roman"/>
                <w:rtl/>
                <w:lang w:bidi="ar-SA"/>
              </w:rPr>
              <w:t xml:space="preserve"> – </w:t>
            </w:r>
            <w:r w:rsidR="005068EE" w:rsidRPr="005E47DA">
              <w:rPr>
                <w:rStyle w:val="Hyperlink"/>
                <w:rtl/>
              </w:rPr>
              <w:t>לב</w:t>
            </w:r>
            <w:r w:rsidR="005068EE" w:rsidRPr="005E47DA">
              <w:rPr>
                <w:rStyle w:val="Hyperlink"/>
                <w:rtl/>
                <w:lang w:bidi="ar-SA"/>
              </w:rPr>
              <w:t xml:space="preserve"> </w:t>
            </w:r>
            <w:r w:rsidR="005068EE" w:rsidRPr="005E47DA">
              <w:rPr>
                <w:rStyle w:val="Hyperlink"/>
                <w:rtl/>
              </w:rPr>
              <w:t>ויגוצקי</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Toc239109203 \h</w:instrText>
            </w:r>
            <w:r w:rsidR="005068EE">
              <w:rPr>
                <w:webHidden/>
                <w:rtl/>
              </w:rPr>
              <w:instrText xml:space="preserve"> </w:instrText>
            </w:r>
            <w:r w:rsidR="005068EE">
              <w:rPr>
                <w:webHidden/>
                <w:rtl/>
              </w:rPr>
            </w:r>
            <w:r w:rsidR="005068EE">
              <w:rPr>
                <w:webHidden/>
                <w:rtl/>
              </w:rPr>
              <w:fldChar w:fldCharType="separate"/>
            </w:r>
            <w:r w:rsidR="005068EE">
              <w:rPr>
                <w:webHidden/>
                <w:rtl/>
              </w:rPr>
              <w:t>19</w:t>
            </w:r>
            <w:r w:rsidR="005068EE">
              <w:rPr>
                <w:webHidden/>
                <w:rtl/>
              </w:rPr>
              <w:fldChar w:fldCharType="end"/>
            </w:r>
          </w:hyperlink>
        </w:p>
        <w:p w14:paraId="7B303700" w14:textId="7FBCBC90" w:rsidR="005068EE" w:rsidRDefault="00D13D70">
          <w:pPr>
            <w:pStyle w:val="TOC3"/>
            <w:rPr>
              <w:rFonts w:cstheme="minorBidi"/>
              <w:bCs w:val="0"/>
              <w:sz w:val="24"/>
              <w:shd w:val="clear" w:color="auto" w:fill="auto"/>
              <w:rtl/>
            </w:rPr>
          </w:pPr>
          <w:hyperlink w:anchor="_Toc239109204" w:history="1">
            <w:r w:rsidR="005068EE" w:rsidRPr="005E47DA">
              <w:rPr>
                <w:rStyle w:val="Hyperlink"/>
                <w:rtl/>
              </w:rPr>
              <w:t>דינמיקת</w:t>
            </w:r>
            <w:r w:rsidR="005068EE" w:rsidRPr="005E47DA">
              <w:rPr>
                <w:rStyle w:val="Hyperlink"/>
                <w:rtl/>
                <w:lang w:bidi="ar-SA"/>
              </w:rPr>
              <w:t xml:space="preserve"> </w:t>
            </w:r>
            <w:r w:rsidR="005068EE" w:rsidRPr="005E47DA">
              <w:rPr>
                <w:rStyle w:val="Hyperlink"/>
                <w:rtl/>
              </w:rPr>
              <w:t>קבוצות</w:t>
            </w:r>
            <w:r w:rsidR="005068EE" w:rsidRPr="005E47DA">
              <w:rPr>
                <w:rStyle w:val="Hyperlink"/>
                <w:rtl/>
                <w:lang w:bidi="ar-SA"/>
              </w:rPr>
              <w:t xml:space="preserve"> </w:t>
            </w:r>
            <w:r w:rsidR="005068EE" w:rsidRPr="005E47DA">
              <w:rPr>
                <w:rStyle w:val="Hyperlink"/>
                <w:rtl/>
              </w:rPr>
              <w:t>ומנהיגות</w:t>
            </w:r>
            <w:r w:rsidR="005068EE" w:rsidRPr="005E47DA">
              <w:rPr>
                <w:rStyle w:val="Hyperlink"/>
                <w:rtl/>
                <w:lang w:bidi="ar-SA"/>
              </w:rPr>
              <w:t xml:space="preserve"> </w:t>
            </w:r>
            <w:r w:rsidR="005068EE" w:rsidRPr="005E47DA">
              <w:rPr>
                <w:rStyle w:val="Hyperlink"/>
                <w:rtl/>
              </w:rPr>
              <w:t>דמוקרטית</w:t>
            </w:r>
            <w:r w:rsidR="005068EE" w:rsidRPr="005E47DA">
              <w:rPr>
                <w:rStyle w:val="Hyperlink"/>
                <w:rtl/>
                <w:lang w:bidi="ar-SA"/>
              </w:rPr>
              <w:t xml:space="preserve"> (</w:t>
            </w:r>
            <w:r w:rsidR="005068EE" w:rsidRPr="005E47DA">
              <w:rPr>
                <w:rStyle w:val="Hyperlink"/>
                <w:rtl/>
              </w:rPr>
              <w:t>קורט לוין</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Toc239109204 \h</w:instrText>
            </w:r>
            <w:r w:rsidR="005068EE">
              <w:rPr>
                <w:webHidden/>
                <w:rtl/>
              </w:rPr>
              <w:instrText xml:space="preserve"> </w:instrText>
            </w:r>
            <w:r w:rsidR="005068EE">
              <w:rPr>
                <w:webHidden/>
                <w:rtl/>
              </w:rPr>
            </w:r>
            <w:r w:rsidR="005068EE">
              <w:rPr>
                <w:webHidden/>
                <w:rtl/>
              </w:rPr>
              <w:fldChar w:fldCharType="separate"/>
            </w:r>
            <w:r w:rsidR="005068EE">
              <w:rPr>
                <w:webHidden/>
                <w:rtl/>
              </w:rPr>
              <w:t>20</w:t>
            </w:r>
            <w:r w:rsidR="005068EE">
              <w:rPr>
                <w:webHidden/>
                <w:rtl/>
              </w:rPr>
              <w:fldChar w:fldCharType="end"/>
            </w:r>
          </w:hyperlink>
        </w:p>
        <w:p w14:paraId="03BAE52D" w14:textId="7FA6AE0F" w:rsidR="005068EE" w:rsidRDefault="00D13D70">
          <w:pPr>
            <w:pStyle w:val="TOC3"/>
            <w:rPr>
              <w:rFonts w:cstheme="minorBidi"/>
              <w:bCs w:val="0"/>
              <w:sz w:val="24"/>
              <w:shd w:val="clear" w:color="auto" w:fill="auto"/>
              <w:rtl/>
            </w:rPr>
          </w:pPr>
          <w:hyperlink w:anchor="_Toc239109205" w:history="1">
            <w:r w:rsidR="005068EE" w:rsidRPr="005E47DA">
              <w:rPr>
                <w:rStyle w:val="Hyperlink"/>
                <w:rtl/>
              </w:rPr>
              <w:t>מודל</w:t>
            </w:r>
            <w:r w:rsidR="005068EE" w:rsidRPr="005E47DA">
              <w:rPr>
                <w:rStyle w:val="Hyperlink"/>
                <w:rtl/>
                <w:lang w:bidi="ar-SA"/>
              </w:rPr>
              <w:t xml:space="preserve"> </w:t>
            </w:r>
            <w:r w:rsidR="005068EE" w:rsidRPr="005E47DA">
              <w:rPr>
                <w:rStyle w:val="Hyperlink"/>
                <w:rtl/>
              </w:rPr>
              <w:t>המורה</w:t>
            </w:r>
            <w:r w:rsidR="005068EE" w:rsidRPr="005E47DA">
              <w:rPr>
                <w:rStyle w:val="Hyperlink"/>
                <w:rtl/>
                <w:lang w:bidi="ar-SA"/>
              </w:rPr>
              <w:t xml:space="preserve"> </w:t>
            </w:r>
            <w:r w:rsidR="005068EE" w:rsidRPr="005E47DA">
              <w:rPr>
                <w:rStyle w:val="Hyperlink"/>
                <w:rtl/>
              </w:rPr>
              <w:t>המלווה</w:t>
            </w:r>
            <w:r w:rsidR="005068EE" w:rsidRPr="005E47DA">
              <w:rPr>
                <w:rStyle w:val="Hyperlink"/>
                <w:rtl/>
                <w:lang w:bidi="ar-SA"/>
              </w:rPr>
              <w:t xml:space="preserve"> </w:t>
            </w:r>
            <w:r w:rsidR="005068EE" w:rsidRPr="005E47DA">
              <w:rPr>
                <w:rStyle w:val="Hyperlink"/>
                <w:rtl/>
              </w:rPr>
              <w:t>והטקסים</w:t>
            </w:r>
            <w:r w:rsidR="005068EE" w:rsidRPr="005E47DA">
              <w:rPr>
                <w:rStyle w:val="Hyperlink"/>
                <w:rtl/>
                <w:lang w:bidi="ar-SA"/>
              </w:rPr>
              <w:t xml:space="preserve"> </w:t>
            </w:r>
            <w:r w:rsidR="005068EE" w:rsidRPr="005E47DA">
              <w:rPr>
                <w:rStyle w:val="Hyperlink"/>
                <w:rtl/>
              </w:rPr>
              <w:t>האמנותיים</w:t>
            </w:r>
            <w:r w:rsidR="005068EE" w:rsidRPr="005E47DA">
              <w:rPr>
                <w:rStyle w:val="Hyperlink"/>
                <w:rtl/>
                <w:lang w:bidi="ar-SA"/>
              </w:rPr>
              <w:t xml:space="preserve"> </w:t>
            </w:r>
            <w:r w:rsidR="005068EE" w:rsidRPr="005E47DA">
              <w:rPr>
                <w:rStyle w:val="Hyperlink"/>
                <w:rtl/>
              </w:rPr>
              <w:t>בוולדורף</w:t>
            </w:r>
            <w:r w:rsidR="005068EE" w:rsidRPr="005E47DA">
              <w:rPr>
                <w:rStyle w:val="Hyperlink"/>
                <w:rtl/>
                <w:lang w:bidi="ar-SA"/>
              </w:rPr>
              <w:t xml:space="preserve"> </w:t>
            </w:r>
            <w:r w:rsidR="005068EE" w:rsidRPr="005E47DA">
              <w:rPr>
                <w:rStyle w:val="Hyperlink"/>
                <w:rtl/>
              </w:rPr>
              <w:t>בהשוואה</w:t>
            </w:r>
            <w:r w:rsidR="005068EE" w:rsidRPr="005E47DA">
              <w:rPr>
                <w:rStyle w:val="Hyperlink"/>
                <w:rtl/>
                <w:lang w:bidi="ar-SA"/>
              </w:rPr>
              <w:t xml:space="preserve"> </w:t>
            </w:r>
            <w:r w:rsidR="005068EE" w:rsidRPr="005E47DA">
              <w:rPr>
                <w:rStyle w:val="Hyperlink"/>
                <w:rtl/>
              </w:rPr>
              <w:t>ללוין</w:t>
            </w:r>
            <w:r w:rsidR="005068EE" w:rsidRPr="005E47DA">
              <w:rPr>
                <w:rStyle w:val="Hyperlink"/>
                <w:rtl/>
                <w:lang w:bidi="ar-SA"/>
              </w:rPr>
              <w:t xml:space="preserve"> </w:t>
            </w:r>
            <w:r w:rsidR="005068EE" w:rsidRPr="005E47DA">
              <w:rPr>
                <w:rStyle w:val="Hyperlink"/>
                <w:rtl/>
              </w:rPr>
              <w:t>וויגוצקי</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Toc239109205 \h</w:instrText>
            </w:r>
            <w:r w:rsidR="005068EE">
              <w:rPr>
                <w:webHidden/>
                <w:rtl/>
              </w:rPr>
              <w:instrText xml:space="preserve"> </w:instrText>
            </w:r>
            <w:r w:rsidR="005068EE">
              <w:rPr>
                <w:webHidden/>
                <w:rtl/>
              </w:rPr>
            </w:r>
            <w:r w:rsidR="005068EE">
              <w:rPr>
                <w:webHidden/>
                <w:rtl/>
              </w:rPr>
              <w:fldChar w:fldCharType="separate"/>
            </w:r>
            <w:r w:rsidR="005068EE">
              <w:rPr>
                <w:webHidden/>
                <w:rtl/>
              </w:rPr>
              <w:t>20</w:t>
            </w:r>
            <w:r w:rsidR="005068EE">
              <w:rPr>
                <w:webHidden/>
                <w:rtl/>
              </w:rPr>
              <w:fldChar w:fldCharType="end"/>
            </w:r>
          </w:hyperlink>
        </w:p>
        <w:p w14:paraId="33F6B1A9" w14:textId="4A815A51" w:rsidR="005068EE" w:rsidRDefault="00D13D70">
          <w:pPr>
            <w:pStyle w:val="TOC1"/>
            <w:rPr>
              <w:rFonts w:cstheme="minorBidi"/>
              <w:b w:val="0"/>
              <w:bCs w:val="0"/>
              <w:sz w:val="24"/>
              <w:szCs w:val="24"/>
              <w:shd w:val="clear" w:color="auto" w:fill="auto"/>
              <w:rtl/>
            </w:rPr>
          </w:pPr>
          <w:hyperlink w:anchor="_Toc239109206" w:history="1">
            <w:r w:rsidR="005068EE" w:rsidRPr="005E47DA">
              <w:rPr>
                <w:rStyle w:val="Hyperlink"/>
                <w:rtl/>
              </w:rPr>
              <w:t>3. שאלת המחקר ורציונל המחקר</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Toc239109206 \h</w:instrText>
            </w:r>
            <w:r w:rsidR="005068EE">
              <w:rPr>
                <w:webHidden/>
                <w:rtl/>
              </w:rPr>
              <w:instrText xml:space="preserve"> </w:instrText>
            </w:r>
            <w:r w:rsidR="005068EE">
              <w:rPr>
                <w:webHidden/>
                <w:rtl/>
              </w:rPr>
            </w:r>
            <w:r w:rsidR="005068EE">
              <w:rPr>
                <w:webHidden/>
                <w:rtl/>
              </w:rPr>
              <w:fldChar w:fldCharType="separate"/>
            </w:r>
            <w:r w:rsidR="005068EE">
              <w:rPr>
                <w:webHidden/>
                <w:rtl/>
              </w:rPr>
              <w:t>21</w:t>
            </w:r>
            <w:r w:rsidR="005068EE">
              <w:rPr>
                <w:webHidden/>
                <w:rtl/>
              </w:rPr>
              <w:fldChar w:fldCharType="end"/>
            </w:r>
          </w:hyperlink>
        </w:p>
        <w:p w14:paraId="1A0A70B8" w14:textId="4FEB1C28" w:rsidR="005068EE" w:rsidRDefault="00D13D70">
          <w:pPr>
            <w:pStyle w:val="TOC2"/>
            <w:rPr>
              <w:rFonts w:cstheme="minorBidi"/>
              <w:bCs w:val="0"/>
              <w:noProof/>
              <w:sz w:val="24"/>
              <w:szCs w:val="24"/>
              <w:shd w:val="clear" w:color="auto" w:fill="auto"/>
              <w:cs w:val="0"/>
            </w:rPr>
          </w:pPr>
          <w:hyperlink w:anchor="_Toc239109207" w:history="1">
            <w:r w:rsidR="005068EE" w:rsidRPr="005E47DA">
              <w:rPr>
                <w:rStyle w:val="Hyperlink"/>
                <w:noProof/>
                <w:cs w:val="0"/>
                <w:lang w:eastAsia="he-IL"/>
              </w:rPr>
              <w:t>שאלת המחקר</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_Toc239109207 \h </w:instrText>
            </w:r>
            <w:r w:rsidR="005068EE">
              <w:rPr>
                <w:noProof/>
                <w:webHidden/>
                <w:rtl w:val="0"/>
              </w:rPr>
            </w:r>
            <w:r w:rsidR="005068EE">
              <w:rPr>
                <w:noProof/>
                <w:webHidden/>
                <w:rtl w:val="0"/>
              </w:rPr>
              <w:fldChar w:fldCharType="separate"/>
            </w:r>
            <w:r w:rsidR="005068EE">
              <w:rPr>
                <w:noProof/>
                <w:webHidden/>
                <w:cs w:val="0"/>
              </w:rPr>
              <w:t>21</w:t>
            </w:r>
            <w:r w:rsidR="005068EE">
              <w:rPr>
                <w:noProof/>
                <w:webHidden/>
                <w:rtl w:val="0"/>
              </w:rPr>
              <w:fldChar w:fldCharType="end"/>
            </w:r>
          </w:hyperlink>
        </w:p>
        <w:p w14:paraId="1D9311E5" w14:textId="7484DF77" w:rsidR="005068EE" w:rsidRDefault="00D13D70">
          <w:pPr>
            <w:pStyle w:val="TOC2"/>
            <w:rPr>
              <w:rFonts w:cstheme="minorBidi"/>
              <w:bCs w:val="0"/>
              <w:noProof/>
              <w:sz w:val="24"/>
              <w:szCs w:val="24"/>
              <w:shd w:val="clear" w:color="auto" w:fill="auto"/>
              <w:cs w:val="0"/>
            </w:rPr>
          </w:pPr>
          <w:hyperlink w:anchor="_Toc239109208" w:history="1">
            <w:r w:rsidR="005068EE" w:rsidRPr="005E47DA">
              <w:rPr>
                <w:rStyle w:val="Hyperlink"/>
                <w:noProof/>
                <w:cs w:val="0"/>
                <w:lang w:eastAsia="he-IL"/>
              </w:rPr>
              <w:t>הרציונל למחקר</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_Toc239109208 \h </w:instrText>
            </w:r>
            <w:r w:rsidR="005068EE">
              <w:rPr>
                <w:noProof/>
                <w:webHidden/>
                <w:rtl w:val="0"/>
              </w:rPr>
            </w:r>
            <w:r w:rsidR="005068EE">
              <w:rPr>
                <w:noProof/>
                <w:webHidden/>
                <w:rtl w:val="0"/>
              </w:rPr>
              <w:fldChar w:fldCharType="separate"/>
            </w:r>
            <w:r w:rsidR="005068EE">
              <w:rPr>
                <w:noProof/>
                <w:webHidden/>
                <w:cs w:val="0"/>
              </w:rPr>
              <w:t>21</w:t>
            </w:r>
            <w:r w:rsidR="005068EE">
              <w:rPr>
                <w:noProof/>
                <w:webHidden/>
                <w:rtl w:val="0"/>
              </w:rPr>
              <w:fldChar w:fldCharType="end"/>
            </w:r>
          </w:hyperlink>
        </w:p>
        <w:p w14:paraId="2E2249DF" w14:textId="7D5B1DDC" w:rsidR="005068EE" w:rsidRDefault="00D13D70">
          <w:pPr>
            <w:pStyle w:val="TOC3"/>
            <w:rPr>
              <w:rFonts w:cstheme="minorBidi"/>
              <w:bCs w:val="0"/>
              <w:sz w:val="24"/>
              <w:shd w:val="clear" w:color="auto" w:fill="auto"/>
              <w:rtl/>
            </w:rPr>
          </w:pPr>
          <w:hyperlink w:anchor="_Toc239109209" w:history="1">
            <w:r w:rsidR="005068EE" w:rsidRPr="005E47DA">
              <w:rPr>
                <w:rStyle w:val="Hyperlink"/>
                <w:rtl/>
              </w:rPr>
              <w:t>חשיבות המחקר לזמן הזה</w:t>
            </w:r>
            <w:r w:rsidR="005068EE" w:rsidRPr="005E47DA">
              <w:rPr>
                <w:rStyle w:val="Hyperlink"/>
                <w:rtl/>
                <w:lang w:bidi="ar-SA"/>
              </w:rPr>
              <w:t xml:space="preserve">: </w:t>
            </w:r>
            <w:r w:rsidR="005068EE" w:rsidRPr="005E47DA">
              <w:rPr>
                <w:rStyle w:val="Hyperlink"/>
                <w:rtl/>
              </w:rPr>
              <w:t>למורים ולחינוך ולדורף</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Toc239109209 \h</w:instrText>
            </w:r>
            <w:r w:rsidR="005068EE">
              <w:rPr>
                <w:webHidden/>
                <w:rtl/>
              </w:rPr>
              <w:instrText xml:space="preserve"> </w:instrText>
            </w:r>
            <w:r w:rsidR="005068EE">
              <w:rPr>
                <w:webHidden/>
                <w:rtl/>
              </w:rPr>
            </w:r>
            <w:r w:rsidR="005068EE">
              <w:rPr>
                <w:webHidden/>
                <w:rtl/>
              </w:rPr>
              <w:fldChar w:fldCharType="separate"/>
            </w:r>
            <w:r w:rsidR="005068EE">
              <w:rPr>
                <w:webHidden/>
                <w:rtl/>
              </w:rPr>
              <w:t>21</w:t>
            </w:r>
            <w:r w:rsidR="005068EE">
              <w:rPr>
                <w:webHidden/>
                <w:rtl/>
              </w:rPr>
              <w:fldChar w:fldCharType="end"/>
            </w:r>
          </w:hyperlink>
        </w:p>
        <w:p w14:paraId="7478B505" w14:textId="21EC15EC" w:rsidR="005068EE" w:rsidRDefault="00D13D70">
          <w:pPr>
            <w:pStyle w:val="TOC1"/>
            <w:rPr>
              <w:rFonts w:cstheme="minorBidi"/>
              <w:b w:val="0"/>
              <w:bCs w:val="0"/>
              <w:sz w:val="24"/>
              <w:szCs w:val="24"/>
              <w:shd w:val="clear" w:color="auto" w:fill="auto"/>
              <w:rtl/>
            </w:rPr>
          </w:pPr>
          <w:hyperlink w:anchor="_Toc239109210" w:history="1">
            <w:r w:rsidR="005068EE" w:rsidRPr="005E47DA">
              <w:rPr>
                <w:rStyle w:val="Hyperlink"/>
                <w:rtl/>
              </w:rPr>
              <w:t>4. מתודולוגיית המחקר</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Toc239109210 \h</w:instrText>
            </w:r>
            <w:r w:rsidR="005068EE">
              <w:rPr>
                <w:webHidden/>
                <w:rtl/>
              </w:rPr>
              <w:instrText xml:space="preserve"> </w:instrText>
            </w:r>
            <w:r w:rsidR="005068EE">
              <w:rPr>
                <w:webHidden/>
                <w:rtl/>
              </w:rPr>
            </w:r>
            <w:r w:rsidR="005068EE">
              <w:rPr>
                <w:webHidden/>
                <w:rtl/>
              </w:rPr>
              <w:fldChar w:fldCharType="separate"/>
            </w:r>
            <w:r w:rsidR="005068EE">
              <w:rPr>
                <w:webHidden/>
                <w:rtl/>
              </w:rPr>
              <w:t>23</w:t>
            </w:r>
            <w:r w:rsidR="005068EE">
              <w:rPr>
                <w:webHidden/>
                <w:rtl/>
              </w:rPr>
              <w:fldChar w:fldCharType="end"/>
            </w:r>
          </w:hyperlink>
        </w:p>
        <w:p w14:paraId="55C565D2" w14:textId="3A558C1B" w:rsidR="005068EE" w:rsidRDefault="00D13D70">
          <w:pPr>
            <w:pStyle w:val="TOC2"/>
            <w:rPr>
              <w:rFonts w:cstheme="minorBidi"/>
              <w:bCs w:val="0"/>
              <w:noProof/>
              <w:sz w:val="24"/>
              <w:szCs w:val="24"/>
              <w:shd w:val="clear" w:color="auto" w:fill="auto"/>
              <w:cs w:val="0"/>
            </w:rPr>
          </w:pPr>
          <w:hyperlink w:anchor="_Toc239109211" w:history="1">
            <w:r w:rsidR="005068EE" w:rsidRPr="005E47DA">
              <w:rPr>
                <w:rStyle w:val="Hyperlink"/>
                <w:noProof/>
                <w:cs w:val="0"/>
              </w:rPr>
              <w:t>סוג המחקר ומערך המחקר</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_Toc239109211 \h </w:instrText>
            </w:r>
            <w:r w:rsidR="005068EE">
              <w:rPr>
                <w:noProof/>
                <w:webHidden/>
                <w:rtl w:val="0"/>
              </w:rPr>
            </w:r>
            <w:r w:rsidR="005068EE">
              <w:rPr>
                <w:noProof/>
                <w:webHidden/>
                <w:rtl w:val="0"/>
              </w:rPr>
              <w:fldChar w:fldCharType="separate"/>
            </w:r>
            <w:r w:rsidR="005068EE">
              <w:rPr>
                <w:noProof/>
                <w:webHidden/>
                <w:cs w:val="0"/>
              </w:rPr>
              <w:t>23</w:t>
            </w:r>
            <w:r w:rsidR="005068EE">
              <w:rPr>
                <w:noProof/>
                <w:webHidden/>
                <w:rtl w:val="0"/>
              </w:rPr>
              <w:fldChar w:fldCharType="end"/>
            </w:r>
          </w:hyperlink>
        </w:p>
        <w:p w14:paraId="10DFFD70" w14:textId="5897B3F6" w:rsidR="005068EE" w:rsidRDefault="00D13D70">
          <w:pPr>
            <w:pStyle w:val="TOC2"/>
            <w:rPr>
              <w:rFonts w:cstheme="minorBidi"/>
              <w:bCs w:val="0"/>
              <w:noProof/>
              <w:sz w:val="24"/>
              <w:szCs w:val="24"/>
              <w:shd w:val="clear" w:color="auto" w:fill="auto"/>
              <w:cs w:val="0"/>
            </w:rPr>
          </w:pPr>
          <w:hyperlink w:anchor="_Toc239109212" w:history="1">
            <w:r w:rsidR="005068EE" w:rsidRPr="005E47DA">
              <w:rPr>
                <w:rStyle w:val="Hyperlink"/>
                <w:noProof/>
                <w:cs w:val="0"/>
              </w:rPr>
              <w:t>שדה המחקר ומשתתפי המחקר</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_Toc239109212 \h </w:instrText>
            </w:r>
            <w:r w:rsidR="005068EE">
              <w:rPr>
                <w:noProof/>
                <w:webHidden/>
                <w:rtl w:val="0"/>
              </w:rPr>
            </w:r>
            <w:r w:rsidR="005068EE">
              <w:rPr>
                <w:noProof/>
                <w:webHidden/>
                <w:rtl w:val="0"/>
              </w:rPr>
              <w:fldChar w:fldCharType="separate"/>
            </w:r>
            <w:r w:rsidR="005068EE">
              <w:rPr>
                <w:noProof/>
                <w:webHidden/>
                <w:cs w:val="0"/>
              </w:rPr>
              <w:t>23</w:t>
            </w:r>
            <w:r w:rsidR="005068EE">
              <w:rPr>
                <w:noProof/>
                <w:webHidden/>
                <w:rtl w:val="0"/>
              </w:rPr>
              <w:fldChar w:fldCharType="end"/>
            </w:r>
          </w:hyperlink>
        </w:p>
        <w:p w14:paraId="7C0A647C" w14:textId="7CA719D9" w:rsidR="005068EE" w:rsidRDefault="00D13D70">
          <w:pPr>
            <w:pStyle w:val="TOC2"/>
            <w:rPr>
              <w:rFonts w:cstheme="minorBidi"/>
              <w:bCs w:val="0"/>
              <w:noProof/>
              <w:sz w:val="24"/>
              <w:szCs w:val="24"/>
              <w:shd w:val="clear" w:color="auto" w:fill="auto"/>
              <w:cs w:val="0"/>
            </w:rPr>
          </w:pPr>
          <w:hyperlink w:anchor="_Toc239109213" w:history="1">
            <w:r w:rsidR="005068EE" w:rsidRPr="005E47DA">
              <w:rPr>
                <w:rStyle w:val="Hyperlink"/>
                <w:noProof/>
                <w:cs w:val="0"/>
              </w:rPr>
              <w:t>כלי המחקר ואיסוף הנתונים</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_Toc239109213 \h </w:instrText>
            </w:r>
            <w:r w:rsidR="005068EE">
              <w:rPr>
                <w:noProof/>
                <w:webHidden/>
                <w:rtl w:val="0"/>
              </w:rPr>
            </w:r>
            <w:r w:rsidR="005068EE">
              <w:rPr>
                <w:noProof/>
                <w:webHidden/>
                <w:rtl w:val="0"/>
              </w:rPr>
              <w:fldChar w:fldCharType="separate"/>
            </w:r>
            <w:r w:rsidR="005068EE">
              <w:rPr>
                <w:noProof/>
                <w:webHidden/>
                <w:cs w:val="0"/>
              </w:rPr>
              <w:t>23</w:t>
            </w:r>
            <w:r w:rsidR="005068EE">
              <w:rPr>
                <w:noProof/>
                <w:webHidden/>
                <w:rtl w:val="0"/>
              </w:rPr>
              <w:fldChar w:fldCharType="end"/>
            </w:r>
          </w:hyperlink>
        </w:p>
        <w:p w14:paraId="35BDEF18" w14:textId="1F566485" w:rsidR="005068EE" w:rsidRDefault="00D13D70">
          <w:pPr>
            <w:pStyle w:val="TOC2"/>
            <w:rPr>
              <w:rFonts w:cstheme="minorBidi"/>
              <w:bCs w:val="0"/>
              <w:noProof/>
              <w:sz w:val="24"/>
              <w:szCs w:val="24"/>
              <w:shd w:val="clear" w:color="auto" w:fill="auto"/>
              <w:cs w:val="0"/>
            </w:rPr>
          </w:pPr>
          <w:hyperlink w:anchor="_Toc239109214" w:history="1">
            <w:r w:rsidR="005068EE" w:rsidRPr="005E47DA">
              <w:rPr>
                <w:rStyle w:val="Hyperlink"/>
                <w:noProof/>
                <w:cs w:val="0"/>
              </w:rPr>
              <w:t>מהלך המחקר</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_Toc239109214 \h </w:instrText>
            </w:r>
            <w:r w:rsidR="005068EE">
              <w:rPr>
                <w:noProof/>
                <w:webHidden/>
                <w:rtl w:val="0"/>
              </w:rPr>
            </w:r>
            <w:r w:rsidR="005068EE">
              <w:rPr>
                <w:noProof/>
                <w:webHidden/>
                <w:rtl w:val="0"/>
              </w:rPr>
              <w:fldChar w:fldCharType="separate"/>
            </w:r>
            <w:r w:rsidR="005068EE">
              <w:rPr>
                <w:noProof/>
                <w:webHidden/>
                <w:cs w:val="0"/>
              </w:rPr>
              <w:t>24</w:t>
            </w:r>
            <w:r w:rsidR="005068EE">
              <w:rPr>
                <w:noProof/>
                <w:webHidden/>
                <w:rtl w:val="0"/>
              </w:rPr>
              <w:fldChar w:fldCharType="end"/>
            </w:r>
          </w:hyperlink>
        </w:p>
        <w:p w14:paraId="528A43E9" w14:textId="4EE183E8" w:rsidR="005068EE" w:rsidRDefault="00D13D70">
          <w:pPr>
            <w:pStyle w:val="TOC2"/>
            <w:rPr>
              <w:rFonts w:cstheme="minorBidi"/>
              <w:bCs w:val="0"/>
              <w:noProof/>
              <w:sz w:val="24"/>
              <w:szCs w:val="24"/>
              <w:shd w:val="clear" w:color="auto" w:fill="auto"/>
              <w:cs w:val="0"/>
            </w:rPr>
          </w:pPr>
          <w:hyperlink w:anchor="_Toc239109215" w:history="1">
            <w:r w:rsidR="005068EE" w:rsidRPr="005E47DA">
              <w:rPr>
                <w:rStyle w:val="Hyperlink"/>
                <w:noProof/>
                <w:cs w:val="0"/>
              </w:rPr>
              <w:t>דרכי ניתוח הנתונים</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_Toc239109215 \h </w:instrText>
            </w:r>
            <w:r w:rsidR="005068EE">
              <w:rPr>
                <w:noProof/>
                <w:webHidden/>
                <w:rtl w:val="0"/>
              </w:rPr>
            </w:r>
            <w:r w:rsidR="005068EE">
              <w:rPr>
                <w:noProof/>
                <w:webHidden/>
                <w:rtl w:val="0"/>
              </w:rPr>
              <w:fldChar w:fldCharType="separate"/>
            </w:r>
            <w:r w:rsidR="005068EE">
              <w:rPr>
                <w:noProof/>
                <w:webHidden/>
                <w:cs w:val="0"/>
              </w:rPr>
              <w:t>24</w:t>
            </w:r>
            <w:r w:rsidR="005068EE">
              <w:rPr>
                <w:noProof/>
                <w:webHidden/>
                <w:rtl w:val="0"/>
              </w:rPr>
              <w:fldChar w:fldCharType="end"/>
            </w:r>
          </w:hyperlink>
        </w:p>
        <w:p w14:paraId="1D5C1378" w14:textId="3667DA22" w:rsidR="005068EE" w:rsidRDefault="00D13D70">
          <w:pPr>
            <w:pStyle w:val="TOC2"/>
            <w:rPr>
              <w:rFonts w:cstheme="minorBidi"/>
              <w:bCs w:val="0"/>
              <w:noProof/>
              <w:sz w:val="24"/>
              <w:szCs w:val="24"/>
              <w:shd w:val="clear" w:color="auto" w:fill="auto"/>
              <w:cs w:val="0"/>
            </w:rPr>
          </w:pPr>
          <w:hyperlink w:anchor="_Toc239109216" w:history="1">
            <w:r w:rsidR="005068EE" w:rsidRPr="005E47DA">
              <w:rPr>
                <w:rStyle w:val="Hyperlink"/>
                <w:noProof/>
                <w:cs w:val="0"/>
              </w:rPr>
              <w:t>אתיקה מחקרית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_Toc239109216 \h </w:instrText>
            </w:r>
            <w:r w:rsidR="005068EE">
              <w:rPr>
                <w:noProof/>
                <w:webHidden/>
                <w:rtl w:val="0"/>
              </w:rPr>
            </w:r>
            <w:r w:rsidR="005068EE">
              <w:rPr>
                <w:noProof/>
                <w:webHidden/>
                <w:rtl w:val="0"/>
              </w:rPr>
              <w:fldChar w:fldCharType="separate"/>
            </w:r>
            <w:r w:rsidR="005068EE">
              <w:rPr>
                <w:noProof/>
                <w:webHidden/>
                <w:cs w:val="0"/>
              </w:rPr>
              <w:t>24</w:t>
            </w:r>
            <w:r w:rsidR="005068EE">
              <w:rPr>
                <w:noProof/>
                <w:webHidden/>
                <w:rtl w:val="0"/>
              </w:rPr>
              <w:fldChar w:fldCharType="end"/>
            </w:r>
          </w:hyperlink>
        </w:p>
        <w:p w14:paraId="7063A38E" w14:textId="22F029C3" w:rsidR="005068EE" w:rsidRDefault="00D13D70">
          <w:pPr>
            <w:pStyle w:val="TOC2"/>
            <w:rPr>
              <w:rFonts w:cstheme="minorBidi"/>
              <w:bCs w:val="0"/>
              <w:noProof/>
              <w:sz w:val="24"/>
              <w:szCs w:val="24"/>
              <w:shd w:val="clear" w:color="auto" w:fill="auto"/>
              <w:cs w:val="0"/>
            </w:rPr>
          </w:pPr>
          <w:hyperlink w:anchor="_Toc239109217" w:history="1">
            <w:r w:rsidR="005068EE" w:rsidRPr="005E47DA">
              <w:rPr>
                <w:rStyle w:val="Hyperlink"/>
                <w:noProof/>
                <w:cs w:val="0"/>
              </w:rPr>
              <w:t>רפלקציה על תפקיד החוקר</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_Toc239109217 \h </w:instrText>
            </w:r>
            <w:r w:rsidR="005068EE">
              <w:rPr>
                <w:noProof/>
                <w:webHidden/>
                <w:rtl w:val="0"/>
              </w:rPr>
            </w:r>
            <w:r w:rsidR="005068EE">
              <w:rPr>
                <w:noProof/>
                <w:webHidden/>
                <w:rtl w:val="0"/>
              </w:rPr>
              <w:fldChar w:fldCharType="separate"/>
            </w:r>
            <w:r w:rsidR="005068EE">
              <w:rPr>
                <w:noProof/>
                <w:webHidden/>
                <w:cs w:val="0"/>
              </w:rPr>
              <w:t>25</w:t>
            </w:r>
            <w:r w:rsidR="005068EE">
              <w:rPr>
                <w:noProof/>
                <w:webHidden/>
                <w:rtl w:val="0"/>
              </w:rPr>
              <w:fldChar w:fldCharType="end"/>
            </w:r>
          </w:hyperlink>
        </w:p>
        <w:p w14:paraId="39866AEF" w14:textId="074D754C" w:rsidR="005068EE" w:rsidRDefault="00D13D70">
          <w:pPr>
            <w:pStyle w:val="TOC2"/>
            <w:rPr>
              <w:rFonts w:cstheme="minorBidi"/>
              <w:bCs w:val="0"/>
              <w:noProof/>
              <w:sz w:val="24"/>
              <w:szCs w:val="24"/>
              <w:shd w:val="clear" w:color="auto" w:fill="auto"/>
              <w:cs w:val="0"/>
            </w:rPr>
          </w:pPr>
          <w:hyperlink w:anchor="_Toc239109218" w:history="1">
            <w:r w:rsidR="005068EE" w:rsidRPr="005E47DA">
              <w:rPr>
                <w:rStyle w:val="Hyperlink"/>
                <w:noProof/>
                <w:cs w:val="0"/>
              </w:rPr>
              <w:t>מגבלות המחקר</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_Toc239109218 \h </w:instrText>
            </w:r>
            <w:r w:rsidR="005068EE">
              <w:rPr>
                <w:noProof/>
                <w:webHidden/>
                <w:rtl w:val="0"/>
              </w:rPr>
            </w:r>
            <w:r w:rsidR="005068EE">
              <w:rPr>
                <w:noProof/>
                <w:webHidden/>
                <w:rtl w:val="0"/>
              </w:rPr>
              <w:fldChar w:fldCharType="separate"/>
            </w:r>
            <w:r w:rsidR="005068EE">
              <w:rPr>
                <w:noProof/>
                <w:webHidden/>
                <w:cs w:val="0"/>
              </w:rPr>
              <w:t>25</w:t>
            </w:r>
            <w:r w:rsidR="005068EE">
              <w:rPr>
                <w:noProof/>
                <w:webHidden/>
                <w:rtl w:val="0"/>
              </w:rPr>
              <w:fldChar w:fldCharType="end"/>
            </w:r>
          </w:hyperlink>
        </w:p>
        <w:p w14:paraId="74C11F79" w14:textId="3E777E21" w:rsidR="005068EE" w:rsidRDefault="00D13D70">
          <w:pPr>
            <w:pStyle w:val="TOC1"/>
            <w:rPr>
              <w:rFonts w:cstheme="minorBidi"/>
              <w:b w:val="0"/>
              <w:bCs w:val="0"/>
              <w:sz w:val="24"/>
              <w:szCs w:val="24"/>
              <w:shd w:val="clear" w:color="auto" w:fill="auto"/>
              <w:rtl/>
            </w:rPr>
          </w:pPr>
          <w:hyperlink w:anchor="_Toc239109219" w:history="1">
            <w:r w:rsidR="005068EE" w:rsidRPr="005E47DA">
              <w:rPr>
                <w:rStyle w:val="Hyperlink"/>
                <w:rtl/>
              </w:rPr>
              <w:t>5. ממצאי המחקר</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Toc239109219 \h</w:instrText>
            </w:r>
            <w:r w:rsidR="005068EE">
              <w:rPr>
                <w:webHidden/>
                <w:rtl/>
              </w:rPr>
              <w:instrText xml:space="preserve"> </w:instrText>
            </w:r>
            <w:r w:rsidR="005068EE">
              <w:rPr>
                <w:webHidden/>
                <w:rtl/>
              </w:rPr>
            </w:r>
            <w:r w:rsidR="005068EE">
              <w:rPr>
                <w:webHidden/>
                <w:rtl/>
              </w:rPr>
              <w:fldChar w:fldCharType="separate"/>
            </w:r>
            <w:r w:rsidR="005068EE">
              <w:rPr>
                <w:webHidden/>
                <w:rtl/>
              </w:rPr>
              <w:t>26</w:t>
            </w:r>
            <w:r w:rsidR="005068EE">
              <w:rPr>
                <w:webHidden/>
                <w:rtl/>
              </w:rPr>
              <w:fldChar w:fldCharType="end"/>
            </w:r>
          </w:hyperlink>
        </w:p>
        <w:p w14:paraId="2FE15E31" w14:textId="576168EF" w:rsidR="005068EE" w:rsidRDefault="00D13D70">
          <w:pPr>
            <w:pStyle w:val="TOC2"/>
            <w:rPr>
              <w:rFonts w:cstheme="minorBidi"/>
              <w:bCs w:val="0"/>
              <w:noProof/>
              <w:sz w:val="24"/>
              <w:szCs w:val="24"/>
              <w:shd w:val="clear" w:color="auto" w:fill="auto"/>
              <w:cs w:val="0"/>
            </w:rPr>
          </w:pPr>
          <w:hyperlink w:anchor="_Toc239109220" w:history="1">
            <w:r w:rsidR="005068EE" w:rsidRPr="005E47DA">
              <w:rPr>
                <w:rStyle w:val="Hyperlink"/>
                <w:noProof/>
                <w:cs w:val="0"/>
              </w:rPr>
              <w:t>5.1 ניתוח תמטי של הבוגרים בחינוך ולדורף</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_Toc239109220 \h </w:instrText>
            </w:r>
            <w:r w:rsidR="005068EE">
              <w:rPr>
                <w:noProof/>
                <w:webHidden/>
                <w:rtl w:val="0"/>
              </w:rPr>
            </w:r>
            <w:r w:rsidR="005068EE">
              <w:rPr>
                <w:noProof/>
                <w:webHidden/>
                <w:rtl w:val="0"/>
              </w:rPr>
              <w:fldChar w:fldCharType="separate"/>
            </w:r>
            <w:r w:rsidR="005068EE">
              <w:rPr>
                <w:noProof/>
                <w:webHidden/>
                <w:cs w:val="0"/>
              </w:rPr>
              <w:t>26</w:t>
            </w:r>
            <w:r w:rsidR="005068EE">
              <w:rPr>
                <w:noProof/>
                <w:webHidden/>
                <w:rtl w:val="0"/>
              </w:rPr>
              <w:fldChar w:fldCharType="end"/>
            </w:r>
          </w:hyperlink>
        </w:p>
        <w:p w14:paraId="73E753BE" w14:textId="51E57A58" w:rsidR="005068EE" w:rsidRDefault="00D13D70">
          <w:pPr>
            <w:pStyle w:val="TOC2"/>
            <w:rPr>
              <w:rFonts w:cstheme="minorBidi"/>
              <w:bCs w:val="0"/>
              <w:noProof/>
              <w:sz w:val="24"/>
              <w:szCs w:val="24"/>
              <w:shd w:val="clear" w:color="auto" w:fill="auto"/>
              <w:cs w:val="0"/>
            </w:rPr>
          </w:pPr>
          <w:hyperlink w:anchor="_Toc239109221" w:history="1">
            <w:r w:rsidR="005068EE" w:rsidRPr="005E47DA">
              <w:rPr>
                <w:rStyle w:val="Hyperlink"/>
                <w:noProof/>
                <w:cs w:val="0"/>
              </w:rPr>
              <w:t>5.2 תמות מרכזיות העולות מתוך הממצאים</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_Toc239109221 \h </w:instrText>
            </w:r>
            <w:r w:rsidR="005068EE">
              <w:rPr>
                <w:noProof/>
                <w:webHidden/>
                <w:rtl w:val="0"/>
              </w:rPr>
            </w:r>
            <w:r w:rsidR="005068EE">
              <w:rPr>
                <w:noProof/>
                <w:webHidden/>
                <w:rtl w:val="0"/>
              </w:rPr>
              <w:fldChar w:fldCharType="separate"/>
            </w:r>
            <w:r w:rsidR="005068EE">
              <w:rPr>
                <w:noProof/>
                <w:webHidden/>
                <w:cs w:val="0"/>
              </w:rPr>
              <w:t>27</w:t>
            </w:r>
            <w:r w:rsidR="005068EE">
              <w:rPr>
                <w:noProof/>
                <w:webHidden/>
                <w:rtl w:val="0"/>
              </w:rPr>
              <w:fldChar w:fldCharType="end"/>
            </w:r>
          </w:hyperlink>
        </w:p>
        <w:p w14:paraId="0C8486FA" w14:textId="0F9D6138" w:rsidR="005068EE" w:rsidRDefault="00D13D70">
          <w:pPr>
            <w:pStyle w:val="TOC2"/>
            <w:rPr>
              <w:rFonts w:cstheme="minorBidi"/>
              <w:bCs w:val="0"/>
              <w:noProof/>
              <w:sz w:val="24"/>
              <w:szCs w:val="24"/>
              <w:shd w:val="clear" w:color="auto" w:fill="auto"/>
              <w:cs w:val="0"/>
            </w:rPr>
          </w:pPr>
          <w:hyperlink w:anchor="_Toc239109222" w:history="1">
            <w:r w:rsidR="005068EE" w:rsidRPr="005E47DA">
              <w:rPr>
                <w:rStyle w:val="Hyperlink"/>
                <w:noProof/>
                <w:cs w:val="0"/>
              </w:rPr>
              <w:t>5.3 העמקת תתי-התמות שעלו מתוך התמות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_Toc239109222 \h </w:instrText>
            </w:r>
            <w:r w:rsidR="005068EE">
              <w:rPr>
                <w:noProof/>
                <w:webHidden/>
                <w:rtl w:val="0"/>
              </w:rPr>
            </w:r>
            <w:r w:rsidR="005068EE">
              <w:rPr>
                <w:noProof/>
                <w:webHidden/>
                <w:rtl w:val="0"/>
              </w:rPr>
              <w:fldChar w:fldCharType="separate"/>
            </w:r>
            <w:r w:rsidR="005068EE">
              <w:rPr>
                <w:noProof/>
                <w:webHidden/>
                <w:cs w:val="0"/>
              </w:rPr>
              <w:t>29</w:t>
            </w:r>
            <w:r w:rsidR="005068EE">
              <w:rPr>
                <w:noProof/>
                <w:webHidden/>
                <w:rtl w:val="0"/>
              </w:rPr>
              <w:fldChar w:fldCharType="end"/>
            </w:r>
          </w:hyperlink>
        </w:p>
        <w:p w14:paraId="533AEE79" w14:textId="6625C5AF" w:rsidR="005068EE" w:rsidRDefault="00D13D70">
          <w:pPr>
            <w:pStyle w:val="TOC3"/>
            <w:rPr>
              <w:rFonts w:cstheme="minorBidi"/>
              <w:bCs w:val="0"/>
              <w:sz w:val="24"/>
              <w:shd w:val="clear" w:color="auto" w:fill="auto"/>
              <w:rtl/>
            </w:rPr>
          </w:pPr>
          <w:hyperlink w:anchor="_Toc239109223" w:history="1">
            <w:r w:rsidR="005068EE" w:rsidRPr="005E47DA">
              <w:rPr>
                <w:rStyle w:val="Hyperlink"/>
                <w:rtl/>
              </w:rPr>
              <w:t>5.3.1</w:t>
            </w:r>
            <w:r w:rsidR="005068EE" w:rsidRPr="005E47DA">
              <w:rPr>
                <w:rStyle w:val="Hyperlink"/>
              </w:rPr>
              <w:t xml:space="preserve"> </w:t>
            </w:r>
            <w:r w:rsidR="005068EE" w:rsidRPr="005E47DA">
              <w:rPr>
                <w:rStyle w:val="Hyperlink"/>
                <w:rtl/>
              </w:rPr>
              <w:t>תמה</w:t>
            </w:r>
            <w:r w:rsidR="005068EE" w:rsidRPr="005E47DA">
              <w:rPr>
                <w:rStyle w:val="Hyperlink"/>
                <w:rtl/>
                <w:lang w:bidi="ar-SA"/>
              </w:rPr>
              <w:t xml:space="preserve"> </w:t>
            </w:r>
            <w:r w:rsidR="005068EE" w:rsidRPr="005E47DA">
              <w:rPr>
                <w:rStyle w:val="Hyperlink"/>
                <w:rtl/>
              </w:rPr>
              <w:t>ראשונה</w:t>
            </w:r>
            <w:r w:rsidR="005068EE" w:rsidRPr="005E47DA">
              <w:rPr>
                <w:rStyle w:val="Hyperlink"/>
                <w:rtl/>
                <w:lang w:bidi="ar-SA"/>
              </w:rPr>
              <w:t xml:space="preserve">: </w:t>
            </w:r>
            <w:r w:rsidR="005068EE" w:rsidRPr="005E47DA">
              <w:rPr>
                <w:rStyle w:val="Hyperlink"/>
                <w:rtl/>
              </w:rPr>
              <w:t>דמות</w:t>
            </w:r>
            <w:r w:rsidR="005068EE" w:rsidRPr="005E47DA">
              <w:rPr>
                <w:rStyle w:val="Hyperlink"/>
                <w:rtl/>
                <w:lang w:bidi="ar-SA"/>
              </w:rPr>
              <w:t xml:space="preserve"> </w:t>
            </w:r>
            <w:r w:rsidR="005068EE" w:rsidRPr="005E47DA">
              <w:rPr>
                <w:rStyle w:val="Hyperlink"/>
                <w:rtl/>
              </w:rPr>
              <w:t>המחנך</w:t>
            </w:r>
            <w:r w:rsidR="005068EE" w:rsidRPr="005E47DA">
              <w:rPr>
                <w:rStyle w:val="Hyperlink"/>
                <w:rtl/>
                <w:lang w:bidi="ar-SA"/>
              </w:rPr>
              <w:t xml:space="preserve"> </w:t>
            </w:r>
            <w:r w:rsidR="005068EE" w:rsidRPr="005E47DA">
              <w:rPr>
                <w:rStyle w:val="Hyperlink"/>
                <w:rtl/>
              </w:rPr>
              <w:t>כציר</w:t>
            </w:r>
            <w:r w:rsidR="005068EE" w:rsidRPr="005E47DA">
              <w:rPr>
                <w:rStyle w:val="Hyperlink"/>
                <w:rtl/>
                <w:lang w:bidi="ar-SA"/>
              </w:rPr>
              <w:t xml:space="preserve"> </w:t>
            </w:r>
            <w:r w:rsidR="005068EE" w:rsidRPr="005E47DA">
              <w:rPr>
                <w:rStyle w:val="Hyperlink"/>
                <w:rtl/>
              </w:rPr>
              <w:t>התפתחותי</w:t>
            </w:r>
            <w:r w:rsidR="005068EE" w:rsidRPr="005E47DA">
              <w:rPr>
                <w:rStyle w:val="Hyperlink"/>
                <w:rtl/>
                <w:lang w:bidi="ar-SA"/>
              </w:rPr>
              <w:t xml:space="preserve"> </w:t>
            </w:r>
            <w:r w:rsidR="005068EE" w:rsidRPr="005E47DA">
              <w:rPr>
                <w:rStyle w:val="Hyperlink"/>
                <w:rtl/>
              </w:rPr>
              <w:t>מונוליטי</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Toc239109223 \h</w:instrText>
            </w:r>
            <w:r w:rsidR="005068EE">
              <w:rPr>
                <w:webHidden/>
                <w:rtl/>
              </w:rPr>
              <w:instrText xml:space="preserve"> </w:instrText>
            </w:r>
            <w:r w:rsidR="005068EE">
              <w:rPr>
                <w:webHidden/>
                <w:rtl/>
              </w:rPr>
            </w:r>
            <w:r w:rsidR="005068EE">
              <w:rPr>
                <w:webHidden/>
                <w:rtl/>
              </w:rPr>
              <w:fldChar w:fldCharType="separate"/>
            </w:r>
            <w:r w:rsidR="005068EE">
              <w:rPr>
                <w:webHidden/>
                <w:rtl/>
              </w:rPr>
              <w:t>29</w:t>
            </w:r>
            <w:r w:rsidR="005068EE">
              <w:rPr>
                <w:webHidden/>
                <w:rtl/>
              </w:rPr>
              <w:fldChar w:fldCharType="end"/>
            </w:r>
          </w:hyperlink>
        </w:p>
        <w:p w14:paraId="16DB8701" w14:textId="56E000AD" w:rsidR="005068EE" w:rsidRDefault="00D13D70">
          <w:pPr>
            <w:pStyle w:val="TOC3"/>
            <w:rPr>
              <w:rFonts w:cstheme="minorBidi"/>
              <w:bCs w:val="0"/>
              <w:sz w:val="24"/>
              <w:shd w:val="clear" w:color="auto" w:fill="auto"/>
              <w:rtl/>
            </w:rPr>
          </w:pPr>
          <w:hyperlink w:anchor="_Toc239109224" w:history="1">
            <w:r w:rsidR="005068EE" w:rsidRPr="005E47DA">
              <w:rPr>
                <w:rStyle w:val="Hyperlink"/>
                <w:rtl/>
              </w:rPr>
              <w:t>5.3.2</w:t>
            </w:r>
            <w:r w:rsidR="005068EE" w:rsidRPr="005E47DA">
              <w:rPr>
                <w:rStyle w:val="Hyperlink"/>
              </w:rPr>
              <w:t xml:space="preserve"> </w:t>
            </w:r>
            <w:r w:rsidR="005068EE" w:rsidRPr="005E47DA">
              <w:rPr>
                <w:rStyle w:val="Hyperlink"/>
                <w:rtl/>
              </w:rPr>
              <w:t>תמה</w:t>
            </w:r>
            <w:r w:rsidR="005068EE" w:rsidRPr="005E47DA">
              <w:rPr>
                <w:rStyle w:val="Hyperlink"/>
                <w:rtl/>
                <w:lang w:bidi="ar-SA"/>
              </w:rPr>
              <w:t xml:space="preserve"> </w:t>
            </w:r>
            <w:r w:rsidR="005068EE" w:rsidRPr="005E47DA">
              <w:rPr>
                <w:rStyle w:val="Hyperlink"/>
                <w:rtl/>
              </w:rPr>
              <w:t>שנייה</w:t>
            </w:r>
            <w:r w:rsidR="005068EE" w:rsidRPr="005E47DA">
              <w:rPr>
                <w:rStyle w:val="Hyperlink"/>
                <w:rtl/>
                <w:lang w:bidi="ar-SA"/>
              </w:rPr>
              <w:t xml:space="preserve">: </w:t>
            </w:r>
            <w:r w:rsidR="005068EE" w:rsidRPr="005E47DA">
              <w:rPr>
                <w:rStyle w:val="Hyperlink"/>
                <w:rtl/>
              </w:rPr>
              <w:t>התפתחות</w:t>
            </w:r>
            <w:r w:rsidR="005068EE" w:rsidRPr="005E47DA">
              <w:rPr>
                <w:rStyle w:val="Hyperlink"/>
                <w:rtl/>
                <w:lang w:bidi="ar-SA"/>
              </w:rPr>
              <w:t xml:space="preserve"> </w:t>
            </w:r>
            <w:r w:rsidR="005068EE" w:rsidRPr="005E47DA">
              <w:rPr>
                <w:rStyle w:val="Hyperlink"/>
                <w:rtl/>
              </w:rPr>
              <w:t>הוליסטית,</w:t>
            </w:r>
            <w:r w:rsidR="005068EE" w:rsidRPr="005E47DA">
              <w:rPr>
                <w:rStyle w:val="Hyperlink"/>
                <w:rtl/>
                <w:lang w:bidi="ar-SA"/>
              </w:rPr>
              <w:t xml:space="preserve"> </w:t>
            </w:r>
            <w:r w:rsidR="005068EE" w:rsidRPr="005E47DA">
              <w:rPr>
                <w:rStyle w:val="Hyperlink"/>
                <w:rtl/>
              </w:rPr>
              <w:t>מסוגלות</w:t>
            </w:r>
            <w:r w:rsidR="005068EE" w:rsidRPr="005E47DA">
              <w:rPr>
                <w:rStyle w:val="Hyperlink"/>
                <w:rtl/>
                <w:lang w:bidi="ar-SA"/>
              </w:rPr>
              <w:t xml:space="preserve"> </w:t>
            </w:r>
            <w:r w:rsidR="005068EE" w:rsidRPr="005E47DA">
              <w:rPr>
                <w:rStyle w:val="Hyperlink"/>
                <w:rtl/>
              </w:rPr>
              <w:t>חומרית</w:t>
            </w:r>
            <w:r w:rsidR="005068EE" w:rsidRPr="005E47DA">
              <w:rPr>
                <w:rStyle w:val="Hyperlink"/>
                <w:rtl/>
                <w:lang w:bidi="ar-SA"/>
              </w:rPr>
              <w:t xml:space="preserve"> </w:t>
            </w:r>
            <w:r w:rsidR="005068EE" w:rsidRPr="005E47DA">
              <w:rPr>
                <w:rStyle w:val="Hyperlink"/>
                <w:rtl/>
              </w:rPr>
              <w:t>וחשיבה</w:t>
            </w:r>
            <w:r w:rsidR="005068EE" w:rsidRPr="005E47DA">
              <w:rPr>
                <w:rStyle w:val="Hyperlink"/>
                <w:rtl/>
                <w:lang w:bidi="ar-SA"/>
              </w:rPr>
              <w:t xml:space="preserve"> </w:t>
            </w:r>
            <w:r w:rsidR="005068EE" w:rsidRPr="005E47DA">
              <w:rPr>
                <w:rStyle w:val="Hyperlink"/>
                <w:rtl/>
              </w:rPr>
              <w:t>מערכתית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Toc239109224 \h</w:instrText>
            </w:r>
            <w:r w:rsidR="005068EE">
              <w:rPr>
                <w:webHidden/>
                <w:rtl/>
              </w:rPr>
              <w:instrText xml:space="preserve"> </w:instrText>
            </w:r>
            <w:r w:rsidR="005068EE">
              <w:rPr>
                <w:webHidden/>
                <w:rtl/>
              </w:rPr>
            </w:r>
            <w:r w:rsidR="005068EE">
              <w:rPr>
                <w:webHidden/>
                <w:rtl/>
              </w:rPr>
              <w:fldChar w:fldCharType="separate"/>
            </w:r>
            <w:r w:rsidR="005068EE">
              <w:rPr>
                <w:webHidden/>
                <w:rtl/>
              </w:rPr>
              <w:t>31</w:t>
            </w:r>
            <w:r w:rsidR="005068EE">
              <w:rPr>
                <w:webHidden/>
                <w:rtl/>
              </w:rPr>
              <w:fldChar w:fldCharType="end"/>
            </w:r>
          </w:hyperlink>
        </w:p>
        <w:p w14:paraId="7ED6EC2E" w14:textId="53DC6D6E" w:rsidR="005068EE" w:rsidRDefault="00D13D70">
          <w:pPr>
            <w:pStyle w:val="TOC3"/>
            <w:rPr>
              <w:rFonts w:cstheme="minorBidi"/>
              <w:bCs w:val="0"/>
              <w:sz w:val="24"/>
              <w:shd w:val="clear" w:color="auto" w:fill="auto"/>
              <w:rtl/>
            </w:rPr>
          </w:pPr>
          <w:hyperlink w:anchor="_Toc239109225" w:history="1">
            <w:r w:rsidR="005068EE" w:rsidRPr="005E47DA">
              <w:rPr>
                <w:rStyle w:val="Hyperlink"/>
                <w:rtl/>
              </w:rPr>
              <w:t>5.3.3</w:t>
            </w:r>
            <w:r w:rsidR="005068EE" w:rsidRPr="005E47DA">
              <w:rPr>
                <w:rStyle w:val="Hyperlink"/>
              </w:rPr>
              <w:t xml:space="preserve"> </w:t>
            </w:r>
            <w:r w:rsidR="005068EE" w:rsidRPr="005E47DA">
              <w:rPr>
                <w:rStyle w:val="Hyperlink"/>
                <w:rtl/>
              </w:rPr>
              <w:t>תמה</w:t>
            </w:r>
            <w:r w:rsidR="005068EE" w:rsidRPr="005E47DA">
              <w:rPr>
                <w:rStyle w:val="Hyperlink"/>
                <w:rtl/>
                <w:lang w:bidi="ar-SA"/>
              </w:rPr>
              <w:t xml:space="preserve"> </w:t>
            </w:r>
            <w:r w:rsidR="005068EE" w:rsidRPr="005E47DA">
              <w:rPr>
                <w:rStyle w:val="Hyperlink"/>
                <w:rtl/>
              </w:rPr>
              <w:t>שלישית</w:t>
            </w:r>
            <w:r w:rsidR="005068EE" w:rsidRPr="005E47DA">
              <w:rPr>
                <w:rStyle w:val="Hyperlink"/>
                <w:rtl/>
                <w:lang w:bidi="ar-SA"/>
              </w:rPr>
              <w:t xml:space="preserve">: </w:t>
            </w:r>
            <w:r w:rsidR="005068EE" w:rsidRPr="005E47DA">
              <w:rPr>
                <w:rStyle w:val="Hyperlink"/>
                <w:rtl/>
              </w:rPr>
              <w:t>עיצוב</w:t>
            </w:r>
            <w:r w:rsidR="005068EE" w:rsidRPr="005E47DA">
              <w:rPr>
                <w:rStyle w:val="Hyperlink"/>
                <w:rtl/>
                <w:lang w:bidi="ar-SA"/>
              </w:rPr>
              <w:t xml:space="preserve"> </w:t>
            </w:r>
            <w:r w:rsidR="005068EE" w:rsidRPr="005E47DA">
              <w:rPr>
                <w:rStyle w:val="Hyperlink"/>
                <w:rtl/>
              </w:rPr>
              <w:t>העולם</w:t>
            </w:r>
            <w:r w:rsidR="005068EE" w:rsidRPr="005E47DA">
              <w:rPr>
                <w:rStyle w:val="Hyperlink"/>
                <w:rtl/>
                <w:lang w:bidi="ar-SA"/>
              </w:rPr>
              <w:t xml:space="preserve"> </w:t>
            </w:r>
            <w:r w:rsidR="005068EE" w:rsidRPr="005E47DA">
              <w:rPr>
                <w:rStyle w:val="Hyperlink"/>
                <w:rtl/>
              </w:rPr>
              <w:t>הפנימי,</w:t>
            </w:r>
            <w:r w:rsidR="005068EE" w:rsidRPr="005E47DA">
              <w:rPr>
                <w:rStyle w:val="Hyperlink"/>
                <w:rtl/>
                <w:lang w:bidi="ar-SA"/>
              </w:rPr>
              <w:t xml:space="preserve"> </w:t>
            </w:r>
            <w:r w:rsidR="005068EE" w:rsidRPr="005E47DA">
              <w:rPr>
                <w:rStyle w:val="Hyperlink"/>
                <w:rtl/>
              </w:rPr>
              <w:t>הוויסות</w:t>
            </w:r>
            <w:r w:rsidR="005068EE" w:rsidRPr="005E47DA">
              <w:rPr>
                <w:rStyle w:val="Hyperlink"/>
                <w:rtl/>
                <w:lang w:bidi="ar-SA"/>
              </w:rPr>
              <w:t xml:space="preserve"> </w:t>
            </w:r>
            <w:r w:rsidR="005068EE" w:rsidRPr="005E47DA">
              <w:rPr>
                <w:rStyle w:val="Hyperlink"/>
                <w:rtl/>
              </w:rPr>
              <w:t>הרגשי</w:t>
            </w:r>
            <w:r w:rsidR="005068EE" w:rsidRPr="005E47DA">
              <w:rPr>
                <w:rStyle w:val="Hyperlink"/>
                <w:rtl/>
                <w:lang w:bidi="ar-SA"/>
              </w:rPr>
              <w:t xml:space="preserve"> </w:t>
            </w:r>
            <w:r w:rsidR="005068EE" w:rsidRPr="005E47DA">
              <w:rPr>
                <w:rStyle w:val="Hyperlink"/>
                <w:rtl/>
              </w:rPr>
              <w:t>והאינדיבידואציה</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Toc239109225 \h</w:instrText>
            </w:r>
            <w:r w:rsidR="005068EE">
              <w:rPr>
                <w:webHidden/>
                <w:rtl/>
              </w:rPr>
              <w:instrText xml:space="preserve"> </w:instrText>
            </w:r>
            <w:r w:rsidR="005068EE">
              <w:rPr>
                <w:webHidden/>
                <w:rtl/>
              </w:rPr>
            </w:r>
            <w:r w:rsidR="005068EE">
              <w:rPr>
                <w:webHidden/>
                <w:rtl/>
              </w:rPr>
              <w:fldChar w:fldCharType="separate"/>
            </w:r>
            <w:r w:rsidR="005068EE">
              <w:rPr>
                <w:webHidden/>
                <w:rtl/>
              </w:rPr>
              <w:t>32</w:t>
            </w:r>
            <w:r w:rsidR="005068EE">
              <w:rPr>
                <w:webHidden/>
                <w:rtl/>
              </w:rPr>
              <w:fldChar w:fldCharType="end"/>
            </w:r>
          </w:hyperlink>
        </w:p>
        <w:p w14:paraId="162F911B" w14:textId="38C22BB6" w:rsidR="005068EE" w:rsidRDefault="00D13D70">
          <w:pPr>
            <w:pStyle w:val="TOC3"/>
            <w:rPr>
              <w:rFonts w:cstheme="minorBidi"/>
              <w:bCs w:val="0"/>
              <w:sz w:val="24"/>
              <w:shd w:val="clear" w:color="auto" w:fill="auto"/>
              <w:rtl/>
            </w:rPr>
          </w:pPr>
          <w:hyperlink w:anchor="_Toc239109226" w:history="1">
            <w:r w:rsidR="005068EE" w:rsidRPr="005E47DA">
              <w:rPr>
                <w:rStyle w:val="Hyperlink"/>
                <w:rtl/>
              </w:rPr>
              <w:t>5.3.4 תמה</w:t>
            </w:r>
            <w:r w:rsidR="005068EE" w:rsidRPr="005E47DA">
              <w:rPr>
                <w:rStyle w:val="Hyperlink"/>
                <w:rtl/>
                <w:lang w:bidi="ar-SA"/>
              </w:rPr>
              <w:t xml:space="preserve"> </w:t>
            </w:r>
            <w:r w:rsidR="005068EE" w:rsidRPr="005E47DA">
              <w:rPr>
                <w:rStyle w:val="Hyperlink"/>
                <w:rtl/>
              </w:rPr>
              <w:t>רביעית</w:t>
            </w:r>
            <w:r w:rsidR="005068EE" w:rsidRPr="005E47DA">
              <w:rPr>
                <w:rStyle w:val="Hyperlink"/>
                <w:rtl/>
                <w:lang w:bidi="ar-SA"/>
              </w:rPr>
              <w:t xml:space="preserve">: </w:t>
            </w:r>
            <w:r w:rsidR="005068EE" w:rsidRPr="005E47DA">
              <w:rPr>
                <w:rStyle w:val="Hyperlink"/>
                <w:rtl/>
              </w:rPr>
              <w:t>מחירי</w:t>
            </w:r>
            <w:r w:rsidR="005068EE" w:rsidRPr="005E47DA">
              <w:rPr>
                <w:rStyle w:val="Hyperlink"/>
                <w:rtl/>
                <w:lang w:bidi="ar-SA"/>
              </w:rPr>
              <w:t xml:space="preserve"> </w:t>
            </w:r>
            <w:r w:rsidR="005068EE" w:rsidRPr="005E47DA">
              <w:rPr>
                <w:rStyle w:val="Hyperlink"/>
                <w:rtl/>
              </w:rPr>
              <w:t>ה</w:t>
            </w:r>
            <w:r w:rsidR="005068EE" w:rsidRPr="005E47DA">
              <w:rPr>
                <w:rStyle w:val="Hyperlink"/>
                <w:rtl/>
                <w:lang w:bidi="ar-SA"/>
              </w:rPr>
              <w:t>"</w:t>
            </w:r>
            <w:r w:rsidR="005068EE" w:rsidRPr="005E47DA">
              <w:rPr>
                <w:rStyle w:val="Hyperlink"/>
                <w:rtl/>
              </w:rPr>
              <w:t>חממה</w:t>
            </w:r>
            <w:r w:rsidR="005068EE" w:rsidRPr="005E47DA">
              <w:rPr>
                <w:rStyle w:val="Hyperlink"/>
                <w:rtl/>
                <w:lang w:bidi="ar-SA"/>
              </w:rPr>
              <w:t xml:space="preserve">" </w:t>
            </w:r>
            <w:r w:rsidR="005068EE" w:rsidRPr="005E47DA">
              <w:rPr>
                <w:rStyle w:val="Hyperlink"/>
                <w:rtl/>
              </w:rPr>
              <w:t>והמפגש</w:t>
            </w:r>
            <w:r w:rsidR="005068EE" w:rsidRPr="005E47DA">
              <w:rPr>
                <w:rStyle w:val="Hyperlink"/>
                <w:rtl/>
                <w:lang w:bidi="ar-SA"/>
              </w:rPr>
              <w:t xml:space="preserve"> </w:t>
            </w:r>
            <w:r w:rsidR="005068EE" w:rsidRPr="005E47DA">
              <w:rPr>
                <w:rStyle w:val="Hyperlink"/>
                <w:rtl/>
              </w:rPr>
              <w:t>המורכב</w:t>
            </w:r>
            <w:r w:rsidR="005068EE" w:rsidRPr="005E47DA">
              <w:rPr>
                <w:rStyle w:val="Hyperlink"/>
                <w:rtl/>
                <w:lang w:bidi="ar-SA"/>
              </w:rPr>
              <w:t xml:space="preserve"> </w:t>
            </w:r>
            <w:r w:rsidR="005068EE" w:rsidRPr="005E47DA">
              <w:rPr>
                <w:rStyle w:val="Hyperlink"/>
                <w:rtl/>
              </w:rPr>
              <w:t>עם</w:t>
            </w:r>
            <w:r w:rsidR="005068EE" w:rsidRPr="005E47DA">
              <w:rPr>
                <w:rStyle w:val="Hyperlink"/>
                <w:rtl/>
                <w:lang w:bidi="ar-SA"/>
              </w:rPr>
              <w:t xml:space="preserve"> </w:t>
            </w:r>
            <w:r w:rsidR="005068EE" w:rsidRPr="005E47DA">
              <w:rPr>
                <w:rStyle w:val="Hyperlink"/>
                <w:rtl/>
              </w:rPr>
              <w:t>העולם</w:t>
            </w:r>
            <w:r w:rsidR="005068EE" w:rsidRPr="005E47DA">
              <w:rPr>
                <w:rStyle w:val="Hyperlink"/>
                <w:rtl/>
                <w:lang w:bidi="ar-SA"/>
              </w:rPr>
              <w:t xml:space="preserve"> </w:t>
            </w:r>
            <w:r w:rsidR="005068EE" w:rsidRPr="005E47DA">
              <w:rPr>
                <w:rStyle w:val="Hyperlink"/>
                <w:rtl/>
              </w:rPr>
              <w:t>ה</w:t>
            </w:r>
            <w:r w:rsidR="005068EE" w:rsidRPr="005E47DA">
              <w:rPr>
                <w:rStyle w:val="Hyperlink"/>
                <w:rtl/>
                <w:lang w:bidi="ar-SA"/>
              </w:rPr>
              <w:t>"</w:t>
            </w:r>
            <w:r w:rsidR="005068EE" w:rsidRPr="005E47DA">
              <w:rPr>
                <w:rStyle w:val="Hyperlink"/>
                <w:rtl/>
              </w:rPr>
              <w:t>אדמתי</w:t>
            </w:r>
            <w:r w:rsidR="005068EE" w:rsidRPr="005E47DA">
              <w:rPr>
                <w:rStyle w:val="Hyperlink"/>
                <w:rtl/>
                <w:lang w:bidi="ar-SA"/>
              </w:rPr>
              <w:t>"</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Toc239109226 \h</w:instrText>
            </w:r>
            <w:r w:rsidR="005068EE">
              <w:rPr>
                <w:webHidden/>
                <w:rtl/>
              </w:rPr>
              <w:instrText xml:space="preserve"> </w:instrText>
            </w:r>
            <w:r w:rsidR="005068EE">
              <w:rPr>
                <w:webHidden/>
                <w:rtl/>
              </w:rPr>
            </w:r>
            <w:r w:rsidR="005068EE">
              <w:rPr>
                <w:webHidden/>
                <w:rtl/>
              </w:rPr>
              <w:fldChar w:fldCharType="separate"/>
            </w:r>
            <w:r w:rsidR="005068EE">
              <w:rPr>
                <w:webHidden/>
                <w:rtl/>
              </w:rPr>
              <w:t>33</w:t>
            </w:r>
            <w:r w:rsidR="005068EE">
              <w:rPr>
                <w:webHidden/>
                <w:rtl/>
              </w:rPr>
              <w:fldChar w:fldCharType="end"/>
            </w:r>
          </w:hyperlink>
        </w:p>
        <w:p w14:paraId="39DE7DF8" w14:textId="6CA88DA4" w:rsidR="005068EE" w:rsidRDefault="00D13D70">
          <w:pPr>
            <w:pStyle w:val="TOC1"/>
            <w:rPr>
              <w:rFonts w:cstheme="minorBidi"/>
              <w:b w:val="0"/>
              <w:bCs w:val="0"/>
              <w:sz w:val="24"/>
              <w:szCs w:val="24"/>
              <w:shd w:val="clear" w:color="auto" w:fill="auto"/>
              <w:rtl/>
            </w:rPr>
          </w:pPr>
          <w:hyperlink w:anchor="_Toc239109227" w:history="1">
            <w:r w:rsidR="005068EE" w:rsidRPr="005E47DA">
              <w:rPr>
                <w:rStyle w:val="Hyperlink"/>
                <w:rtl/>
              </w:rPr>
              <w:t>6. דיון ומסקנות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Toc239109227 \h</w:instrText>
            </w:r>
            <w:r w:rsidR="005068EE">
              <w:rPr>
                <w:webHidden/>
                <w:rtl/>
              </w:rPr>
              <w:instrText xml:space="preserve"> </w:instrText>
            </w:r>
            <w:r w:rsidR="005068EE">
              <w:rPr>
                <w:webHidden/>
                <w:rtl/>
              </w:rPr>
            </w:r>
            <w:r w:rsidR="005068EE">
              <w:rPr>
                <w:webHidden/>
                <w:rtl/>
              </w:rPr>
              <w:fldChar w:fldCharType="separate"/>
            </w:r>
            <w:r w:rsidR="005068EE">
              <w:rPr>
                <w:webHidden/>
                <w:rtl/>
              </w:rPr>
              <w:t>36</w:t>
            </w:r>
            <w:r w:rsidR="005068EE">
              <w:rPr>
                <w:webHidden/>
                <w:rtl/>
              </w:rPr>
              <w:fldChar w:fldCharType="end"/>
            </w:r>
          </w:hyperlink>
        </w:p>
        <w:p w14:paraId="27935FAC" w14:textId="7A10E014" w:rsidR="005068EE" w:rsidRDefault="00D13D70">
          <w:pPr>
            <w:pStyle w:val="TOC2"/>
            <w:rPr>
              <w:rFonts w:cstheme="minorBidi"/>
              <w:bCs w:val="0"/>
              <w:noProof/>
              <w:sz w:val="24"/>
              <w:szCs w:val="24"/>
              <w:shd w:val="clear" w:color="auto" w:fill="auto"/>
              <w:cs w:val="0"/>
            </w:rPr>
          </w:pPr>
          <w:hyperlink w:anchor="_Toc239109228" w:history="1">
            <w:r w:rsidR="005068EE" w:rsidRPr="005E47DA">
              <w:rPr>
                <w:rStyle w:val="Hyperlink"/>
                <w:noProof/>
                <w:cs w:val="0"/>
              </w:rPr>
              <w:t>6.1 גיבוש זהות, אוטונומיה ומצפן מוסרי פנימי (סובייקטיפיקציה)</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_Toc239109228 \h </w:instrText>
            </w:r>
            <w:r w:rsidR="005068EE">
              <w:rPr>
                <w:noProof/>
                <w:webHidden/>
                <w:rtl w:val="0"/>
              </w:rPr>
            </w:r>
            <w:r w:rsidR="005068EE">
              <w:rPr>
                <w:noProof/>
                <w:webHidden/>
                <w:rtl w:val="0"/>
              </w:rPr>
              <w:fldChar w:fldCharType="separate"/>
            </w:r>
            <w:r w:rsidR="005068EE">
              <w:rPr>
                <w:noProof/>
                <w:webHidden/>
                <w:cs w:val="0"/>
              </w:rPr>
              <w:t>36</w:t>
            </w:r>
            <w:r w:rsidR="005068EE">
              <w:rPr>
                <w:noProof/>
                <w:webHidden/>
                <w:rtl w:val="0"/>
              </w:rPr>
              <w:fldChar w:fldCharType="end"/>
            </w:r>
          </w:hyperlink>
        </w:p>
        <w:p w14:paraId="5BCA1563" w14:textId="3CDE2AF7" w:rsidR="005068EE" w:rsidRDefault="00D13D70">
          <w:pPr>
            <w:pStyle w:val="TOC3"/>
            <w:rPr>
              <w:rFonts w:cstheme="minorBidi"/>
              <w:bCs w:val="0"/>
              <w:sz w:val="24"/>
              <w:shd w:val="clear" w:color="auto" w:fill="auto"/>
              <w:rtl/>
            </w:rPr>
          </w:pPr>
          <w:hyperlink w:anchor="_Toc239109229" w:history="1">
            <w:r w:rsidR="005068EE" w:rsidRPr="005E47DA">
              <w:rPr>
                <w:rStyle w:val="Hyperlink"/>
                <w:rtl/>
              </w:rPr>
              <w:t>החלטות</w:t>
            </w:r>
            <w:r w:rsidR="005068EE" w:rsidRPr="005E47DA">
              <w:rPr>
                <w:rStyle w:val="Hyperlink"/>
                <w:rtl/>
                <w:lang w:bidi="ar-SA"/>
              </w:rPr>
              <w:t xml:space="preserve"> </w:t>
            </w:r>
            <w:r w:rsidR="005068EE" w:rsidRPr="005E47DA">
              <w:rPr>
                <w:rStyle w:val="Hyperlink"/>
                <w:rtl/>
              </w:rPr>
              <w:t>אתיות,</w:t>
            </w:r>
            <w:r w:rsidR="005068EE" w:rsidRPr="005E47DA">
              <w:rPr>
                <w:rStyle w:val="Hyperlink"/>
                <w:rtl/>
                <w:lang w:bidi="ar-SA"/>
              </w:rPr>
              <w:t xml:space="preserve"> </w:t>
            </w:r>
            <w:r w:rsidR="005068EE" w:rsidRPr="005E47DA">
              <w:rPr>
                <w:rStyle w:val="Hyperlink"/>
                <w:rtl/>
              </w:rPr>
              <w:t>חופש</w:t>
            </w:r>
            <w:r w:rsidR="005068EE" w:rsidRPr="005E47DA">
              <w:rPr>
                <w:rStyle w:val="Hyperlink"/>
                <w:rtl/>
                <w:lang w:bidi="ar-SA"/>
              </w:rPr>
              <w:t xml:space="preserve"> </w:t>
            </w:r>
            <w:r w:rsidR="005068EE" w:rsidRPr="005E47DA">
              <w:rPr>
                <w:rStyle w:val="Hyperlink"/>
                <w:rtl/>
              </w:rPr>
              <w:t>פנימי</w:t>
            </w:r>
            <w:r w:rsidR="005068EE" w:rsidRPr="005E47DA">
              <w:rPr>
                <w:rStyle w:val="Hyperlink"/>
                <w:rtl/>
                <w:lang w:bidi="ar-SA"/>
              </w:rPr>
              <w:t xml:space="preserve"> </w:t>
            </w:r>
            <w:r w:rsidR="005068EE" w:rsidRPr="005E47DA">
              <w:rPr>
                <w:rStyle w:val="Hyperlink"/>
                <w:rtl/>
              </w:rPr>
              <w:t>ועמידות</w:t>
            </w:r>
            <w:r w:rsidR="005068EE" w:rsidRPr="005E47DA">
              <w:rPr>
                <w:rStyle w:val="Hyperlink"/>
                <w:rtl/>
                <w:lang w:bidi="ar-SA"/>
              </w:rPr>
              <w:t xml:space="preserve"> </w:t>
            </w:r>
            <w:r w:rsidR="005068EE" w:rsidRPr="005E47DA">
              <w:rPr>
                <w:rStyle w:val="Hyperlink"/>
                <w:rtl/>
              </w:rPr>
              <w:t>מול</w:t>
            </w:r>
            <w:r w:rsidR="005068EE" w:rsidRPr="005E47DA">
              <w:rPr>
                <w:rStyle w:val="Hyperlink"/>
                <w:rtl/>
                <w:lang w:bidi="ar-SA"/>
              </w:rPr>
              <w:t xml:space="preserve"> </w:t>
            </w:r>
            <w:r w:rsidR="005068EE" w:rsidRPr="005E47DA">
              <w:rPr>
                <w:rStyle w:val="Hyperlink"/>
                <w:rtl/>
              </w:rPr>
              <w:t>קולקטיביזם</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Toc239109229 \h</w:instrText>
            </w:r>
            <w:r w:rsidR="005068EE">
              <w:rPr>
                <w:webHidden/>
                <w:rtl/>
              </w:rPr>
              <w:instrText xml:space="preserve"> </w:instrText>
            </w:r>
            <w:r w:rsidR="005068EE">
              <w:rPr>
                <w:webHidden/>
                <w:rtl/>
              </w:rPr>
            </w:r>
            <w:r w:rsidR="005068EE">
              <w:rPr>
                <w:webHidden/>
                <w:rtl/>
              </w:rPr>
              <w:fldChar w:fldCharType="separate"/>
            </w:r>
            <w:r w:rsidR="005068EE">
              <w:rPr>
                <w:webHidden/>
                <w:rtl/>
              </w:rPr>
              <w:t>36</w:t>
            </w:r>
            <w:r w:rsidR="005068EE">
              <w:rPr>
                <w:webHidden/>
                <w:rtl/>
              </w:rPr>
              <w:fldChar w:fldCharType="end"/>
            </w:r>
          </w:hyperlink>
        </w:p>
        <w:p w14:paraId="72A350E0" w14:textId="061D9122" w:rsidR="005068EE" w:rsidRDefault="00D13D70">
          <w:pPr>
            <w:pStyle w:val="TOC3"/>
            <w:rPr>
              <w:rFonts w:cstheme="minorBidi"/>
              <w:bCs w:val="0"/>
              <w:sz w:val="24"/>
              <w:shd w:val="clear" w:color="auto" w:fill="auto"/>
              <w:rtl/>
            </w:rPr>
          </w:pPr>
          <w:hyperlink w:anchor="_Toc239109230" w:history="1">
            <w:r w:rsidR="005068EE" w:rsidRPr="005E47DA">
              <w:rPr>
                <w:rStyle w:val="Hyperlink"/>
                <w:rtl/>
              </w:rPr>
              <w:t>התפתחות</w:t>
            </w:r>
            <w:r w:rsidR="005068EE" w:rsidRPr="005E47DA">
              <w:rPr>
                <w:rStyle w:val="Hyperlink"/>
                <w:rtl/>
                <w:lang w:bidi="ar-SA"/>
              </w:rPr>
              <w:t xml:space="preserve"> </w:t>
            </w:r>
            <w:r w:rsidR="005068EE" w:rsidRPr="005E47DA">
              <w:rPr>
                <w:rStyle w:val="Hyperlink"/>
                <w:rtl/>
              </w:rPr>
              <w:t>עצמית</w:t>
            </w:r>
            <w:r w:rsidR="005068EE" w:rsidRPr="005E47DA">
              <w:rPr>
                <w:rStyle w:val="Hyperlink"/>
                <w:rtl/>
                <w:lang w:bidi="ar-SA"/>
              </w:rPr>
              <w:t xml:space="preserve"> </w:t>
            </w:r>
            <w:r w:rsidR="005068EE" w:rsidRPr="005E47DA">
              <w:rPr>
                <w:rStyle w:val="Hyperlink"/>
                <w:rtl/>
              </w:rPr>
              <w:t>הדרגתית</w:t>
            </w:r>
            <w:r w:rsidR="005068EE" w:rsidRPr="005E47DA">
              <w:rPr>
                <w:rStyle w:val="Hyperlink"/>
                <w:rtl/>
                <w:lang w:bidi="ar-SA"/>
              </w:rPr>
              <w:t xml:space="preserve"> </w:t>
            </w:r>
            <w:r w:rsidR="005068EE" w:rsidRPr="005E47DA">
              <w:rPr>
                <w:rStyle w:val="Hyperlink"/>
                <w:rtl/>
              </w:rPr>
              <w:t>ומשמעת</w:t>
            </w:r>
            <w:r w:rsidR="005068EE" w:rsidRPr="005E47DA">
              <w:rPr>
                <w:rStyle w:val="Hyperlink"/>
                <w:rtl/>
                <w:lang w:bidi="ar-SA"/>
              </w:rPr>
              <w:t xml:space="preserve"> </w:t>
            </w:r>
            <w:r w:rsidR="005068EE" w:rsidRPr="005E47DA">
              <w:rPr>
                <w:rStyle w:val="Hyperlink"/>
                <w:rtl/>
              </w:rPr>
              <w:t>עצמית</w:t>
            </w:r>
            <w:r w:rsidR="005068EE" w:rsidRPr="005E47DA">
              <w:rPr>
                <w:rStyle w:val="Hyperlink"/>
                <w:rtl/>
                <w:lang w:bidi="ar-SA"/>
              </w:rPr>
              <w:t xml:space="preserve"> </w:t>
            </w:r>
            <w:r w:rsidR="005068EE" w:rsidRPr="005E47DA">
              <w:rPr>
                <w:rStyle w:val="Hyperlink"/>
                <w:rtl/>
              </w:rPr>
              <w:t>רפלקטיבית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Toc239109230 \h</w:instrText>
            </w:r>
            <w:r w:rsidR="005068EE">
              <w:rPr>
                <w:webHidden/>
                <w:rtl/>
              </w:rPr>
              <w:instrText xml:space="preserve"> </w:instrText>
            </w:r>
            <w:r w:rsidR="005068EE">
              <w:rPr>
                <w:webHidden/>
                <w:rtl/>
              </w:rPr>
            </w:r>
            <w:r w:rsidR="005068EE">
              <w:rPr>
                <w:webHidden/>
                <w:rtl/>
              </w:rPr>
              <w:fldChar w:fldCharType="separate"/>
            </w:r>
            <w:r w:rsidR="005068EE">
              <w:rPr>
                <w:webHidden/>
                <w:rtl/>
              </w:rPr>
              <w:t>37</w:t>
            </w:r>
            <w:r w:rsidR="005068EE">
              <w:rPr>
                <w:webHidden/>
                <w:rtl/>
              </w:rPr>
              <w:fldChar w:fldCharType="end"/>
            </w:r>
          </w:hyperlink>
        </w:p>
        <w:p w14:paraId="7E62A060" w14:textId="63AA7E77" w:rsidR="005068EE" w:rsidRDefault="00D13D70">
          <w:pPr>
            <w:pStyle w:val="TOC2"/>
            <w:rPr>
              <w:rFonts w:cstheme="minorBidi"/>
              <w:bCs w:val="0"/>
              <w:noProof/>
              <w:sz w:val="24"/>
              <w:szCs w:val="24"/>
              <w:shd w:val="clear" w:color="auto" w:fill="auto"/>
              <w:cs w:val="0"/>
            </w:rPr>
          </w:pPr>
          <w:hyperlink w:anchor="_Toc239109231" w:history="1">
            <w:r w:rsidR="005068EE" w:rsidRPr="005E47DA">
              <w:rPr>
                <w:rStyle w:val="Hyperlink"/>
                <w:rFonts w:eastAsia="Calibri"/>
                <w:noProof/>
                <w:cs w:val="0"/>
              </w:rPr>
              <w:t xml:space="preserve">6.2 </w:t>
            </w:r>
            <w:r w:rsidR="005068EE" w:rsidRPr="005E47DA">
              <w:rPr>
                <w:rStyle w:val="Hyperlink"/>
                <w:noProof/>
                <w:cs w:val="0"/>
              </w:rPr>
              <w:t>התפתחות רגשית-חברתית וחינוך מבוסס יחסים</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_Toc239109231 \h </w:instrText>
            </w:r>
            <w:r w:rsidR="005068EE">
              <w:rPr>
                <w:noProof/>
                <w:webHidden/>
                <w:rtl w:val="0"/>
              </w:rPr>
            </w:r>
            <w:r w:rsidR="005068EE">
              <w:rPr>
                <w:noProof/>
                <w:webHidden/>
                <w:rtl w:val="0"/>
              </w:rPr>
              <w:fldChar w:fldCharType="separate"/>
            </w:r>
            <w:r w:rsidR="005068EE">
              <w:rPr>
                <w:noProof/>
                <w:webHidden/>
                <w:cs w:val="0"/>
              </w:rPr>
              <w:t>38</w:t>
            </w:r>
            <w:r w:rsidR="005068EE">
              <w:rPr>
                <w:noProof/>
                <w:webHidden/>
                <w:rtl w:val="0"/>
              </w:rPr>
              <w:fldChar w:fldCharType="end"/>
            </w:r>
          </w:hyperlink>
        </w:p>
        <w:p w14:paraId="28AF7E95" w14:textId="259BFF01" w:rsidR="005068EE" w:rsidRDefault="00D13D70">
          <w:pPr>
            <w:pStyle w:val="TOC3"/>
            <w:rPr>
              <w:rFonts w:cstheme="minorBidi"/>
              <w:bCs w:val="0"/>
              <w:sz w:val="24"/>
              <w:shd w:val="clear" w:color="auto" w:fill="auto"/>
              <w:rtl/>
            </w:rPr>
          </w:pPr>
          <w:hyperlink w:anchor="_Toc239109232" w:history="1">
            <w:r w:rsidR="005068EE" w:rsidRPr="005E47DA">
              <w:rPr>
                <w:rStyle w:val="Hyperlink"/>
                <w:rtl/>
              </w:rPr>
              <w:t>מודל</w:t>
            </w:r>
            <w:r w:rsidR="005068EE" w:rsidRPr="005E47DA">
              <w:rPr>
                <w:rStyle w:val="Hyperlink"/>
                <w:rtl/>
                <w:lang w:bidi="ar-SA"/>
              </w:rPr>
              <w:t xml:space="preserve"> </w:t>
            </w:r>
            <w:r w:rsidR="005068EE" w:rsidRPr="005E47DA">
              <w:rPr>
                <w:rStyle w:val="Hyperlink"/>
                <w:rtl/>
              </w:rPr>
              <w:t>המורה</w:t>
            </w:r>
            <w:r w:rsidR="005068EE" w:rsidRPr="005E47DA">
              <w:rPr>
                <w:rStyle w:val="Hyperlink"/>
                <w:rtl/>
                <w:lang w:bidi="ar-SA"/>
              </w:rPr>
              <w:t xml:space="preserve"> </w:t>
            </w:r>
            <w:r w:rsidR="005068EE" w:rsidRPr="005E47DA">
              <w:rPr>
                <w:rStyle w:val="Hyperlink"/>
                <w:rtl/>
              </w:rPr>
              <w:t>המלווה</w:t>
            </w:r>
            <w:r w:rsidR="005068EE" w:rsidRPr="005E47DA">
              <w:rPr>
                <w:rStyle w:val="Hyperlink"/>
                <w:rtl/>
                <w:lang w:bidi="ar-SA"/>
              </w:rPr>
              <w:t xml:space="preserve"> </w:t>
            </w:r>
            <w:r w:rsidR="005068EE" w:rsidRPr="005E47DA">
              <w:rPr>
                <w:rStyle w:val="Hyperlink"/>
                <w:rtl/>
              </w:rPr>
              <w:t>וההכלה</w:t>
            </w:r>
            <w:r w:rsidR="005068EE" w:rsidRPr="005E47DA">
              <w:rPr>
                <w:rStyle w:val="Hyperlink"/>
                <w:rtl/>
                <w:lang w:bidi="ar-SA"/>
              </w:rPr>
              <w:t xml:space="preserve"> </w:t>
            </w:r>
            <w:r w:rsidR="005068EE" w:rsidRPr="005E47DA">
              <w:rPr>
                <w:rStyle w:val="Hyperlink"/>
                <w:rtl/>
              </w:rPr>
              <w:t>הרגשית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Toc239109232 \h</w:instrText>
            </w:r>
            <w:r w:rsidR="005068EE">
              <w:rPr>
                <w:webHidden/>
                <w:rtl/>
              </w:rPr>
              <w:instrText xml:space="preserve"> </w:instrText>
            </w:r>
            <w:r w:rsidR="005068EE">
              <w:rPr>
                <w:webHidden/>
                <w:rtl/>
              </w:rPr>
            </w:r>
            <w:r w:rsidR="005068EE">
              <w:rPr>
                <w:webHidden/>
                <w:rtl/>
              </w:rPr>
              <w:fldChar w:fldCharType="separate"/>
            </w:r>
            <w:r w:rsidR="005068EE">
              <w:rPr>
                <w:webHidden/>
                <w:rtl/>
              </w:rPr>
              <w:t>38</w:t>
            </w:r>
            <w:r w:rsidR="005068EE">
              <w:rPr>
                <w:webHidden/>
                <w:rtl/>
              </w:rPr>
              <w:fldChar w:fldCharType="end"/>
            </w:r>
          </w:hyperlink>
        </w:p>
        <w:p w14:paraId="6F97EFC5" w14:textId="4F949EAF" w:rsidR="005068EE" w:rsidRDefault="00D13D70">
          <w:pPr>
            <w:pStyle w:val="TOC3"/>
            <w:rPr>
              <w:rFonts w:cstheme="minorBidi"/>
              <w:bCs w:val="0"/>
              <w:sz w:val="24"/>
              <w:shd w:val="clear" w:color="auto" w:fill="auto"/>
              <w:rtl/>
            </w:rPr>
          </w:pPr>
          <w:hyperlink w:anchor="_Toc239109233" w:history="1">
            <w:r w:rsidR="005068EE" w:rsidRPr="005E47DA">
              <w:rPr>
                <w:rStyle w:val="Hyperlink"/>
                <w:rtl/>
              </w:rPr>
              <w:t>אינטליגנציה</w:t>
            </w:r>
            <w:r w:rsidR="005068EE" w:rsidRPr="005E47DA">
              <w:rPr>
                <w:rStyle w:val="Hyperlink"/>
                <w:rtl/>
                <w:lang w:bidi="ar-SA"/>
              </w:rPr>
              <w:t xml:space="preserve"> </w:t>
            </w:r>
            <w:r w:rsidR="005068EE" w:rsidRPr="005E47DA">
              <w:rPr>
                <w:rStyle w:val="Hyperlink"/>
                <w:rtl/>
              </w:rPr>
              <w:t>חברתית,</w:t>
            </w:r>
            <w:r w:rsidR="005068EE" w:rsidRPr="005E47DA">
              <w:rPr>
                <w:rStyle w:val="Hyperlink"/>
                <w:rtl/>
                <w:lang w:bidi="ar-SA"/>
              </w:rPr>
              <w:t xml:space="preserve"> </w:t>
            </w:r>
            <w:r w:rsidR="005068EE" w:rsidRPr="005E47DA">
              <w:rPr>
                <w:rStyle w:val="Hyperlink"/>
                <w:rtl/>
              </w:rPr>
              <w:t>שפה</w:t>
            </w:r>
            <w:r w:rsidR="005068EE" w:rsidRPr="005E47DA">
              <w:rPr>
                <w:rStyle w:val="Hyperlink"/>
                <w:rtl/>
                <w:lang w:bidi="ar-SA"/>
              </w:rPr>
              <w:t xml:space="preserve"> </w:t>
            </w:r>
            <w:r w:rsidR="005068EE" w:rsidRPr="005E47DA">
              <w:rPr>
                <w:rStyle w:val="Hyperlink"/>
                <w:rtl/>
              </w:rPr>
              <w:t>פנימית</w:t>
            </w:r>
            <w:r w:rsidR="005068EE" w:rsidRPr="005E47DA">
              <w:rPr>
                <w:rStyle w:val="Hyperlink"/>
                <w:rtl/>
                <w:lang w:bidi="ar-SA"/>
              </w:rPr>
              <w:t xml:space="preserve"> </w:t>
            </w:r>
            <w:r w:rsidR="005068EE" w:rsidRPr="005E47DA">
              <w:rPr>
                <w:rStyle w:val="Hyperlink"/>
                <w:rtl/>
              </w:rPr>
              <w:t>קבוצתית</w:t>
            </w:r>
            <w:r w:rsidR="005068EE" w:rsidRPr="005E47DA">
              <w:rPr>
                <w:rStyle w:val="Hyperlink"/>
                <w:rtl/>
                <w:lang w:bidi="ar-SA"/>
              </w:rPr>
              <w:t xml:space="preserve"> </w:t>
            </w:r>
            <w:r w:rsidR="005068EE" w:rsidRPr="005E47DA">
              <w:rPr>
                <w:rStyle w:val="Hyperlink"/>
                <w:rtl/>
              </w:rPr>
              <w:t>ונוקשות</w:t>
            </w:r>
            <w:r w:rsidR="005068EE" w:rsidRPr="005E47DA">
              <w:rPr>
                <w:rStyle w:val="Hyperlink"/>
                <w:rtl/>
                <w:lang w:bidi="ar-SA"/>
              </w:rPr>
              <w:t xml:space="preserve"> </w:t>
            </w:r>
            <w:r w:rsidR="005068EE" w:rsidRPr="005E47DA">
              <w:rPr>
                <w:rStyle w:val="Hyperlink"/>
                <w:rtl/>
              </w:rPr>
              <w:t>קהילתית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Toc239109233 \h</w:instrText>
            </w:r>
            <w:r w:rsidR="005068EE">
              <w:rPr>
                <w:webHidden/>
                <w:rtl/>
              </w:rPr>
              <w:instrText xml:space="preserve"> </w:instrText>
            </w:r>
            <w:r w:rsidR="005068EE">
              <w:rPr>
                <w:webHidden/>
                <w:rtl/>
              </w:rPr>
            </w:r>
            <w:r w:rsidR="005068EE">
              <w:rPr>
                <w:webHidden/>
                <w:rtl/>
              </w:rPr>
              <w:fldChar w:fldCharType="separate"/>
            </w:r>
            <w:r w:rsidR="005068EE">
              <w:rPr>
                <w:webHidden/>
                <w:rtl/>
              </w:rPr>
              <w:t>38</w:t>
            </w:r>
            <w:r w:rsidR="005068EE">
              <w:rPr>
                <w:webHidden/>
                <w:rtl/>
              </w:rPr>
              <w:fldChar w:fldCharType="end"/>
            </w:r>
          </w:hyperlink>
        </w:p>
        <w:p w14:paraId="32D64A02" w14:textId="5CC41A2D" w:rsidR="005068EE" w:rsidRDefault="00D13D70">
          <w:pPr>
            <w:pStyle w:val="TOC2"/>
            <w:rPr>
              <w:rFonts w:cstheme="minorBidi"/>
              <w:bCs w:val="0"/>
              <w:noProof/>
              <w:sz w:val="24"/>
              <w:szCs w:val="24"/>
              <w:shd w:val="clear" w:color="auto" w:fill="auto"/>
              <w:cs w:val="0"/>
            </w:rPr>
          </w:pPr>
          <w:hyperlink w:anchor="_Toc239109234" w:history="1">
            <w:r w:rsidR="005068EE" w:rsidRPr="005E47DA">
              <w:rPr>
                <w:rStyle w:val="Hyperlink"/>
                <w:noProof/>
                <w:cs w:val="0"/>
              </w:rPr>
              <w:t>6.3 העשייה</w:t>
            </w:r>
            <w:r w:rsidR="005068EE" w:rsidRPr="005E47DA">
              <w:rPr>
                <w:rStyle w:val="Hyperlink"/>
                <w:rFonts w:cs="Times New Roman"/>
                <w:noProof/>
                <w:cs w:val="0"/>
              </w:rPr>
              <w:t xml:space="preserve"> </w:t>
            </w:r>
            <w:r w:rsidR="005068EE" w:rsidRPr="005E47DA">
              <w:rPr>
                <w:rStyle w:val="Hyperlink"/>
                <w:noProof/>
                <w:cs w:val="0"/>
              </w:rPr>
              <w:t>המלאכתית</w:t>
            </w:r>
            <w:r w:rsidR="005068EE" w:rsidRPr="005E47DA">
              <w:rPr>
                <w:rStyle w:val="Hyperlink"/>
                <w:rFonts w:cs="Times New Roman"/>
                <w:noProof/>
                <w:cs w:val="0"/>
              </w:rPr>
              <w:t xml:space="preserve"> </w:t>
            </w:r>
            <w:r w:rsidR="005068EE" w:rsidRPr="005E47DA">
              <w:rPr>
                <w:rStyle w:val="Hyperlink"/>
                <w:noProof/>
                <w:cs w:val="0"/>
              </w:rPr>
              <w:t>והאמנותית</w:t>
            </w:r>
            <w:r w:rsidR="005068EE" w:rsidRPr="005E47DA">
              <w:rPr>
                <w:rStyle w:val="Hyperlink"/>
                <w:rFonts w:cs="Times New Roman"/>
                <w:noProof/>
                <w:cs w:val="0"/>
              </w:rPr>
              <w:t xml:space="preserve"> </w:t>
            </w:r>
            <w:r w:rsidR="005068EE" w:rsidRPr="005E47DA">
              <w:rPr>
                <w:rStyle w:val="Hyperlink"/>
                <w:noProof/>
                <w:cs w:val="0"/>
              </w:rPr>
              <w:t>כמעצבת</w:t>
            </w:r>
            <w:r w:rsidR="005068EE" w:rsidRPr="005E47DA">
              <w:rPr>
                <w:rStyle w:val="Hyperlink"/>
                <w:rFonts w:cs="Times New Roman"/>
                <w:noProof/>
                <w:cs w:val="0"/>
              </w:rPr>
              <w:t xml:space="preserve"> </w:t>
            </w:r>
            <w:r w:rsidR="005068EE" w:rsidRPr="005E47DA">
              <w:rPr>
                <w:rStyle w:val="Hyperlink"/>
                <w:noProof/>
                <w:cs w:val="0"/>
              </w:rPr>
              <w:t>את</w:t>
            </w:r>
            <w:r w:rsidR="005068EE" w:rsidRPr="005E47DA">
              <w:rPr>
                <w:rStyle w:val="Hyperlink"/>
                <w:rFonts w:cs="Times New Roman"/>
                <w:noProof/>
                <w:cs w:val="0"/>
              </w:rPr>
              <w:t xml:space="preserve"> </w:t>
            </w:r>
            <w:r w:rsidR="005068EE" w:rsidRPr="005E47DA">
              <w:rPr>
                <w:rStyle w:val="Hyperlink"/>
                <w:noProof/>
                <w:cs w:val="0"/>
              </w:rPr>
              <w:t>כוח</w:t>
            </w:r>
            <w:r w:rsidR="005068EE" w:rsidRPr="005E47DA">
              <w:rPr>
                <w:rStyle w:val="Hyperlink"/>
                <w:rFonts w:cs="Times New Roman"/>
                <w:noProof/>
                <w:cs w:val="0"/>
              </w:rPr>
              <w:t xml:space="preserve"> </w:t>
            </w:r>
            <w:r w:rsidR="005068EE" w:rsidRPr="005E47DA">
              <w:rPr>
                <w:rStyle w:val="Hyperlink"/>
                <w:noProof/>
                <w:cs w:val="0"/>
              </w:rPr>
              <w:t>הרצון</w:t>
            </w:r>
            <w:r w:rsidR="005068EE" w:rsidRPr="005E47DA">
              <w:rPr>
                <w:rStyle w:val="Hyperlink"/>
                <w:rFonts w:cs="Times New Roman"/>
                <w:noProof/>
                <w:cs w:val="0"/>
              </w:rPr>
              <w:t xml:space="preserve"> </w:t>
            </w:r>
            <w:r w:rsidR="005068EE" w:rsidRPr="005E47DA">
              <w:rPr>
                <w:rStyle w:val="Hyperlink"/>
                <w:noProof/>
                <w:cs w:val="0"/>
              </w:rPr>
              <w:t>והזיכרון</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_Toc239109234 \h </w:instrText>
            </w:r>
            <w:r w:rsidR="005068EE">
              <w:rPr>
                <w:noProof/>
                <w:webHidden/>
                <w:rtl w:val="0"/>
              </w:rPr>
            </w:r>
            <w:r w:rsidR="005068EE">
              <w:rPr>
                <w:noProof/>
                <w:webHidden/>
                <w:rtl w:val="0"/>
              </w:rPr>
              <w:fldChar w:fldCharType="separate"/>
            </w:r>
            <w:r w:rsidR="005068EE">
              <w:rPr>
                <w:noProof/>
                <w:webHidden/>
                <w:cs w:val="0"/>
              </w:rPr>
              <w:t>39</w:t>
            </w:r>
            <w:r w:rsidR="005068EE">
              <w:rPr>
                <w:noProof/>
                <w:webHidden/>
                <w:rtl w:val="0"/>
              </w:rPr>
              <w:fldChar w:fldCharType="end"/>
            </w:r>
          </w:hyperlink>
        </w:p>
        <w:p w14:paraId="61E208DD" w14:textId="5FF4C231" w:rsidR="005068EE" w:rsidRDefault="00D13D70">
          <w:pPr>
            <w:pStyle w:val="TOC3"/>
            <w:rPr>
              <w:rFonts w:cstheme="minorBidi"/>
              <w:bCs w:val="0"/>
              <w:sz w:val="24"/>
              <w:shd w:val="clear" w:color="auto" w:fill="auto"/>
              <w:rtl/>
            </w:rPr>
          </w:pPr>
          <w:hyperlink w:anchor="_Toc239109235" w:history="1">
            <w:r w:rsidR="005068EE" w:rsidRPr="005E47DA">
              <w:rPr>
                <w:rStyle w:val="Hyperlink"/>
                <w:rtl/>
              </w:rPr>
              <w:t>חיבור</w:t>
            </w:r>
            <w:r w:rsidR="005068EE" w:rsidRPr="005E47DA">
              <w:rPr>
                <w:rStyle w:val="Hyperlink"/>
                <w:rtl/>
                <w:lang w:bidi="ar-SA"/>
              </w:rPr>
              <w:t xml:space="preserve"> </w:t>
            </w:r>
            <w:r w:rsidR="005068EE" w:rsidRPr="005E47DA">
              <w:rPr>
                <w:rStyle w:val="Hyperlink"/>
                <w:rtl/>
              </w:rPr>
              <w:t>מוח</w:t>
            </w:r>
            <w:r w:rsidR="005068EE" w:rsidRPr="005E47DA">
              <w:rPr>
                <w:rStyle w:val="Hyperlink"/>
                <w:rtl/>
                <w:lang w:bidi="ar-SA"/>
              </w:rPr>
              <w:t>-</w:t>
            </w:r>
            <w:r w:rsidR="005068EE" w:rsidRPr="005E47DA">
              <w:rPr>
                <w:rStyle w:val="Hyperlink"/>
                <w:rtl/>
              </w:rPr>
              <w:t>יד</w:t>
            </w:r>
            <w:r w:rsidR="005068EE" w:rsidRPr="005E47DA">
              <w:rPr>
                <w:rStyle w:val="Hyperlink"/>
                <w:rtl/>
                <w:lang w:bidi="ar-SA"/>
              </w:rPr>
              <w:t xml:space="preserve"> </w:t>
            </w:r>
            <w:r w:rsidR="005068EE" w:rsidRPr="005E47DA">
              <w:rPr>
                <w:rStyle w:val="Hyperlink"/>
                <w:rtl/>
              </w:rPr>
              <w:t>ותחושת</w:t>
            </w:r>
            <w:r w:rsidR="005068EE" w:rsidRPr="005E47DA">
              <w:rPr>
                <w:rStyle w:val="Hyperlink"/>
                <w:rtl/>
                <w:lang w:bidi="ar-SA"/>
              </w:rPr>
              <w:t xml:space="preserve"> </w:t>
            </w:r>
            <w:r w:rsidR="005068EE" w:rsidRPr="005E47DA">
              <w:rPr>
                <w:rStyle w:val="Hyperlink"/>
                <w:rtl/>
              </w:rPr>
              <w:t>מסוגלות</w:t>
            </w:r>
            <w:r w:rsidR="005068EE" w:rsidRPr="005E47DA">
              <w:rPr>
                <w:rStyle w:val="Hyperlink"/>
                <w:rtl/>
                <w:lang w:bidi="ar-SA"/>
              </w:rPr>
              <w:t xml:space="preserve"> </w:t>
            </w:r>
            <w:r w:rsidR="005068EE" w:rsidRPr="005E47DA">
              <w:rPr>
                <w:rStyle w:val="Hyperlink"/>
                <w:rtl/>
              </w:rPr>
              <w:t>חומרית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Toc239109235 \h</w:instrText>
            </w:r>
            <w:r w:rsidR="005068EE">
              <w:rPr>
                <w:webHidden/>
                <w:rtl/>
              </w:rPr>
              <w:instrText xml:space="preserve"> </w:instrText>
            </w:r>
            <w:r w:rsidR="005068EE">
              <w:rPr>
                <w:webHidden/>
                <w:rtl/>
              </w:rPr>
            </w:r>
            <w:r w:rsidR="005068EE">
              <w:rPr>
                <w:webHidden/>
                <w:rtl/>
              </w:rPr>
              <w:fldChar w:fldCharType="separate"/>
            </w:r>
            <w:r w:rsidR="005068EE">
              <w:rPr>
                <w:webHidden/>
                <w:rtl/>
              </w:rPr>
              <w:t>39</w:t>
            </w:r>
            <w:r w:rsidR="005068EE">
              <w:rPr>
                <w:webHidden/>
                <w:rtl/>
              </w:rPr>
              <w:fldChar w:fldCharType="end"/>
            </w:r>
          </w:hyperlink>
        </w:p>
        <w:p w14:paraId="377AF3D5" w14:textId="39108549" w:rsidR="005068EE" w:rsidRDefault="00D13D70">
          <w:pPr>
            <w:pStyle w:val="TOC3"/>
            <w:rPr>
              <w:rFonts w:cstheme="minorBidi"/>
              <w:bCs w:val="0"/>
              <w:sz w:val="24"/>
              <w:shd w:val="clear" w:color="auto" w:fill="auto"/>
              <w:rtl/>
            </w:rPr>
          </w:pPr>
          <w:hyperlink w:anchor="_Toc239109236" w:history="1">
            <w:r w:rsidR="005068EE" w:rsidRPr="005E47DA">
              <w:rPr>
                <w:rStyle w:val="Hyperlink"/>
                <w:rtl/>
              </w:rPr>
              <w:t>זיכרון</w:t>
            </w:r>
            <w:r w:rsidR="005068EE" w:rsidRPr="005E47DA">
              <w:rPr>
                <w:rStyle w:val="Hyperlink"/>
                <w:rtl/>
                <w:lang w:bidi="ar-SA"/>
              </w:rPr>
              <w:t xml:space="preserve"> </w:t>
            </w:r>
            <w:r w:rsidR="005068EE" w:rsidRPr="005E47DA">
              <w:rPr>
                <w:rStyle w:val="Hyperlink"/>
                <w:rtl/>
              </w:rPr>
              <w:t>ארוך</w:t>
            </w:r>
            <w:r w:rsidR="005068EE" w:rsidRPr="005E47DA">
              <w:rPr>
                <w:rStyle w:val="Hyperlink"/>
                <w:rtl/>
                <w:lang w:bidi="ar-SA"/>
              </w:rPr>
              <w:t>-</w:t>
            </w:r>
            <w:r w:rsidR="005068EE" w:rsidRPr="005E47DA">
              <w:rPr>
                <w:rStyle w:val="Hyperlink"/>
                <w:rtl/>
              </w:rPr>
              <w:t>טווח</w:t>
            </w:r>
            <w:r w:rsidR="005068EE" w:rsidRPr="005E47DA">
              <w:rPr>
                <w:rStyle w:val="Hyperlink"/>
                <w:rtl/>
                <w:lang w:bidi="ar-SA"/>
              </w:rPr>
              <w:t xml:space="preserve"> </w:t>
            </w:r>
            <w:r w:rsidR="005068EE" w:rsidRPr="005E47DA">
              <w:rPr>
                <w:rStyle w:val="Hyperlink"/>
                <w:rtl/>
              </w:rPr>
              <w:t>ולמידה</w:t>
            </w:r>
            <w:r w:rsidR="005068EE" w:rsidRPr="005E47DA">
              <w:rPr>
                <w:rStyle w:val="Hyperlink"/>
                <w:rtl/>
                <w:lang w:bidi="ar-SA"/>
              </w:rPr>
              <w:t xml:space="preserve"> </w:t>
            </w:r>
            <w:r w:rsidR="005068EE" w:rsidRPr="005E47DA">
              <w:rPr>
                <w:rStyle w:val="Hyperlink"/>
                <w:rtl/>
              </w:rPr>
              <w:t>חווייתית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Toc239109236 \h</w:instrText>
            </w:r>
            <w:r w:rsidR="005068EE">
              <w:rPr>
                <w:webHidden/>
                <w:rtl/>
              </w:rPr>
              <w:instrText xml:space="preserve"> </w:instrText>
            </w:r>
            <w:r w:rsidR="005068EE">
              <w:rPr>
                <w:webHidden/>
                <w:rtl/>
              </w:rPr>
            </w:r>
            <w:r w:rsidR="005068EE">
              <w:rPr>
                <w:webHidden/>
                <w:rtl/>
              </w:rPr>
              <w:fldChar w:fldCharType="separate"/>
            </w:r>
            <w:r w:rsidR="005068EE">
              <w:rPr>
                <w:webHidden/>
                <w:rtl/>
              </w:rPr>
              <w:t>39</w:t>
            </w:r>
            <w:r w:rsidR="005068EE">
              <w:rPr>
                <w:webHidden/>
                <w:rtl/>
              </w:rPr>
              <w:fldChar w:fldCharType="end"/>
            </w:r>
          </w:hyperlink>
        </w:p>
        <w:p w14:paraId="02E8FB4A" w14:textId="3504342F" w:rsidR="005068EE" w:rsidRDefault="00D13D70">
          <w:pPr>
            <w:pStyle w:val="TOC2"/>
            <w:rPr>
              <w:rFonts w:cstheme="minorBidi"/>
              <w:bCs w:val="0"/>
              <w:noProof/>
              <w:sz w:val="24"/>
              <w:szCs w:val="24"/>
              <w:shd w:val="clear" w:color="auto" w:fill="auto"/>
              <w:cs w:val="0"/>
            </w:rPr>
          </w:pPr>
          <w:hyperlink w:anchor="_Toc239109237" w:history="1">
            <w:r w:rsidR="005068EE" w:rsidRPr="005E47DA">
              <w:rPr>
                <w:rStyle w:val="Hyperlink"/>
                <w:noProof/>
                <w:cs w:val="0"/>
              </w:rPr>
              <w:t>6.4 זיקה לטבע, קצב החיים ושיקום הקשב</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_Toc239109237 \h </w:instrText>
            </w:r>
            <w:r w:rsidR="005068EE">
              <w:rPr>
                <w:noProof/>
                <w:webHidden/>
                <w:rtl w:val="0"/>
              </w:rPr>
            </w:r>
            <w:r w:rsidR="005068EE">
              <w:rPr>
                <w:noProof/>
                <w:webHidden/>
                <w:rtl w:val="0"/>
              </w:rPr>
              <w:fldChar w:fldCharType="separate"/>
            </w:r>
            <w:r w:rsidR="005068EE">
              <w:rPr>
                <w:noProof/>
                <w:webHidden/>
                <w:cs w:val="0"/>
              </w:rPr>
              <w:t>40</w:t>
            </w:r>
            <w:r w:rsidR="005068EE">
              <w:rPr>
                <w:noProof/>
                <w:webHidden/>
                <w:rtl w:val="0"/>
              </w:rPr>
              <w:fldChar w:fldCharType="end"/>
            </w:r>
          </w:hyperlink>
        </w:p>
        <w:p w14:paraId="3EFCEF3E" w14:textId="684F3494" w:rsidR="005068EE" w:rsidRDefault="00D13D70">
          <w:pPr>
            <w:pStyle w:val="TOC3"/>
            <w:rPr>
              <w:rFonts w:cstheme="minorBidi"/>
              <w:bCs w:val="0"/>
              <w:sz w:val="24"/>
              <w:shd w:val="clear" w:color="auto" w:fill="auto"/>
              <w:rtl/>
            </w:rPr>
          </w:pPr>
          <w:hyperlink w:anchor="_Toc239109238" w:history="1">
            <w:r w:rsidR="005068EE" w:rsidRPr="005E47DA">
              <w:rPr>
                <w:rStyle w:val="Hyperlink"/>
                <w:rtl/>
              </w:rPr>
              <w:t>ביופיליה,</w:t>
            </w:r>
            <w:r w:rsidR="005068EE" w:rsidRPr="005E47DA">
              <w:rPr>
                <w:rStyle w:val="Hyperlink"/>
                <w:rtl/>
                <w:lang w:bidi="ar-SA"/>
              </w:rPr>
              <w:t xml:space="preserve"> </w:t>
            </w:r>
            <w:r w:rsidR="005068EE" w:rsidRPr="005E47DA">
              <w:rPr>
                <w:rStyle w:val="Hyperlink"/>
                <w:rtl/>
              </w:rPr>
              <w:t>קצב</w:t>
            </w:r>
            <w:r w:rsidR="005068EE" w:rsidRPr="005E47DA">
              <w:rPr>
                <w:rStyle w:val="Hyperlink"/>
                <w:rtl/>
                <w:lang w:bidi="ar-SA"/>
              </w:rPr>
              <w:t xml:space="preserve"> </w:t>
            </w:r>
            <w:r w:rsidR="005068EE" w:rsidRPr="005E47DA">
              <w:rPr>
                <w:rStyle w:val="Hyperlink"/>
                <w:rtl/>
              </w:rPr>
              <w:t>אורגני</w:t>
            </w:r>
            <w:r w:rsidR="005068EE" w:rsidRPr="005E47DA">
              <w:rPr>
                <w:rStyle w:val="Hyperlink"/>
                <w:rtl/>
                <w:lang w:bidi="ar-SA"/>
              </w:rPr>
              <w:t xml:space="preserve"> </w:t>
            </w:r>
            <w:r w:rsidR="005068EE" w:rsidRPr="005E47DA">
              <w:rPr>
                <w:rStyle w:val="Hyperlink"/>
                <w:rtl/>
              </w:rPr>
              <w:t>ושיקום</w:t>
            </w:r>
            <w:r w:rsidR="005068EE" w:rsidRPr="005E47DA">
              <w:rPr>
                <w:rStyle w:val="Hyperlink"/>
                <w:rtl/>
                <w:lang w:bidi="ar-SA"/>
              </w:rPr>
              <w:t xml:space="preserve"> </w:t>
            </w:r>
            <w:r w:rsidR="005068EE" w:rsidRPr="005E47DA">
              <w:rPr>
                <w:rStyle w:val="Hyperlink"/>
                <w:rtl/>
              </w:rPr>
              <w:t>משאבי</w:t>
            </w:r>
            <w:r w:rsidR="005068EE" w:rsidRPr="005E47DA">
              <w:rPr>
                <w:rStyle w:val="Hyperlink"/>
                <w:rtl/>
                <w:lang w:bidi="ar-SA"/>
              </w:rPr>
              <w:t xml:space="preserve"> </w:t>
            </w:r>
            <w:r w:rsidR="005068EE" w:rsidRPr="005E47DA">
              <w:rPr>
                <w:rStyle w:val="Hyperlink"/>
                <w:rtl/>
              </w:rPr>
              <w:t>הקשב</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Toc239109238 \h</w:instrText>
            </w:r>
            <w:r w:rsidR="005068EE">
              <w:rPr>
                <w:webHidden/>
                <w:rtl/>
              </w:rPr>
              <w:instrText xml:space="preserve"> </w:instrText>
            </w:r>
            <w:r w:rsidR="005068EE">
              <w:rPr>
                <w:webHidden/>
                <w:rtl/>
              </w:rPr>
            </w:r>
            <w:r w:rsidR="005068EE">
              <w:rPr>
                <w:webHidden/>
                <w:rtl/>
              </w:rPr>
              <w:fldChar w:fldCharType="separate"/>
            </w:r>
            <w:r w:rsidR="005068EE">
              <w:rPr>
                <w:webHidden/>
                <w:rtl/>
              </w:rPr>
              <w:t>40</w:t>
            </w:r>
            <w:r w:rsidR="005068EE">
              <w:rPr>
                <w:webHidden/>
                <w:rtl/>
              </w:rPr>
              <w:fldChar w:fldCharType="end"/>
            </w:r>
          </w:hyperlink>
        </w:p>
        <w:p w14:paraId="0873018F" w14:textId="5A103637" w:rsidR="005068EE" w:rsidRDefault="00D13D70">
          <w:pPr>
            <w:pStyle w:val="TOC2"/>
            <w:rPr>
              <w:rFonts w:cstheme="minorBidi"/>
              <w:bCs w:val="0"/>
              <w:noProof/>
              <w:sz w:val="24"/>
              <w:szCs w:val="24"/>
              <w:shd w:val="clear" w:color="auto" w:fill="auto"/>
              <w:cs w:val="0"/>
            </w:rPr>
          </w:pPr>
          <w:hyperlink w:anchor="_Toc239109239" w:history="1">
            <w:r w:rsidR="005068EE" w:rsidRPr="005E47DA">
              <w:rPr>
                <w:rStyle w:val="Hyperlink"/>
                <w:noProof/>
                <w:cs w:val="0"/>
              </w:rPr>
              <w:t>6.5 פערים בתחום הריאלי, מדעים ואוריינות פיננסית וטכנולוגית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_Toc239109239 \h </w:instrText>
            </w:r>
            <w:r w:rsidR="005068EE">
              <w:rPr>
                <w:noProof/>
                <w:webHidden/>
                <w:rtl w:val="0"/>
              </w:rPr>
            </w:r>
            <w:r w:rsidR="005068EE">
              <w:rPr>
                <w:noProof/>
                <w:webHidden/>
                <w:rtl w:val="0"/>
              </w:rPr>
              <w:fldChar w:fldCharType="separate"/>
            </w:r>
            <w:r w:rsidR="005068EE">
              <w:rPr>
                <w:noProof/>
                <w:webHidden/>
                <w:cs w:val="0"/>
              </w:rPr>
              <w:t>41</w:t>
            </w:r>
            <w:r w:rsidR="005068EE">
              <w:rPr>
                <w:noProof/>
                <w:webHidden/>
                <w:rtl w:val="0"/>
              </w:rPr>
              <w:fldChar w:fldCharType="end"/>
            </w:r>
          </w:hyperlink>
        </w:p>
        <w:p w14:paraId="3F0F81DF" w14:textId="0CC3C05C" w:rsidR="005068EE" w:rsidRDefault="00D13D70">
          <w:pPr>
            <w:pStyle w:val="TOC3"/>
            <w:rPr>
              <w:rFonts w:cstheme="minorBidi"/>
              <w:bCs w:val="0"/>
              <w:sz w:val="24"/>
              <w:shd w:val="clear" w:color="auto" w:fill="auto"/>
              <w:rtl/>
            </w:rPr>
          </w:pPr>
          <w:hyperlink w:anchor="_Toc239109240" w:history="1">
            <w:r w:rsidR="005068EE" w:rsidRPr="005E47DA">
              <w:rPr>
                <w:rStyle w:val="Hyperlink"/>
                <w:rtl/>
              </w:rPr>
              <w:t>הישגים</w:t>
            </w:r>
            <w:r w:rsidR="005068EE" w:rsidRPr="005E47DA">
              <w:rPr>
                <w:rStyle w:val="Hyperlink"/>
                <w:rtl/>
                <w:lang w:bidi="ar-SA"/>
              </w:rPr>
              <w:t xml:space="preserve"> </w:t>
            </w:r>
            <w:r w:rsidR="005068EE" w:rsidRPr="005E47DA">
              <w:rPr>
                <w:rStyle w:val="Hyperlink"/>
                <w:rtl/>
              </w:rPr>
              <w:t>אקדמיים</w:t>
            </w:r>
            <w:r w:rsidR="005068EE" w:rsidRPr="005E47DA">
              <w:rPr>
                <w:rStyle w:val="Hyperlink"/>
                <w:rtl/>
                <w:lang w:bidi="ar-SA"/>
              </w:rPr>
              <w:t xml:space="preserve"> </w:t>
            </w:r>
            <w:r w:rsidR="005068EE" w:rsidRPr="005E47DA">
              <w:rPr>
                <w:rStyle w:val="Hyperlink"/>
                <w:rtl/>
              </w:rPr>
              <w:t>במדעים</w:t>
            </w:r>
            <w:r w:rsidR="005068EE" w:rsidRPr="005E47DA">
              <w:rPr>
                <w:rStyle w:val="Hyperlink"/>
                <w:rtl/>
                <w:lang w:bidi="ar-SA"/>
              </w:rPr>
              <w:t xml:space="preserve"> </w:t>
            </w:r>
            <w:r w:rsidR="005068EE" w:rsidRPr="005E47DA">
              <w:rPr>
                <w:rStyle w:val="Hyperlink"/>
                <w:rtl/>
              </w:rPr>
              <w:t>ובמתמטיקה</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Toc239109240 \h</w:instrText>
            </w:r>
            <w:r w:rsidR="005068EE">
              <w:rPr>
                <w:webHidden/>
                <w:rtl/>
              </w:rPr>
              <w:instrText xml:space="preserve"> </w:instrText>
            </w:r>
            <w:r w:rsidR="005068EE">
              <w:rPr>
                <w:webHidden/>
                <w:rtl/>
              </w:rPr>
            </w:r>
            <w:r w:rsidR="005068EE">
              <w:rPr>
                <w:webHidden/>
                <w:rtl/>
              </w:rPr>
              <w:fldChar w:fldCharType="separate"/>
            </w:r>
            <w:r w:rsidR="005068EE">
              <w:rPr>
                <w:webHidden/>
                <w:rtl/>
              </w:rPr>
              <w:t>41</w:t>
            </w:r>
            <w:r w:rsidR="005068EE">
              <w:rPr>
                <w:webHidden/>
                <w:rtl/>
              </w:rPr>
              <w:fldChar w:fldCharType="end"/>
            </w:r>
          </w:hyperlink>
        </w:p>
        <w:p w14:paraId="50F62752" w14:textId="2DB08954" w:rsidR="005068EE" w:rsidRDefault="00D13D70">
          <w:pPr>
            <w:pStyle w:val="TOC3"/>
            <w:rPr>
              <w:rFonts w:cstheme="minorBidi"/>
              <w:bCs w:val="0"/>
              <w:sz w:val="24"/>
              <w:shd w:val="clear" w:color="auto" w:fill="auto"/>
              <w:rtl/>
            </w:rPr>
          </w:pPr>
          <w:hyperlink w:anchor="_Toc239109241" w:history="1">
            <w:r w:rsidR="005068EE" w:rsidRPr="005E47DA">
              <w:rPr>
                <w:rStyle w:val="Hyperlink"/>
                <w:rtl/>
              </w:rPr>
              <w:t>מוכנות</w:t>
            </w:r>
            <w:r w:rsidR="005068EE" w:rsidRPr="005E47DA">
              <w:rPr>
                <w:rStyle w:val="Hyperlink"/>
                <w:rtl/>
                <w:lang w:bidi="ar-SA"/>
              </w:rPr>
              <w:t xml:space="preserve"> </w:t>
            </w:r>
            <w:r w:rsidR="005068EE" w:rsidRPr="005E47DA">
              <w:rPr>
                <w:rStyle w:val="Hyperlink"/>
                <w:rtl/>
              </w:rPr>
              <w:t>מעשית,</w:t>
            </w:r>
            <w:r w:rsidR="005068EE" w:rsidRPr="005E47DA">
              <w:rPr>
                <w:rStyle w:val="Hyperlink"/>
                <w:rtl/>
                <w:lang w:bidi="ar-SA"/>
              </w:rPr>
              <w:t xml:space="preserve"> </w:t>
            </w:r>
            <w:r w:rsidR="005068EE" w:rsidRPr="005E47DA">
              <w:rPr>
                <w:rStyle w:val="Hyperlink"/>
                <w:rtl/>
              </w:rPr>
              <w:t>אוריינות</w:t>
            </w:r>
            <w:r w:rsidR="005068EE" w:rsidRPr="005E47DA">
              <w:rPr>
                <w:rStyle w:val="Hyperlink"/>
                <w:rtl/>
                <w:lang w:bidi="ar-SA"/>
              </w:rPr>
              <w:t xml:space="preserve"> </w:t>
            </w:r>
            <w:r w:rsidR="005068EE" w:rsidRPr="005E47DA">
              <w:rPr>
                <w:rStyle w:val="Hyperlink"/>
                <w:rtl/>
              </w:rPr>
              <w:t>פיננסית</w:t>
            </w:r>
            <w:r w:rsidR="005068EE" w:rsidRPr="005E47DA">
              <w:rPr>
                <w:rStyle w:val="Hyperlink"/>
                <w:rtl/>
                <w:lang w:bidi="ar-SA"/>
              </w:rPr>
              <w:t xml:space="preserve"> </w:t>
            </w:r>
            <w:r w:rsidR="005068EE" w:rsidRPr="005E47DA">
              <w:rPr>
                <w:rStyle w:val="Hyperlink"/>
                <w:rtl/>
              </w:rPr>
              <w:t>ובירוקרטית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Toc239109241 \h</w:instrText>
            </w:r>
            <w:r w:rsidR="005068EE">
              <w:rPr>
                <w:webHidden/>
                <w:rtl/>
              </w:rPr>
              <w:instrText xml:space="preserve"> </w:instrText>
            </w:r>
            <w:r w:rsidR="005068EE">
              <w:rPr>
                <w:webHidden/>
                <w:rtl/>
              </w:rPr>
            </w:r>
            <w:r w:rsidR="005068EE">
              <w:rPr>
                <w:webHidden/>
                <w:rtl/>
              </w:rPr>
              <w:fldChar w:fldCharType="separate"/>
            </w:r>
            <w:r w:rsidR="005068EE">
              <w:rPr>
                <w:webHidden/>
                <w:rtl/>
              </w:rPr>
              <w:t>41</w:t>
            </w:r>
            <w:r w:rsidR="005068EE">
              <w:rPr>
                <w:webHidden/>
                <w:rtl/>
              </w:rPr>
              <w:fldChar w:fldCharType="end"/>
            </w:r>
          </w:hyperlink>
        </w:p>
        <w:p w14:paraId="0E4F506E" w14:textId="2653EEC0" w:rsidR="005068EE" w:rsidRDefault="00D13D70">
          <w:pPr>
            <w:pStyle w:val="TOC2"/>
            <w:rPr>
              <w:rFonts w:cstheme="minorBidi"/>
              <w:bCs w:val="0"/>
              <w:noProof/>
              <w:sz w:val="24"/>
              <w:szCs w:val="24"/>
              <w:shd w:val="clear" w:color="auto" w:fill="auto"/>
              <w:cs w:val="0"/>
            </w:rPr>
          </w:pPr>
          <w:hyperlink w:anchor="_Toc239109242" w:history="1">
            <w:r w:rsidR="005068EE" w:rsidRPr="005E47DA">
              <w:rPr>
                <w:rStyle w:val="Hyperlink"/>
                <w:noProof/>
                <w:cs w:val="0"/>
              </w:rPr>
              <w:t>6.6 גבולות פדגוגיים, דוגמטיזם והשלכות חברתיות-תרבותיות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_Toc239109242 \h </w:instrText>
            </w:r>
            <w:r w:rsidR="005068EE">
              <w:rPr>
                <w:noProof/>
                <w:webHidden/>
                <w:rtl w:val="0"/>
              </w:rPr>
            </w:r>
            <w:r w:rsidR="005068EE">
              <w:rPr>
                <w:noProof/>
                <w:webHidden/>
                <w:rtl w:val="0"/>
              </w:rPr>
              <w:fldChar w:fldCharType="separate"/>
            </w:r>
            <w:r w:rsidR="005068EE">
              <w:rPr>
                <w:noProof/>
                <w:webHidden/>
                <w:cs w:val="0"/>
              </w:rPr>
              <w:t>42</w:t>
            </w:r>
            <w:r w:rsidR="005068EE">
              <w:rPr>
                <w:noProof/>
                <w:webHidden/>
                <w:rtl w:val="0"/>
              </w:rPr>
              <w:fldChar w:fldCharType="end"/>
            </w:r>
          </w:hyperlink>
        </w:p>
        <w:p w14:paraId="13CD450F" w14:textId="42CC4954" w:rsidR="005068EE" w:rsidRDefault="00D13D70">
          <w:pPr>
            <w:pStyle w:val="TOC3"/>
            <w:rPr>
              <w:rFonts w:cstheme="minorBidi"/>
              <w:bCs w:val="0"/>
              <w:sz w:val="24"/>
              <w:shd w:val="clear" w:color="auto" w:fill="auto"/>
              <w:rtl/>
            </w:rPr>
          </w:pPr>
          <w:hyperlink w:anchor="_Toc239109243" w:history="1">
            <w:r w:rsidR="005068EE" w:rsidRPr="005E47DA">
              <w:rPr>
                <w:rStyle w:val="Hyperlink"/>
                <w:rtl/>
              </w:rPr>
              <w:t>גבולות</w:t>
            </w:r>
            <w:r w:rsidR="005068EE" w:rsidRPr="005E47DA">
              <w:rPr>
                <w:rStyle w:val="Hyperlink"/>
                <w:rtl/>
                <w:lang w:bidi="ar-SA"/>
              </w:rPr>
              <w:t xml:space="preserve"> </w:t>
            </w:r>
            <w:r w:rsidR="005068EE" w:rsidRPr="005E47DA">
              <w:rPr>
                <w:rStyle w:val="Hyperlink"/>
                <w:rtl/>
              </w:rPr>
              <w:t>פדגוגיים</w:t>
            </w:r>
            <w:r w:rsidR="005068EE" w:rsidRPr="005E47DA">
              <w:rPr>
                <w:rStyle w:val="Hyperlink"/>
                <w:rtl/>
                <w:lang w:bidi="ar-SA"/>
              </w:rPr>
              <w:t xml:space="preserve"> </w:t>
            </w:r>
            <w:r w:rsidR="005068EE" w:rsidRPr="005E47DA">
              <w:rPr>
                <w:rStyle w:val="Hyperlink"/>
                <w:rtl/>
              </w:rPr>
              <w:t>וסמכות</w:t>
            </w:r>
            <w:r w:rsidR="005068EE" w:rsidRPr="005E47DA">
              <w:rPr>
                <w:rStyle w:val="Hyperlink"/>
                <w:rtl/>
                <w:lang w:bidi="ar-SA"/>
              </w:rPr>
              <w:t xml:space="preserve"> </w:t>
            </w:r>
            <w:r w:rsidR="005068EE" w:rsidRPr="005E47DA">
              <w:rPr>
                <w:rStyle w:val="Hyperlink"/>
                <w:rtl/>
              </w:rPr>
              <w:t>חינוכית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Toc239109243 \h</w:instrText>
            </w:r>
            <w:r w:rsidR="005068EE">
              <w:rPr>
                <w:webHidden/>
                <w:rtl/>
              </w:rPr>
              <w:instrText xml:space="preserve"> </w:instrText>
            </w:r>
            <w:r w:rsidR="005068EE">
              <w:rPr>
                <w:webHidden/>
                <w:rtl/>
              </w:rPr>
            </w:r>
            <w:r w:rsidR="005068EE">
              <w:rPr>
                <w:webHidden/>
                <w:rtl/>
              </w:rPr>
              <w:fldChar w:fldCharType="separate"/>
            </w:r>
            <w:r w:rsidR="005068EE">
              <w:rPr>
                <w:webHidden/>
                <w:rtl/>
              </w:rPr>
              <w:t>42</w:t>
            </w:r>
            <w:r w:rsidR="005068EE">
              <w:rPr>
                <w:webHidden/>
                <w:rtl/>
              </w:rPr>
              <w:fldChar w:fldCharType="end"/>
            </w:r>
          </w:hyperlink>
        </w:p>
        <w:p w14:paraId="44DF13A9" w14:textId="736B0AF0" w:rsidR="005068EE" w:rsidRDefault="00D13D70">
          <w:pPr>
            <w:pStyle w:val="TOC3"/>
            <w:rPr>
              <w:rFonts w:cstheme="minorBidi"/>
              <w:bCs w:val="0"/>
              <w:sz w:val="24"/>
              <w:shd w:val="clear" w:color="auto" w:fill="auto"/>
              <w:rtl/>
            </w:rPr>
          </w:pPr>
          <w:hyperlink w:anchor="_Toc239109244" w:history="1">
            <w:r w:rsidR="005068EE" w:rsidRPr="005E47DA">
              <w:rPr>
                <w:rStyle w:val="Hyperlink"/>
                <w:rtl/>
              </w:rPr>
              <w:t>נרטיב</w:t>
            </w:r>
            <w:r w:rsidR="005068EE" w:rsidRPr="005E47DA">
              <w:rPr>
                <w:rStyle w:val="Hyperlink"/>
                <w:rtl/>
                <w:lang w:bidi="ar-SA"/>
              </w:rPr>
              <w:t xml:space="preserve"> </w:t>
            </w:r>
            <w:r w:rsidR="005068EE" w:rsidRPr="005E47DA">
              <w:rPr>
                <w:rStyle w:val="Hyperlink"/>
                <w:rtl/>
              </w:rPr>
              <w:t>מוסדי,</w:t>
            </w:r>
            <w:r w:rsidR="005068EE" w:rsidRPr="005E47DA">
              <w:rPr>
                <w:rStyle w:val="Hyperlink"/>
                <w:rtl/>
                <w:lang w:bidi="ar-SA"/>
              </w:rPr>
              <w:t xml:space="preserve"> </w:t>
            </w:r>
            <w:r w:rsidR="005068EE" w:rsidRPr="005E47DA">
              <w:rPr>
                <w:rStyle w:val="Hyperlink"/>
                <w:rtl/>
              </w:rPr>
              <w:t>רב</w:t>
            </w:r>
            <w:r w:rsidR="005068EE" w:rsidRPr="005E47DA">
              <w:rPr>
                <w:rStyle w:val="Hyperlink"/>
                <w:rtl/>
                <w:lang w:bidi="ar-SA"/>
              </w:rPr>
              <w:t>-</w:t>
            </w:r>
            <w:r w:rsidR="005068EE" w:rsidRPr="005E47DA">
              <w:rPr>
                <w:rStyle w:val="Hyperlink"/>
                <w:rtl/>
              </w:rPr>
              <w:t>תרבותיות</w:t>
            </w:r>
            <w:r w:rsidR="005068EE" w:rsidRPr="005E47DA">
              <w:rPr>
                <w:rStyle w:val="Hyperlink"/>
                <w:rtl/>
                <w:lang w:bidi="ar-SA"/>
              </w:rPr>
              <w:t xml:space="preserve"> </w:t>
            </w:r>
            <w:r w:rsidR="005068EE" w:rsidRPr="005E47DA">
              <w:rPr>
                <w:rStyle w:val="Hyperlink"/>
                <w:rtl/>
              </w:rPr>
              <w:t>ולאומיות</w:t>
            </w:r>
            <w:r w:rsidR="005068EE" w:rsidRPr="005E47DA">
              <w:rPr>
                <w:rStyle w:val="Hyperlink"/>
                <w:rtl/>
                <w:lang w:bidi="ar-SA"/>
              </w:rPr>
              <w:t>-</w:t>
            </w:r>
            <w:r w:rsidR="005068EE" w:rsidRPr="005E47DA">
              <w:rPr>
                <w:rStyle w:val="Hyperlink"/>
                <w:rtl/>
              </w:rPr>
              <w:t>ציונית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Toc239109244 \h</w:instrText>
            </w:r>
            <w:r w:rsidR="005068EE">
              <w:rPr>
                <w:webHidden/>
                <w:rtl/>
              </w:rPr>
              <w:instrText xml:space="preserve"> </w:instrText>
            </w:r>
            <w:r w:rsidR="005068EE">
              <w:rPr>
                <w:webHidden/>
                <w:rtl/>
              </w:rPr>
            </w:r>
            <w:r w:rsidR="005068EE">
              <w:rPr>
                <w:webHidden/>
                <w:rtl/>
              </w:rPr>
              <w:fldChar w:fldCharType="separate"/>
            </w:r>
            <w:r w:rsidR="005068EE">
              <w:rPr>
                <w:webHidden/>
                <w:rtl/>
              </w:rPr>
              <w:t>42</w:t>
            </w:r>
            <w:r w:rsidR="005068EE">
              <w:rPr>
                <w:webHidden/>
                <w:rtl/>
              </w:rPr>
              <w:fldChar w:fldCharType="end"/>
            </w:r>
          </w:hyperlink>
        </w:p>
        <w:p w14:paraId="3D02119D" w14:textId="59B7BD33" w:rsidR="005068EE" w:rsidRDefault="00D13D70">
          <w:pPr>
            <w:pStyle w:val="TOC2"/>
            <w:rPr>
              <w:rFonts w:cstheme="minorBidi"/>
              <w:bCs w:val="0"/>
              <w:noProof/>
              <w:sz w:val="24"/>
              <w:szCs w:val="24"/>
              <w:shd w:val="clear" w:color="auto" w:fill="auto"/>
              <w:cs w:val="0"/>
            </w:rPr>
          </w:pPr>
          <w:hyperlink w:anchor="_Toc239109245" w:history="1">
            <w:r w:rsidR="005068EE" w:rsidRPr="005E47DA">
              <w:rPr>
                <w:rStyle w:val="Hyperlink"/>
                <w:noProof/>
                <w:cs w:val="0"/>
              </w:rPr>
              <w:t>6.7 נושאים מושתקים ודיסוננסים שעלו מהממצאים ואינם מופיעים בספרות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_Toc239109245 \h </w:instrText>
            </w:r>
            <w:r w:rsidR="005068EE">
              <w:rPr>
                <w:noProof/>
                <w:webHidden/>
                <w:rtl w:val="0"/>
              </w:rPr>
            </w:r>
            <w:r w:rsidR="005068EE">
              <w:rPr>
                <w:noProof/>
                <w:webHidden/>
                <w:rtl w:val="0"/>
              </w:rPr>
              <w:fldChar w:fldCharType="separate"/>
            </w:r>
            <w:r w:rsidR="005068EE">
              <w:rPr>
                <w:noProof/>
                <w:webHidden/>
                <w:cs w:val="0"/>
              </w:rPr>
              <w:t>43</w:t>
            </w:r>
            <w:r w:rsidR="005068EE">
              <w:rPr>
                <w:noProof/>
                <w:webHidden/>
                <w:rtl w:val="0"/>
              </w:rPr>
              <w:fldChar w:fldCharType="end"/>
            </w:r>
          </w:hyperlink>
        </w:p>
        <w:p w14:paraId="136A7800" w14:textId="164F5B5C" w:rsidR="005068EE" w:rsidRDefault="00D13D70">
          <w:pPr>
            <w:pStyle w:val="TOC2"/>
            <w:rPr>
              <w:rFonts w:cstheme="minorBidi"/>
              <w:bCs w:val="0"/>
              <w:noProof/>
              <w:sz w:val="24"/>
              <w:szCs w:val="24"/>
              <w:shd w:val="clear" w:color="auto" w:fill="auto"/>
              <w:cs w:val="0"/>
            </w:rPr>
          </w:pPr>
          <w:hyperlink w:anchor="_Toc239109246" w:history="1">
            <w:r w:rsidR="005068EE" w:rsidRPr="005E47DA">
              <w:rPr>
                <w:rStyle w:val="Hyperlink"/>
                <w:noProof/>
                <w:cs w:val="0"/>
              </w:rPr>
              <w:t>6.8 סיכום השוואתי של הדומה והשונה (הפערים) בין הסקירה הספרותית לממצאים</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_Toc239109246 \h </w:instrText>
            </w:r>
            <w:r w:rsidR="005068EE">
              <w:rPr>
                <w:noProof/>
                <w:webHidden/>
                <w:rtl w:val="0"/>
              </w:rPr>
            </w:r>
            <w:r w:rsidR="005068EE">
              <w:rPr>
                <w:noProof/>
                <w:webHidden/>
                <w:rtl w:val="0"/>
              </w:rPr>
              <w:fldChar w:fldCharType="separate"/>
            </w:r>
            <w:r w:rsidR="005068EE">
              <w:rPr>
                <w:noProof/>
                <w:webHidden/>
                <w:cs w:val="0"/>
              </w:rPr>
              <w:t>44</w:t>
            </w:r>
            <w:r w:rsidR="005068EE">
              <w:rPr>
                <w:noProof/>
                <w:webHidden/>
                <w:rtl w:val="0"/>
              </w:rPr>
              <w:fldChar w:fldCharType="end"/>
            </w:r>
          </w:hyperlink>
        </w:p>
        <w:p w14:paraId="768A41CF" w14:textId="6226C30D" w:rsidR="005068EE" w:rsidRDefault="00D13D70">
          <w:pPr>
            <w:pStyle w:val="TOC2"/>
            <w:rPr>
              <w:rFonts w:cstheme="minorBidi"/>
              <w:bCs w:val="0"/>
              <w:noProof/>
              <w:sz w:val="24"/>
              <w:szCs w:val="24"/>
              <w:shd w:val="clear" w:color="auto" w:fill="auto"/>
              <w:cs w:val="0"/>
            </w:rPr>
          </w:pPr>
          <w:hyperlink w:anchor="_Toc239109247" w:history="1">
            <w:r w:rsidR="005068EE" w:rsidRPr="005E47DA">
              <w:rPr>
                <w:rStyle w:val="Hyperlink"/>
                <w:noProof/>
                <w:cs w:val="0"/>
              </w:rPr>
              <w:t>6.9 מגבלות המחקר</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_Toc239109247 \h </w:instrText>
            </w:r>
            <w:r w:rsidR="005068EE">
              <w:rPr>
                <w:noProof/>
                <w:webHidden/>
                <w:rtl w:val="0"/>
              </w:rPr>
            </w:r>
            <w:r w:rsidR="005068EE">
              <w:rPr>
                <w:noProof/>
                <w:webHidden/>
                <w:rtl w:val="0"/>
              </w:rPr>
              <w:fldChar w:fldCharType="separate"/>
            </w:r>
            <w:r w:rsidR="005068EE">
              <w:rPr>
                <w:noProof/>
                <w:webHidden/>
                <w:cs w:val="0"/>
              </w:rPr>
              <w:t>44</w:t>
            </w:r>
            <w:r w:rsidR="005068EE">
              <w:rPr>
                <w:noProof/>
                <w:webHidden/>
                <w:rtl w:val="0"/>
              </w:rPr>
              <w:fldChar w:fldCharType="end"/>
            </w:r>
          </w:hyperlink>
        </w:p>
        <w:p w14:paraId="310B89AD" w14:textId="512FEEF2" w:rsidR="005068EE" w:rsidRDefault="00D13D70">
          <w:pPr>
            <w:pStyle w:val="TOC1"/>
            <w:rPr>
              <w:rFonts w:cstheme="minorBidi"/>
              <w:b w:val="0"/>
              <w:bCs w:val="0"/>
              <w:sz w:val="24"/>
              <w:szCs w:val="24"/>
              <w:shd w:val="clear" w:color="auto" w:fill="auto"/>
              <w:rtl/>
            </w:rPr>
          </w:pPr>
          <w:hyperlink w:anchor="_Toc239109248" w:history="1">
            <w:r w:rsidR="005068EE" w:rsidRPr="005E47DA">
              <w:rPr>
                <w:rStyle w:val="Hyperlink"/>
                <w:rtl/>
              </w:rPr>
              <w:t>7. המלצות לשדה החינוך ולמחקר עתידי</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Toc239109248 \h</w:instrText>
            </w:r>
            <w:r w:rsidR="005068EE">
              <w:rPr>
                <w:webHidden/>
                <w:rtl/>
              </w:rPr>
              <w:instrText xml:space="preserve"> </w:instrText>
            </w:r>
            <w:r w:rsidR="005068EE">
              <w:rPr>
                <w:webHidden/>
                <w:rtl/>
              </w:rPr>
            </w:r>
            <w:r w:rsidR="005068EE">
              <w:rPr>
                <w:webHidden/>
                <w:rtl/>
              </w:rPr>
              <w:fldChar w:fldCharType="separate"/>
            </w:r>
            <w:r w:rsidR="005068EE">
              <w:rPr>
                <w:webHidden/>
                <w:rtl/>
              </w:rPr>
              <w:t>46</w:t>
            </w:r>
            <w:r w:rsidR="005068EE">
              <w:rPr>
                <w:webHidden/>
                <w:rtl/>
              </w:rPr>
              <w:fldChar w:fldCharType="end"/>
            </w:r>
          </w:hyperlink>
        </w:p>
        <w:p w14:paraId="22AD85D8" w14:textId="78317598" w:rsidR="005068EE" w:rsidRDefault="00D13D70">
          <w:pPr>
            <w:pStyle w:val="TOC2"/>
            <w:rPr>
              <w:rFonts w:cstheme="minorBidi"/>
              <w:bCs w:val="0"/>
              <w:noProof/>
              <w:sz w:val="24"/>
              <w:szCs w:val="24"/>
              <w:shd w:val="clear" w:color="auto" w:fill="auto"/>
              <w:cs w:val="0"/>
            </w:rPr>
          </w:pPr>
          <w:hyperlink w:anchor="_Toc239109249" w:history="1">
            <w:r w:rsidR="005068EE" w:rsidRPr="005E47DA">
              <w:rPr>
                <w:rStyle w:val="Hyperlink"/>
                <w:noProof/>
                <w:cs w:val="0"/>
              </w:rPr>
              <w:t>הצעה שלי למחקר המשך</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_Toc239109249 \h </w:instrText>
            </w:r>
            <w:r w:rsidR="005068EE">
              <w:rPr>
                <w:noProof/>
                <w:webHidden/>
                <w:rtl w:val="0"/>
              </w:rPr>
            </w:r>
            <w:r w:rsidR="005068EE">
              <w:rPr>
                <w:noProof/>
                <w:webHidden/>
                <w:rtl w:val="0"/>
              </w:rPr>
              <w:fldChar w:fldCharType="separate"/>
            </w:r>
            <w:r w:rsidR="005068EE">
              <w:rPr>
                <w:noProof/>
                <w:webHidden/>
                <w:cs w:val="0"/>
              </w:rPr>
              <w:t>46</w:t>
            </w:r>
            <w:r w:rsidR="005068EE">
              <w:rPr>
                <w:noProof/>
                <w:webHidden/>
                <w:rtl w:val="0"/>
              </w:rPr>
              <w:fldChar w:fldCharType="end"/>
            </w:r>
          </w:hyperlink>
        </w:p>
        <w:p w14:paraId="75F47AB2" w14:textId="73972C15" w:rsidR="005068EE" w:rsidRDefault="00D13D70">
          <w:pPr>
            <w:pStyle w:val="TOC2"/>
            <w:rPr>
              <w:rFonts w:cstheme="minorBidi"/>
              <w:bCs w:val="0"/>
              <w:noProof/>
              <w:sz w:val="24"/>
              <w:szCs w:val="24"/>
              <w:shd w:val="clear" w:color="auto" w:fill="auto"/>
              <w:cs w:val="0"/>
            </w:rPr>
          </w:pPr>
          <w:hyperlink w:anchor="_Toc239109250" w:history="1">
            <w:r w:rsidR="005068EE" w:rsidRPr="005E47DA">
              <w:rPr>
                <w:rStyle w:val="Hyperlink"/>
                <w:noProof/>
                <w:cs w:val="0"/>
              </w:rPr>
              <w:t>סיכום בני</w:t>
            </w:r>
            <w:r w:rsidR="005068EE" w:rsidRPr="005E47DA">
              <w:rPr>
                <w:rStyle w:val="Hyperlink"/>
                <w:rFonts w:eastAsia="Times New Roman"/>
                <w:noProof/>
                <w:cs w:val="0"/>
              </w:rPr>
              <w:t>מה אישית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_Toc239109250 \h </w:instrText>
            </w:r>
            <w:r w:rsidR="005068EE">
              <w:rPr>
                <w:noProof/>
                <w:webHidden/>
                <w:rtl w:val="0"/>
              </w:rPr>
            </w:r>
            <w:r w:rsidR="005068EE">
              <w:rPr>
                <w:noProof/>
                <w:webHidden/>
                <w:rtl w:val="0"/>
              </w:rPr>
              <w:fldChar w:fldCharType="separate"/>
            </w:r>
            <w:r w:rsidR="005068EE">
              <w:rPr>
                <w:noProof/>
                <w:webHidden/>
                <w:cs w:val="0"/>
              </w:rPr>
              <w:t>48</w:t>
            </w:r>
            <w:r w:rsidR="005068EE">
              <w:rPr>
                <w:noProof/>
                <w:webHidden/>
                <w:rtl w:val="0"/>
              </w:rPr>
              <w:fldChar w:fldCharType="end"/>
            </w:r>
          </w:hyperlink>
        </w:p>
        <w:p w14:paraId="3F13E697" w14:textId="0542EAE3" w:rsidR="005068EE" w:rsidRDefault="00D13D70">
          <w:pPr>
            <w:pStyle w:val="TOC1"/>
            <w:rPr>
              <w:rFonts w:cstheme="minorBidi"/>
              <w:b w:val="0"/>
              <w:bCs w:val="0"/>
              <w:sz w:val="24"/>
              <w:szCs w:val="24"/>
              <w:shd w:val="clear" w:color="auto" w:fill="auto"/>
              <w:rtl/>
            </w:rPr>
          </w:pPr>
          <w:hyperlink w:anchor="_Toc239109251" w:history="1">
            <w:r w:rsidR="005068EE" w:rsidRPr="005E47DA">
              <w:rPr>
                <w:rStyle w:val="Hyperlink"/>
                <w:rtl/>
              </w:rPr>
              <w:t>8.</w:t>
            </w:r>
            <w:r w:rsidR="005068EE" w:rsidRPr="005E47DA">
              <w:rPr>
                <w:rStyle w:val="Hyperlink"/>
                <w:rtl/>
                <w:lang w:bidi="ar-SA"/>
              </w:rPr>
              <w:t xml:space="preserve"> </w:t>
            </w:r>
            <w:r w:rsidR="005068EE" w:rsidRPr="005E47DA">
              <w:rPr>
                <w:rStyle w:val="Hyperlink"/>
                <w:rtl/>
              </w:rPr>
              <w:t>רשימת מקורות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Toc239109251 \h</w:instrText>
            </w:r>
            <w:r w:rsidR="005068EE">
              <w:rPr>
                <w:webHidden/>
                <w:rtl/>
              </w:rPr>
              <w:instrText xml:space="preserve"> </w:instrText>
            </w:r>
            <w:r w:rsidR="005068EE">
              <w:rPr>
                <w:webHidden/>
                <w:rtl/>
              </w:rPr>
            </w:r>
            <w:r w:rsidR="005068EE">
              <w:rPr>
                <w:webHidden/>
                <w:rtl/>
              </w:rPr>
              <w:fldChar w:fldCharType="separate"/>
            </w:r>
            <w:r w:rsidR="005068EE">
              <w:rPr>
                <w:webHidden/>
                <w:rtl/>
              </w:rPr>
              <w:t>49</w:t>
            </w:r>
            <w:r w:rsidR="005068EE">
              <w:rPr>
                <w:webHidden/>
                <w:rtl/>
              </w:rPr>
              <w:fldChar w:fldCharType="end"/>
            </w:r>
          </w:hyperlink>
        </w:p>
        <w:p w14:paraId="7982064B" w14:textId="09D2B663" w:rsidR="005068EE" w:rsidRDefault="00D13D70">
          <w:pPr>
            <w:pStyle w:val="TOC1"/>
            <w:rPr>
              <w:rFonts w:cstheme="minorBidi"/>
              <w:b w:val="0"/>
              <w:bCs w:val="0"/>
              <w:sz w:val="24"/>
              <w:szCs w:val="24"/>
              <w:shd w:val="clear" w:color="auto" w:fill="auto"/>
              <w:rtl/>
            </w:rPr>
          </w:pPr>
          <w:hyperlink w:anchor="_Toc239109252" w:history="1">
            <w:r w:rsidR="005068EE" w:rsidRPr="005E47DA">
              <w:rPr>
                <w:rStyle w:val="Hyperlink"/>
                <w:rtl/>
              </w:rPr>
              <w:t>נספח א' – ראיונות חצי מובנים</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Toc239109252 \h</w:instrText>
            </w:r>
            <w:r w:rsidR="005068EE">
              <w:rPr>
                <w:webHidden/>
                <w:rtl/>
              </w:rPr>
              <w:instrText xml:space="preserve"> </w:instrText>
            </w:r>
            <w:r w:rsidR="005068EE">
              <w:rPr>
                <w:webHidden/>
                <w:rtl/>
              </w:rPr>
            </w:r>
            <w:r w:rsidR="005068EE">
              <w:rPr>
                <w:webHidden/>
                <w:rtl/>
              </w:rPr>
              <w:fldChar w:fldCharType="separate"/>
            </w:r>
            <w:r w:rsidR="005068EE">
              <w:rPr>
                <w:webHidden/>
                <w:rtl/>
              </w:rPr>
              <w:t>53</w:t>
            </w:r>
            <w:r w:rsidR="005068EE">
              <w:rPr>
                <w:webHidden/>
                <w:rtl/>
              </w:rPr>
              <w:fldChar w:fldCharType="end"/>
            </w:r>
          </w:hyperlink>
        </w:p>
        <w:p w14:paraId="0C386A7A" w14:textId="1E1D8AE0" w:rsidR="005068EE" w:rsidRDefault="00D13D70">
          <w:pPr>
            <w:pStyle w:val="TOC2"/>
            <w:rPr>
              <w:rFonts w:cstheme="minorBidi"/>
              <w:bCs w:val="0"/>
              <w:noProof/>
              <w:sz w:val="24"/>
              <w:szCs w:val="24"/>
              <w:shd w:val="clear" w:color="auto" w:fill="auto"/>
              <w:cs w:val="0"/>
            </w:rPr>
          </w:pPr>
          <w:hyperlink w:anchor="_Toc239109253" w:history="1">
            <w:r w:rsidR="005068EE" w:rsidRPr="005E47DA">
              <w:rPr>
                <w:rStyle w:val="Hyperlink"/>
                <w:noProof/>
                <w:cs w:val="0"/>
              </w:rPr>
              <w:t>שאלות לריאיון</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_Toc239109253 \h </w:instrText>
            </w:r>
            <w:r w:rsidR="005068EE">
              <w:rPr>
                <w:noProof/>
                <w:webHidden/>
                <w:rtl w:val="0"/>
              </w:rPr>
            </w:r>
            <w:r w:rsidR="005068EE">
              <w:rPr>
                <w:noProof/>
                <w:webHidden/>
                <w:rtl w:val="0"/>
              </w:rPr>
              <w:fldChar w:fldCharType="separate"/>
            </w:r>
            <w:r w:rsidR="005068EE">
              <w:rPr>
                <w:noProof/>
                <w:webHidden/>
                <w:cs w:val="0"/>
              </w:rPr>
              <w:t>53</w:t>
            </w:r>
            <w:r w:rsidR="005068EE">
              <w:rPr>
                <w:noProof/>
                <w:webHidden/>
                <w:rtl w:val="0"/>
              </w:rPr>
              <w:fldChar w:fldCharType="end"/>
            </w:r>
          </w:hyperlink>
        </w:p>
        <w:p w14:paraId="6B598E47" w14:textId="47325C4F" w:rsidR="005068EE" w:rsidRDefault="00D13D70">
          <w:pPr>
            <w:pStyle w:val="TOC1"/>
            <w:rPr>
              <w:rFonts w:cstheme="minorBidi"/>
              <w:b w:val="0"/>
              <w:bCs w:val="0"/>
              <w:sz w:val="24"/>
              <w:szCs w:val="24"/>
              <w:shd w:val="clear" w:color="auto" w:fill="auto"/>
              <w:rtl/>
            </w:rPr>
          </w:pPr>
          <w:hyperlink w:anchor="_Toc239109254" w:history="1">
            <w:r w:rsidR="005068EE" w:rsidRPr="005E47DA">
              <w:rPr>
                <w:rStyle w:val="Hyperlink"/>
                <w:rtl/>
              </w:rPr>
              <w:t>נספח ב' – תמלול הראיונות</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Toc239109254 \h</w:instrText>
            </w:r>
            <w:r w:rsidR="005068EE">
              <w:rPr>
                <w:webHidden/>
                <w:rtl/>
              </w:rPr>
              <w:instrText xml:space="preserve"> </w:instrText>
            </w:r>
            <w:r w:rsidR="005068EE">
              <w:rPr>
                <w:webHidden/>
                <w:rtl/>
              </w:rPr>
            </w:r>
            <w:r w:rsidR="005068EE">
              <w:rPr>
                <w:webHidden/>
                <w:rtl/>
              </w:rPr>
              <w:fldChar w:fldCharType="separate"/>
            </w:r>
            <w:r w:rsidR="005068EE">
              <w:rPr>
                <w:webHidden/>
                <w:rtl/>
              </w:rPr>
              <w:t>54</w:t>
            </w:r>
            <w:r w:rsidR="005068EE">
              <w:rPr>
                <w:webHidden/>
                <w:rtl/>
              </w:rPr>
              <w:fldChar w:fldCharType="end"/>
            </w:r>
          </w:hyperlink>
        </w:p>
        <w:p w14:paraId="65B43054" w14:textId="57871698" w:rsidR="005068EE" w:rsidRDefault="00D13D70">
          <w:pPr>
            <w:pStyle w:val="TOC2"/>
            <w:tabs>
              <w:tab w:val="left" w:pos="2396"/>
            </w:tabs>
            <w:rPr>
              <w:rFonts w:cstheme="minorBidi"/>
              <w:bCs w:val="0"/>
              <w:noProof/>
              <w:sz w:val="24"/>
              <w:szCs w:val="24"/>
              <w:shd w:val="clear" w:color="auto" w:fill="auto"/>
              <w:cs w:val="0"/>
            </w:rPr>
          </w:pPr>
          <w:hyperlink w:anchor="_Toc239109255" w:history="1">
            <w:r w:rsidR="005068EE" w:rsidRPr="005E47DA">
              <w:rPr>
                <w:rStyle w:val="Hyperlink"/>
                <w:noProof/>
                <w:cs w:val="0"/>
              </w:rPr>
              <w:t xml:space="preserve">ריאיון 1: </w:t>
            </w:r>
            <w:r w:rsidR="005068EE">
              <w:rPr>
                <w:rFonts w:cstheme="minorBidi"/>
                <w:bCs w:val="0"/>
                <w:noProof/>
                <w:sz w:val="24"/>
                <w:szCs w:val="24"/>
                <w:shd w:val="clear" w:color="auto" w:fill="auto"/>
                <w:cs w:val="0"/>
              </w:rPr>
              <w:tab/>
            </w:r>
            <w:r w:rsidR="005068EE" w:rsidRPr="005E47DA">
              <w:rPr>
                <w:rStyle w:val="Hyperlink"/>
                <w:noProof/>
                <w:cs w:val="0"/>
              </w:rPr>
              <w:t>ריאיון עם ל'</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_Toc239109255 \h </w:instrText>
            </w:r>
            <w:r w:rsidR="005068EE">
              <w:rPr>
                <w:noProof/>
                <w:webHidden/>
                <w:rtl w:val="0"/>
              </w:rPr>
            </w:r>
            <w:r w:rsidR="005068EE">
              <w:rPr>
                <w:noProof/>
                <w:webHidden/>
                <w:rtl w:val="0"/>
              </w:rPr>
              <w:fldChar w:fldCharType="separate"/>
            </w:r>
            <w:r w:rsidR="005068EE">
              <w:rPr>
                <w:noProof/>
                <w:webHidden/>
                <w:cs w:val="0"/>
              </w:rPr>
              <w:t>54</w:t>
            </w:r>
            <w:r w:rsidR="005068EE">
              <w:rPr>
                <w:noProof/>
                <w:webHidden/>
                <w:rtl w:val="0"/>
              </w:rPr>
              <w:fldChar w:fldCharType="end"/>
            </w:r>
          </w:hyperlink>
        </w:p>
        <w:p w14:paraId="4CAEEE24" w14:textId="215CBB4B" w:rsidR="005068EE" w:rsidRDefault="00D13D70">
          <w:pPr>
            <w:pStyle w:val="TOC2"/>
            <w:tabs>
              <w:tab w:val="left" w:pos="2334"/>
            </w:tabs>
            <w:rPr>
              <w:rFonts w:cstheme="minorBidi"/>
              <w:bCs w:val="0"/>
              <w:noProof/>
              <w:sz w:val="24"/>
              <w:szCs w:val="24"/>
              <w:shd w:val="clear" w:color="auto" w:fill="auto"/>
              <w:cs w:val="0"/>
            </w:rPr>
          </w:pPr>
          <w:hyperlink w:anchor="_Toc239109256" w:history="1">
            <w:r w:rsidR="005068EE" w:rsidRPr="005E47DA">
              <w:rPr>
                <w:rStyle w:val="Hyperlink"/>
                <w:noProof/>
                <w:cs w:val="0"/>
              </w:rPr>
              <w:t>ריאיון 2:</w:t>
            </w:r>
            <w:r w:rsidR="005068EE">
              <w:rPr>
                <w:rFonts w:cstheme="minorBidi"/>
                <w:bCs w:val="0"/>
                <w:noProof/>
                <w:sz w:val="24"/>
                <w:szCs w:val="24"/>
                <w:shd w:val="clear" w:color="auto" w:fill="auto"/>
                <w:cs w:val="0"/>
              </w:rPr>
              <w:tab/>
            </w:r>
            <w:r w:rsidR="005068EE" w:rsidRPr="005E47DA">
              <w:rPr>
                <w:rStyle w:val="Hyperlink"/>
                <w:noProof/>
                <w:cs w:val="0"/>
              </w:rPr>
              <w:t>ריאיון עם ח'</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_Toc239109256 \h </w:instrText>
            </w:r>
            <w:r w:rsidR="005068EE">
              <w:rPr>
                <w:noProof/>
                <w:webHidden/>
                <w:rtl w:val="0"/>
              </w:rPr>
            </w:r>
            <w:r w:rsidR="005068EE">
              <w:rPr>
                <w:noProof/>
                <w:webHidden/>
                <w:rtl w:val="0"/>
              </w:rPr>
              <w:fldChar w:fldCharType="separate"/>
            </w:r>
            <w:r w:rsidR="005068EE">
              <w:rPr>
                <w:noProof/>
                <w:webHidden/>
                <w:cs w:val="0"/>
              </w:rPr>
              <w:t>61</w:t>
            </w:r>
            <w:r w:rsidR="005068EE">
              <w:rPr>
                <w:noProof/>
                <w:webHidden/>
                <w:rtl w:val="0"/>
              </w:rPr>
              <w:fldChar w:fldCharType="end"/>
            </w:r>
          </w:hyperlink>
        </w:p>
        <w:p w14:paraId="6DF2BCEF" w14:textId="2F74F591" w:rsidR="005068EE" w:rsidRDefault="00D13D70">
          <w:pPr>
            <w:pStyle w:val="TOC2"/>
            <w:tabs>
              <w:tab w:val="left" w:pos="2334"/>
            </w:tabs>
            <w:rPr>
              <w:rFonts w:cstheme="minorBidi"/>
              <w:bCs w:val="0"/>
              <w:noProof/>
              <w:sz w:val="24"/>
              <w:szCs w:val="24"/>
              <w:shd w:val="clear" w:color="auto" w:fill="auto"/>
              <w:cs w:val="0"/>
            </w:rPr>
          </w:pPr>
          <w:hyperlink w:anchor="_Toc239109257" w:history="1">
            <w:r w:rsidR="005068EE" w:rsidRPr="005E47DA">
              <w:rPr>
                <w:rStyle w:val="Hyperlink"/>
                <w:noProof/>
                <w:cs w:val="0"/>
              </w:rPr>
              <w:t>ריאיון 3:</w:t>
            </w:r>
            <w:r w:rsidR="005068EE">
              <w:rPr>
                <w:rFonts w:cstheme="minorBidi"/>
                <w:bCs w:val="0"/>
                <w:noProof/>
                <w:sz w:val="24"/>
                <w:szCs w:val="24"/>
                <w:shd w:val="clear" w:color="auto" w:fill="auto"/>
                <w:cs w:val="0"/>
              </w:rPr>
              <w:tab/>
            </w:r>
            <w:r w:rsidR="005068EE" w:rsidRPr="005E47DA">
              <w:rPr>
                <w:rStyle w:val="Hyperlink"/>
                <w:noProof/>
                <w:cs w:val="0"/>
              </w:rPr>
              <w:t>ריאיון עם ב'</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_Toc239109257 \h </w:instrText>
            </w:r>
            <w:r w:rsidR="005068EE">
              <w:rPr>
                <w:noProof/>
                <w:webHidden/>
                <w:rtl w:val="0"/>
              </w:rPr>
            </w:r>
            <w:r w:rsidR="005068EE">
              <w:rPr>
                <w:noProof/>
                <w:webHidden/>
                <w:rtl w:val="0"/>
              </w:rPr>
              <w:fldChar w:fldCharType="separate"/>
            </w:r>
            <w:r w:rsidR="005068EE">
              <w:rPr>
                <w:noProof/>
                <w:webHidden/>
                <w:cs w:val="0"/>
              </w:rPr>
              <w:t>67</w:t>
            </w:r>
            <w:r w:rsidR="005068EE">
              <w:rPr>
                <w:noProof/>
                <w:webHidden/>
                <w:rtl w:val="0"/>
              </w:rPr>
              <w:fldChar w:fldCharType="end"/>
            </w:r>
          </w:hyperlink>
        </w:p>
        <w:p w14:paraId="1446FF35" w14:textId="7E32C812" w:rsidR="005068EE" w:rsidRDefault="00D13D70">
          <w:pPr>
            <w:pStyle w:val="TOC2"/>
            <w:tabs>
              <w:tab w:val="left" w:pos="2334"/>
            </w:tabs>
            <w:rPr>
              <w:rFonts w:cstheme="minorBidi"/>
              <w:bCs w:val="0"/>
              <w:noProof/>
              <w:sz w:val="24"/>
              <w:szCs w:val="24"/>
              <w:shd w:val="clear" w:color="auto" w:fill="auto"/>
              <w:cs w:val="0"/>
            </w:rPr>
          </w:pPr>
          <w:hyperlink w:anchor="_Toc239109258" w:history="1">
            <w:r w:rsidR="005068EE" w:rsidRPr="005E47DA">
              <w:rPr>
                <w:rStyle w:val="Hyperlink"/>
                <w:noProof/>
                <w:cs w:val="0"/>
              </w:rPr>
              <w:t>ריאיון 4:</w:t>
            </w:r>
            <w:r w:rsidR="005068EE">
              <w:rPr>
                <w:rFonts w:cstheme="minorBidi"/>
                <w:bCs w:val="0"/>
                <w:noProof/>
                <w:sz w:val="24"/>
                <w:szCs w:val="24"/>
                <w:shd w:val="clear" w:color="auto" w:fill="auto"/>
                <w:cs w:val="0"/>
              </w:rPr>
              <w:tab/>
            </w:r>
            <w:r w:rsidR="005068EE" w:rsidRPr="005E47DA">
              <w:rPr>
                <w:rStyle w:val="Hyperlink"/>
                <w:noProof/>
                <w:cs w:val="0"/>
              </w:rPr>
              <w:t>ריאיון עם ע'</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_Toc239109258 \h </w:instrText>
            </w:r>
            <w:r w:rsidR="005068EE">
              <w:rPr>
                <w:noProof/>
                <w:webHidden/>
                <w:rtl w:val="0"/>
              </w:rPr>
            </w:r>
            <w:r w:rsidR="005068EE">
              <w:rPr>
                <w:noProof/>
                <w:webHidden/>
                <w:rtl w:val="0"/>
              </w:rPr>
              <w:fldChar w:fldCharType="separate"/>
            </w:r>
            <w:r w:rsidR="005068EE">
              <w:rPr>
                <w:noProof/>
                <w:webHidden/>
                <w:cs w:val="0"/>
              </w:rPr>
              <w:t>82</w:t>
            </w:r>
            <w:r w:rsidR="005068EE">
              <w:rPr>
                <w:noProof/>
                <w:webHidden/>
                <w:rtl w:val="0"/>
              </w:rPr>
              <w:fldChar w:fldCharType="end"/>
            </w:r>
          </w:hyperlink>
        </w:p>
        <w:p w14:paraId="02B95AC4" w14:textId="10BBB22B" w:rsidR="005068EE" w:rsidRDefault="00D13D70">
          <w:pPr>
            <w:pStyle w:val="TOC2"/>
            <w:tabs>
              <w:tab w:val="left" w:pos="2334"/>
            </w:tabs>
            <w:rPr>
              <w:rFonts w:cstheme="minorBidi"/>
              <w:bCs w:val="0"/>
              <w:noProof/>
              <w:sz w:val="24"/>
              <w:szCs w:val="24"/>
              <w:shd w:val="clear" w:color="auto" w:fill="auto"/>
              <w:cs w:val="0"/>
            </w:rPr>
          </w:pPr>
          <w:hyperlink w:anchor="_Toc239109259" w:history="1">
            <w:r w:rsidR="005068EE" w:rsidRPr="005E47DA">
              <w:rPr>
                <w:rStyle w:val="Hyperlink"/>
                <w:noProof/>
                <w:cs w:val="0"/>
              </w:rPr>
              <w:t>ריאיון 5:</w:t>
            </w:r>
            <w:r w:rsidR="005068EE">
              <w:rPr>
                <w:rFonts w:cstheme="minorBidi"/>
                <w:bCs w:val="0"/>
                <w:noProof/>
                <w:sz w:val="24"/>
                <w:szCs w:val="24"/>
                <w:shd w:val="clear" w:color="auto" w:fill="auto"/>
                <w:cs w:val="0"/>
              </w:rPr>
              <w:tab/>
            </w:r>
            <w:r w:rsidR="005068EE" w:rsidRPr="005E47DA">
              <w:rPr>
                <w:rStyle w:val="Hyperlink"/>
                <w:noProof/>
                <w:cs w:val="0"/>
              </w:rPr>
              <w:t>ריאיון עם ת'</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_Toc239109259 \h </w:instrText>
            </w:r>
            <w:r w:rsidR="005068EE">
              <w:rPr>
                <w:noProof/>
                <w:webHidden/>
                <w:rtl w:val="0"/>
              </w:rPr>
            </w:r>
            <w:r w:rsidR="005068EE">
              <w:rPr>
                <w:noProof/>
                <w:webHidden/>
                <w:rtl w:val="0"/>
              </w:rPr>
              <w:fldChar w:fldCharType="separate"/>
            </w:r>
            <w:r w:rsidR="005068EE">
              <w:rPr>
                <w:noProof/>
                <w:webHidden/>
                <w:cs w:val="0"/>
              </w:rPr>
              <w:t>90</w:t>
            </w:r>
            <w:r w:rsidR="005068EE">
              <w:rPr>
                <w:noProof/>
                <w:webHidden/>
                <w:rtl w:val="0"/>
              </w:rPr>
              <w:fldChar w:fldCharType="end"/>
            </w:r>
          </w:hyperlink>
        </w:p>
        <w:p w14:paraId="1BDBC1C2" w14:textId="4E626BB3" w:rsidR="005068EE" w:rsidRDefault="00D13D70">
          <w:pPr>
            <w:pStyle w:val="TOC2"/>
            <w:tabs>
              <w:tab w:val="left" w:pos="2334"/>
            </w:tabs>
            <w:rPr>
              <w:rFonts w:cstheme="minorBidi"/>
              <w:bCs w:val="0"/>
              <w:noProof/>
              <w:sz w:val="24"/>
              <w:szCs w:val="24"/>
              <w:shd w:val="clear" w:color="auto" w:fill="auto"/>
              <w:cs w:val="0"/>
            </w:rPr>
          </w:pPr>
          <w:hyperlink w:anchor="_Toc239109260" w:history="1">
            <w:r w:rsidR="005068EE" w:rsidRPr="005E47DA">
              <w:rPr>
                <w:rStyle w:val="Hyperlink"/>
                <w:noProof/>
                <w:cs w:val="0"/>
              </w:rPr>
              <w:t>ריאיון 6:</w:t>
            </w:r>
            <w:r w:rsidR="005068EE">
              <w:rPr>
                <w:rFonts w:cstheme="minorBidi"/>
                <w:bCs w:val="0"/>
                <w:noProof/>
                <w:sz w:val="24"/>
                <w:szCs w:val="24"/>
                <w:shd w:val="clear" w:color="auto" w:fill="auto"/>
                <w:cs w:val="0"/>
              </w:rPr>
              <w:tab/>
            </w:r>
            <w:r w:rsidR="005068EE" w:rsidRPr="005E47DA">
              <w:rPr>
                <w:rStyle w:val="Hyperlink"/>
                <w:noProof/>
                <w:cs w:val="0"/>
              </w:rPr>
              <w:t>ריאיון עם ד'</w:t>
            </w:r>
            <w:r w:rsidR="005068EE">
              <w:rPr>
                <w:noProof/>
                <w:webHidden/>
                <w:rtl w:val="0"/>
                <w:cs w:val="0"/>
              </w:rPr>
              <w:tab/>
            </w:r>
            <w:r w:rsidR="005068EE">
              <w:rPr>
                <w:noProof/>
                <w:webHidden/>
                <w:rtl w:val="0"/>
              </w:rPr>
              <w:fldChar w:fldCharType="begin"/>
            </w:r>
            <w:r w:rsidR="005068EE">
              <w:rPr>
                <w:noProof/>
                <w:webHidden/>
                <w:rtl w:val="0"/>
                <w:cs w:val="0"/>
              </w:rPr>
              <w:instrText xml:space="preserve"> PAGEREF _Toc239109260 \h </w:instrText>
            </w:r>
            <w:r w:rsidR="005068EE">
              <w:rPr>
                <w:noProof/>
                <w:webHidden/>
                <w:rtl w:val="0"/>
              </w:rPr>
            </w:r>
            <w:r w:rsidR="005068EE">
              <w:rPr>
                <w:noProof/>
                <w:webHidden/>
                <w:rtl w:val="0"/>
              </w:rPr>
              <w:fldChar w:fldCharType="separate"/>
            </w:r>
            <w:r w:rsidR="005068EE">
              <w:rPr>
                <w:noProof/>
                <w:webHidden/>
                <w:cs w:val="0"/>
              </w:rPr>
              <w:t>100</w:t>
            </w:r>
            <w:r w:rsidR="005068EE">
              <w:rPr>
                <w:noProof/>
                <w:webHidden/>
                <w:rtl w:val="0"/>
              </w:rPr>
              <w:fldChar w:fldCharType="end"/>
            </w:r>
          </w:hyperlink>
        </w:p>
        <w:p w14:paraId="58A4FDED" w14:textId="657014CD" w:rsidR="005068EE" w:rsidRDefault="00D13D70">
          <w:pPr>
            <w:pStyle w:val="TOC1"/>
            <w:rPr>
              <w:rFonts w:cstheme="minorBidi"/>
              <w:b w:val="0"/>
              <w:bCs w:val="0"/>
              <w:sz w:val="24"/>
              <w:szCs w:val="24"/>
              <w:shd w:val="clear" w:color="auto" w:fill="auto"/>
              <w:rtl/>
            </w:rPr>
          </w:pPr>
          <w:hyperlink w:anchor="_Toc239109261" w:history="1">
            <w:r w:rsidR="005068EE" w:rsidRPr="005E47DA">
              <w:rPr>
                <w:rStyle w:val="Hyperlink"/>
                <w:rtl/>
              </w:rPr>
              <w:t>נספח ג' – מושגים עיקריים</w:t>
            </w:r>
            <w:r w:rsidR="005068EE">
              <w:rPr>
                <w:webHidden/>
                <w:rtl/>
              </w:rPr>
              <w:tab/>
            </w:r>
            <w:r w:rsidR="005068EE">
              <w:rPr>
                <w:webHidden/>
                <w:rtl/>
              </w:rPr>
              <w:fldChar w:fldCharType="begin"/>
            </w:r>
            <w:r w:rsidR="005068EE">
              <w:rPr>
                <w:webHidden/>
                <w:rtl/>
              </w:rPr>
              <w:instrText xml:space="preserve"> </w:instrText>
            </w:r>
            <w:r w:rsidR="005068EE">
              <w:rPr>
                <w:webHidden/>
              </w:rPr>
              <w:instrText>PAGEREF</w:instrText>
            </w:r>
            <w:r w:rsidR="005068EE">
              <w:rPr>
                <w:webHidden/>
                <w:rtl/>
              </w:rPr>
              <w:instrText xml:space="preserve"> _</w:instrText>
            </w:r>
            <w:r w:rsidR="005068EE">
              <w:rPr>
                <w:webHidden/>
              </w:rPr>
              <w:instrText>Toc239109261 \h</w:instrText>
            </w:r>
            <w:r w:rsidR="005068EE">
              <w:rPr>
                <w:webHidden/>
                <w:rtl/>
              </w:rPr>
              <w:instrText xml:space="preserve"> </w:instrText>
            </w:r>
            <w:r w:rsidR="005068EE">
              <w:rPr>
                <w:webHidden/>
                <w:rtl/>
              </w:rPr>
            </w:r>
            <w:r w:rsidR="005068EE">
              <w:rPr>
                <w:webHidden/>
                <w:rtl/>
              </w:rPr>
              <w:fldChar w:fldCharType="separate"/>
            </w:r>
            <w:r w:rsidR="005068EE">
              <w:rPr>
                <w:webHidden/>
                <w:rtl/>
              </w:rPr>
              <w:t>106</w:t>
            </w:r>
            <w:r w:rsidR="005068EE">
              <w:rPr>
                <w:webHidden/>
                <w:rtl/>
              </w:rPr>
              <w:fldChar w:fldCharType="end"/>
            </w:r>
          </w:hyperlink>
        </w:p>
        <w:p w14:paraId="643F79EA" w14:textId="10D02923" w:rsidR="00924015" w:rsidRDefault="00924015" w:rsidP="008030B2">
          <w:pPr>
            <w:ind w:firstLine="0"/>
          </w:pPr>
          <w:r>
            <w:rPr>
              <w:b/>
              <w:bCs/>
              <w:lang w:val="he-IL"/>
            </w:rPr>
            <w:fldChar w:fldCharType="end"/>
          </w:r>
        </w:p>
      </w:sdtContent>
    </w:sdt>
    <w:p w14:paraId="4CDA5E6D" w14:textId="77777777" w:rsidR="00F3778D" w:rsidRPr="00FC337B" w:rsidRDefault="00F3778D" w:rsidP="00F3778D"/>
    <w:p w14:paraId="62365197" w14:textId="513CFAED" w:rsidR="00EA5437" w:rsidRPr="00EA5437" w:rsidRDefault="00167B09" w:rsidP="0048246E">
      <w:pPr>
        <w:pStyle w:val="1"/>
      </w:pPr>
      <w:bookmarkStart w:id="3" w:name="_Toc239109162"/>
      <w:r>
        <w:rPr>
          <w:rFonts w:hint="cs"/>
          <w:rtl/>
        </w:rPr>
        <w:lastRenderedPageBreak/>
        <w:t xml:space="preserve">1. </w:t>
      </w:r>
      <w:r w:rsidR="00EA5437" w:rsidRPr="00EA5437">
        <w:rPr>
          <w:rtl/>
        </w:rPr>
        <w:t>מבוא</w:t>
      </w:r>
      <w:bookmarkEnd w:id="3"/>
    </w:p>
    <w:p w14:paraId="58E4F52E" w14:textId="28E05089" w:rsidR="00EA5437" w:rsidRPr="00EA5437" w:rsidRDefault="00EA5437" w:rsidP="00A37757">
      <w:r w:rsidRPr="00EA5437">
        <w:rPr>
          <w:rtl/>
        </w:rPr>
        <w:t>העבודה הנוכחית נובעת משאלה ההולכת ומתגבשת בנוגע לרלוונטיות של חינוך ולדורף בעידן הנוכחי. בזמן שבו הטכנולוגיה והמדע תופסים מקום מרכזי והולך וגובר בחיי האדם</w:t>
      </w:r>
      <w:r w:rsidR="00451963">
        <w:rPr>
          <w:rtl/>
        </w:rPr>
        <w:t>,</w:t>
      </w:r>
      <w:r w:rsidRPr="00EA5437">
        <w:rPr>
          <w:rtl/>
        </w:rPr>
        <w:t xml:space="preserve"> מתחדדת שאלת מקומו וערכו של חינוך הוליסטי. לפיכך</w:t>
      </w:r>
      <w:r w:rsidR="00451963">
        <w:rPr>
          <w:rtl/>
        </w:rPr>
        <w:t>,</w:t>
      </w:r>
      <w:r w:rsidRPr="00EA5437">
        <w:rPr>
          <w:rtl/>
        </w:rPr>
        <w:t xml:space="preserve"> שאלת המחקר המרכזית העומדת בבסיס עבודה זו היא: אילו כישורי חיים מזהים בוגרי חינוך ולדורף בישראל</w:t>
      </w:r>
      <w:r w:rsidR="00451963">
        <w:rPr>
          <w:rtl/>
        </w:rPr>
        <w:t>,</w:t>
      </w:r>
      <w:r w:rsidRPr="00EA5437">
        <w:rPr>
          <w:rtl/>
        </w:rPr>
        <w:t xml:space="preserve"> בתום שתים</w:t>
      </w:r>
      <w:r w:rsidR="00B9604E">
        <w:rPr>
          <w:rFonts w:hint="cs"/>
          <w:rtl/>
        </w:rPr>
        <w:t xml:space="preserve"> </w:t>
      </w:r>
      <w:r w:rsidRPr="00EA5437">
        <w:rPr>
          <w:rtl/>
        </w:rPr>
        <w:t>עשרה שנות לימוד</w:t>
      </w:r>
      <w:r w:rsidR="00451963">
        <w:rPr>
          <w:rtl/>
        </w:rPr>
        <w:t>,</w:t>
      </w:r>
      <w:r w:rsidRPr="00EA5437">
        <w:rPr>
          <w:rtl/>
        </w:rPr>
        <w:t xml:space="preserve"> כתוצר של תהליך חינוכם</w:t>
      </w:r>
      <w:r w:rsidR="00451963">
        <w:rPr>
          <w:rtl/>
        </w:rPr>
        <w:t>,</w:t>
      </w:r>
      <w:r w:rsidRPr="00EA5437">
        <w:rPr>
          <w:rtl/>
        </w:rPr>
        <w:t xml:space="preserve"> וכיצד נתפסת בעיניהם תרומתו של חינוך זה לחייהם הבוגרים</w:t>
      </w:r>
      <w:r w:rsidR="00451963">
        <w:rPr>
          <w:rtl/>
        </w:rPr>
        <w:t>?</w:t>
      </w:r>
    </w:p>
    <w:p w14:paraId="629ED20E" w14:textId="24B3EC64" w:rsidR="00EA5437" w:rsidRPr="00EA5437" w:rsidRDefault="00EA5437" w:rsidP="00A37757">
      <w:r w:rsidRPr="00EA5437">
        <w:rPr>
          <w:rtl/>
        </w:rPr>
        <w:t xml:space="preserve">חינוך ולדורף </w:t>
      </w:r>
      <w:r w:rsidR="001E515A">
        <w:rPr>
          <w:rFonts w:hint="cs"/>
          <w:rtl/>
        </w:rPr>
        <w:t xml:space="preserve">נוסד מתוך תפיסת העולם האנתרופוסופית, </w:t>
      </w:r>
      <w:r w:rsidR="00CD656E">
        <w:rPr>
          <w:rFonts w:hint="cs"/>
          <w:rtl/>
        </w:rPr>
        <w:t xml:space="preserve">והוא </w:t>
      </w:r>
      <w:r w:rsidRPr="00EA5437">
        <w:rPr>
          <w:rtl/>
        </w:rPr>
        <w:t>מייצג כיום את אחד ממודלי החינוך האלטרנטיביים הנפוצים ביותר בעולם</w:t>
      </w:r>
      <w:r w:rsidR="00451963">
        <w:rPr>
          <w:rtl/>
        </w:rPr>
        <w:t>,</w:t>
      </w:r>
      <w:r w:rsidRPr="00EA5437">
        <w:rPr>
          <w:rtl/>
        </w:rPr>
        <w:t xml:space="preserve"> עם 1</w:t>
      </w:r>
      <w:r w:rsidR="00451963">
        <w:rPr>
          <w:rtl/>
        </w:rPr>
        <w:t>,</w:t>
      </w:r>
      <w:r w:rsidRPr="00EA5437">
        <w:rPr>
          <w:rtl/>
        </w:rPr>
        <w:t>092 בתי ספר הפרוסים ב-64 מדינות שונות (Friends of Waldorf Education</w:t>
      </w:r>
      <w:r w:rsidR="00451963">
        <w:rPr>
          <w:rtl/>
        </w:rPr>
        <w:t>,</w:t>
      </w:r>
      <w:r w:rsidRPr="00EA5437">
        <w:rPr>
          <w:rtl/>
        </w:rPr>
        <w:t xml:space="preserve"> 2026). בבסיס הפילוסופיה החינוכית שפיתח רודולף שטיינר עומדת השאיפה לטפח "אדם חופשי"</w:t>
      </w:r>
      <w:r w:rsidR="00451963">
        <w:rPr>
          <w:rtl/>
        </w:rPr>
        <w:t>,</w:t>
      </w:r>
      <w:r w:rsidRPr="00EA5437">
        <w:rPr>
          <w:rtl/>
        </w:rPr>
        <w:t xml:space="preserve"> המסוגל להעניק מטרה</w:t>
      </w:r>
      <w:r w:rsidR="00451963">
        <w:rPr>
          <w:rtl/>
        </w:rPr>
        <w:t>,</w:t>
      </w:r>
      <w:r w:rsidRPr="00EA5437">
        <w:rPr>
          <w:rtl/>
        </w:rPr>
        <w:t xml:space="preserve"> כיוון ומשמעות לחייו מתוך כוחות פנימיים של דמיון</w:t>
      </w:r>
      <w:r w:rsidR="00451963">
        <w:rPr>
          <w:rtl/>
        </w:rPr>
        <w:t>,</w:t>
      </w:r>
      <w:r w:rsidRPr="00EA5437">
        <w:rPr>
          <w:rtl/>
        </w:rPr>
        <w:t xml:space="preserve"> תחושת אמת ואחריות מוסרית (</w:t>
      </w:r>
      <w:r w:rsidR="00180273">
        <w:rPr>
          <w:rFonts w:hint="cs"/>
          <w:rtl/>
        </w:rPr>
        <w:t>שטיינר, 1917</w:t>
      </w:r>
      <w:r w:rsidRPr="00EA5437">
        <w:rPr>
          <w:rtl/>
        </w:rPr>
        <w:t>).</w:t>
      </w:r>
    </w:p>
    <w:p w14:paraId="01ED55F5" w14:textId="1BA6BB5A" w:rsidR="00EA5437" w:rsidRPr="00EA5437" w:rsidRDefault="00EA5437" w:rsidP="00A37757">
      <w:r w:rsidRPr="00EA5437">
        <w:rPr>
          <w:rtl/>
        </w:rPr>
        <w:t>לצורך בחינת רלוונטיות זו</w:t>
      </w:r>
      <w:r w:rsidR="00451963">
        <w:rPr>
          <w:rtl/>
        </w:rPr>
        <w:t>,</w:t>
      </w:r>
      <w:r w:rsidRPr="00EA5437">
        <w:rPr>
          <w:rtl/>
        </w:rPr>
        <w:t xml:space="preserve"> נבחרה בעבודה הנוכחית דרך עקיפה אך מהותית: בחינת "הפירות" שע</w:t>
      </w:r>
      <w:r w:rsidR="00AB12C1">
        <w:rPr>
          <w:rFonts w:hint="cs"/>
          <w:rtl/>
        </w:rPr>
        <w:t>י</w:t>
      </w:r>
      <w:r w:rsidRPr="00EA5437">
        <w:rPr>
          <w:rtl/>
        </w:rPr>
        <w:t>מם יוצאים התלמידים</w:t>
      </w:r>
      <w:r w:rsidR="007E6E75">
        <w:rPr>
          <w:rFonts w:hint="cs"/>
          <w:rtl/>
        </w:rPr>
        <w:t xml:space="preserve"> והתלמידות</w:t>
      </w:r>
      <w:r w:rsidR="009828DD">
        <w:rPr>
          <w:rFonts w:hint="cs"/>
          <w:rtl/>
        </w:rPr>
        <w:t>,</w:t>
      </w:r>
      <w:r w:rsidRPr="00EA5437">
        <w:rPr>
          <w:rtl/>
        </w:rPr>
        <w:t xml:space="preserve"> כפי שנוהגים להגיד</w:t>
      </w:r>
      <w:r w:rsidR="009828DD">
        <w:rPr>
          <w:rFonts w:hint="cs"/>
          <w:rtl/>
        </w:rPr>
        <w:t>,</w:t>
      </w:r>
      <w:r w:rsidRPr="00EA5437">
        <w:rPr>
          <w:rtl/>
        </w:rPr>
        <w:t xml:space="preserve"> "העץ נבחן בפירותיו"</w:t>
      </w:r>
      <w:r w:rsidR="00C751BF">
        <w:rPr>
          <w:rtl/>
        </w:rPr>
        <w:t>.</w:t>
      </w:r>
      <w:r w:rsidRPr="00EA5437">
        <w:rPr>
          <w:rtl/>
        </w:rPr>
        <w:t xml:space="preserve"> כלומר</w:t>
      </w:r>
      <w:r w:rsidR="00451963">
        <w:rPr>
          <w:rtl/>
        </w:rPr>
        <w:t>,</w:t>
      </w:r>
      <w:r w:rsidRPr="00EA5437">
        <w:rPr>
          <w:rtl/>
        </w:rPr>
        <w:t xml:space="preserve"> במקום לבחון את חינוך ולדורף באמצעות עקרונותיו המוצהרים או שיטותיו הפדגוגיות בלבד</w:t>
      </w:r>
      <w:r w:rsidR="00451963">
        <w:rPr>
          <w:rtl/>
        </w:rPr>
        <w:t>,</w:t>
      </w:r>
      <w:r w:rsidRPr="00EA5437">
        <w:rPr>
          <w:rtl/>
        </w:rPr>
        <w:t xml:space="preserve"> מבקשת העבודה לבחון אותו דרך תוצאותיו בפועל – כפי שהן מתוארות על ידי בוגריו עצמם.</w:t>
      </w:r>
    </w:p>
    <w:p w14:paraId="09073694" w14:textId="18825E41" w:rsidR="00EA5437" w:rsidRPr="00EA5437" w:rsidRDefault="00EA5437" w:rsidP="00A37757">
      <w:r w:rsidRPr="00EA5437">
        <w:rPr>
          <w:rtl/>
        </w:rPr>
        <w:t xml:space="preserve">שאלת הכישורים והאיכויות </w:t>
      </w:r>
      <w:r w:rsidR="008B3172">
        <w:rPr>
          <w:rtl/>
        </w:rPr>
        <w:t>שעימם</w:t>
      </w:r>
      <w:r w:rsidRPr="00EA5437">
        <w:rPr>
          <w:rtl/>
        </w:rPr>
        <w:t xml:space="preserve"> יוצא</w:t>
      </w:r>
      <w:r w:rsidR="002E6A37">
        <w:rPr>
          <w:rFonts w:hint="cs"/>
          <w:rtl/>
        </w:rPr>
        <w:t>ים</w:t>
      </w:r>
      <w:r w:rsidRPr="00EA5437">
        <w:rPr>
          <w:rtl/>
        </w:rPr>
        <w:t xml:space="preserve"> בוגר</w:t>
      </w:r>
      <w:r w:rsidR="002E6A37">
        <w:rPr>
          <w:rFonts w:hint="cs"/>
          <w:rtl/>
        </w:rPr>
        <w:t>י ובוגרות</w:t>
      </w:r>
      <w:r w:rsidRPr="00EA5437">
        <w:rPr>
          <w:rtl/>
        </w:rPr>
        <w:t xml:space="preserve"> חינוך ולדורף ניצבת בליבו של דיון פדגוגי</w:t>
      </w:r>
      <w:r w:rsidR="00451963">
        <w:rPr>
          <w:rtl/>
        </w:rPr>
        <w:t>,</w:t>
      </w:r>
      <w:r w:rsidRPr="00EA5437">
        <w:rPr>
          <w:rtl/>
        </w:rPr>
        <w:t xml:space="preserve"> מדעי וסוציולוגי עמוק</w:t>
      </w:r>
      <w:r w:rsidR="00451963">
        <w:rPr>
          <w:rtl/>
        </w:rPr>
        <w:t>,</w:t>
      </w:r>
      <w:r w:rsidRPr="00EA5437">
        <w:rPr>
          <w:rtl/>
        </w:rPr>
        <w:t xml:space="preserve"> המעמת את המדדים הסטנדרטיים של מערכות החינוך הממלכתיות עם גישות חינוכיות הוליסטיות ואלטרנטיביות.</w:t>
      </w:r>
    </w:p>
    <w:p w14:paraId="74C58370" w14:textId="0BDF9546" w:rsidR="00EA5437" w:rsidRPr="00EA5437" w:rsidRDefault="00EA5437" w:rsidP="00A37757">
      <w:r w:rsidRPr="00EA5437">
        <w:rPr>
          <w:rtl/>
        </w:rPr>
        <w:t>מטרת המחקר היא להציג תמונה העולה מן השטח</w:t>
      </w:r>
      <w:r w:rsidR="00451963">
        <w:rPr>
          <w:rtl/>
        </w:rPr>
        <w:t>,</w:t>
      </w:r>
      <w:r w:rsidRPr="00EA5437">
        <w:rPr>
          <w:rtl/>
        </w:rPr>
        <w:t xml:space="preserve"> מפיהם של הבוגרים </w:t>
      </w:r>
      <w:r w:rsidR="002E6A37">
        <w:rPr>
          <w:rFonts w:hint="cs"/>
          <w:rtl/>
        </w:rPr>
        <w:t xml:space="preserve">והבוגרות </w:t>
      </w:r>
      <w:r w:rsidRPr="00EA5437">
        <w:rPr>
          <w:rtl/>
        </w:rPr>
        <w:t>המעידים על עצמם</w:t>
      </w:r>
      <w:r w:rsidR="00451963">
        <w:rPr>
          <w:rtl/>
        </w:rPr>
        <w:t>,</w:t>
      </w:r>
      <w:r w:rsidRPr="00EA5437">
        <w:rPr>
          <w:rtl/>
        </w:rPr>
        <w:t xml:space="preserve"> להשוות תמונה זו למחקרים שנעשו ברחבי העולם</w:t>
      </w:r>
      <w:r w:rsidR="00451963">
        <w:rPr>
          <w:rtl/>
        </w:rPr>
        <w:t>,</w:t>
      </w:r>
      <w:r w:rsidRPr="00EA5437">
        <w:rPr>
          <w:rtl/>
        </w:rPr>
        <w:t xml:space="preserve"> ולבחון לראשונה בהקשר הישראלי את מידת ההתאמה בין הממצאים הבינלאומיים למציאות המקומית. מחקר זה מבקש לתרום נדבך ראשוני להבנת חינוך ולדורף כפי שהוא בא לידי ביטוי בישראל – הקשר שטרם נחקר לעומק בספרות האקדמית הקיימת</w:t>
      </w:r>
      <w:r w:rsidR="00451963">
        <w:rPr>
          <w:rtl/>
        </w:rPr>
        <w:t>,</w:t>
      </w:r>
      <w:r w:rsidRPr="00EA5437">
        <w:rPr>
          <w:rtl/>
        </w:rPr>
        <w:t xml:space="preserve"> המתבססת ברובה על אוכלוסיות שאינן ישראליות – ובכך לזהות הן את נקודות החוזק והן את התחומים הטעונים שיפור בעבודה החינוכית הנעשית בכיתות.</w:t>
      </w:r>
    </w:p>
    <w:p w14:paraId="07F8D879" w14:textId="77777777" w:rsidR="00EA5437" w:rsidRPr="00FB3658" w:rsidRDefault="00EA5437" w:rsidP="00FE07CC">
      <w:pPr>
        <w:pStyle w:val="2"/>
      </w:pPr>
      <w:bookmarkStart w:id="4" w:name="_Toc239109163"/>
      <w:r w:rsidRPr="00FB3658">
        <w:rPr>
          <w:rtl/>
        </w:rPr>
        <w:t>מבנה העבודה</w:t>
      </w:r>
      <w:bookmarkEnd w:id="4"/>
    </w:p>
    <w:p w14:paraId="20FB3E93" w14:textId="6EC995DF" w:rsidR="00D72614" w:rsidRDefault="00EA5437" w:rsidP="004F1E73">
      <w:pPr>
        <w:rPr>
          <w:rtl/>
        </w:rPr>
      </w:pPr>
      <w:r w:rsidRPr="00EA5437">
        <w:rPr>
          <w:rtl/>
        </w:rPr>
        <w:t xml:space="preserve">עבודה זו מובנית באופן הבא: פרק </w:t>
      </w:r>
      <w:r w:rsidR="00D72614">
        <w:rPr>
          <w:rFonts w:hint="cs"/>
          <w:rtl/>
        </w:rPr>
        <w:t>2</w:t>
      </w:r>
      <w:r w:rsidR="00D72614" w:rsidRPr="00EA5437">
        <w:rPr>
          <w:rtl/>
        </w:rPr>
        <w:t xml:space="preserve"> </w:t>
      </w:r>
      <w:r w:rsidRPr="00EA5437">
        <w:rPr>
          <w:rtl/>
        </w:rPr>
        <w:t>יציג סקירת ספרות התוחמת את התפיסה האנתרופוסופית של שטיינר ואת עקרונות הפדגוגיה הוולדורפית</w:t>
      </w:r>
      <w:r w:rsidR="00451963">
        <w:rPr>
          <w:rtl/>
        </w:rPr>
        <w:t>,</w:t>
      </w:r>
      <w:r w:rsidRPr="00EA5437">
        <w:rPr>
          <w:rtl/>
        </w:rPr>
        <w:t xml:space="preserve"> לצד סקירת מחקרים קודמים שעסקו בכישורי</w:t>
      </w:r>
      <w:r w:rsidR="00D760AC">
        <w:rPr>
          <w:rFonts w:hint="cs"/>
          <w:rtl/>
        </w:rPr>
        <w:t>הם של</w:t>
      </w:r>
      <w:r w:rsidRPr="00EA5437">
        <w:rPr>
          <w:rtl/>
        </w:rPr>
        <w:t xml:space="preserve"> </w:t>
      </w:r>
      <w:r w:rsidR="003047CE">
        <w:rPr>
          <w:rFonts w:hint="cs"/>
          <w:rtl/>
        </w:rPr>
        <w:t>בוגרות ו</w:t>
      </w:r>
      <w:r w:rsidRPr="00EA5437">
        <w:rPr>
          <w:rtl/>
        </w:rPr>
        <w:t xml:space="preserve">בוגרי חינוך זה. </w:t>
      </w:r>
      <w:r w:rsidR="007E658F">
        <w:rPr>
          <w:rFonts w:hint="cs"/>
          <w:rtl/>
        </w:rPr>
        <w:t xml:space="preserve">פרק 3 יציג את שאלת המחקר ואת הרציונל שלו. </w:t>
      </w:r>
      <w:r w:rsidRPr="00EA5437">
        <w:rPr>
          <w:rtl/>
        </w:rPr>
        <w:t xml:space="preserve">פרק </w:t>
      </w:r>
      <w:r w:rsidR="00D72614">
        <w:rPr>
          <w:rFonts w:hint="cs"/>
          <w:rtl/>
        </w:rPr>
        <w:t xml:space="preserve">4 </w:t>
      </w:r>
      <w:r w:rsidRPr="00EA5437">
        <w:rPr>
          <w:rtl/>
        </w:rPr>
        <w:t>יציג את המתודולוגיה האיכותנית שעליה מבוסס המחקר</w:t>
      </w:r>
      <w:r w:rsidR="00451963">
        <w:rPr>
          <w:rtl/>
        </w:rPr>
        <w:t>,</w:t>
      </w:r>
      <w:r w:rsidRPr="00EA5437">
        <w:rPr>
          <w:rtl/>
        </w:rPr>
        <w:t xml:space="preserve"> ובכלל זה שיטת הדגימה</w:t>
      </w:r>
      <w:r w:rsidR="00451963">
        <w:rPr>
          <w:rtl/>
        </w:rPr>
        <w:t>,</w:t>
      </w:r>
      <w:r w:rsidRPr="00EA5437">
        <w:rPr>
          <w:rtl/>
        </w:rPr>
        <w:t xml:space="preserve"> כלי המחקר</w:t>
      </w:r>
      <w:r w:rsidR="00451963">
        <w:rPr>
          <w:rtl/>
        </w:rPr>
        <w:t>,</w:t>
      </w:r>
      <w:r w:rsidRPr="00EA5437">
        <w:rPr>
          <w:rtl/>
        </w:rPr>
        <w:t xml:space="preserve"> אופן איסוף הנתונים וניתוחם. פרק</w:t>
      </w:r>
      <w:r w:rsidR="00D72614">
        <w:rPr>
          <w:rFonts w:hint="cs"/>
          <w:rtl/>
        </w:rPr>
        <w:t xml:space="preserve"> 5</w:t>
      </w:r>
      <w:r w:rsidRPr="00EA5437">
        <w:rPr>
          <w:rtl/>
        </w:rPr>
        <w:t xml:space="preserve"> יציג את ממצאי המחקר</w:t>
      </w:r>
      <w:r w:rsidR="00451963">
        <w:rPr>
          <w:rtl/>
        </w:rPr>
        <w:t>,</w:t>
      </w:r>
      <w:r w:rsidRPr="00EA5437">
        <w:rPr>
          <w:rtl/>
        </w:rPr>
        <w:t xml:space="preserve"> ופרק </w:t>
      </w:r>
      <w:r w:rsidR="00D72614">
        <w:rPr>
          <w:rFonts w:hint="cs"/>
          <w:rtl/>
        </w:rPr>
        <w:t>6</w:t>
      </w:r>
      <w:r w:rsidR="00D72614" w:rsidRPr="00EA5437">
        <w:rPr>
          <w:rtl/>
        </w:rPr>
        <w:t xml:space="preserve"> </w:t>
      </w:r>
      <w:r w:rsidRPr="00EA5437">
        <w:rPr>
          <w:rtl/>
        </w:rPr>
        <w:t>יעסוק בדיון בממצאים אלו לאור הספרות הקיימת</w:t>
      </w:r>
      <w:r w:rsidR="00451963">
        <w:rPr>
          <w:rtl/>
        </w:rPr>
        <w:t>,</w:t>
      </w:r>
      <w:r w:rsidRPr="00EA5437">
        <w:rPr>
          <w:rtl/>
        </w:rPr>
        <w:t xml:space="preserve"> לרבות התייחסות למגבלות המחקר ולהצעות למחקרי המשך.</w:t>
      </w:r>
      <w:r w:rsidR="00D72614">
        <w:rPr>
          <w:rtl/>
        </w:rPr>
        <w:br w:type="page"/>
      </w:r>
    </w:p>
    <w:p w14:paraId="6FD75034" w14:textId="77777777" w:rsidR="00C8209E" w:rsidRDefault="00C8209E" w:rsidP="00A37757">
      <w:pPr>
        <w:rPr>
          <w:rtl/>
        </w:rPr>
      </w:pPr>
    </w:p>
    <w:p w14:paraId="3BD17D92" w14:textId="77777777" w:rsidR="00DA4A72" w:rsidRPr="0049566E" w:rsidRDefault="00226EEC" w:rsidP="00FB3658">
      <w:pPr>
        <w:pStyle w:val="1"/>
        <w:rPr>
          <w:rtl/>
        </w:rPr>
      </w:pPr>
      <w:bookmarkStart w:id="5" w:name="_Toc239109164"/>
      <w:r w:rsidRPr="0049566E">
        <w:rPr>
          <w:rFonts w:hint="cs"/>
          <w:rtl/>
        </w:rPr>
        <w:t>2. סקירת ספרות</w:t>
      </w:r>
      <w:bookmarkEnd w:id="5"/>
    </w:p>
    <w:p w14:paraId="10F30C01" w14:textId="1790642B" w:rsidR="00FC337B" w:rsidRPr="00330D77" w:rsidRDefault="008D59CC" w:rsidP="00FE07CC">
      <w:pPr>
        <w:pStyle w:val="2"/>
        <w:rPr>
          <w:rtl/>
        </w:rPr>
      </w:pPr>
      <w:bookmarkStart w:id="6" w:name="_Toc239109165"/>
      <w:r>
        <w:rPr>
          <w:rFonts w:hint="cs"/>
          <w:rtl/>
        </w:rPr>
        <w:t>2.1 ע</w:t>
      </w:r>
      <w:r w:rsidR="00FC337B" w:rsidRPr="00330D77">
        <w:rPr>
          <w:rtl/>
        </w:rPr>
        <w:t xml:space="preserve">קרונות היסוד של </w:t>
      </w:r>
      <w:r w:rsidR="00D24E40">
        <w:rPr>
          <w:rtl/>
        </w:rPr>
        <w:t>חינוך וַלדורף</w:t>
      </w:r>
      <w:bookmarkEnd w:id="6"/>
    </w:p>
    <w:p w14:paraId="57204B1E" w14:textId="7275FD06" w:rsidR="00FC337B" w:rsidRPr="009A381A" w:rsidRDefault="00FC337B" w:rsidP="009A6C93">
      <w:pPr>
        <w:pStyle w:val="3"/>
      </w:pPr>
      <w:bookmarkStart w:id="7" w:name="_Toc239109166"/>
      <w:r w:rsidRPr="009A381A">
        <w:rPr>
          <w:rtl/>
          <w:lang w:bidi="he-IL"/>
        </w:rPr>
        <w:t>רקע</w:t>
      </w:r>
      <w:r w:rsidRPr="009A381A">
        <w:rPr>
          <w:rtl/>
        </w:rPr>
        <w:t xml:space="preserve"> </w:t>
      </w:r>
      <w:r w:rsidRPr="009A381A">
        <w:rPr>
          <w:rtl/>
          <w:lang w:bidi="he-IL"/>
        </w:rPr>
        <w:t>היסטורי</w:t>
      </w:r>
      <w:r w:rsidRPr="009A381A">
        <w:rPr>
          <w:rtl/>
        </w:rPr>
        <w:t xml:space="preserve"> </w:t>
      </w:r>
      <w:r w:rsidRPr="009A381A">
        <w:rPr>
          <w:rtl/>
          <w:lang w:bidi="he-IL"/>
        </w:rPr>
        <w:t>והגדרת</w:t>
      </w:r>
      <w:r w:rsidRPr="009A381A">
        <w:rPr>
          <w:rtl/>
        </w:rPr>
        <w:t xml:space="preserve"> </w:t>
      </w:r>
      <w:r w:rsidRPr="009A381A">
        <w:rPr>
          <w:rtl/>
          <w:lang w:bidi="he-IL"/>
        </w:rPr>
        <w:t>הפדגוגיה</w:t>
      </w:r>
      <w:r w:rsidRPr="009A381A">
        <w:rPr>
          <w:rtl/>
        </w:rPr>
        <w:t xml:space="preserve"> </w:t>
      </w:r>
      <w:r w:rsidRPr="009A381A">
        <w:rPr>
          <w:rtl/>
          <w:lang w:bidi="he-IL"/>
        </w:rPr>
        <w:t>כ</w:t>
      </w:r>
      <w:r w:rsidRPr="009A381A">
        <w:rPr>
          <w:rtl/>
        </w:rPr>
        <w:t>'</w:t>
      </w:r>
      <w:r w:rsidRPr="009A381A">
        <w:rPr>
          <w:rtl/>
          <w:lang w:bidi="he-IL"/>
        </w:rPr>
        <w:t>פדגוגיית</w:t>
      </w:r>
      <w:r w:rsidRPr="009A381A">
        <w:rPr>
          <w:rtl/>
        </w:rPr>
        <w:t xml:space="preserve"> </w:t>
      </w:r>
      <w:r w:rsidRPr="009A381A">
        <w:rPr>
          <w:rtl/>
          <w:lang w:bidi="he-IL"/>
        </w:rPr>
        <w:t>עם</w:t>
      </w:r>
      <w:r w:rsidRPr="009A381A">
        <w:rPr>
          <w:rtl/>
        </w:rPr>
        <w:t>'</w:t>
      </w:r>
      <w:bookmarkEnd w:id="7"/>
    </w:p>
    <w:p w14:paraId="0CEEA60D" w14:textId="16C15870" w:rsidR="00FC337B" w:rsidRPr="00FC337B" w:rsidRDefault="00D24E40" w:rsidP="00A37757">
      <w:r>
        <w:rPr>
          <w:rtl/>
        </w:rPr>
        <w:t>חינוך וַלדורף</w:t>
      </w:r>
      <w:r w:rsidR="00FC337B" w:rsidRPr="00FC337B">
        <w:rPr>
          <w:rtl/>
          <w:lang w:bidi="ar-SA"/>
        </w:rPr>
        <w:t xml:space="preserve"> (</w:t>
      </w:r>
      <w:r w:rsidR="00FC337B" w:rsidRPr="003D59C0">
        <w:rPr>
          <w:sz w:val="20"/>
          <w:szCs w:val="22"/>
          <w:rtl/>
          <w:lang w:bidi="ar-SA"/>
        </w:rPr>
        <w:t>Waldorf / Steiner Education</w:t>
      </w:r>
      <w:r w:rsidR="00FC337B" w:rsidRPr="00FC337B">
        <w:rPr>
          <w:rtl/>
          <w:lang w:bidi="ar-SA"/>
        </w:rPr>
        <w:t>)</w:t>
      </w:r>
      <w:r w:rsidR="00451963">
        <w:rPr>
          <w:rtl/>
        </w:rPr>
        <w:t>,</w:t>
      </w:r>
      <w:r w:rsidR="00FC337B" w:rsidRPr="00FC337B">
        <w:rPr>
          <w:rtl/>
          <w:lang w:bidi="ar-SA"/>
        </w:rPr>
        <w:t xml:space="preserve"> </w:t>
      </w:r>
      <w:r w:rsidR="00FC337B" w:rsidRPr="00FC337B">
        <w:rPr>
          <w:rtl/>
        </w:rPr>
        <w:t>אשר</w:t>
      </w:r>
      <w:r w:rsidR="00FC337B" w:rsidRPr="00FC337B">
        <w:rPr>
          <w:rtl/>
          <w:lang w:bidi="ar-SA"/>
        </w:rPr>
        <w:t xml:space="preserve"> </w:t>
      </w:r>
      <w:r w:rsidR="00FC337B" w:rsidRPr="00FC337B">
        <w:rPr>
          <w:rtl/>
        </w:rPr>
        <w:t>נוסד</w:t>
      </w:r>
      <w:r w:rsidR="00FC337B" w:rsidRPr="00FC337B">
        <w:rPr>
          <w:rtl/>
          <w:lang w:bidi="ar-SA"/>
        </w:rPr>
        <w:t xml:space="preserve"> </w:t>
      </w:r>
      <w:r w:rsidR="00FC337B" w:rsidRPr="00FC337B">
        <w:rPr>
          <w:rtl/>
        </w:rPr>
        <w:t>בגרמניה</w:t>
      </w:r>
      <w:r w:rsidR="00FC337B" w:rsidRPr="00FC337B">
        <w:rPr>
          <w:rtl/>
          <w:lang w:bidi="ar-SA"/>
        </w:rPr>
        <w:t xml:space="preserve"> </w:t>
      </w:r>
      <w:r w:rsidR="00FC337B" w:rsidRPr="00FC337B">
        <w:rPr>
          <w:rtl/>
        </w:rPr>
        <w:t>בשנת</w:t>
      </w:r>
      <w:r w:rsidR="0007536F">
        <w:rPr>
          <w:rFonts w:hint="cs"/>
          <w:rtl/>
        </w:rPr>
        <w:t xml:space="preserve"> 1919</w:t>
      </w:r>
      <w:r w:rsidR="00FC337B" w:rsidRPr="00FC337B">
        <w:rPr>
          <w:rtl/>
          <w:lang w:bidi="ar-SA"/>
        </w:rPr>
        <w:t xml:space="preserve"> </w:t>
      </w:r>
      <w:r w:rsidR="00FC337B" w:rsidRPr="00FC337B">
        <w:rPr>
          <w:rtl/>
        </w:rPr>
        <w:t>על</w:t>
      </w:r>
      <w:r w:rsidR="00FC337B" w:rsidRPr="00FC337B">
        <w:rPr>
          <w:rtl/>
          <w:lang w:bidi="ar-SA"/>
        </w:rPr>
        <w:t xml:space="preserve"> </w:t>
      </w:r>
      <w:r w:rsidR="00FC337B" w:rsidRPr="00FC337B">
        <w:rPr>
          <w:rtl/>
        </w:rPr>
        <w:t>ידי</w:t>
      </w:r>
      <w:r w:rsidR="00FC337B" w:rsidRPr="00FC337B">
        <w:rPr>
          <w:rtl/>
          <w:lang w:bidi="ar-SA"/>
        </w:rPr>
        <w:t xml:space="preserve"> </w:t>
      </w:r>
      <w:r w:rsidR="00FC337B" w:rsidRPr="00FC337B">
        <w:rPr>
          <w:rtl/>
        </w:rPr>
        <w:t>הפילוסוף</w:t>
      </w:r>
      <w:r w:rsidR="00FC337B" w:rsidRPr="00FC337B">
        <w:rPr>
          <w:rtl/>
          <w:lang w:bidi="ar-SA"/>
        </w:rPr>
        <w:t xml:space="preserve"> </w:t>
      </w:r>
      <w:r w:rsidR="00FC337B" w:rsidRPr="00FC337B">
        <w:rPr>
          <w:rtl/>
        </w:rPr>
        <w:t>האוסטרי</w:t>
      </w:r>
      <w:r w:rsidR="00FC337B" w:rsidRPr="00FC337B">
        <w:rPr>
          <w:rtl/>
          <w:lang w:bidi="ar-SA"/>
        </w:rPr>
        <w:t xml:space="preserve"> </w:t>
      </w:r>
      <w:r w:rsidR="00FC337B" w:rsidRPr="00FC337B">
        <w:rPr>
          <w:rtl/>
        </w:rPr>
        <w:t>רודולף</w:t>
      </w:r>
      <w:r w:rsidR="00FC337B" w:rsidRPr="00FC337B">
        <w:rPr>
          <w:rtl/>
          <w:lang w:bidi="ar-SA"/>
        </w:rPr>
        <w:t xml:space="preserve"> </w:t>
      </w:r>
      <w:r w:rsidR="00FC337B" w:rsidRPr="00FC337B">
        <w:rPr>
          <w:rtl/>
        </w:rPr>
        <w:t>שטיינר</w:t>
      </w:r>
      <w:r w:rsidR="00FC337B" w:rsidRPr="00FC337B">
        <w:rPr>
          <w:rtl/>
          <w:lang w:bidi="ar-SA"/>
        </w:rPr>
        <w:t xml:space="preserve"> (</w:t>
      </w:r>
      <w:r w:rsidR="00EB7FD7">
        <w:rPr>
          <w:rFonts w:hint="cs"/>
          <w:rtl/>
        </w:rPr>
        <w:t>1861</w:t>
      </w:r>
      <w:r w:rsidR="00FC337B" w:rsidRPr="00FC337B">
        <w:rPr>
          <w:rtl/>
          <w:lang w:bidi="ar-SA"/>
        </w:rPr>
        <w:t>–</w:t>
      </w:r>
      <w:r w:rsidR="00EB7FD7">
        <w:rPr>
          <w:rFonts w:hint="cs"/>
          <w:rtl/>
        </w:rPr>
        <w:t>1925</w:t>
      </w:r>
      <w:r w:rsidR="00FC337B" w:rsidRPr="00FC337B">
        <w:rPr>
          <w:rtl/>
          <w:lang w:bidi="ar-SA"/>
        </w:rPr>
        <w:t>)</w:t>
      </w:r>
      <w:r w:rsidR="00451963">
        <w:rPr>
          <w:rtl/>
        </w:rPr>
        <w:t>,</w:t>
      </w:r>
      <w:r w:rsidR="00FC337B" w:rsidRPr="00FC337B">
        <w:rPr>
          <w:rtl/>
          <w:lang w:bidi="ar-SA"/>
        </w:rPr>
        <w:t xml:space="preserve"> </w:t>
      </w:r>
      <w:r w:rsidR="00FC337B" w:rsidRPr="00FC337B">
        <w:rPr>
          <w:rtl/>
        </w:rPr>
        <w:t>מייצג</w:t>
      </w:r>
      <w:r w:rsidR="00FC337B" w:rsidRPr="00FC337B">
        <w:rPr>
          <w:rtl/>
          <w:lang w:bidi="ar-SA"/>
        </w:rPr>
        <w:t xml:space="preserve"> </w:t>
      </w:r>
      <w:r w:rsidR="00FC337B" w:rsidRPr="00FC337B">
        <w:rPr>
          <w:rtl/>
        </w:rPr>
        <w:t>את</w:t>
      </w:r>
      <w:r w:rsidR="00FC337B" w:rsidRPr="00FC337B">
        <w:rPr>
          <w:rtl/>
          <w:lang w:bidi="ar-SA"/>
        </w:rPr>
        <w:t xml:space="preserve"> </w:t>
      </w:r>
      <w:r w:rsidR="00FC337B" w:rsidRPr="00FC337B">
        <w:rPr>
          <w:rtl/>
        </w:rPr>
        <w:t>אחד</w:t>
      </w:r>
      <w:r w:rsidR="00FC337B" w:rsidRPr="00FC337B">
        <w:rPr>
          <w:rtl/>
          <w:lang w:bidi="ar-SA"/>
        </w:rPr>
        <w:t xml:space="preserve"> </w:t>
      </w:r>
      <w:r w:rsidR="00FC337B" w:rsidRPr="00FC337B">
        <w:rPr>
          <w:rtl/>
        </w:rPr>
        <w:t>ממודלי</w:t>
      </w:r>
      <w:r w:rsidR="00FC337B" w:rsidRPr="00FC337B">
        <w:rPr>
          <w:rtl/>
          <w:lang w:bidi="ar-SA"/>
        </w:rPr>
        <w:t xml:space="preserve"> </w:t>
      </w:r>
      <w:r w:rsidR="00FC337B" w:rsidRPr="00FC337B">
        <w:rPr>
          <w:rtl/>
        </w:rPr>
        <w:t>החינוך</w:t>
      </w:r>
      <w:r w:rsidR="00FC337B" w:rsidRPr="00FC337B">
        <w:rPr>
          <w:rtl/>
          <w:lang w:bidi="ar-SA"/>
        </w:rPr>
        <w:t xml:space="preserve"> </w:t>
      </w:r>
      <w:r w:rsidR="00FC337B" w:rsidRPr="00FC337B">
        <w:rPr>
          <w:rtl/>
        </w:rPr>
        <w:t>האלטרנטיביים</w:t>
      </w:r>
      <w:r w:rsidR="00FC337B" w:rsidRPr="00FC337B">
        <w:rPr>
          <w:rtl/>
          <w:lang w:bidi="ar-SA"/>
        </w:rPr>
        <w:t xml:space="preserve"> </w:t>
      </w:r>
      <w:r w:rsidR="00FC337B" w:rsidRPr="00FC337B">
        <w:rPr>
          <w:rtl/>
        </w:rPr>
        <w:t>והייחודיים</w:t>
      </w:r>
      <w:r w:rsidR="00FC337B" w:rsidRPr="00FC337B">
        <w:rPr>
          <w:rtl/>
          <w:lang w:bidi="ar-SA"/>
        </w:rPr>
        <w:t xml:space="preserve"> </w:t>
      </w:r>
      <w:r w:rsidR="00FC337B" w:rsidRPr="00FC337B">
        <w:rPr>
          <w:rtl/>
        </w:rPr>
        <w:t>הנפוצים</w:t>
      </w:r>
      <w:r w:rsidR="00FC337B" w:rsidRPr="00FC337B">
        <w:rPr>
          <w:rtl/>
          <w:lang w:bidi="ar-SA"/>
        </w:rPr>
        <w:t xml:space="preserve"> </w:t>
      </w:r>
      <w:r w:rsidR="00FC337B" w:rsidRPr="00FC337B">
        <w:rPr>
          <w:rtl/>
        </w:rPr>
        <w:t>ביותר</w:t>
      </w:r>
      <w:r w:rsidR="00FC337B" w:rsidRPr="00FC337B">
        <w:rPr>
          <w:rtl/>
          <w:lang w:bidi="ar-SA"/>
        </w:rPr>
        <w:t xml:space="preserve"> </w:t>
      </w:r>
      <w:r w:rsidR="00FC337B" w:rsidRPr="00FC337B">
        <w:rPr>
          <w:rtl/>
        </w:rPr>
        <w:t>בעולם</w:t>
      </w:r>
      <w:r w:rsidR="00FC337B" w:rsidRPr="00FC337B">
        <w:rPr>
          <w:rtl/>
          <w:lang w:bidi="ar-SA"/>
        </w:rPr>
        <w:t xml:space="preserve"> </w:t>
      </w:r>
      <w:r w:rsidR="00FC337B" w:rsidRPr="00FC337B">
        <w:rPr>
          <w:rtl/>
        </w:rPr>
        <w:t>כיום</w:t>
      </w:r>
      <w:r w:rsidR="00FC337B" w:rsidRPr="00FC337B">
        <w:rPr>
          <w:rtl/>
          <w:lang w:bidi="ar-SA"/>
        </w:rPr>
        <w:t xml:space="preserve">. </w:t>
      </w:r>
      <w:r w:rsidR="00FC337B" w:rsidRPr="00FC337B">
        <w:rPr>
          <w:rtl/>
        </w:rPr>
        <w:t>המודל</w:t>
      </w:r>
      <w:r w:rsidR="00FC337B" w:rsidRPr="00FC337B">
        <w:rPr>
          <w:rtl/>
          <w:lang w:bidi="ar-SA"/>
        </w:rPr>
        <w:t xml:space="preserve"> </w:t>
      </w:r>
      <w:r w:rsidR="00FC337B" w:rsidRPr="00FC337B">
        <w:rPr>
          <w:rtl/>
        </w:rPr>
        <w:t>מונה</w:t>
      </w:r>
      <w:r w:rsidR="00FC337B" w:rsidRPr="00FC337B">
        <w:rPr>
          <w:rtl/>
          <w:lang w:bidi="ar-SA"/>
        </w:rPr>
        <w:t xml:space="preserve"> </w:t>
      </w:r>
      <w:r w:rsidR="00FC337B" w:rsidRPr="00FC337B">
        <w:rPr>
          <w:rtl/>
        </w:rPr>
        <w:t>למעלה</w:t>
      </w:r>
      <w:r w:rsidR="00FC337B" w:rsidRPr="00FC337B">
        <w:rPr>
          <w:rtl/>
          <w:lang w:bidi="ar-SA"/>
        </w:rPr>
        <w:t xml:space="preserve"> </w:t>
      </w:r>
      <w:r w:rsidR="00FC337B" w:rsidRPr="00FC337B">
        <w:rPr>
          <w:rtl/>
        </w:rPr>
        <w:t>מ</w:t>
      </w:r>
      <w:r w:rsidR="00FC337B" w:rsidRPr="00FC337B">
        <w:rPr>
          <w:rtl/>
          <w:lang w:bidi="ar-SA"/>
        </w:rPr>
        <w:t>-</w:t>
      </w:r>
      <w:r w:rsidR="00817878">
        <w:rPr>
          <w:rFonts w:hint="cs"/>
          <w:rtl/>
        </w:rPr>
        <w:t>1,200</w:t>
      </w:r>
      <w:r w:rsidR="00FC337B" w:rsidRPr="00FC337B">
        <w:rPr>
          <w:rtl/>
          <w:lang w:bidi="ar-SA"/>
        </w:rPr>
        <w:t xml:space="preserve"> </w:t>
      </w:r>
      <w:r w:rsidR="00FC337B" w:rsidRPr="00FC337B">
        <w:rPr>
          <w:rtl/>
        </w:rPr>
        <w:t>בתי</w:t>
      </w:r>
      <w:r w:rsidR="00FC337B" w:rsidRPr="00FC337B">
        <w:rPr>
          <w:rtl/>
          <w:lang w:bidi="ar-SA"/>
        </w:rPr>
        <w:t xml:space="preserve"> </w:t>
      </w:r>
      <w:r w:rsidR="00FC337B" w:rsidRPr="00FC337B">
        <w:rPr>
          <w:rtl/>
        </w:rPr>
        <w:t>ספר</w:t>
      </w:r>
      <w:r w:rsidR="00FC337B" w:rsidRPr="00FC337B">
        <w:rPr>
          <w:rtl/>
          <w:lang w:bidi="ar-SA"/>
        </w:rPr>
        <w:t xml:space="preserve"> </w:t>
      </w:r>
      <w:r w:rsidR="00FC337B" w:rsidRPr="00FC337B">
        <w:rPr>
          <w:rtl/>
        </w:rPr>
        <w:t>פעילים</w:t>
      </w:r>
      <w:r w:rsidR="00FC337B" w:rsidRPr="00FC337B">
        <w:rPr>
          <w:rtl/>
          <w:lang w:bidi="ar-SA"/>
        </w:rPr>
        <w:t xml:space="preserve"> </w:t>
      </w:r>
      <w:r w:rsidR="00FC337B" w:rsidRPr="00FC337B">
        <w:rPr>
          <w:rtl/>
        </w:rPr>
        <w:t>הפרוסים</w:t>
      </w:r>
      <w:r w:rsidR="00FC337B" w:rsidRPr="00FC337B">
        <w:rPr>
          <w:rtl/>
          <w:lang w:bidi="ar-SA"/>
        </w:rPr>
        <w:t xml:space="preserve"> </w:t>
      </w:r>
      <w:r w:rsidR="00FC337B" w:rsidRPr="00FC337B">
        <w:rPr>
          <w:rtl/>
        </w:rPr>
        <w:t>בלמעלה</w:t>
      </w:r>
      <w:r w:rsidR="00FC337B" w:rsidRPr="00FC337B">
        <w:rPr>
          <w:rtl/>
          <w:lang w:bidi="ar-SA"/>
        </w:rPr>
        <w:t xml:space="preserve"> </w:t>
      </w:r>
      <w:r w:rsidR="00FC337B" w:rsidRPr="00FC337B">
        <w:rPr>
          <w:rtl/>
        </w:rPr>
        <w:t>מ</w:t>
      </w:r>
      <w:r w:rsidR="00FC337B" w:rsidRPr="00FC337B">
        <w:rPr>
          <w:rtl/>
          <w:lang w:bidi="ar-SA"/>
        </w:rPr>
        <w:t>-</w:t>
      </w:r>
      <w:r w:rsidR="00817878">
        <w:rPr>
          <w:rFonts w:hint="cs"/>
          <w:rtl/>
        </w:rPr>
        <w:t>75</w:t>
      </w:r>
      <w:r w:rsidR="00FC337B" w:rsidRPr="00FC337B">
        <w:rPr>
          <w:rtl/>
          <w:lang w:bidi="ar-SA"/>
        </w:rPr>
        <w:t xml:space="preserve"> </w:t>
      </w:r>
      <w:r w:rsidR="00FC337B" w:rsidRPr="00FC337B">
        <w:rPr>
          <w:rtl/>
        </w:rPr>
        <w:t>מדינות</w:t>
      </w:r>
      <w:r w:rsidR="00FC337B" w:rsidRPr="00FC337B">
        <w:rPr>
          <w:rtl/>
          <w:lang w:bidi="ar-SA"/>
        </w:rPr>
        <w:t xml:space="preserve"> </w:t>
      </w:r>
      <w:r w:rsidR="00FC337B" w:rsidRPr="00FC337B">
        <w:rPr>
          <w:rtl/>
        </w:rPr>
        <w:t>שונות</w:t>
      </w:r>
      <w:r w:rsidR="00FC337B" w:rsidRPr="00FC337B">
        <w:rPr>
          <w:rtl/>
          <w:lang w:bidi="ar-SA"/>
        </w:rPr>
        <w:t xml:space="preserve"> (</w:t>
      </w:r>
      <w:r w:rsidR="00954081" w:rsidRPr="00954081">
        <w:rPr>
          <w:lang w:bidi="ar-SA"/>
        </w:rPr>
        <w:t xml:space="preserve">Solvason, </w:t>
      </w:r>
      <w:r w:rsidR="00E663E9">
        <w:rPr>
          <w:lang w:bidi="ar-SA"/>
        </w:rPr>
        <w:t>202</w:t>
      </w:r>
      <w:r w:rsidR="00DA413E">
        <w:rPr>
          <w:lang w:bidi="ar-SA"/>
        </w:rPr>
        <w:t>5</w:t>
      </w:r>
      <w:r w:rsidR="00FC337B" w:rsidRPr="00FC337B">
        <w:rPr>
          <w:rtl/>
          <w:lang w:bidi="ar-SA"/>
        </w:rPr>
        <w:t xml:space="preserve">). </w:t>
      </w:r>
      <w:r w:rsidR="00FC337B" w:rsidRPr="00FC337B">
        <w:rPr>
          <w:rtl/>
        </w:rPr>
        <w:t>גישה</w:t>
      </w:r>
      <w:r w:rsidR="00FC337B" w:rsidRPr="00FC337B">
        <w:rPr>
          <w:rtl/>
          <w:lang w:bidi="ar-SA"/>
        </w:rPr>
        <w:t xml:space="preserve"> </w:t>
      </w:r>
      <w:r w:rsidR="00FC337B" w:rsidRPr="00FC337B">
        <w:rPr>
          <w:rtl/>
        </w:rPr>
        <w:t>פדגוגית</w:t>
      </w:r>
      <w:r w:rsidR="00FC337B" w:rsidRPr="00FC337B">
        <w:rPr>
          <w:rtl/>
          <w:lang w:bidi="ar-SA"/>
        </w:rPr>
        <w:t xml:space="preserve"> </w:t>
      </w:r>
      <w:r w:rsidR="00FC337B" w:rsidRPr="00FC337B">
        <w:rPr>
          <w:rtl/>
        </w:rPr>
        <w:t>זו</w:t>
      </w:r>
      <w:r w:rsidR="00FC337B" w:rsidRPr="00FC337B">
        <w:rPr>
          <w:rtl/>
          <w:lang w:bidi="ar-SA"/>
        </w:rPr>
        <w:t xml:space="preserve"> </w:t>
      </w:r>
      <w:r w:rsidR="00FC337B" w:rsidRPr="00FC337B">
        <w:rPr>
          <w:rtl/>
        </w:rPr>
        <w:t>שואפת</w:t>
      </w:r>
      <w:r w:rsidR="00FC337B" w:rsidRPr="00FC337B">
        <w:rPr>
          <w:rtl/>
          <w:lang w:bidi="ar-SA"/>
        </w:rPr>
        <w:t xml:space="preserve"> </w:t>
      </w:r>
      <w:r w:rsidR="00FC337B" w:rsidRPr="00FC337B">
        <w:rPr>
          <w:rtl/>
        </w:rPr>
        <w:t>להעניק</w:t>
      </w:r>
      <w:r w:rsidR="00FC337B" w:rsidRPr="00FC337B">
        <w:rPr>
          <w:rtl/>
          <w:lang w:bidi="ar-SA"/>
        </w:rPr>
        <w:t xml:space="preserve"> </w:t>
      </w:r>
      <w:r w:rsidR="00FC337B" w:rsidRPr="00FC337B">
        <w:rPr>
          <w:rtl/>
        </w:rPr>
        <w:t>לתלמידים</w:t>
      </w:r>
      <w:r w:rsidR="00FC337B" w:rsidRPr="00FC337B">
        <w:rPr>
          <w:rtl/>
          <w:lang w:bidi="ar-SA"/>
        </w:rPr>
        <w:t xml:space="preserve"> </w:t>
      </w:r>
      <w:r w:rsidR="00FC337B" w:rsidRPr="00FC337B">
        <w:rPr>
          <w:rtl/>
        </w:rPr>
        <w:t>חינוך</w:t>
      </w:r>
      <w:r w:rsidR="00FC337B" w:rsidRPr="00FC337B">
        <w:rPr>
          <w:rtl/>
          <w:lang w:bidi="ar-SA"/>
        </w:rPr>
        <w:t xml:space="preserve"> </w:t>
      </w:r>
      <w:r w:rsidR="00FC337B" w:rsidRPr="00FC337B">
        <w:rPr>
          <w:rtl/>
        </w:rPr>
        <w:t>הוליסטי</w:t>
      </w:r>
      <w:r w:rsidR="00FC337B" w:rsidRPr="00FC337B">
        <w:rPr>
          <w:rtl/>
          <w:lang w:bidi="ar-SA"/>
        </w:rPr>
        <w:t xml:space="preserve"> </w:t>
      </w:r>
      <w:r w:rsidR="00FC337B" w:rsidRPr="00FC337B">
        <w:rPr>
          <w:rtl/>
        </w:rPr>
        <w:t>כולל</w:t>
      </w:r>
      <w:r w:rsidR="00451963">
        <w:rPr>
          <w:rtl/>
        </w:rPr>
        <w:t>,</w:t>
      </w:r>
      <w:r w:rsidR="00FC337B" w:rsidRPr="00FC337B">
        <w:rPr>
          <w:rtl/>
          <w:lang w:bidi="ar-SA"/>
        </w:rPr>
        <w:t xml:space="preserve"> </w:t>
      </w:r>
      <w:r w:rsidR="00FC337B" w:rsidRPr="00FC337B">
        <w:rPr>
          <w:rtl/>
        </w:rPr>
        <w:t>המשלב</w:t>
      </w:r>
      <w:r w:rsidR="00FC337B" w:rsidRPr="00FC337B">
        <w:rPr>
          <w:rtl/>
          <w:lang w:bidi="ar-SA"/>
        </w:rPr>
        <w:t xml:space="preserve"> </w:t>
      </w:r>
      <w:r w:rsidR="00FC337B" w:rsidRPr="00FC337B">
        <w:rPr>
          <w:rtl/>
        </w:rPr>
        <w:t>ומאזן</w:t>
      </w:r>
      <w:r w:rsidR="00FC337B" w:rsidRPr="00FC337B">
        <w:rPr>
          <w:rtl/>
          <w:lang w:bidi="ar-SA"/>
        </w:rPr>
        <w:t xml:space="preserve"> </w:t>
      </w:r>
      <w:r w:rsidR="00FC337B" w:rsidRPr="00FC337B">
        <w:rPr>
          <w:rtl/>
        </w:rPr>
        <w:t>באופן</w:t>
      </w:r>
      <w:r w:rsidR="00FC337B" w:rsidRPr="00FC337B">
        <w:rPr>
          <w:rtl/>
          <w:lang w:bidi="ar-SA"/>
        </w:rPr>
        <w:t xml:space="preserve"> </w:t>
      </w:r>
      <w:r w:rsidR="00FC337B" w:rsidRPr="00FC337B">
        <w:rPr>
          <w:rtl/>
        </w:rPr>
        <w:t>מתמיד</w:t>
      </w:r>
      <w:r w:rsidR="00FC337B" w:rsidRPr="00FC337B">
        <w:rPr>
          <w:rtl/>
          <w:lang w:bidi="ar-SA"/>
        </w:rPr>
        <w:t xml:space="preserve"> </w:t>
      </w:r>
      <w:r w:rsidR="00FC337B" w:rsidRPr="00FC337B">
        <w:rPr>
          <w:rtl/>
        </w:rPr>
        <w:t>בין</w:t>
      </w:r>
      <w:r w:rsidR="00FC337B" w:rsidRPr="00FC337B">
        <w:rPr>
          <w:rtl/>
          <w:lang w:bidi="ar-SA"/>
        </w:rPr>
        <w:t xml:space="preserve"> </w:t>
      </w:r>
      <w:r w:rsidR="00FC337B" w:rsidRPr="00FC337B">
        <w:rPr>
          <w:rtl/>
        </w:rPr>
        <w:t>שלושה</w:t>
      </w:r>
      <w:r w:rsidR="00FC337B" w:rsidRPr="00FC337B">
        <w:rPr>
          <w:rtl/>
          <w:lang w:bidi="ar-SA"/>
        </w:rPr>
        <w:t xml:space="preserve"> </w:t>
      </w:r>
      <w:r w:rsidR="00FC337B" w:rsidRPr="00FC337B">
        <w:rPr>
          <w:rtl/>
        </w:rPr>
        <w:t>ערוצי</w:t>
      </w:r>
      <w:r w:rsidR="00FC337B" w:rsidRPr="00FC337B">
        <w:rPr>
          <w:rtl/>
          <w:lang w:bidi="ar-SA"/>
        </w:rPr>
        <w:t xml:space="preserve"> </w:t>
      </w:r>
      <w:r w:rsidR="00FC337B" w:rsidRPr="00FC337B">
        <w:rPr>
          <w:rtl/>
        </w:rPr>
        <w:t>התפתחות</w:t>
      </w:r>
      <w:r w:rsidR="00FC337B" w:rsidRPr="00FC337B">
        <w:rPr>
          <w:rtl/>
          <w:lang w:bidi="ar-SA"/>
        </w:rPr>
        <w:t xml:space="preserve"> </w:t>
      </w:r>
      <w:r w:rsidR="00FC337B" w:rsidRPr="00FC337B">
        <w:rPr>
          <w:rtl/>
        </w:rPr>
        <w:t>ולמידה</w:t>
      </w:r>
      <w:r w:rsidR="00FC337B" w:rsidRPr="00FC337B">
        <w:rPr>
          <w:rtl/>
          <w:lang w:bidi="ar-SA"/>
        </w:rPr>
        <w:t xml:space="preserve"> </w:t>
      </w:r>
      <w:r w:rsidR="00FC337B" w:rsidRPr="00FC337B">
        <w:rPr>
          <w:rtl/>
        </w:rPr>
        <w:t>מרכזיים</w:t>
      </w:r>
      <w:r w:rsidR="00FC337B" w:rsidRPr="00FC337B">
        <w:rPr>
          <w:rtl/>
          <w:lang w:bidi="ar-SA"/>
        </w:rPr>
        <w:t>: '</w:t>
      </w:r>
      <w:r w:rsidR="00FC337B" w:rsidRPr="00FC337B">
        <w:rPr>
          <w:rtl/>
        </w:rPr>
        <w:t>ראש</w:t>
      </w:r>
      <w:r w:rsidR="00FC337B" w:rsidRPr="00FC337B">
        <w:rPr>
          <w:rtl/>
          <w:lang w:bidi="ar-SA"/>
        </w:rPr>
        <w:t>' (</w:t>
      </w:r>
      <w:r w:rsidR="00FC337B" w:rsidRPr="00FC337B">
        <w:rPr>
          <w:rtl/>
        </w:rPr>
        <w:t>חשיבה</w:t>
      </w:r>
      <w:r w:rsidR="00FC337B" w:rsidRPr="00FC337B">
        <w:rPr>
          <w:rtl/>
          <w:lang w:bidi="ar-SA"/>
        </w:rPr>
        <w:t xml:space="preserve"> </w:t>
      </w:r>
      <w:r w:rsidR="00FC337B" w:rsidRPr="00FC337B">
        <w:rPr>
          <w:rtl/>
        </w:rPr>
        <w:t>לוגית</w:t>
      </w:r>
      <w:r w:rsidR="00FC337B" w:rsidRPr="00FC337B">
        <w:rPr>
          <w:rtl/>
          <w:lang w:bidi="ar-SA"/>
        </w:rPr>
        <w:t xml:space="preserve"> </w:t>
      </w:r>
      <w:r w:rsidR="00FC337B" w:rsidRPr="00FC337B">
        <w:rPr>
          <w:rtl/>
        </w:rPr>
        <w:t>וקוגניטיבית</w:t>
      </w:r>
      <w:r w:rsidR="00FC337B" w:rsidRPr="00FC337B">
        <w:rPr>
          <w:rtl/>
          <w:lang w:bidi="ar-SA"/>
        </w:rPr>
        <w:t>)</w:t>
      </w:r>
      <w:r w:rsidR="00451963">
        <w:rPr>
          <w:rtl/>
        </w:rPr>
        <w:t>,</w:t>
      </w:r>
      <w:r w:rsidR="00FC337B" w:rsidRPr="00FC337B">
        <w:rPr>
          <w:rtl/>
          <w:lang w:bidi="ar-SA"/>
        </w:rPr>
        <w:t xml:space="preserve"> '</w:t>
      </w:r>
      <w:r w:rsidR="00FC337B" w:rsidRPr="00FC337B">
        <w:rPr>
          <w:rtl/>
        </w:rPr>
        <w:t>לב</w:t>
      </w:r>
      <w:r w:rsidR="00FC337B" w:rsidRPr="00FC337B">
        <w:rPr>
          <w:rtl/>
          <w:lang w:bidi="ar-SA"/>
        </w:rPr>
        <w:t>' (</w:t>
      </w:r>
      <w:r w:rsidR="00FC337B" w:rsidRPr="00FC337B">
        <w:rPr>
          <w:rtl/>
        </w:rPr>
        <w:t>רגש</w:t>
      </w:r>
      <w:r w:rsidR="00451963">
        <w:rPr>
          <w:rtl/>
        </w:rPr>
        <w:t>,</w:t>
      </w:r>
      <w:r w:rsidR="00FC337B" w:rsidRPr="00FC337B">
        <w:rPr>
          <w:rtl/>
          <w:lang w:bidi="ar-SA"/>
        </w:rPr>
        <w:t xml:space="preserve"> </w:t>
      </w:r>
      <w:r w:rsidR="00FC337B" w:rsidRPr="00FC337B">
        <w:rPr>
          <w:rtl/>
        </w:rPr>
        <w:t>חוויה</w:t>
      </w:r>
      <w:r w:rsidR="00FC337B" w:rsidRPr="00FC337B">
        <w:rPr>
          <w:rtl/>
          <w:lang w:bidi="ar-SA"/>
        </w:rPr>
        <w:t xml:space="preserve"> </w:t>
      </w:r>
      <w:r w:rsidR="00FC337B" w:rsidRPr="00FC337B">
        <w:rPr>
          <w:rtl/>
        </w:rPr>
        <w:t>אסתטית</w:t>
      </w:r>
      <w:r w:rsidR="00FC337B" w:rsidRPr="00FC337B">
        <w:rPr>
          <w:rtl/>
          <w:lang w:bidi="ar-SA"/>
        </w:rPr>
        <w:t xml:space="preserve"> </w:t>
      </w:r>
      <w:r w:rsidR="00FC337B" w:rsidRPr="00FC337B">
        <w:rPr>
          <w:rtl/>
        </w:rPr>
        <w:t>ו</w:t>
      </w:r>
      <w:r w:rsidR="007362DF">
        <w:rPr>
          <w:rtl/>
        </w:rPr>
        <w:t>אמנות</w:t>
      </w:r>
      <w:r w:rsidR="00FC337B" w:rsidRPr="00FC337B">
        <w:rPr>
          <w:rtl/>
        </w:rPr>
        <w:t>ית</w:t>
      </w:r>
      <w:r w:rsidR="00FC337B" w:rsidRPr="00FC337B">
        <w:rPr>
          <w:rtl/>
          <w:lang w:bidi="ar-SA"/>
        </w:rPr>
        <w:t xml:space="preserve">) </w:t>
      </w:r>
      <w:r w:rsidR="00FC337B" w:rsidRPr="00FC337B">
        <w:rPr>
          <w:rtl/>
        </w:rPr>
        <w:t>ו</w:t>
      </w:r>
      <w:r w:rsidR="00FC337B" w:rsidRPr="00FC337B">
        <w:rPr>
          <w:rtl/>
          <w:lang w:bidi="ar-SA"/>
        </w:rPr>
        <w:t>'</w:t>
      </w:r>
      <w:r w:rsidR="00FC337B" w:rsidRPr="00FC337B">
        <w:rPr>
          <w:rtl/>
        </w:rPr>
        <w:t>ידיים</w:t>
      </w:r>
      <w:r w:rsidR="00FC337B" w:rsidRPr="00FC337B">
        <w:rPr>
          <w:rtl/>
          <w:lang w:bidi="ar-SA"/>
        </w:rPr>
        <w:t>' (</w:t>
      </w:r>
      <w:r w:rsidR="00FC337B" w:rsidRPr="00FC337B">
        <w:rPr>
          <w:rtl/>
        </w:rPr>
        <w:t>עשייה</w:t>
      </w:r>
      <w:r w:rsidR="00FC337B" w:rsidRPr="00FC337B">
        <w:rPr>
          <w:rtl/>
          <w:lang w:bidi="ar-SA"/>
        </w:rPr>
        <w:t xml:space="preserve"> </w:t>
      </w:r>
      <w:r w:rsidR="00FC337B" w:rsidRPr="00FC337B">
        <w:rPr>
          <w:rtl/>
        </w:rPr>
        <w:t>מעשית</w:t>
      </w:r>
      <w:r w:rsidR="00451963">
        <w:rPr>
          <w:rtl/>
        </w:rPr>
        <w:t>,</w:t>
      </w:r>
      <w:r w:rsidR="00FC337B" w:rsidRPr="00FC337B">
        <w:rPr>
          <w:rtl/>
          <w:lang w:bidi="ar-SA"/>
        </w:rPr>
        <w:t xml:space="preserve"> </w:t>
      </w:r>
      <w:r w:rsidR="00FC337B" w:rsidRPr="00FC337B">
        <w:rPr>
          <w:rtl/>
        </w:rPr>
        <w:t>מלאכת</w:t>
      </w:r>
      <w:r w:rsidR="00FC337B" w:rsidRPr="00FC337B">
        <w:rPr>
          <w:rtl/>
          <w:lang w:bidi="ar-SA"/>
        </w:rPr>
        <w:t xml:space="preserve"> </w:t>
      </w:r>
      <w:r w:rsidR="00FC337B" w:rsidRPr="00FC337B">
        <w:rPr>
          <w:rtl/>
        </w:rPr>
        <w:t>יד</w:t>
      </w:r>
      <w:r w:rsidR="00FC337B" w:rsidRPr="00FC337B">
        <w:rPr>
          <w:rtl/>
          <w:lang w:bidi="ar-SA"/>
        </w:rPr>
        <w:t xml:space="preserve"> </w:t>
      </w:r>
      <w:r w:rsidR="00FC337B" w:rsidRPr="00FC337B">
        <w:rPr>
          <w:rtl/>
        </w:rPr>
        <w:t>ופעילות</w:t>
      </w:r>
      <w:r w:rsidR="00FC337B" w:rsidRPr="00FC337B">
        <w:rPr>
          <w:rtl/>
          <w:lang w:bidi="ar-SA"/>
        </w:rPr>
        <w:t xml:space="preserve"> </w:t>
      </w:r>
      <w:r w:rsidR="00FC337B" w:rsidRPr="00FC337B">
        <w:rPr>
          <w:rtl/>
        </w:rPr>
        <w:t>גופנית</w:t>
      </w:r>
      <w:r w:rsidR="00FC337B" w:rsidRPr="00FC337B">
        <w:rPr>
          <w:rtl/>
          <w:lang w:bidi="ar-SA"/>
        </w:rPr>
        <w:t>) (</w:t>
      </w:r>
      <w:r w:rsidR="00E663E9">
        <w:rPr>
          <w:rtl/>
        </w:rPr>
        <w:t>גולדשמידט, 2013</w:t>
      </w:r>
      <w:r w:rsidR="00FC337B" w:rsidRPr="00FC337B">
        <w:rPr>
          <w:rtl/>
          <w:lang w:bidi="ar-SA"/>
        </w:rPr>
        <w:t xml:space="preserve">). </w:t>
      </w:r>
      <w:r w:rsidR="00FC337B" w:rsidRPr="00FC337B">
        <w:rPr>
          <w:rtl/>
        </w:rPr>
        <w:t>המודל</w:t>
      </w:r>
      <w:r w:rsidR="00FC337B" w:rsidRPr="00FC337B">
        <w:rPr>
          <w:rtl/>
          <w:lang w:bidi="ar-SA"/>
        </w:rPr>
        <w:t xml:space="preserve"> </w:t>
      </w:r>
      <w:r w:rsidR="00FC337B" w:rsidRPr="00FC337B">
        <w:rPr>
          <w:rtl/>
        </w:rPr>
        <w:t>נבדל</w:t>
      </w:r>
      <w:r w:rsidR="00FC337B" w:rsidRPr="00FC337B">
        <w:rPr>
          <w:rtl/>
          <w:lang w:bidi="ar-SA"/>
        </w:rPr>
        <w:t xml:space="preserve"> </w:t>
      </w:r>
      <w:r w:rsidR="00FC337B" w:rsidRPr="00FC337B">
        <w:rPr>
          <w:rtl/>
        </w:rPr>
        <w:t>באופן</w:t>
      </w:r>
      <w:r w:rsidR="00FC337B" w:rsidRPr="00FC337B">
        <w:rPr>
          <w:rtl/>
          <w:lang w:bidi="ar-SA"/>
        </w:rPr>
        <w:t xml:space="preserve"> </w:t>
      </w:r>
      <w:r w:rsidR="00FC337B" w:rsidRPr="00FC337B">
        <w:rPr>
          <w:rtl/>
        </w:rPr>
        <w:t>עמוק</w:t>
      </w:r>
      <w:r w:rsidR="00FC337B" w:rsidRPr="00FC337B">
        <w:rPr>
          <w:rtl/>
          <w:lang w:bidi="ar-SA"/>
        </w:rPr>
        <w:t xml:space="preserve"> </w:t>
      </w:r>
      <w:r w:rsidR="00FC337B" w:rsidRPr="00FC337B">
        <w:rPr>
          <w:rtl/>
        </w:rPr>
        <w:t>ועקרוני</w:t>
      </w:r>
      <w:r w:rsidR="00FC337B" w:rsidRPr="00FC337B">
        <w:rPr>
          <w:rtl/>
          <w:lang w:bidi="ar-SA"/>
        </w:rPr>
        <w:t xml:space="preserve"> </w:t>
      </w:r>
      <w:r w:rsidR="00FC337B" w:rsidRPr="00FC337B">
        <w:rPr>
          <w:rtl/>
        </w:rPr>
        <w:t>ממערכת</w:t>
      </w:r>
      <w:r w:rsidR="00FC337B" w:rsidRPr="00FC337B">
        <w:rPr>
          <w:rtl/>
          <w:lang w:bidi="ar-SA"/>
        </w:rPr>
        <w:t xml:space="preserve"> </w:t>
      </w:r>
      <w:r w:rsidR="00FC337B" w:rsidRPr="00FC337B">
        <w:rPr>
          <w:rtl/>
        </w:rPr>
        <w:t>החינוך</w:t>
      </w:r>
      <w:r w:rsidR="00FC337B" w:rsidRPr="00FC337B">
        <w:rPr>
          <w:rtl/>
          <w:lang w:bidi="ar-SA"/>
        </w:rPr>
        <w:t xml:space="preserve"> </w:t>
      </w:r>
      <w:r w:rsidR="00FC337B" w:rsidRPr="00FC337B">
        <w:rPr>
          <w:rtl/>
        </w:rPr>
        <w:t>הממלכתית</w:t>
      </w:r>
      <w:r w:rsidR="00FC337B" w:rsidRPr="00FC337B">
        <w:rPr>
          <w:rtl/>
          <w:lang w:bidi="ar-SA"/>
        </w:rPr>
        <w:t xml:space="preserve"> </w:t>
      </w:r>
      <w:r w:rsidR="00FC337B" w:rsidRPr="00FC337B">
        <w:rPr>
          <w:rtl/>
        </w:rPr>
        <w:t>הרגילה</w:t>
      </w:r>
      <w:r w:rsidR="00FC337B" w:rsidRPr="00FC337B">
        <w:rPr>
          <w:rtl/>
          <w:lang w:bidi="ar-SA"/>
        </w:rPr>
        <w:t xml:space="preserve"> </w:t>
      </w:r>
      <w:r w:rsidR="00FC337B" w:rsidRPr="00FC337B">
        <w:rPr>
          <w:rtl/>
        </w:rPr>
        <w:t>והציבורית</w:t>
      </w:r>
      <w:r w:rsidR="00FC337B" w:rsidRPr="00FC337B">
        <w:rPr>
          <w:rtl/>
          <w:lang w:bidi="ar-SA"/>
        </w:rPr>
        <w:t xml:space="preserve"> </w:t>
      </w:r>
      <w:r w:rsidR="00FC337B" w:rsidRPr="00FC337B">
        <w:rPr>
          <w:rtl/>
        </w:rPr>
        <w:t>הן</w:t>
      </w:r>
      <w:r w:rsidR="00FC337B" w:rsidRPr="00FC337B">
        <w:rPr>
          <w:rtl/>
          <w:lang w:bidi="ar-SA"/>
        </w:rPr>
        <w:t xml:space="preserve"> </w:t>
      </w:r>
      <w:r w:rsidR="00FC337B" w:rsidRPr="00FC337B">
        <w:rPr>
          <w:rtl/>
        </w:rPr>
        <w:t>בתפיסתו</w:t>
      </w:r>
      <w:r w:rsidR="00FC337B" w:rsidRPr="00FC337B">
        <w:rPr>
          <w:rtl/>
          <w:lang w:bidi="ar-SA"/>
        </w:rPr>
        <w:t xml:space="preserve"> </w:t>
      </w:r>
      <w:r w:rsidR="00FC337B" w:rsidRPr="00FC337B">
        <w:rPr>
          <w:rtl/>
        </w:rPr>
        <w:t>הפדגוגית</w:t>
      </w:r>
      <w:r w:rsidR="00FC337B" w:rsidRPr="00FC337B">
        <w:rPr>
          <w:rtl/>
          <w:lang w:bidi="ar-SA"/>
        </w:rPr>
        <w:t xml:space="preserve"> </w:t>
      </w:r>
      <w:r w:rsidR="00FC337B" w:rsidRPr="00FC337B">
        <w:rPr>
          <w:rtl/>
        </w:rPr>
        <w:t>הרחבה</w:t>
      </w:r>
      <w:r w:rsidR="00451963">
        <w:rPr>
          <w:rtl/>
        </w:rPr>
        <w:t>,</w:t>
      </w:r>
      <w:r w:rsidR="00FC337B" w:rsidRPr="00FC337B">
        <w:rPr>
          <w:rtl/>
          <w:lang w:bidi="ar-SA"/>
        </w:rPr>
        <w:t xml:space="preserve"> </w:t>
      </w:r>
      <w:r w:rsidR="00FC337B" w:rsidRPr="00FC337B">
        <w:rPr>
          <w:rtl/>
        </w:rPr>
        <w:t>הן</w:t>
      </w:r>
      <w:r w:rsidR="00FC337B" w:rsidRPr="00FC337B">
        <w:rPr>
          <w:rtl/>
          <w:lang w:bidi="ar-SA"/>
        </w:rPr>
        <w:t xml:space="preserve"> </w:t>
      </w:r>
      <w:r w:rsidR="00FC337B" w:rsidRPr="00FC337B">
        <w:rPr>
          <w:rtl/>
        </w:rPr>
        <w:t>במבנה</w:t>
      </w:r>
      <w:r w:rsidR="00FC337B" w:rsidRPr="00FC337B">
        <w:rPr>
          <w:rtl/>
          <w:lang w:bidi="ar-SA"/>
        </w:rPr>
        <w:t xml:space="preserve"> </w:t>
      </w:r>
      <w:r w:rsidR="00FC337B" w:rsidRPr="00FC337B">
        <w:rPr>
          <w:rtl/>
        </w:rPr>
        <w:t>תוכניות</w:t>
      </w:r>
      <w:r w:rsidR="00FC337B" w:rsidRPr="00FC337B">
        <w:rPr>
          <w:rtl/>
          <w:lang w:bidi="ar-SA"/>
        </w:rPr>
        <w:t xml:space="preserve"> </w:t>
      </w:r>
      <w:r w:rsidR="00FC337B" w:rsidRPr="00FC337B">
        <w:rPr>
          <w:rtl/>
        </w:rPr>
        <w:t>הלימודים</w:t>
      </w:r>
      <w:r w:rsidR="00FC337B" w:rsidRPr="00FC337B">
        <w:rPr>
          <w:rtl/>
          <w:lang w:bidi="ar-SA"/>
        </w:rPr>
        <w:t xml:space="preserve"> </w:t>
      </w:r>
      <w:r w:rsidR="00FC337B" w:rsidRPr="00FC337B">
        <w:rPr>
          <w:rtl/>
        </w:rPr>
        <w:t>הרב</w:t>
      </w:r>
      <w:r w:rsidR="00FC337B" w:rsidRPr="00FC337B">
        <w:rPr>
          <w:rtl/>
          <w:lang w:bidi="ar-SA"/>
        </w:rPr>
        <w:t>-</w:t>
      </w:r>
      <w:r w:rsidR="00FC337B" w:rsidRPr="00FC337B">
        <w:rPr>
          <w:rtl/>
        </w:rPr>
        <w:t>תחומיות</w:t>
      </w:r>
      <w:r w:rsidR="00FC337B" w:rsidRPr="00FC337B">
        <w:rPr>
          <w:rtl/>
          <w:lang w:bidi="ar-SA"/>
        </w:rPr>
        <w:t xml:space="preserve"> </w:t>
      </w:r>
      <w:r w:rsidR="00FC337B" w:rsidRPr="00FC337B">
        <w:rPr>
          <w:rtl/>
        </w:rPr>
        <w:t>והן</w:t>
      </w:r>
      <w:r w:rsidR="00FC337B" w:rsidRPr="00FC337B">
        <w:rPr>
          <w:rtl/>
          <w:lang w:bidi="ar-SA"/>
        </w:rPr>
        <w:t xml:space="preserve"> </w:t>
      </w:r>
      <w:r w:rsidR="00FC337B" w:rsidRPr="00FC337B">
        <w:rPr>
          <w:rtl/>
        </w:rPr>
        <w:t>בדרכי</w:t>
      </w:r>
      <w:r w:rsidR="00FC337B" w:rsidRPr="00FC337B">
        <w:rPr>
          <w:rtl/>
          <w:lang w:bidi="ar-SA"/>
        </w:rPr>
        <w:t xml:space="preserve"> </w:t>
      </w:r>
      <w:r w:rsidR="00FC337B" w:rsidRPr="00FC337B">
        <w:rPr>
          <w:rtl/>
        </w:rPr>
        <w:t>ההערכה</w:t>
      </w:r>
      <w:r w:rsidR="00FC337B" w:rsidRPr="00FC337B">
        <w:rPr>
          <w:rtl/>
          <w:lang w:bidi="ar-SA"/>
        </w:rPr>
        <w:t xml:space="preserve"> </w:t>
      </w:r>
      <w:r w:rsidR="00FC337B" w:rsidRPr="00FC337B">
        <w:rPr>
          <w:rtl/>
        </w:rPr>
        <w:t>של</w:t>
      </w:r>
      <w:r w:rsidR="00FC337B" w:rsidRPr="00FC337B">
        <w:rPr>
          <w:rtl/>
          <w:lang w:bidi="ar-SA"/>
        </w:rPr>
        <w:t xml:space="preserve"> </w:t>
      </w:r>
      <w:r w:rsidR="00FC337B" w:rsidRPr="00FC337B">
        <w:rPr>
          <w:rtl/>
        </w:rPr>
        <w:t>התלמידים</w:t>
      </w:r>
      <w:r w:rsidR="00BD49B7">
        <w:rPr>
          <w:rFonts w:hint="cs"/>
          <w:rtl/>
        </w:rPr>
        <w:t xml:space="preserve"> והתלמידות</w:t>
      </w:r>
      <w:r w:rsidR="00656053">
        <w:rPr>
          <w:rFonts w:hint="cs"/>
          <w:rtl/>
        </w:rPr>
        <w:t xml:space="preserve"> –</w:t>
      </w:r>
      <w:r w:rsidR="00FC337B" w:rsidRPr="00FC337B">
        <w:rPr>
          <w:rtl/>
          <w:lang w:bidi="ar-SA"/>
        </w:rPr>
        <w:t xml:space="preserve"> </w:t>
      </w:r>
      <w:r w:rsidR="00656053">
        <w:rPr>
          <w:rFonts w:hint="cs"/>
          <w:rtl/>
        </w:rPr>
        <w:t xml:space="preserve">דרכים </w:t>
      </w:r>
      <w:r w:rsidR="00FC337B" w:rsidRPr="00FC337B">
        <w:rPr>
          <w:rtl/>
        </w:rPr>
        <w:t>הנמנעות</w:t>
      </w:r>
      <w:r w:rsidR="00FC337B" w:rsidRPr="00FC337B">
        <w:rPr>
          <w:rtl/>
          <w:lang w:bidi="ar-SA"/>
        </w:rPr>
        <w:t xml:space="preserve"> </w:t>
      </w:r>
      <w:r w:rsidR="00FC337B" w:rsidRPr="00FC337B">
        <w:rPr>
          <w:rtl/>
        </w:rPr>
        <w:t>לחלוטין</w:t>
      </w:r>
      <w:r w:rsidR="00FC337B" w:rsidRPr="00FC337B">
        <w:rPr>
          <w:rtl/>
          <w:lang w:bidi="ar-SA"/>
        </w:rPr>
        <w:t xml:space="preserve"> </w:t>
      </w:r>
      <w:r w:rsidR="00FC337B" w:rsidRPr="00FC337B">
        <w:rPr>
          <w:rtl/>
        </w:rPr>
        <w:t>משימוש</w:t>
      </w:r>
      <w:r w:rsidR="00FC337B" w:rsidRPr="00FC337B">
        <w:rPr>
          <w:rtl/>
          <w:lang w:bidi="ar-SA"/>
        </w:rPr>
        <w:t xml:space="preserve"> </w:t>
      </w:r>
      <w:r w:rsidR="00FC337B" w:rsidRPr="00FC337B">
        <w:rPr>
          <w:rtl/>
        </w:rPr>
        <w:t>בציונים</w:t>
      </w:r>
      <w:r w:rsidR="00FC337B" w:rsidRPr="00FC337B">
        <w:rPr>
          <w:rtl/>
          <w:lang w:bidi="ar-SA"/>
        </w:rPr>
        <w:t xml:space="preserve"> </w:t>
      </w:r>
      <w:r w:rsidR="00FC337B" w:rsidRPr="00FC337B">
        <w:rPr>
          <w:rtl/>
        </w:rPr>
        <w:t>נורמטיביים</w:t>
      </w:r>
      <w:r w:rsidR="00FC337B" w:rsidRPr="00FC337B">
        <w:rPr>
          <w:rtl/>
          <w:lang w:bidi="ar-SA"/>
        </w:rPr>
        <w:t xml:space="preserve"> </w:t>
      </w:r>
      <w:r w:rsidR="00FC337B" w:rsidRPr="00FC337B">
        <w:rPr>
          <w:rtl/>
        </w:rPr>
        <w:t>בשלבי</w:t>
      </w:r>
      <w:r w:rsidR="00FC337B" w:rsidRPr="00FC337B">
        <w:rPr>
          <w:rtl/>
          <w:lang w:bidi="ar-SA"/>
        </w:rPr>
        <w:t xml:space="preserve"> </w:t>
      </w:r>
      <w:r w:rsidR="00FC337B" w:rsidRPr="00FC337B">
        <w:rPr>
          <w:rtl/>
        </w:rPr>
        <w:t>החינוך</w:t>
      </w:r>
      <w:r w:rsidR="00FC337B" w:rsidRPr="00FC337B">
        <w:rPr>
          <w:rtl/>
          <w:lang w:bidi="ar-SA"/>
        </w:rPr>
        <w:t xml:space="preserve"> </w:t>
      </w:r>
      <w:r w:rsidR="00FC337B" w:rsidRPr="00FC337B">
        <w:rPr>
          <w:rtl/>
        </w:rPr>
        <w:t>המוקדמים</w:t>
      </w:r>
      <w:r w:rsidR="00FC337B" w:rsidRPr="00FC337B">
        <w:rPr>
          <w:rtl/>
          <w:lang w:bidi="ar-SA"/>
        </w:rPr>
        <w:t xml:space="preserve"> (</w:t>
      </w:r>
      <w:r w:rsidR="00E663E9">
        <w:rPr>
          <w:rtl/>
        </w:rPr>
        <w:t>גולדשמידט, 2013</w:t>
      </w:r>
      <w:r w:rsidR="00FC337B" w:rsidRPr="00FC337B">
        <w:rPr>
          <w:rtl/>
          <w:lang w:bidi="ar-SA"/>
        </w:rPr>
        <w:t>).</w:t>
      </w:r>
    </w:p>
    <w:p w14:paraId="3A6506A2" w14:textId="3CDCE844" w:rsidR="00FC337B" w:rsidRPr="00FC337B" w:rsidRDefault="00FC337B" w:rsidP="00A37757">
      <w:r w:rsidRPr="00FC337B">
        <w:rPr>
          <w:rtl/>
        </w:rPr>
        <w:t>על</w:t>
      </w:r>
      <w:r w:rsidRPr="00FC337B">
        <w:rPr>
          <w:rtl/>
          <w:lang w:bidi="ar-SA"/>
        </w:rPr>
        <w:t xml:space="preserve"> </w:t>
      </w:r>
      <w:r w:rsidRPr="00FC337B">
        <w:rPr>
          <w:rtl/>
        </w:rPr>
        <w:t>פי</w:t>
      </w:r>
      <w:r w:rsidRPr="00FC337B">
        <w:rPr>
          <w:rtl/>
          <w:lang w:bidi="ar-SA"/>
        </w:rPr>
        <w:t xml:space="preserve"> </w:t>
      </w:r>
      <w:r w:rsidRPr="00FC337B">
        <w:rPr>
          <w:rtl/>
        </w:rPr>
        <w:t>הגותו</w:t>
      </w:r>
      <w:r w:rsidRPr="00FC337B">
        <w:rPr>
          <w:rtl/>
          <w:lang w:bidi="ar-SA"/>
        </w:rPr>
        <w:t xml:space="preserve"> </w:t>
      </w:r>
      <w:r w:rsidRPr="00FC337B">
        <w:rPr>
          <w:rtl/>
        </w:rPr>
        <w:t>הפילוסופית</w:t>
      </w:r>
      <w:r w:rsidRPr="00FC337B">
        <w:rPr>
          <w:rtl/>
          <w:lang w:bidi="ar-SA"/>
        </w:rPr>
        <w:t xml:space="preserve"> </w:t>
      </w:r>
      <w:r w:rsidRPr="00FC337B">
        <w:rPr>
          <w:rtl/>
        </w:rPr>
        <w:t>והחינוכית</w:t>
      </w:r>
      <w:r w:rsidRPr="00FC337B">
        <w:rPr>
          <w:rtl/>
          <w:lang w:bidi="ar-SA"/>
        </w:rPr>
        <w:t xml:space="preserve"> </w:t>
      </w:r>
      <w:r w:rsidRPr="00FC337B">
        <w:rPr>
          <w:rtl/>
        </w:rPr>
        <w:t>של</w:t>
      </w:r>
      <w:r w:rsidRPr="00FC337B">
        <w:rPr>
          <w:rtl/>
          <w:lang w:bidi="ar-SA"/>
        </w:rPr>
        <w:t xml:space="preserve"> </w:t>
      </w:r>
      <w:r w:rsidRPr="00FC337B">
        <w:rPr>
          <w:rtl/>
        </w:rPr>
        <w:t>שטיינר</w:t>
      </w:r>
      <w:r w:rsidR="00451963">
        <w:rPr>
          <w:rtl/>
        </w:rPr>
        <w:t>,</w:t>
      </w:r>
      <w:r w:rsidRPr="00FC337B">
        <w:rPr>
          <w:rtl/>
          <w:lang w:bidi="ar-SA"/>
        </w:rPr>
        <w:t xml:space="preserve"> </w:t>
      </w:r>
      <w:r w:rsidRPr="00FC337B">
        <w:rPr>
          <w:rtl/>
        </w:rPr>
        <w:t>הדמיון</w:t>
      </w:r>
      <w:r w:rsidRPr="00FC337B">
        <w:rPr>
          <w:rtl/>
          <w:lang w:bidi="ar-SA"/>
        </w:rPr>
        <w:t xml:space="preserve"> </w:t>
      </w:r>
      <w:r w:rsidRPr="00FC337B">
        <w:rPr>
          <w:rtl/>
        </w:rPr>
        <w:t>היוצר</w:t>
      </w:r>
      <w:r w:rsidRPr="00FC337B">
        <w:rPr>
          <w:rtl/>
          <w:lang w:bidi="ar-SA"/>
        </w:rPr>
        <w:t xml:space="preserve"> </w:t>
      </w:r>
      <w:r w:rsidRPr="00FC337B">
        <w:rPr>
          <w:rtl/>
        </w:rPr>
        <w:t>והפעולה</w:t>
      </w:r>
      <w:r w:rsidRPr="00FC337B">
        <w:rPr>
          <w:rtl/>
          <w:lang w:bidi="ar-SA"/>
        </w:rPr>
        <w:t xml:space="preserve"> </w:t>
      </w:r>
      <w:r w:rsidRPr="00FC337B">
        <w:rPr>
          <w:rtl/>
        </w:rPr>
        <w:t>החברתית</w:t>
      </w:r>
      <w:r w:rsidRPr="00FC337B">
        <w:rPr>
          <w:rtl/>
          <w:lang w:bidi="ar-SA"/>
        </w:rPr>
        <w:t xml:space="preserve"> </w:t>
      </w:r>
      <w:r w:rsidRPr="00FC337B">
        <w:rPr>
          <w:rtl/>
        </w:rPr>
        <w:t>האחראית</w:t>
      </w:r>
      <w:r w:rsidRPr="00FC337B">
        <w:rPr>
          <w:rtl/>
          <w:lang w:bidi="ar-SA"/>
        </w:rPr>
        <w:t xml:space="preserve"> </w:t>
      </w:r>
      <w:r w:rsidRPr="00FC337B">
        <w:rPr>
          <w:rtl/>
        </w:rPr>
        <w:t>מהווים</w:t>
      </w:r>
      <w:r w:rsidRPr="00FC337B">
        <w:rPr>
          <w:rtl/>
          <w:lang w:bidi="ar-SA"/>
        </w:rPr>
        <w:t xml:space="preserve"> </w:t>
      </w:r>
      <w:r w:rsidRPr="00FC337B">
        <w:rPr>
          <w:rtl/>
        </w:rPr>
        <w:t>בו</w:t>
      </w:r>
      <w:r w:rsidRPr="00FC337B">
        <w:rPr>
          <w:rtl/>
          <w:lang w:bidi="ar-SA"/>
        </w:rPr>
        <w:t>-</w:t>
      </w:r>
      <w:r w:rsidRPr="00FC337B">
        <w:rPr>
          <w:rtl/>
        </w:rPr>
        <w:t>בעת</w:t>
      </w:r>
      <w:r w:rsidRPr="00FC337B">
        <w:rPr>
          <w:rtl/>
          <w:lang w:bidi="ar-SA"/>
        </w:rPr>
        <w:t xml:space="preserve"> </w:t>
      </w:r>
      <w:r w:rsidRPr="00FC337B">
        <w:rPr>
          <w:rtl/>
        </w:rPr>
        <w:t>הן</w:t>
      </w:r>
      <w:r w:rsidRPr="00FC337B">
        <w:rPr>
          <w:rtl/>
          <w:lang w:bidi="ar-SA"/>
        </w:rPr>
        <w:t xml:space="preserve"> </w:t>
      </w:r>
      <w:r w:rsidRPr="00FC337B">
        <w:rPr>
          <w:rtl/>
        </w:rPr>
        <w:t>את</w:t>
      </w:r>
      <w:r w:rsidRPr="00FC337B">
        <w:rPr>
          <w:rtl/>
          <w:lang w:bidi="ar-SA"/>
        </w:rPr>
        <w:t xml:space="preserve"> </w:t>
      </w:r>
      <w:r w:rsidRPr="00FC337B">
        <w:rPr>
          <w:rtl/>
        </w:rPr>
        <w:t>הכלי</w:t>
      </w:r>
      <w:r w:rsidRPr="00FC337B">
        <w:rPr>
          <w:rtl/>
          <w:lang w:bidi="ar-SA"/>
        </w:rPr>
        <w:t xml:space="preserve"> </w:t>
      </w:r>
      <w:r w:rsidRPr="00FC337B">
        <w:rPr>
          <w:rtl/>
        </w:rPr>
        <w:t>הפדגוגי</w:t>
      </w:r>
      <w:r w:rsidRPr="00FC337B">
        <w:rPr>
          <w:rtl/>
          <w:lang w:bidi="ar-SA"/>
        </w:rPr>
        <w:t xml:space="preserve"> </w:t>
      </w:r>
      <w:r w:rsidRPr="00FC337B">
        <w:rPr>
          <w:rtl/>
        </w:rPr>
        <w:t>המרכזי</w:t>
      </w:r>
      <w:r w:rsidRPr="00FC337B">
        <w:rPr>
          <w:rtl/>
          <w:lang w:bidi="ar-SA"/>
        </w:rPr>
        <w:t xml:space="preserve"> </w:t>
      </w:r>
      <w:r w:rsidRPr="00FC337B">
        <w:rPr>
          <w:rtl/>
        </w:rPr>
        <w:t>והן</w:t>
      </w:r>
      <w:r w:rsidRPr="00FC337B">
        <w:rPr>
          <w:rtl/>
          <w:lang w:bidi="ar-SA"/>
        </w:rPr>
        <w:t xml:space="preserve"> </w:t>
      </w:r>
      <w:r w:rsidRPr="00FC337B">
        <w:rPr>
          <w:rtl/>
        </w:rPr>
        <w:t>את</w:t>
      </w:r>
      <w:r w:rsidRPr="00FC337B">
        <w:rPr>
          <w:rtl/>
          <w:lang w:bidi="ar-SA"/>
        </w:rPr>
        <w:t xml:space="preserve"> </w:t>
      </w:r>
      <w:r w:rsidRPr="00FC337B">
        <w:rPr>
          <w:rtl/>
        </w:rPr>
        <w:t>המטרה</w:t>
      </w:r>
      <w:r w:rsidRPr="00FC337B">
        <w:rPr>
          <w:rtl/>
          <w:lang w:bidi="ar-SA"/>
        </w:rPr>
        <w:t xml:space="preserve"> </w:t>
      </w:r>
      <w:r w:rsidRPr="00FC337B">
        <w:rPr>
          <w:rtl/>
        </w:rPr>
        <w:t>הסופית</w:t>
      </w:r>
      <w:r w:rsidRPr="00FC337B">
        <w:rPr>
          <w:rtl/>
          <w:lang w:bidi="ar-SA"/>
        </w:rPr>
        <w:t xml:space="preserve"> </w:t>
      </w:r>
      <w:r w:rsidRPr="00FC337B">
        <w:rPr>
          <w:rtl/>
        </w:rPr>
        <w:t>של</w:t>
      </w:r>
      <w:r w:rsidRPr="00FC337B">
        <w:rPr>
          <w:rtl/>
          <w:lang w:bidi="ar-SA"/>
        </w:rPr>
        <w:t xml:space="preserve"> </w:t>
      </w:r>
      <w:r w:rsidRPr="00FC337B">
        <w:rPr>
          <w:rtl/>
        </w:rPr>
        <w:t>המעשה</w:t>
      </w:r>
      <w:r w:rsidRPr="00FC337B">
        <w:rPr>
          <w:rtl/>
          <w:lang w:bidi="ar-SA"/>
        </w:rPr>
        <w:t xml:space="preserve"> </w:t>
      </w:r>
      <w:r w:rsidRPr="00FC337B">
        <w:rPr>
          <w:rtl/>
        </w:rPr>
        <w:t>החינוכי</w:t>
      </w:r>
      <w:r w:rsidRPr="00FC337B">
        <w:rPr>
          <w:rtl/>
          <w:lang w:bidi="ar-SA"/>
        </w:rPr>
        <w:t xml:space="preserve"> </w:t>
      </w:r>
      <w:r w:rsidRPr="00FC337B">
        <w:rPr>
          <w:rtl/>
        </w:rPr>
        <w:t>כולו</w:t>
      </w:r>
      <w:r w:rsidRPr="00FC337B">
        <w:rPr>
          <w:rtl/>
          <w:lang w:bidi="ar-SA"/>
        </w:rPr>
        <w:t xml:space="preserve"> (</w:t>
      </w:r>
      <w:r w:rsidR="00E663E9">
        <w:rPr>
          <w:rtl/>
        </w:rPr>
        <w:t>גולדשמידט, 2013</w:t>
      </w:r>
      <w:r w:rsidRPr="00FC337B">
        <w:rPr>
          <w:rtl/>
          <w:lang w:bidi="ar-SA"/>
        </w:rPr>
        <w:t xml:space="preserve">). </w:t>
      </w:r>
      <w:r w:rsidRPr="00FC337B">
        <w:rPr>
          <w:rtl/>
        </w:rPr>
        <w:t>בראשית</w:t>
      </w:r>
      <w:r w:rsidRPr="00FC337B">
        <w:rPr>
          <w:rtl/>
          <w:lang w:bidi="ar-SA"/>
        </w:rPr>
        <w:t xml:space="preserve"> </w:t>
      </w:r>
      <w:r w:rsidRPr="00FC337B">
        <w:rPr>
          <w:rtl/>
        </w:rPr>
        <w:t>דרכו</w:t>
      </w:r>
      <w:r w:rsidR="00451963">
        <w:rPr>
          <w:rtl/>
        </w:rPr>
        <w:t>,</w:t>
      </w:r>
      <w:r w:rsidRPr="00FC337B">
        <w:rPr>
          <w:rtl/>
          <w:lang w:bidi="ar-SA"/>
        </w:rPr>
        <w:t xml:space="preserve"> </w:t>
      </w:r>
      <w:r w:rsidRPr="00FC337B">
        <w:rPr>
          <w:rtl/>
        </w:rPr>
        <w:t>מודל</w:t>
      </w:r>
      <w:r w:rsidRPr="00FC337B">
        <w:rPr>
          <w:rtl/>
          <w:lang w:bidi="ar-SA"/>
        </w:rPr>
        <w:t xml:space="preserve"> </w:t>
      </w:r>
      <w:r w:rsidRPr="00FC337B">
        <w:rPr>
          <w:rtl/>
        </w:rPr>
        <w:t>חינוכי</w:t>
      </w:r>
      <w:r w:rsidRPr="00FC337B">
        <w:rPr>
          <w:rtl/>
          <w:lang w:bidi="ar-SA"/>
        </w:rPr>
        <w:t xml:space="preserve"> </w:t>
      </w:r>
      <w:r w:rsidRPr="00FC337B">
        <w:rPr>
          <w:rtl/>
        </w:rPr>
        <w:t>זה</w:t>
      </w:r>
      <w:r w:rsidRPr="00FC337B">
        <w:rPr>
          <w:rtl/>
          <w:lang w:bidi="ar-SA"/>
        </w:rPr>
        <w:t xml:space="preserve"> </w:t>
      </w:r>
      <w:r w:rsidRPr="00FC337B">
        <w:rPr>
          <w:rtl/>
        </w:rPr>
        <w:t>לא</w:t>
      </w:r>
      <w:r w:rsidRPr="00FC337B">
        <w:rPr>
          <w:rtl/>
          <w:lang w:bidi="ar-SA"/>
        </w:rPr>
        <w:t xml:space="preserve"> </w:t>
      </w:r>
      <w:r w:rsidRPr="00FC337B">
        <w:rPr>
          <w:rtl/>
        </w:rPr>
        <w:t>יועד</w:t>
      </w:r>
      <w:r w:rsidRPr="00FC337B">
        <w:rPr>
          <w:rtl/>
          <w:lang w:bidi="ar-SA"/>
        </w:rPr>
        <w:t xml:space="preserve"> </w:t>
      </w:r>
      <w:r w:rsidRPr="00FC337B">
        <w:rPr>
          <w:rtl/>
        </w:rPr>
        <w:t>כלל</w:t>
      </w:r>
      <w:r w:rsidRPr="00FC337B">
        <w:rPr>
          <w:rtl/>
          <w:lang w:bidi="ar-SA"/>
        </w:rPr>
        <w:t xml:space="preserve"> </w:t>
      </w:r>
      <w:r w:rsidRPr="00FC337B">
        <w:rPr>
          <w:rtl/>
        </w:rPr>
        <w:t>לשמש</w:t>
      </w:r>
      <w:r w:rsidRPr="00FC337B">
        <w:rPr>
          <w:rtl/>
          <w:lang w:bidi="ar-SA"/>
        </w:rPr>
        <w:t xml:space="preserve"> </w:t>
      </w:r>
      <w:r w:rsidRPr="00FC337B">
        <w:rPr>
          <w:rtl/>
        </w:rPr>
        <w:t>כרפורמת</w:t>
      </w:r>
      <w:r w:rsidRPr="00FC337B">
        <w:rPr>
          <w:rtl/>
          <w:lang w:bidi="ar-SA"/>
        </w:rPr>
        <w:t xml:space="preserve"> '</w:t>
      </w:r>
      <w:r w:rsidRPr="00FC337B">
        <w:rPr>
          <w:rtl/>
        </w:rPr>
        <w:t>בוטיק</w:t>
      </w:r>
      <w:r w:rsidRPr="00FC337B">
        <w:rPr>
          <w:rtl/>
          <w:lang w:bidi="ar-SA"/>
        </w:rPr>
        <w:t xml:space="preserve">' </w:t>
      </w:r>
      <w:r w:rsidRPr="00FC337B">
        <w:rPr>
          <w:rtl/>
        </w:rPr>
        <w:t>אליטיסטית</w:t>
      </w:r>
      <w:r w:rsidRPr="00FC337B">
        <w:rPr>
          <w:rtl/>
          <w:lang w:bidi="ar-SA"/>
        </w:rPr>
        <w:t xml:space="preserve"> </w:t>
      </w:r>
      <w:r w:rsidRPr="00FC337B">
        <w:rPr>
          <w:rtl/>
        </w:rPr>
        <w:t>המיועדת</w:t>
      </w:r>
      <w:r w:rsidRPr="00FC337B">
        <w:rPr>
          <w:rtl/>
          <w:lang w:bidi="ar-SA"/>
        </w:rPr>
        <w:t xml:space="preserve"> </w:t>
      </w:r>
      <w:r w:rsidRPr="00FC337B">
        <w:rPr>
          <w:rtl/>
        </w:rPr>
        <w:t>לאוכלוסיות</w:t>
      </w:r>
      <w:r w:rsidRPr="00FC337B">
        <w:rPr>
          <w:rtl/>
          <w:lang w:bidi="ar-SA"/>
        </w:rPr>
        <w:t xml:space="preserve"> </w:t>
      </w:r>
      <w:r w:rsidRPr="00FC337B">
        <w:rPr>
          <w:rtl/>
        </w:rPr>
        <w:t>ייחודיות</w:t>
      </w:r>
      <w:r w:rsidRPr="00FC337B">
        <w:rPr>
          <w:rtl/>
          <w:lang w:bidi="ar-SA"/>
        </w:rPr>
        <w:t xml:space="preserve"> </w:t>
      </w:r>
      <w:r w:rsidRPr="00FC337B">
        <w:rPr>
          <w:rtl/>
        </w:rPr>
        <w:t>ובעלות</w:t>
      </w:r>
      <w:r w:rsidRPr="00FC337B">
        <w:rPr>
          <w:rtl/>
          <w:lang w:bidi="ar-SA"/>
        </w:rPr>
        <w:t xml:space="preserve"> </w:t>
      </w:r>
      <w:r w:rsidRPr="00FC337B">
        <w:rPr>
          <w:rtl/>
        </w:rPr>
        <w:t>אמצעים</w:t>
      </w:r>
      <w:r w:rsidRPr="00FC337B">
        <w:rPr>
          <w:rtl/>
          <w:lang w:bidi="ar-SA"/>
        </w:rPr>
        <w:t xml:space="preserve"> </w:t>
      </w:r>
      <w:r w:rsidRPr="00FC337B">
        <w:rPr>
          <w:rtl/>
        </w:rPr>
        <w:t>בלבד</w:t>
      </w:r>
      <w:r w:rsidRPr="00FC337B">
        <w:rPr>
          <w:rtl/>
          <w:lang w:bidi="ar-SA"/>
        </w:rPr>
        <w:t xml:space="preserve">. </w:t>
      </w:r>
      <w:r w:rsidRPr="00FC337B">
        <w:rPr>
          <w:rtl/>
        </w:rPr>
        <w:t>שטיינר</w:t>
      </w:r>
      <w:r w:rsidRPr="00FC337B">
        <w:rPr>
          <w:rtl/>
          <w:lang w:bidi="ar-SA"/>
        </w:rPr>
        <w:t xml:space="preserve"> </w:t>
      </w:r>
      <w:r w:rsidRPr="00FC337B">
        <w:rPr>
          <w:rtl/>
        </w:rPr>
        <w:t>הגדיר</w:t>
      </w:r>
      <w:r w:rsidRPr="00FC337B">
        <w:rPr>
          <w:rtl/>
          <w:lang w:bidi="ar-SA"/>
        </w:rPr>
        <w:t xml:space="preserve"> </w:t>
      </w:r>
      <w:r w:rsidRPr="00FC337B">
        <w:rPr>
          <w:rtl/>
        </w:rPr>
        <w:t>את</w:t>
      </w:r>
      <w:r w:rsidRPr="00FC337B">
        <w:rPr>
          <w:rtl/>
          <w:lang w:bidi="ar-SA"/>
        </w:rPr>
        <w:t xml:space="preserve"> </w:t>
      </w:r>
      <w:r w:rsidRPr="00FC337B">
        <w:rPr>
          <w:rtl/>
        </w:rPr>
        <w:t>המודל</w:t>
      </w:r>
      <w:r w:rsidRPr="00FC337B">
        <w:rPr>
          <w:rtl/>
          <w:lang w:bidi="ar-SA"/>
        </w:rPr>
        <w:t xml:space="preserve"> </w:t>
      </w:r>
      <w:r w:rsidRPr="00FC337B">
        <w:rPr>
          <w:rtl/>
        </w:rPr>
        <w:t>כ</w:t>
      </w:r>
      <w:r w:rsidRPr="00FC337B">
        <w:rPr>
          <w:rtl/>
          <w:lang w:bidi="ar-SA"/>
        </w:rPr>
        <w:t>'</w:t>
      </w:r>
      <w:r w:rsidRPr="00FC337B">
        <w:rPr>
          <w:rtl/>
        </w:rPr>
        <w:t>פדגוגיית</w:t>
      </w:r>
      <w:r w:rsidRPr="00FC337B">
        <w:rPr>
          <w:rtl/>
          <w:lang w:bidi="ar-SA"/>
        </w:rPr>
        <w:t xml:space="preserve"> </w:t>
      </w:r>
      <w:r w:rsidRPr="00FC337B">
        <w:rPr>
          <w:rtl/>
        </w:rPr>
        <w:t>עם</w:t>
      </w:r>
      <w:r w:rsidRPr="00FC337B">
        <w:rPr>
          <w:rtl/>
          <w:lang w:bidi="ar-SA"/>
        </w:rPr>
        <w:t xml:space="preserve">' (Volks-Pedagogy) </w:t>
      </w:r>
      <w:r w:rsidRPr="00FC337B">
        <w:rPr>
          <w:rtl/>
        </w:rPr>
        <w:t>שמטרתה</w:t>
      </w:r>
      <w:r w:rsidRPr="00FC337B">
        <w:rPr>
          <w:rtl/>
          <w:lang w:bidi="ar-SA"/>
        </w:rPr>
        <w:t xml:space="preserve"> </w:t>
      </w:r>
      <w:r w:rsidRPr="00FC337B">
        <w:rPr>
          <w:rtl/>
        </w:rPr>
        <w:t>העיקרית</w:t>
      </w:r>
      <w:r w:rsidRPr="00FC337B">
        <w:rPr>
          <w:rtl/>
          <w:lang w:bidi="ar-SA"/>
        </w:rPr>
        <w:t xml:space="preserve"> </w:t>
      </w:r>
      <w:r w:rsidRPr="00FC337B">
        <w:rPr>
          <w:rtl/>
        </w:rPr>
        <w:t>והמוצהרת</w:t>
      </w:r>
      <w:r w:rsidRPr="00FC337B">
        <w:rPr>
          <w:rtl/>
          <w:lang w:bidi="ar-SA"/>
        </w:rPr>
        <w:t xml:space="preserve"> </w:t>
      </w:r>
      <w:r w:rsidRPr="00FC337B">
        <w:rPr>
          <w:rtl/>
        </w:rPr>
        <w:t>הייתה</w:t>
      </w:r>
      <w:r w:rsidRPr="00FC337B">
        <w:rPr>
          <w:rtl/>
          <w:lang w:bidi="ar-SA"/>
        </w:rPr>
        <w:t xml:space="preserve"> </w:t>
      </w:r>
      <w:r w:rsidRPr="00FC337B">
        <w:rPr>
          <w:rtl/>
        </w:rPr>
        <w:t>לגשר</w:t>
      </w:r>
      <w:r w:rsidRPr="00FC337B">
        <w:rPr>
          <w:rtl/>
          <w:lang w:bidi="ar-SA"/>
        </w:rPr>
        <w:t xml:space="preserve"> </w:t>
      </w:r>
      <w:r w:rsidRPr="00FC337B">
        <w:rPr>
          <w:rtl/>
        </w:rPr>
        <w:t>על</w:t>
      </w:r>
      <w:r w:rsidRPr="00FC337B">
        <w:rPr>
          <w:rtl/>
          <w:lang w:bidi="ar-SA"/>
        </w:rPr>
        <w:t xml:space="preserve"> </w:t>
      </w:r>
      <w:r w:rsidRPr="00FC337B">
        <w:rPr>
          <w:rtl/>
        </w:rPr>
        <w:t>פני</w:t>
      </w:r>
      <w:r w:rsidRPr="00FC337B">
        <w:rPr>
          <w:rtl/>
          <w:lang w:bidi="ar-SA"/>
        </w:rPr>
        <w:t xml:space="preserve"> </w:t>
      </w:r>
      <w:r w:rsidRPr="00FC337B">
        <w:rPr>
          <w:rtl/>
        </w:rPr>
        <w:t>מעמדות</w:t>
      </w:r>
      <w:r w:rsidRPr="00FC337B">
        <w:rPr>
          <w:rtl/>
          <w:lang w:bidi="ar-SA"/>
        </w:rPr>
        <w:t xml:space="preserve"> </w:t>
      </w:r>
      <w:r w:rsidRPr="00FC337B">
        <w:rPr>
          <w:rtl/>
        </w:rPr>
        <w:t>חברתיים</w:t>
      </w:r>
      <w:r w:rsidRPr="00FC337B">
        <w:rPr>
          <w:rtl/>
          <w:lang w:bidi="ar-SA"/>
        </w:rPr>
        <w:t xml:space="preserve"> </w:t>
      </w:r>
      <w:r w:rsidRPr="00FC337B">
        <w:rPr>
          <w:rtl/>
        </w:rPr>
        <w:t>וכלכליים</w:t>
      </w:r>
      <w:r w:rsidRPr="00FC337B">
        <w:rPr>
          <w:rtl/>
          <w:lang w:bidi="ar-SA"/>
        </w:rPr>
        <w:t xml:space="preserve"> </w:t>
      </w:r>
      <w:r w:rsidRPr="00FC337B">
        <w:rPr>
          <w:rtl/>
        </w:rPr>
        <w:t>שהוקשחו</w:t>
      </w:r>
      <w:r w:rsidRPr="00FC337B">
        <w:rPr>
          <w:rtl/>
          <w:lang w:bidi="ar-SA"/>
        </w:rPr>
        <w:t xml:space="preserve"> </w:t>
      </w:r>
      <w:r w:rsidRPr="00FC337B">
        <w:rPr>
          <w:rtl/>
        </w:rPr>
        <w:t>בעקבות</w:t>
      </w:r>
      <w:r w:rsidRPr="00FC337B">
        <w:rPr>
          <w:rtl/>
          <w:lang w:bidi="ar-SA"/>
        </w:rPr>
        <w:t xml:space="preserve"> </w:t>
      </w:r>
      <w:r w:rsidRPr="00FC337B">
        <w:rPr>
          <w:rtl/>
        </w:rPr>
        <w:t>תהליכי</w:t>
      </w:r>
      <w:r w:rsidRPr="00FC337B">
        <w:rPr>
          <w:rtl/>
          <w:lang w:bidi="ar-SA"/>
        </w:rPr>
        <w:t xml:space="preserve"> </w:t>
      </w:r>
      <w:r w:rsidRPr="00FC337B">
        <w:rPr>
          <w:rtl/>
        </w:rPr>
        <w:t>התיעוש</w:t>
      </w:r>
      <w:r w:rsidRPr="00FC337B">
        <w:rPr>
          <w:rtl/>
          <w:lang w:bidi="ar-SA"/>
        </w:rPr>
        <w:t xml:space="preserve"> </w:t>
      </w:r>
      <w:r w:rsidRPr="00FC337B">
        <w:rPr>
          <w:rtl/>
        </w:rPr>
        <w:t>המואצים</w:t>
      </w:r>
      <w:r w:rsidRPr="00FC337B">
        <w:rPr>
          <w:rtl/>
          <w:lang w:bidi="ar-SA"/>
        </w:rPr>
        <w:t xml:space="preserve"> </w:t>
      </w:r>
      <w:r w:rsidRPr="00FC337B">
        <w:rPr>
          <w:rtl/>
        </w:rPr>
        <w:t>באירופה</w:t>
      </w:r>
      <w:r w:rsidRPr="00FC337B">
        <w:rPr>
          <w:rtl/>
          <w:lang w:bidi="ar-SA"/>
        </w:rPr>
        <w:t xml:space="preserve"> </w:t>
      </w:r>
      <w:r w:rsidRPr="00FC337B">
        <w:rPr>
          <w:rtl/>
        </w:rPr>
        <w:t>שלאחר</w:t>
      </w:r>
      <w:r w:rsidRPr="00FC337B">
        <w:rPr>
          <w:rtl/>
          <w:lang w:bidi="ar-SA"/>
        </w:rPr>
        <w:t xml:space="preserve"> </w:t>
      </w:r>
      <w:r w:rsidRPr="00FC337B">
        <w:rPr>
          <w:rtl/>
        </w:rPr>
        <w:t>מלחמת</w:t>
      </w:r>
      <w:r w:rsidRPr="00FC337B">
        <w:rPr>
          <w:rtl/>
          <w:lang w:bidi="ar-SA"/>
        </w:rPr>
        <w:t xml:space="preserve"> </w:t>
      </w:r>
      <w:r w:rsidRPr="00FC337B">
        <w:rPr>
          <w:rtl/>
        </w:rPr>
        <w:t>העולם</w:t>
      </w:r>
      <w:r w:rsidRPr="00FC337B">
        <w:rPr>
          <w:rtl/>
          <w:lang w:bidi="ar-SA"/>
        </w:rPr>
        <w:t xml:space="preserve"> </w:t>
      </w:r>
      <w:r w:rsidRPr="00FC337B">
        <w:rPr>
          <w:rtl/>
        </w:rPr>
        <w:t>הראשונה</w:t>
      </w:r>
      <w:r w:rsidRPr="00FC337B">
        <w:rPr>
          <w:rtl/>
          <w:lang w:bidi="ar-SA"/>
        </w:rPr>
        <w:t xml:space="preserve"> (</w:t>
      </w:r>
      <w:r w:rsidR="005456BD" w:rsidRPr="005456BD">
        <w:rPr>
          <w:rtl/>
        </w:rPr>
        <w:t>גולדשמידט, 2013</w:t>
      </w:r>
      <w:r w:rsidRPr="00FC337B">
        <w:rPr>
          <w:rtl/>
          <w:lang w:bidi="ar-SA"/>
        </w:rPr>
        <w:t xml:space="preserve">). </w:t>
      </w:r>
      <w:r w:rsidRPr="00FC337B">
        <w:rPr>
          <w:rtl/>
        </w:rPr>
        <w:t>בעוד</w:t>
      </w:r>
      <w:r w:rsidRPr="00FC337B">
        <w:rPr>
          <w:rtl/>
          <w:lang w:bidi="ar-SA"/>
        </w:rPr>
        <w:t xml:space="preserve"> </w:t>
      </w:r>
      <w:r w:rsidRPr="00FC337B">
        <w:rPr>
          <w:rtl/>
        </w:rPr>
        <w:t>שבעבר</w:t>
      </w:r>
      <w:r w:rsidRPr="00FC337B">
        <w:rPr>
          <w:rtl/>
          <w:lang w:bidi="ar-SA"/>
        </w:rPr>
        <w:t xml:space="preserve"> </w:t>
      </w:r>
      <w:r w:rsidRPr="00FC337B">
        <w:rPr>
          <w:rtl/>
        </w:rPr>
        <w:t>הרעיון</w:t>
      </w:r>
      <w:r w:rsidRPr="00FC337B">
        <w:rPr>
          <w:rtl/>
          <w:lang w:bidi="ar-SA"/>
        </w:rPr>
        <w:t xml:space="preserve"> </w:t>
      </w:r>
      <w:r w:rsidRPr="00FC337B">
        <w:rPr>
          <w:rtl/>
        </w:rPr>
        <w:t>של</w:t>
      </w:r>
      <w:r w:rsidRPr="00FC337B">
        <w:rPr>
          <w:rtl/>
          <w:lang w:bidi="ar-SA"/>
        </w:rPr>
        <w:t xml:space="preserve"> </w:t>
      </w:r>
      <w:r w:rsidRPr="00FC337B">
        <w:rPr>
          <w:rtl/>
        </w:rPr>
        <w:t>הקמת</w:t>
      </w:r>
      <w:r w:rsidRPr="00FC337B">
        <w:rPr>
          <w:rtl/>
          <w:lang w:bidi="ar-SA"/>
        </w:rPr>
        <w:t xml:space="preserve"> </w:t>
      </w:r>
      <w:r w:rsidRPr="00FC337B">
        <w:rPr>
          <w:rtl/>
        </w:rPr>
        <w:t>בתי</w:t>
      </w:r>
      <w:r w:rsidRPr="00FC337B">
        <w:rPr>
          <w:rtl/>
          <w:lang w:bidi="ar-SA"/>
        </w:rPr>
        <w:t xml:space="preserve"> </w:t>
      </w:r>
      <w:r w:rsidRPr="00FC337B">
        <w:rPr>
          <w:rtl/>
        </w:rPr>
        <w:t>ספר</w:t>
      </w:r>
      <w:r w:rsidRPr="00FC337B">
        <w:rPr>
          <w:rtl/>
          <w:lang w:bidi="ar-SA"/>
        </w:rPr>
        <w:t xml:space="preserve"> </w:t>
      </w:r>
      <w:r w:rsidRPr="00FC337B">
        <w:rPr>
          <w:rtl/>
        </w:rPr>
        <w:t>ציבוריים</w:t>
      </w:r>
      <w:r w:rsidRPr="00FC337B">
        <w:rPr>
          <w:rtl/>
          <w:lang w:bidi="ar-SA"/>
        </w:rPr>
        <w:t xml:space="preserve"> </w:t>
      </w:r>
      <w:r w:rsidRPr="00FC337B">
        <w:rPr>
          <w:rtl/>
        </w:rPr>
        <w:t>הפועלים</w:t>
      </w:r>
      <w:r w:rsidRPr="00FC337B">
        <w:rPr>
          <w:rtl/>
          <w:lang w:bidi="ar-SA"/>
        </w:rPr>
        <w:t xml:space="preserve"> </w:t>
      </w:r>
      <w:r w:rsidRPr="00FC337B">
        <w:rPr>
          <w:rtl/>
        </w:rPr>
        <w:t>בשיטת</w:t>
      </w:r>
      <w:r w:rsidR="00BE3998">
        <w:rPr>
          <w:rtl/>
        </w:rPr>
        <w:t xml:space="preserve"> וַלדורף</w:t>
      </w:r>
      <w:r w:rsidRPr="00FC337B">
        <w:rPr>
          <w:rtl/>
          <w:lang w:bidi="ar-SA"/>
        </w:rPr>
        <w:t xml:space="preserve"> </w:t>
      </w:r>
      <w:r w:rsidRPr="00FC337B">
        <w:rPr>
          <w:rtl/>
        </w:rPr>
        <w:t>נחשב</w:t>
      </w:r>
      <w:r w:rsidRPr="00FC337B">
        <w:rPr>
          <w:rtl/>
          <w:lang w:bidi="ar-SA"/>
        </w:rPr>
        <w:t xml:space="preserve"> </w:t>
      </w:r>
      <w:r w:rsidRPr="00FC337B">
        <w:rPr>
          <w:rtl/>
        </w:rPr>
        <w:t>לנדיר</w:t>
      </w:r>
      <w:r w:rsidRPr="00FC337B">
        <w:rPr>
          <w:rtl/>
          <w:lang w:bidi="ar-SA"/>
        </w:rPr>
        <w:t xml:space="preserve"> </w:t>
      </w:r>
      <w:r w:rsidRPr="00FC337B">
        <w:rPr>
          <w:rtl/>
        </w:rPr>
        <w:t>ויוצא</w:t>
      </w:r>
      <w:r w:rsidRPr="00FC337B">
        <w:rPr>
          <w:rtl/>
          <w:lang w:bidi="ar-SA"/>
        </w:rPr>
        <w:t xml:space="preserve"> </w:t>
      </w:r>
      <w:r w:rsidRPr="00FC337B">
        <w:rPr>
          <w:rtl/>
        </w:rPr>
        <w:t>דופן</w:t>
      </w:r>
      <w:r w:rsidR="00451963">
        <w:rPr>
          <w:rtl/>
        </w:rPr>
        <w:t>,</w:t>
      </w:r>
      <w:r w:rsidRPr="00FC337B">
        <w:rPr>
          <w:rtl/>
          <w:lang w:bidi="ar-SA"/>
        </w:rPr>
        <w:t xml:space="preserve"> </w:t>
      </w:r>
      <w:r w:rsidRPr="00FC337B">
        <w:rPr>
          <w:rtl/>
        </w:rPr>
        <w:t>הרי</w:t>
      </w:r>
      <w:r w:rsidRPr="00FC337B">
        <w:rPr>
          <w:rtl/>
          <w:lang w:bidi="ar-SA"/>
        </w:rPr>
        <w:t xml:space="preserve"> </w:t>
      </w:r>
      <w:r w:rsidRPr="00FC337B">
        <w:rPr>
          <w:rtl/>
        </w:rPr>
        <w:t>שבעשורים</w:t>
      </w:r>
      <w:r w:rsidRPr="00FC337B">
        <w:rPr>
          <w:rtl/>
          <w:lang w:bidi="ar-SA"/>
        </w:rPr>
        <w:t xml:space="preserve"> </w:t>
      </w:r>
      <w:r w:rsidRPr="00FC337B">
        <w:rPr>
          <w:rtl/>
        </w:rPr>
        <w:t>האחרונים</w:t>
      </w:r>
      <w:r w:rsidRPr="00FC337B">
        <w:rPr>
          <w:rtl/>
          <w:lang w:bidi="ar-SA"/>
        </w:rPr>
        <w:t xml:space="preserve"> </w:t>
      </w:r>
      <w:r w:rsidRPr="00FC337B">
        <w:rPr>
          <w:rtl/>
        </w:rPr>
        <w:t>העניין</w:t>
      </w:r>
      <w:r w:rsidRPr="00FC337B">
        <w:rPr>
          <w:rtl/>
          <w:lang w:bidi="ar-SA"/>
        </w:rPr>
        <w:t xml:space="preserve"> </w:t>
      </w:r>
      <w:r w:rsidRPr="00FC337B">
        <w:rPr>
          <w:rtl/>
        </w:rPr>
        <w:t>הציבורי</w:t>
      </w:r>
      <w:r w:rsidRPr="00FC337B">
        <w:rPr>
          <w:rtl/>
          <w:lang w:bidi="ar-SA"/>
        </w:rPr>
        <w:t xml:space="preserve"> </w:t>
      </w:r>
      <w:r w:rsidRPr="00FC337B">
        <w:rPr>
          <w:rtl/>
        </w:rPr>
        <w:t>והממשלתי</w:t>
      </w:r>
      <w:r w:rsidRPr="00FC337B">
        <w:rPr>
          <w:rtl/>
          <w:lang w:bidi="ar-SA"/>
        </w:rPr>
        <w:t xml:space="preserve"> </w:t>
      </w:r>
      <w:r w:rsidRPr="00FC337B">
        <w:rPr>
          <w:rtl/>
        </w:rPr>
        <w:t>בהם</w:t>
      </w:r>
      <w:r w:rsidRPr="00FC337B">
        <w:rPr>
          <w:rtl/>
          <w:lang w:bidi="ar-SA"/>
        </w:rPr>
        <w:t xml:space="preserve"> </w:t>
      </w:r>
      <w:r w:rsidRPr="00FC337B">
        <w:rPr>
          <w:rtl/>
        </w:rPr>
        <w:t>גובר</w:t>
      </w:r>
      <w:r w:rsidRPr="00FC337B">
        <w:rPr>
          <w:rtl/>
          <w:lang w:bidi="ar-SA"/>
        </w:rPr>
        <w:t xml:space="preserve"> </w:t>
      </w:r>
      <w:r w:rsidRPr="00FC337B">
        <w:rPr>
          <w:rtl/>
        </w:rPr>
        <w:t>באופן</w:t>
      </w:r>
      <w:r w:rsidRPr="00FC337B">
        <w:rPr>
          <w:rtl/>
          <w:lang w:bidi="ar-SA"/>
        </w:rPr>
        <w:t xml:space="preserve"> </w:t>
      </w:r>
      <w:r w:rsidRPr="00FC337B">
        <w:rPr>
          <w:rtl/>
        </w:rPr>
        <w:t>עקבי</w:t>
      </w:r>
      <w:r w:rsidR="00451963">
        <w:rPr>
          <w:rtl/>
        </w:rPr>
        <w:t>,</w:t>
      </w:r>
      <w:r w:rsidRPr="00FC337B">
        <w:rPr>
          <w:rtl/>
          <w:lang w:bidi="ar-SA"/>
        </w:rPr>
        <w:t xml:space="preserve"> </w:t>
      </w:r>
      <w:r w:rsidRPr="00FC337B">
        <w:rPr>
          <w:rtl/>
        </w:rPr>
        <w:t>ומספרם</w:t>
      </w:r>
      <w:r w:rsidRPr="00FC337B">
        <w:rPr>
          <w:rtl/>
          <w:lang w:bidi="ar-SA"/>
        </w:rPr>
        <w:t xml:space="preserve"> </w:t>
      </w:r>
      <w:r w:rsidRPr="00FC337B">
        <w:rPr>
          <w:rtl/>
        </w:rPr>
        <w:t>של</w:t>
      </w:r>
      <w:r w:rsidRPr="00FC337B">
        <w:rPr>
          <w:rtl/>
          <w:lang w:bidi="ar-SA"/>
        </w:rPr>
        <w:t xml:space="preserve"> </w:t>
      </w:r>
      <w:r w:rsidRPr="00FC337B">
        <w:rPr>
          <w:rtl/>
        </w:rPr>
        <w:t>בתי</w:t>
      </w:r>
      <w:r w:rsidRPr="00FC337B">
        <w:rPr>
          <w:rtl/>
          <w:lang w:bidi="ar-SA"/>
        </w:rPr>
        <w:t xml:space="preserve"> </w:t>
      </w:r>
      <w:r w:rsidRPr="00FC337B">
        <w:rPr>
          <w:rtl/>
        </w:rPr>
        <w:t>ספר</w:t>
      </w:r>
      <w:r w:rsidRPr="00FC337B">
        <w:rPr>
          <w:rtl/>
          <w:lang w:bidi="ar-SA"/>
        </w:rPr>
        <w:t xml:space="preserve"> </w:t>
      </w:r>
      <w:r w:rsidRPr="00FC337B">
        <w:rPr>
          <w:rtl/>
        </w:rPr>
        <w:t>ציבוריים</w:t>
      </w:r>
      <w:r w:rsidRPr="00FC337B">
        <w:rPr>
          <w:rtl/>
          <w:lang w:bidi="ar-SA"/>
        </w:rPr>
        <w:t xml:space="preserve"> </w:t>
      </w:r>
      <w:r w:rsidRPr="00FC337B">
        <w:rPr>
          <w:rtl/>
        </w:rPr>
        <w:t>ועירוניים</w:t>
      </w:r>
      <w:r w:rsidRPr="00FC337B">
        <w:rPr>
          <w:rtl/>
          <w:lang w:bidi="ar-SA"/>
        </w:rPr>
        <w:t xml:space="preserve"> </w:t>
      </w:r>
      <w:r w:rsidRPr="00FC337B">
        <w:rPr>
          <w:rtl/>
        </w:rPr>
        <w:t>המאמצים</w:t>
      </w:r>
      <w:r w:rsidRPr="00FC337B">
        <w:rPr>
          <w:rtl/>
          <w:lang w:bidi="ar-SA"/>
        </w:rPr>
        <w:t xml:space="preserve"> </w:t>
      </w:r>
      <w:r w:rsidRPr="00FC337B">
        <w:rPr>
          <w:rtl/>
        </w:rPr>
        <w:t>שיטה</w:t>
      </w:r>
      <w:r w:rsidRPr="00FC337B">
        <w:rPr>
          <w:rtl/>
          <w:lang w:bidi="ar-SA"/>
        </w:rPr>
        <w:t xml:space="preserve"> </w:t>
      </w:r>
      <w:r w:rsidRPr="00FC337B">
        <w:rPr>
          <w:rtl/>
        </w:rPr>
        <w:t>זו</w:t>
      </w:r>
      <w:r w:rsidRPr="00FC337B">
        <w:rPr>
          <w:rtl/>
          <w:lang w:bidi="ar-SA"/>
        </w:rPr>
        <w:t xml:space="preserve"> </w:t>
      </w:r>
      <w:r w:rsidRPr="00FC337B">
        <w:rPr>
          <w:rtl/>
        </w:rPr>
        <w:t>בערים</w:t>
      </w:r>
      <w:r w:rsidRPr="00FC337B">
        <w:rPr>
          <w:rtl/>
          <w:lang w:bidi="ar-SA"/>
        </w:rPr>
        <w:t xml:space="preserve"> </w:t>
      </w:r>
      <w:r w:rsidRPr="00FC337B">
        <w:rPr>
          <w:rtl/>
        </w:rPr>
        <w:t>שונות</w:t>
      </w:r>
      <w:r w:rsidRPr="00FC337B">
        <w:rPr>
          <w:rtl/>
          <w:lang w:bidi="ar-SA"/>
        </w:rPr>
        <w:t xml:space="preserve"> </w:t>
      </w:r>
      <w:r w:rsidRPr="00FC337B">
        <w:rPr>
          <w:rtl/>
        </w:rPr>
        <w:t>ברחבי</w:t>
      </w:r>
      <w:r w:rsidRPr="00FC337B">
        <w:rPr>
          <w:rtl/>
          <w:lang w:bidi="ar-SA"/>
        </w:rPr>
        <w:t xml:space="preserve"> </w:t>
      </w:r>
      <w:r w:rsidRPr="00FC337B">
        <w:rPr>
          <w:rtl/>
        </w:rPr>
        <w:t>העולם</w:t>
      </w:r>
      <w:r w:rsidRPr="00FC337B">
        <w:rPr>
          <w:rtl/>
          <w:lang w:bidi="ar-SA"/>
        </w:rPr>
        <w:t xml:space="preserve"> </w:t>
      </w:r>
      <w:r w:rsidRPr="00FC337B">
        <w:rPr>
          <w:rtl/>
        </w:rPr>
        <w:t>הולך</w:t>
      </w:r>
      <w:r w:rsidRPr="00FC337B">
        <w:rPr>
          <w:rtl/>
          <w:lang w:bidi="ar-SA"/>
        </w:rPr>
        <w:t xml:space="preserve"> </w:t>
      </w:r>
      <w:r w:rsidRPr="00FC337B">
        <w:rPr>
          <w:rtl/>
        </w:rPr>
        <w:t>ועולה</w:t>
      </w:r>
      <w:r w:rsidRPr="00FC337B">
        <w:rPr>
          <w:rtl/>
          <w:lang w:bidi="ar-SA"/>
        </w:rPr>
        <w:t xml:space="preserve"> </w:t>
      </w:r>
      <w:r w:rsidRPr="00FC337B">
        <w:rPr>
          <w:rtl/>
        </w:rPr>
        <w:t>באופן</w:t>
      </w:r>
      <w:r w:rsidRPr="00FC337B">
        <w:rPr>
          <w:rtl/>
          <w:lang w:bidi="ar-SA"/>
        </w:rPr>
        <w:t xml:space="preserve"> </w:t>
      </w:r>
      <w:r w:rsidRPr="00FC337B">
        <w:rPr>
          <w:rtl/>
        </w:rPr>
        <w:t>משמעותי</w:t>
      </w:r>
      <w:r w:rsidRPr="00FC337B">
        <w:rPr>
          <w:rtl/>
          <w:lang w:bidi="ar-SA"/>
        </w:rPr>
        <w:t xml:space="preserve"> (</w:t>
      </w:r>
      <w:r w:rsidR="005456BD">
        <w:rPr>
          <w:rtl/>
        </w:rPr>
        <w:t>גולדשמידט, 2013</w:t>
      </w:r>
      <w:r w:rsidRPr="00FC337B">
        <w:rPr>
          <w:rtl/>
          <w:lang w:bidi="ar-SA"/>
        </w:rPr>
        <w:t>).</w:t>
      </w:r>
    </w:p>
    <w:p w14:paraId="50BC3A62" w14:textId="38BEFE1A" w:rsidR="00FC337B" w:rsidRPr="00FC337B" w:rsidRDefault="00FC337B" w:rsidP="009A6C93">
      <w:pPr>
        <w:pStyle w:val="3"/>
      </w:pPr>
      <w:bookmarkStart w:id="8" w:name="_Toc239109167"/>
      <w:r w:rsidRPr="00FC337B">
        <w:rPr>
          <w:rtl/>
          <w:lang w:bidi="he-IL"/>
        </w:rPr>
        <w:t>התייחסות</w:t>
      </w:r>
      <w:r w:rsidRPr="00FC337B">
        <w:rPr>
          <w:rtl/>
        </w:rPr>
        <w:t xml:space="preserve"> </w:t>
      </w:r>
      <w:r w:rsidRPr="00FC337B">
        <w:rPr>
          <w:rtl/>
          <w:lang w:bidi="he-IL"/>
        </w:rPr>
        <w:t>לאדם</w:t>
      </w:r>
      <w:r w:rsidRPr="00FC337B">
        <w:rPr>
          <w:rtl/>
        </w:rPr>
        <w:t xml:space="preserve"> </w:t>
      </w:r>
      <w:r w:rsidRPr="00FC337B">
        <w:rPr>
          <w:rtl/>
          <w:lang w:bidi="he-IL"/>
        </w:rPr>
        <w:t>כישות</w:t>
      </w:r>
      <w:r w:rsidRPr="00FC337B">
        <w:rPr>
          <w:rtl/>
        </w:rPr>
        <w:t xml:space="preserve"> </w:t>
      </w:r>
      <w:r w:rsidRPr="00FC337B">
        <w:rPr>
          <w:rtl/>
          <w:lang w:bidi="he-IL"/>
        </w:rPr>
        <w:t>מתפתחת</w:t>
      </w:r>
      <w:r w:rsidRPr="00FC337B">
        <w:rPr>
          <w:rtl/>
        </w:rPr>
        <w:t xml:space="preserve"> </w:t>
      </w:r>
      <w:r w:rsidRPr="00FC337B">
        <w:rPr>
          <w:rtl/>
          <w:lang w:bidi="he-IL"/>
        </w:rPr>
        <w:t>וחלוקת</w:t>
      </w:r>
      <w:r w:rsidRPr="00FC337B">
        <w:rPr>
          <w:rtl/>
        </w:rPr>
        <w:t xml:space="preserve"> </w:t>
      </w:r>
      <w:r w:rsidRPr="00FC337B">
        <w:rPr>
          <w:rtl/>
          <w:lang w:bidi="he-IL"/>
        </w:rPr>
        <w:t>שלבי</w:t>
      </w:r>
      <w:r w:rsidRPr="00FC337B">
        <w:rPr>
          <w:rtl/>
        </w:rPr>
        <w:t xml:space="preserve"> </w:t>
      </w:r>
      <w:r w:rsidRPr="00FC337B">
        <w:rPr>
          <w:rtl/>
          <w:lang w:bidi="he-IL"/>
        </w:rPr>
        <w:t>החיים</w:t>
      </w:r>
      <w:r w:rsidRPr="00FC337B">
        <w:rPr>
          <w:rtl/>
        </w:rPr>
        <w:t xml:space="preserve"> </w:t>
      </w:r>
      <w:r w:rsidRPr="00FC337B">
        <w:rPr>
          <w:rtl/>
          <w:lang w:bidi="he-IL"/>
        </w:rPr>
        <w:t>למחזורי</w:t>
      </w:r>
      <w:r w:rsidRPr="00FC337B">
        <w:rPr>
          <w:rtl/>
        </w:rPr>
        <w:t xml:space="preserve"> </w:t>
      </w:r>
      <w:r w:rsidRPr="00FC337B">
        <w:rPr>
          <w:rtl/>
          <w:lang w:bidi="he-IL"/>
        </w:rPr>
        <w:t>שביעונים</w:t>
      </w:r>
      <w:bookmarkEnd w:id="8"/>
    </w:p>
    <w:p w14:paraId="6018B105" w14:textId="3F6754D1" w:rsidR="00FC337B" w:rsidRPr="00FC337B" w:rsidRDefault="00FC337B" w:rsidP="00D13D70">
      <w:r w:rsidRPr="00FC337B">
        <w:rPr>
          <w:rtl/>
        </w:rPr>
        <w:t>הפדגוגיה</w:t>
      </w:r>
      <w:r w:rsidRPr="00FC337B">
        <w:rPr>
          <w:rtl/>
          <w:lang w:bidi="ar-SA"/>
        </w:rPr>
        <w:t xml:space="preserve"> </w:t>
      </w:r>
      <w:r w:rsidRPr="00FC337B">
        <w:rPr>
          <w:rtl/>
        </w:rPr>
        <w:t>והמתודולוגיה</w:t>
      </w:r>
      <w:r w:rsidRPr="00FC337B">
        <w:rPr>
          <w:rtl/>
          <w:lang w:bidi="ar-SA"/>
        </w:rPr>
        <w:t xml:space="preserve"> </w:t>
      </w:r>
      <w:r w:rsidRPr="00FC337B">
        <w:rPr>
          <w:rtl/>
        </w:rPr>
        <w:t>של</w:t>
      </w:r>
      <w:r w:rsidRPr="00FC337B">
        <w:rPr>
          <w:rtl/>
          <w:lang w:bidi="ar-SA"/>
        </w:rPr>
        <w:t xml:space="preserve"> </w:t>
      </w:r>
      <w:r w:rsidR="00D24E40">
        <w:rPr>
          <w:rtl/>
        </w:rPr>
        <w:t>חינוך וַלדורף</w:t>
      </w:r>
      <w:r w:rsidRPr="00FC337B">
        <w:rPr>
          <w:rtl/>
          <w:lang w:bidi="ar-SA"/>
        </w:rPr>
        <w:t xml:space="preserve"> </w:t>
      </w:r>
      <w:r w:rsidRPr="00FC337B">
        <w:rPr>
          <w:rtl/>
        </w:rPr>
        <w:t>מושתתות</w:t>
      </w:r>
      <w:r w:rsidRPr="00FC337B">
        <w:rPr>
          <w:rtl/>
          <w:lang w:bidi="ar-SA"/>
        </w:rPr>
        <w:t xml:space="preserve"> </w:t>
      </w:r>
      <w:r w:rsidRPr="00FC337B">
        <w:rPr>
          <w:rtl/>
        </w:rPr>
        <w:t>באופן</w:t>
      </w:r>
      <w:r w:rsidRPr="00FC337B">
        <w:rPr>
          <w:rtl/>
          <w:lang w:bidi="ar-SA"/>
        </w:rPr>
        <w:t xml:space="preserve"> </w:t>
      </w:r>
      <w:r w:rsidRPr="00FC337B">
        <w:rPr>
          <w:rtl/>
        </w:rPr>
        <w:t>עמוק</w:t>
      </w:r>
      <w:r w:rsidRPr="00FC337B">
        <w:rPr>
          <w:rtl/>
          <w:lang w:bidi="ar-SA"/>
        </w:rPr>
        <w:t xml:space="preserve"> </w:t>
      </w:r>
      <w:r w:rsidRPr="00FC337B">
        <w:rPr>
          <w:rtl/>
        </w:rPr>
        <w:t>על</w:t>
      </w:r>
      <w:r w:rsidRPr="00FC337B">
        <w:rPr>
          <w:rtl/>
          <w:lang w:bidi="ar-SA"/>
        </w:rPr>
        <w:t xml:space="preserve"> </w:t>
      </w:r>
      <w:r w:rsidRPr="00FC337B">
        <w:rPr>
          <w:rtl/>
        </w:rPr>
        <w:t>הרעיון</w:t>
      </w:r>
      <w:r w:rsidRPr="00FC337B">
        <w:rPr>
          <w:rtl/>
          <w:lang w:bidi="ar-SA"/>
        </w:rPr>
        <w:t xml:space="preserve"> </w:t>
      </w:r>
      <w:r w:rsidRPr="00FC337B">
        <w:rPr>
          <w:rtl/>
        </w:rPr>
        <w:t>של</w:t>
      </w:r>
      <w:r w:rsidRPr="00FC337B">
        <w:rPr>
          <w:rtl/>
          <w:lang w:bidi="ar-SA"/>
        </w:rPr>
        <w:t xml:space="preserve"> </w:t>
      </w:r>
      <w:r w:rsidRPr="00FC337B">
        <w:rPr>
          <w:rtl/>
        </w:rPr>
        <w:t>טיפוח</w:t>
      </w:r>
      <w:r w:rsidRPr="00FC337B">
        <w:rPr>
          <w:rtl/>
          <w:lang w:bidi="ar-SA"/>
        </w:rPr>
        <w:t xml:space="preserve"> </w:t>
      </w:r>
      <w:r w:rsidRPr="00FC337B">
        <w:rPr>
          <w:rtl/>
        </w:rPr>
        <w:t>אדם</w:t>
      </w:r>
      <w:r w:rsidRPr="00FC337B">
        <w:rPr>
          <w:rtl/>
          <w:lang w:bidi="ar-SA"/>
        </w:rPr>
        <w:t xml:space="preserve"> </w:t>
      </w:r>
      <w:r w:rsidRPr="00FC337B">
        <w:rPr>
          <w:rtl/>
        </w:rPr>
        <w:t>חופשי</w:t>
      </w:r>
      <w:r w:rsidRPr="00FC337B">
        <w:rPr>
          <w:rtl/>
          <w:lang w:bidi="ar-SA"/>
        </w:rPr>
        <w:t xml:space="preserve"> </w:t>
      </w:r>
      <w:r w:rsidRPr="00FC337B">
        <w:rPr>
          <w:rtl/>
        </w:rPr>
        <w:t>ואוטונומי</w:t>
      </w:r>
      <w:r w:rsidRPr="00FC337B">
        <w:rPr>
          <w:rtl/>
          <w:lang w:bidi="ar-SA"/>
        </w:rPr>
        <w:t xml:space="preserve"> </w:t>
      </w:r>
      <w:r w:rsidR="00774451" w:rsidRPr="00FC337B">
        <w:rPr>
          <w:rtl/>
          <w:lang w:bidi="ar-SA"/>
        </w:rPr>
        <w:t>(</w:t>
      </w:r>
      <w:r w:rsidR="00774451">
        <w:rPr>
          <w:lang w:bidi="ar-SA"/>
        </w:rPr>
        <w:t>Attfield, 2024</w:t>
      </w:r>
      <w:r w:rsidR="00774451" w:rsidRPr="00FC337B">
        <w:rPr>
          <w:rtl/>
          <w:lang w:bidi="ar-SA"/>
        </w:rPr>
        <w:t>)</w:t>
      </w:r>
      <w:r w:rsidRPr="00FC337B">
        <w:rPr>
          <w:rtl/>
          <w:lang w:bidi="ar-SA"/>
        </w:rPr>
        <w:t xml:space="preserve">. </w:t>
      </w:r>
      <w:r w:rsidRPr="00FC337B">
        <w:rPr>
          <w:rtl/>
        </w:rPr>
        <w:t>שטיינר</w:t>
      </w:r>
      <w:r w:rsidRPr="00FC337B">
        <w:rPr>
          <w:rtl/>
          <w:lang w:bidi="ar-SA"/>
        </w:rPr>
        <w:t xml:space="preserve"> </w:t>
      </w:r>
      <w:r w:rsidRPr="00FC337B">
        <w:rPr>
          <w:rtl/>
        </w:rPr>
        <w:t>הדגיש</w:t>
      </w:r>
      <w:r w:rsidRPr="00FC337B">
        <w:rPr>
          <w:rtl/>
          <w:lang w:bidi="ar-SA"/>
        </w:rPr>
        <w:t xml:space="preserve"> </w:t>
      </w:r>
      <w:r w:rsidRPr="00FC337B">
        <w:rPr>
          <w:rtl/>
        </w:rPr>
        <w:t>כי</w:t>
      </w:r>
      <w:r w:rsidRPr="00FC337B">
        <w:rPr>
          <w:rtl/>
          <w:lang w:bidi="ar-SA"/>
        </w:rPr>
        <w:t xml:space="preserve"> </w:t>
      </w:r>
      <w:r w:rsidRPr="00FC337B">
        <w:rPr>
          <w:rtl/>
        </w:rPr>
        <w:t>המאמץ</w:t>
      </w:r>
      <w:r w:rsidRPr="00FC337B">
        <w:rPr>
          <w:rtl/>
          <w:lang w:bidi="ar-SA"/>
        </w:rPr>
        <w:t xml:space="preserve"> </w:t>
      </w:r>
      <w:r w:rsidRPr="00FC337B">
        <w:rPr>
          <w:rtl/>
        </w:rPr>
        <w:t>החינוכי</w:t>
      </w:r>
      <w:r w:rsidRPr="00FC337B">
        <w:rPr>
          <w:rtl/>
          <w:lang w:bidi="ar-SA"/>
        </w:rPr>
        <w:t xml:space="preserve"> </w:t>
      </w:r>
      <w:r w:rsidRPr="00FC337B">
        <w:rPr>
          <w:rtl/>
        </w:rPr>
        <w:t>העליון</w:t>
      </w:r>
      <w:r w:rsidRPr="00FC337B">
        <w:rPr>
          <w:rtl/>
          <w:lang w:bidi="ar-SA"/>
        </w:rPr>
        <w:t xml:space="preserve"> </w:t>
      </w:r>
      <w:r w:rsidRPr="00FC337B">
        <w:rPr>
          <w:rtl/>
        </w:rPr>
        <w:t>ביותר</w:t>
      </w:r>
      <w:r w:rsidRPr="00FC337B">
        <w:rPr>
          <w:rtl/>
          <w:lang w:bidi="ar-SA"/>
        </w:rPr>
        <w:t xml:space="preserve"> </w:t>
      </w:r>
      <w:r w:rsidRPr="00FC337B">
        <w:rPr>
          <w:rtl/>
        </w:rPr>
        <w:t>של</w:t>
      </w:r>
      <w:r w:rsidRPr="00FC337B">
        <w:rPr>
          <w:rtl/>
          <w:lang w:bidi="ar-SA"/>
        </w:rPr>
        <w:t xml:space="preserve"> </w:t>
      </w:r>
      <w:r w:rsidRPr="00FC337B">
        <w:rPr>
          <w:rtl/>
        </w:rPr>
        <w:t>המחנך</w:t>
      </w:r>
      <w:r w:rsidRPr="00FC337B">
        <w:rPr>
          <w:rtl/>
          <w:lang w:bidi="ar-SA"/>
        </w:rPr>
        <w:t xml:space="preserve"> </w:t>
      </w:r>
      <w:r w:rsidRPr="00FC337B">
        <w:rPr>
          <w:rtl/>
        </w:rPr>
        <w:t>חייב</w:t>
      </w:r>
      <w:r w:rsidRPr="00FC337B">
        <w:rPr>
          <w:rtl/>
          <w:lang w:bidi="ar-SA"/>
        </w:rPr>
        <w:t xml:space="preserve"> </w:t>
      </w:r>
      <w:r w:rsidRPr="00FC337B">
        <w:rPr>
          <w:rtl/>
        </w:rPr>
        <w:t>להיות</w:t>
      </w:r>
      <w:r w:rsidRPr="00FC337B">
        <w:rPr>
          <w:rtl/>
          <w:lang w:bidi="ar-SA"/>
        </w:rPr>
        <w:t xml:space="preserve"> </w:t>
      </w:r>
      <w:r w:rsidRPr="00FC337B">
        <w:rPr>
          <w:rtl/>
        </w:rPr>
        <w:t>פיתוחם</w:t>
      </w:r>
      <w:r w:rsidRPr="00FC337B">
        <w:rPr>
          <w:rtl/>
          <w:lang w:bidi="ar-SA"/>
        </w:rPr>
        <w:t xml:space="preserve"> </w:t>
      </w:r>
      <w:r w:rsidRPr="00FC337B">
        <w:rPr>
          <w:rtl/>
        </w:rPr>
        <w:t>של</w:t>
      </w:r>
      <w:r w:rsidRPr="00FC337B">
        <w:rPr>
          <w:rtl/>
          <w:lang w:bidi="ar-SA"/>
        </w:rPr>
        <w:t xml:space="preserve"> </w:t>
      </w:r>
      <w:r w:rsidRPr="00FC337B">
        <w:rPr>
          <w:rtl/>
        </w:rPr>
        <w:t>בני</w:t>
      </w:r>
      <w:r w:rsidRPr="00FC337B">
        <w:rPr>
          <w:rtl/>
          <w:lang w:bidi="ar-SA"/>
        </w:rPr>
        <w:t xml:space="preserve"> </w:t>
      </w:r>
      <w:r w:rsidRPr="00FC337B">
        <w:rPr>
          <w:rtl/>
        </w:rPr>
        <w:t>אדם</w:t>
      </w:r>
      <w:r w:rsidRPr="00FC337B">
        <w:rPr>
          <w:rtl/>
          <w:lang w:bidi="ar-SA"/>
        </w:rPr>
        <w:t xml:space="preserve"> </w:t>
      </w:r>
      <w:r w:rsidRPr="00FC337B">
        <w:rPr>
          <w:rtl/>
        </w:rPr>
        <w:t>חופשיים</w:t>
      </w:r>
      <w:r w:rsidR="00451963">
        <w:rPr>
          <w:rtl/>
        </w:rPr>
        <w:t>,</w:t>
      </w:r>
      <w:r w:rsidRPr="00FC337B">
        <w:rPr>
          <w:rtl/>
          <w:lang w:bidi="ar-SA"/>
        </w:rPr>
        <w:t xml:space="preserve"> </w:t>
      </w:r>
      <w:r w:rsidRPr="00FC337B">
        <w:rPr>
          <w:rtl/>
        </w:rPr>
        <w:t>המסוגלים</w:t>
      </w:r>
      <w:r w:rsidRPr="00FC337B">
        <w:rPr>
          <w:rtl/>
          <w:lang w:bidi="ar-SA"/>
        </w:rPr>
        <w:t xml:space="preserve"> </w:t>
      </w:r>
      <w:r w:rsidRPr="00FC337B">
        <w:rPr>
          <w:rtl/>
        </w:rPr>
        <w:t>בכוחות</w:t>
      </w:r>
      <w:r w:rsidRPr="00FC337B">
        <w:rPr>
          <w:rtl/>
          <w:lang w:bidi="ar-SA"/>
        </w:rPr>
        <w:t xml:space="preserve"> </w:t>
      </w:r>
      <w:r w:rsidRPr="00FC337B">
        <w:rPr>
          <w:rtl/>
        </w:rPr>
        <w:t>עצמם</w:t>
      </w:r>
      <w:ins w:id="9" w:author="גלעד גולדשמידט" w:date="2026-09-06T10:16:00Z">
        <w:r w:rsidR="00D13D70">
          <w:rPr>
            <w:rFonts w:hint="cs"/>
            <w:rtl/>
          </w:rPr>
          <w:t>,</w:t>
        </w:r>
      </w:ins>
      <w:del w:id="10" w:author="גלעד גולדשמידט" w:date="2026-09-06T10:16:00Z">
        <w:r w:rsidRPr="00FC337B" w:rsidDel="00D13D70">
          <w:rPr>
            <w:rtl/>
            <w:lang w:bidi="ar-SA"/>
          </w:rPr>
          <w:delText xml:space="preserve"> </w:delText>
        </w:r>
        <w:r w:rsidRPr="00FC337B" w:rsidDel="00D13D70">
          <w:rPr>
            <w:rtl/>
          </w:rPr>
          <w:delText>ושאובים</w:delText>
        </w:r>
        <w:r w:rsidRPr="00FC337B" w:rsidDel="00D13D70">
          <w:rPr>
            <w:rtl/>
            <w:lang w:bidi="ar-SA"/>
          </w:rPr>
          <w:delText xml:space="preserve"> </w:delText>
        </w:r>
      </w:del>
      <w:ins w:id="11" w:author="גלעד גולדשמידט" w:date="2026-09-06T10:16:00Z">
        <w:r w:rsidR="00D13D70">
          <w:rPr>
            <w:rFonts w:hint="cs"/>
            <w:rtl/>
          </w:rPr>
          <w:t xml:space="preserve"> </w:t>
        </w:r>
      </w:ins>
      <w:r w:rsidRPr="00FC337B">
        <w:rPr>
          <w:rtl/>
        </w:rPr>
        <w:t>מתוך</w:t>
      </w:r>
      <w:r w:rsidRPr="00FC337B">
        <w:rPr>
          <w:rtl/>
          <w:lang w:bidi="ar-SA"/>
        </w:rPr>
        <w:t xml:space="preserve"> </w:t>
      </w:r>
      <w:r w:rsidRPr="00FC337B">
        <w:rPr>
          <w:rtl/>
        </w:rPr>
        <w:t>מרכזם</w:t>
      </w:r>
      <w:r w:rsidRPr="00FC337B">
        <w:rPr>
          <w:rtl/>
          <w:lang w:bidi="ar-SA"/>
        </w:rPr>
        <w:t xml:space="preserve"> </w:t>
      </w:r>
      <w:r w:rsidRPr="00FC337B">
        <w:rPr>
          <w:rtl/>
        </w:rPr>
        <w:t>הפנימי</w:t>
      </w:r>
      <w:r w:rsidRPr="00FC337B">
        <w:rPr>
          <w:rtl/>
          <w:lang w:bidi="ar-SA"/>
        </w:rPr>
        <w:t xml:space="preserve"> </w:t>
      </w:r>
      <w:r w:rsidRPr="00FC337B">
        <w:rPr>
          <w:rtl/>
        </w:rPr>
        <w:t>להקנות</w:t>
      </w:r>
      <w:r w:rsidRPr="00FC337B">
        <w:rPr>
          <w:rtl/>
          <w:lang w:bidi="ar-SA"/>
        </w:rPr>
        <w:t xml:space="preserve"> </w:t>
      </w:r>
      <w:r w:rsidRPr="00FC337B">
        <w:rPr>
          <w:rtl/>
        </w:rPr>
        <w:t>מטרה</w:t>
      </w:r>
      <w:r w:rsidR="00451963">
        <w:rPr>
          <w:rtl/>
        </w:rPr>
        <w:t>,</w:t>
      </w:r>
      <w:r w:rsidRPr="00FC337B">
        <w:rPr>
          <w:rtl/>
          <w:lang w:bidi="ar-SA"/>
        </w:rPr>
        <w:t xml:space="preserve"> </w:t>
      </w:r>
      <w:r w:rsidRPr="00FC337B">
        <w:rPr>
          <w:rtl/>
        </w:rPr>
        <w:t>כיוון</w:t>
      </w:r>
      <w:r w:rsidRPr="00FC337B">
        <w:rPr>
          <w:rtl/>
          <w:lang w:bidi="ar-SA"/>
        </w:rPr>
        <w:t xml:space="preserve"> </w:t>
      </w:r>
      <w:r w:rsidRPr="00FC337B">
        <w:rPr>
          <w:rtl/>
        </w:rPr>
        <w:t>ומשמעות</w:t>
      </w:r>
      <w:r w:rsidRPr="00FC337B">
        <w:rPr>
          <w:rtl/>
          <w:lang w:bidi="ar-SA"/>
        </w:rPr>
        <w:t xml:space="preserve"> </w:t>
      </w:r>
      <w:r w:rsidRPr="00FC337B">
        <w:rPr>
          <w:rtl/>
        </w:rPr>
        <w:t>ברורים</w:t>
      </w:r>
      <w:r w:rsidRPr="00FC337B">
        <w:rPr>
          <w:rtl/>
          <w:lang w:bidi="ar-SA"/>
        </w:rPr>
        <w:t xml:space="preserve"> </w:t>
      </w:r>
      <w:r w:rsidRPr="00FC337B">
        <w:rPr>
          <w:rtl/>
        </w:rPr>
        <w:t>לחייהם</w:t>
      </w:r>
      <w:r w:rsidRPr="00FC337B">
        <w:rPr>
          <w:rtl/>
          <w:lang w:bidi="ar-SA"/>
        </w:rPr>
        <w:t xml:space="preserve"> </w:t>
      </w:r>
      <w:r w:rsidRPr="00FC337B">
        <w:rPr>
          <w:rtl/>
        </w:rPr>
        <w:t>הבוגרים</w:t>
      </w:r>
      <w:r w:rsidR="00774451">
        <w:rPr>
          <w:rFonts w:hint="cs"/>
          <w:rtl/>
        </w:rPr>
        <w:t xml:space="preserve"> </w:t>
      </w:r>
      <w:r w:rsidR="00774451" w:rsidRPr="00FC337B">
        <w:rPr>
          <w:rtl/>
          <w:lang w:bidi="ar-SA"/>
        </w:rPr>
        <w:t>(</w:t>
      </w:r>
      <w:r w:rsidR="00774451">
        <w:rPr>
          <w:lang w:bidi="ar-SA"/>
        </w:rPr>
        <w:t>Attfield, 2024</w:t>
      </w:r>
      <w:r w:rsidR="00774451" w:rsidRPr="00FC337B">
        <w:rPr>
          <w:rtl/>
          <w:lang w:bidi="ar-SA"/>
        </w:rPr>
        <w:t>)</w:t>
      </w:r>
      <w:r w:rsidRPr="00FC337B">
        <w:rPr>
          <w:rtl/>
          <w:lang w:bidi="ar-SA"/>
        </w:rPr>
        <w:t xml:space="preserve">. </w:t>
      </w:r>
      <w:r w:rsidRPr="00FC337B">
        <w:rPr>
          <w:rtl/>
        </w:rPr>
        <w:t>הכוחות</w:t>
      </w:r>
      <w:r w:rsidRPr="00FC337B">
        <w:rPr>
          <w:rtl/>
          <w:lang w:bidi="ar-SA"/>
        </w:rPr>
        <w:t xml:space="preserve"> </w:t>
      </w:r>
      <w:r w:rsidRPr="00FC337B">
        <w:rPr>
          <w:rtl/>
        </w:rPr>
        <w:t>המניעים</w:t>
      </w:r>
      <w:r w:rsidR="00451963">
        <w:rPr>
          <w:rtl/>
        </w:rPr>
        <w:t>,</w:t>
      </w:r>
      <w:r w:rsidRPr="00FC337B">
        <w:rPr>
          <w:rtl/>
          <w:lang w:bidi="ar-SA"/>
        </w:rPr>
        <w:t xml:space="preserve"> </w:t>
      </w:r>
      <w:r w:rsidRPr="00FC337B">
        <w:rPr>
          <w:rtl/>
        </w:rPr>
        <w:t>התומכים</w:t>
      </w:r>
      <w:r w:rsidRPr="00FC337B">
        <w:rPr>
          <w:rtl/>
          <w:lang w:bidi="ar-SA"/>
        </w:rPr>
        <w:t xml:space="preserve"> </w:t>
      </w:r>
      <w:r w:rsidRPr="00FC337B">
        <w:rPr>
          <w:rtl/>
        </w:rPr>
        <w:t>והחיוניים</w:t>
      </w:r>
      <w:r w:rsidRPr="00FC337B">
        <w:rPr>
          <w:rtl/>
          <w:lang w:bidi="ar-SA"/>
        </w:rPr>
        <w:t xml:space="preserve"> </w:t>
      </w:r>
      <w:r w:rsidRPr="00FC337B">
        <w:rPr>
          <w:rtl/>
        </w:rPr>
        <w:t>ביותר</w:t>
      </w:r>
      <w:r w:rsidRPr="00FC337B">
        <w:rPr>
          <w:rtl/>
          <w:lang w:bidi="ar-SA"/>
        </w:rPr>
        <w:t xml:space="preserve"> </w:t>
      </w:r>
      <w:r w:rsidRPr="00FC337B">
        <w:rPr>
          <w:rtl/>
        </w:rPr>
        <w:t>לפיתוח</w:t>
      </w:r>
      <w:r w:rsidRPr="00FC337B">
        <w:rPr>
          <w:rtl/>
          <w:lang w:bidi="ar-SA"/>
        </w:rPr>
        <w:t xml:space="preserve"> </w:t>
      </w:r>
      <w:r w:rsidRPr="00FC337B">
        <w:rPr>
          <w:rtl/>
        </w:rPr>
        <w:t>בני</w:t>
      </w:r>
      <w:r w:rsidRPr="00FC337B">
        <w:rPr>
          <w:rtl/>
          <w:lang w:bidi="ar-SA"/>
        </w:rPr>
        <w:t xml:space="preserve"> </w:t>
      </w:r>
      <w:r w:rsidRPr="00FC337B">
        <w:rPr>
          <w:rtl/>
        </w:rPr>
        <w:t>אדם</w:t>
      </w:r>
      <w:r w:rsidRPr="00FC337B">
        <w:rPr>
          <w:rtl/>
          <w:lang w:bidi="ar-SA"/>
        </w:rPr>
        <w:t xml:space="preserve"> </w:t>
      </w:r>
      <w:r w:rsidRPr="00FC337B">
        <w:rPr>
          <w:rtl/>
        </w:rPr>
        <w:t>חופשיים</w:t>
      </w:r>
      <w:r w:rsidRPr="00FC337B">
        <w:rPr>
          <w:rtl/>
          <w:lang w:bidi="ar-SA"/>
        </w:rPr>
        <w:t xml:space="preserve"> </w:t>
      </w:r>
      <w:r w:rsidRPr="00FC337B">
        <w:rPr>
          <w:rtl/>
        </w:rPr>
        <w:t>אלו</w:t>
      </w:r>
      <w:r w:rsidRPr="00FC337B">
        <w:rPr>
          <w:rtl/>
          <w:lang w:bidi="ar-SA"/>
        </w:rPr>
        <w:t xml:space="preserve"> </w:t>
      </w:r>
      <w:r w:rsidRPr="00FC337B">
        <w:rPr>
          <w:rtl/>
        </w:rPr>
        <w:t>הם</w:t>
      </w:r>
      <w:r w:rsidRPr="00FC337B">
        <w:rPr>
          <w:rtl/>
          <w:lang w:bidi="ar-SA"/>
        </w:rPr>
        <w:t xml:space="preserve"> </w:t>
      </w:r>
      <w:r w:rsidRPr="00FC337B">
        <w:rPr>
          <w:rtl/>
        </w:rPr>
        <w:t>הדמיון</w:t>
      </w:r>
      <w:r w:rsidRPr="00FC337B">
        <w:rPr>
          <w:rtl/>
          <w:lang w:bidi="ar-SA"/>
        </w:rPr>
        <w:t xml:space="preserve"> </w:t>
      </w:r>
      <w:r w:rsidRPr="00FC337B">
        <w:rPr>
          <w:rtl/>
        </w:rPr>
        <w:t>העשיר</w:t>
      </w:r>
      <w:r w:rsidR="00451963">
        <w:rPr>
          <w:rtl/>
        </w:rPr>
        <w:t>,</w:t>
      </w:r>
      <w:r w:rsidRPr="00FC337B">
        <w:rPr>
          <w:rtl/>
          <w:lang w:bidi="ar-SA"/>
        </w:rPr>
        <w:t xml:space="preserve"> </w:t>
      </w:r>
      <w:r w:rsidRPr="00FC337B">
        <w:rPr>
          <w:rtl/>
        </w:rPr>
        <w:t>תחושת</w:t>
      </w:r>
      <w:r w:rsidRPr="00FC337B">
        <w:rPr>
          <w:rtl/>
          <w:lang w:bidi="ar-SA"/>
        </w:rPr>
        <w:t xml:space="preserve"> </w:t>
      </w:r>
      <w:r w:rsidRPr="00FC337B">
        <w:rPr>
          <w:rtl/>
        </w:rPr>
        <w:t>האמת</w:t>
      </w:r>
      <w:r w:rsidRPr="00FC337B">
        <w:rPr>
          <w:rtl/>
          <w:lang w:bidi="ar-SA"/>
        </w:rPr>
        <w:t xml:space="preserve"> </w:t>
      </w:r>
      <w:r w:rsidRPr="00FC337B">
        <w:rPr>
          <w:rtl/>
        </w:rPr>
        <w:t>הבלתי</w:t>
      </w:r>
      <w:r w:rsidRPr="00FC337B">
        <w:rPr>
          <w:rtl/>
          <w:lang w:bidi="ar-SA"/>
        </w:rPr>
        <w:t xml:space="preserve"> </w:t>
      </w:r>
      <w:r w:rsidRPr="00FC337B">
        <w:rPr>
          <w:rtl/>
        </w:rPr>
        <w:t>מתפשרת</w:t>
      </w:r>
      <w:r w:rsidRPr="00FC337B">
        <w:rPr>
          <w:rtl/>
          <w:lang w:bidi="ar-SA"/>
        </w:rPr>
        <w:t xml:space="preserve"> </w:t>
      </w:r>
      <w:r w:rsidRPr="00FC337B">
        <w:rPr>
          <w:rtl/>
        </w:rPr>
        <w:t>ותחושת</w:t>
      </w:r>
      <w:r w:rsidRPr="00FC337B">
        <w:rPr>
          <w:rtl/>
          <w:lang w:bidi="ar-SA"/>
        </w:rPr>
        <w:t xml:space="preserve"> </w:t>
      </w:r>
      <w:r w:rsidRPr="00FC337B">
        <w:rPr>
          <w:rtl/>
        </w:rPr>
        <w:t>האחריות</w:t>
      </w:r>
      <w:r w:rsidRPr="00FC337B">
        <w:rPr>
          <w:rtl/>
          <w:lang w:bidi="ar-SA"/>
        </w:rPr>
        <w:t xml:space="preserve"> </w:t>
      </w:r>
      <w:r w:rsidRPr="00FC337B">
        <w:rPr>
          <w:rtl/>
        </w:rPr>
        <w:t>החברתית</w:t>
      </w:r>
      <w:r w:rsidRPr="00FC337B">
        <w:rPr>
          <w:rtl/>
          <w:lang w:bidi="ar-SA"/>
        </w:rPr>
        <w:t xml:space="preserve"> </w:t>
      </w:r>
      <w:r w:rsidRPr="00FC337B">
        <w:rPr>
          <w:rtl/>
        </w:rPr>
        <w:t>והמוסרית</w:t>
      </w:r>
      <w:r w:rsidRPr="00FC337B">
        <w:rPr>
          <w:rtl/>
          <w:lang w:bidi="ar-SA"/>
        </w:rPr>
        <w:t xml:space="preserve"> </w:t>
      </w:r>
      <w:r w:rsidRPr="00FC337B">
        <w:rPr>
          <w:rtl/>
        </w:rPr>
        <w:t>כלפי</w:t>
      </w:r>
      <w:r w:rsidRPr="00FC337B">
        <w:rPr>
          <w:rtl/>
          <w:lang w:bidi="ar-SA"/>
        </w:rPr>
        <w:t xml:space="preserve"> </w:t>
      </w:r>
      <w:r w:rsidRPr="00FC337B">
        <w:rPr>
          <w:rtl/>
        </w:rPr>
        <w:t>הזולת</w:t>
      </w:r>
      <w:r w:rsidRPr="00FC337B">
        <w:rPr>
          <w:rtl/>
          <w:lang w:bidi="ar-SA"/>
        </w:rPr>
        <w:t xml:space="preserve"> </w:t>
      </w:r>
      <w:r w:rsidR="00774451" w:rsidRPr="00FC337B">
        <w:rPr>
          <w:rtl/>
          <w:lang w:bidi="ar-SA"/>
        </w:rPr>
        <w:t>(</w:t>
      </w:r>
      <w:r w:rsidR="00774451">
        <w:rPr>
          <w:lang w:bidi="ar-SA"/>
        </w:rPr>
        <w:t>Attfield, 2024</w:t>
      </w:r>
      <w:r w:rsidR="00774451" w:rsidRPr="00FC337B">
        <w:rPr>
          <w:rtl/>
          <w:lang w:bidi="ar-SA"/>
        </w:rPr>
        <w:t>)</w:t>
      </w:r>
      <w:r w:rsidRPr="00FC337B">
        <w:rPr>
          <w:rtl/>
          <w:lang w:bidi="ar-SA"/>
        </w:rPr>
        <w:t>.</w:t>
      </w:r>
    </w:p>
    <w:p w14:paraId="2E4BEA7A" w14:textId="20A9995C" w:rsidR="00FC337B" w:rsidRPr="00FC337B" w:rsidRDefault="00FC337B" w:rsidP="00A37757">
      <w:r w:rsidRPr="00FC337B">
        <w:rPr>
          <w:rtl/>
        </w:rPr>
        <w:t>תפיסה</w:t>
      </w:r>
      <w:r w:rsidRPr="00FC337B">
        <w:rPr>
          <w:rtl/>
          <w:lang w:bidi="ar-SA"/>
        </w:rPr>
        <w:t xml:space="preserve"> </w:t>
      </w:r>
      <w:r w:rsidRPr="00FC337B">
        <w:rPr>
          <w:rtl/>
        </w:rPr>
        <w:t>זו</w:t>
      </w:r>
      <w:r w:rsidRPr="00FC337B">
        <w:rPr>
          <w:rtl/>
          <w:lang w:bidi="ar-SA"/>
        </w:rPr>
        <w:t xml:space="preserve"> </w:t>
      </w:r>
      <w:r w:rsidRPr="00FC337B">
        <w:rPr>
          <w:rtl/>
        </w:rPr>
        <w:t>מתייחסת</w:t>
      </w:r>
      <w:r w:rsidRPr="00FC337B">
        <w:rPr>
          <w:rtl/>
          <w:lang w:bidi="ar-SA"/>
        </w:rPr>
        <w:t xml:space="preserve"> </w:t>
      </w:r>
      <w:r w:rsidRPr="00FC337B">
        <w:rPr>
          <w:rtl/>
        </w:rPr>
        <w:t>לילד</w:t>
      </w:r>
      <w:r w:rsidRPr="00FC337B">
        <w:rPr>
          <w:rtl/>
          <w:lang w:bidi="ar-SA"/>
        </w:rPr>
        <w:t xml:space="preserve"> </w:t>
      </w:r>
      <w:r w:rsidRPr="00FC337B">
        <w:rPr>
          <w:rtl/>
        </w:rPr>
        <w:t>כאל</w:t>
      </w:r>
      <w:r w:rsidRPr="00FC337B">
        <w:rPr>
          <w:rtl/>
          <w:lang w:bidi="ar-SA"/>
        </w:rPr>
        <w:t xml:space="preserve"> </w:t>
      </w:r>
      <w:r w:rsidRPr="00FC337B">
        <w:rPr>
          <w:rtl/>
        </w:rPr>
        <w:t>ישות</w:t>
      </w:r>
      <w:r w:rsidRPr="00FC337B">
        <w:rPr>
          <w:rtl/>
          <w:lang w:bidi="ar-SA"/>
        </w:rPr>
        <w:t xml:space="preserve"> </w:t>
      </w:r>
      <w:r w:rsidRPr="00FC337B">
        <w:rPr>
          <w:rtl/>
        </w:rPr>
        <w:t>מתפתחת</w:t>
      </w:r>
      <w:r w:rsidRPr="00FC337B">
        <w:rPr>
          <w:rtl/>
          <w:lang w:bidi="ar-SA"/>
        </w:rPr>
        <w:t xml:space="preserve"> </w:t>
      </w:r>
      <w:r w:rsidRPr="00FC337B">
        <w:rPr>
          <w:rtl/>
        </w:rPr>
        <w:t>באופן</w:t>
      </w:r>
      <w:r w:rsidRPr="00FC337B">
        <w:rPr>
          <w:rtl/>
          <w:lang w:bidi="ar-SA"/>
        </w:rPr>
        <w:t xml:space="preserve"> </w:t>
      </w:r>
      <w:r w:rsidRPr="00FC337B">
        <w:rPr>
          <w:rtl/>
        </w:rPr>
        <w:t>דינמי</w:t>
      </w:r>
      <w:r w:rsidRPr="00FC337B">
        <w:rPr>
          <w:rtl/>
          <w:lang w:bidi="ar-SA"/>
        </w:rPr>
        <w:t xml:space="preserve"> </w:t>
      </w:r>
      <w:r w:rsidRPr="00FC337B">
        <w:rPr>
          <w:rtl/>
        </w:rPr>
        <w:t>והדרגתי</w:t>
      </w:r>
      <w:r w:rsidR="00451963">
        <w:rPr>
          <w:rtl/>
        </w:rPr>
        <w:t>,</w:t>
      </w:r>
      <w:r w:rsidRPr="00FC337B">
        <w:rPr>
          <w:rtl/>
          <w:lang w:bidi="ar-SA"/>
        </w:rPr>
        <w:t xml:space="preserve"> </w:t>
      </w:r>
      <w:r w:rsidRPr="00FC337B">
        <w:rPr>
          <w:rtl/>
        </w:rPr>
        <w:t>ומחלקת</w:t>
      </w:r>
      <w:r w:rsidRPr="00FC337B">
        <w:rPr>
          <w:rtl/>
          <w:lang w:bidi="ar-SA"/>
        </w:rPr>
        <w:t xml:space="preserve"> </w:t>
      </w:r>
      <w:r w:rsidRPr="00FC337B">
        <w:rPr>
          <w:rtl/>
        </w:rPr>
        <w:t>את</w:t>
      </w:r>
      <w:r w:rsidRPr="00FC337B">
        <w:rPr>
          <w:rtl/>
          <w:lang w:bidi="ar-SA"/>
        </w:rPr>
        <w:t xml:space="preserve"> </w:t>
      </w:r>
      <w:r w:rsidRPr="00FC337B">
        <w:rPr>
          <w:rtl/>
        </w:rPr>
        <w:t>שלבי</w:t>
      </w:r>
      <w:r w:rsidRPr="00FC337B">
        <w:rPr>
          <w:rtl/>
          <w:lang w:bidi="ar-SA"/>
        </w:rPr>
        <w:t xml:space="preserve"> </w:t>
      </w:r>
      <w:r w:rsidRPr="00FC337B">
        <w:rPr>
          <w:rtl/>
        </w:rPr>
        <w:t>החיים</w:t>
      </w:r>
      <w:r w:rsidRPr="00FC337B">
        <w:rPr>
          <w:rtl/>
          <w:lang w:bidi="ar-SA"/>
        </w:rPr>
        <w:t xml:space="preserve"> </w:t>
      </w:r>
      <w:r w:rsidRPr="00FC337B">
        <w:rPr>
          <w:rtl/>
        </w:rPr>
        <w:t>הראשונים</w:t>
      </w:r>
      <w:r w:rsidRPr="00FC337B">
        <w:rPr>
          <w:rtl/>
          <w:lang w:bidi="ar-SA"/>
        </w:rPr>
        <w:t xml:space="preserve"> </w:t>
      </w:r>
      <w:r w:rsidRPr="00FC337B">
        <w:rPr>
          <w:rtl/>
        </w:rPr>
        <w:t>של</w:t>
      </w:r>
      <w:r w:rsidRPr="00FC337B">
        <w:rPr>
          <w:rtl/>
          <w:lang w:bidi="ar-SA"/>
        </w:rPr>
        <w:t xml:space="preserve"> </w:t>
      </w:r>
      <w:r w:rsidRPr="00FC337B">
        <w:rPr>
          <w:rtl/>
        </w:rPr>
        <w:t>האדם</w:t>
      </w:r>
      <w:r w:rsidRPr="00FC337B">
        <w:rPr>
          <w:rtl/>
          <w:lang w:bidi="ar-SA"/>
        </w:rPr>
        <w:t xml:space="preserve"> </w:t>
      </w:r>
      <w:r w:rsidRPr="00FC337B">
        <w:rPr>
          <w:rtl/>
        </w:rPr>
        <w:t>עד</w:t>
      </w:r>
      <w:r w:rsidRPr="00FC337B">
        <w:rPr>
          <w:rtl/>
          <w:lang w:bidi="ar-SA"/>
        </w:rPr>
        <w:t xml:space="preserve"> </w:t>
      </w:r>
      <w:r w:rsidRPr="00FC337B">
        <w:rPr>
          <w:rtl/>
        </w:rPr>
        <w:t>לגיל</w:t>
      </w:r>
      <w:r w:rsidRPr="00FC337B">
        <w:rPr>
          <w:rtl/>
          <w:lang w:bidi="ar-SA"/>
        </w:rPr>
        <w:t xml:space="preserve"> </w:t>
      </w:r>
      <w:r w:rsidRPr="00FC337B">
        <w:rPr>
          <w:rtl/>
        </w:rPr>
        <w:t>הבגרות</w:t>
      </w:r>
      <w:r w:rsidRPr="00FC337B">
        <w:rPr>
          <w:rtl/>
          <w:lang w:bidi="ar-SA"/>
        </w:rPr>
        <w:t xml:space="preserve"> </w:t>
      </w:r>
      <w:r w:rsidRPr="00FC337B">
        <w:rPr>
          <w:rtl/>
        </w:rPr>
        <w:t>לשלושה</w:t>
      </w:r>
      <w:r w:rsidRPr="00FC337B">
        <w:rPr>
          <w:rtl/>
          <w:lang w:bidi="ar-SA"/>
        </w:rPr>
        <w:t xml:space="preserve"> </w:t>
      </w:r>
      <w:r w:rsidRPr="00FC337B">
        <w:rPr>
          <w:rtl/>
        </w:rPr>
        <w:t>מחזורים</w:t>
      </w:r>
      <w:r w:rsidRPr="00FC337B">
        <w:rPr>
          <w:rtl/>
          <w:lang w:bidi="ar-SA"/>
        </w:rPr>
        <w:t xml:space="preserve"> </w:t>
      </w:r>
      <w:r w:rsidRPr="00FC337B">
        <w:rPr>
          <w:rtl/>
        </w:rPr>
        <w:t>התפתחותיים</w:t>
      </w:r>
      <w:r w:rsidRPr="00FC337B">
        <w:rPr>
          <w:rtl/>
          <w:lang w:bidi="ar-SA"/>
        </w:rPr>
        <w:t xml:space="preserve"> </w:t>
      </w:r>
      <w:r w:rsidRPr="00FC337B">
        <w:rPr>
          <w:rtl/>
        </w:rPr>
        <w:t>מוגדרים</w:t>
      </w:r>
      <w:r w:rsidRPr="00FC337B">
        <w:rPr>
          <w:rtl/>
          <w:lang w:bidi="ar-SA"/>
        </w:rPr>
        <w:t xml:space="preserve"> </w:t>
      </w:r>
      <w:r w:rsidRPr="00FC337B">
        <w:rPr>
          <w:rtl/>
        </w:rPr>
        <w:t>היטב</w:t>
      </w:r>
      <w:r w:rsidRPr="00FC337B">
        <w:rPr>
          <w:rtl/>
          <w:lang w:bidi="ar-SA"/>
        </w:rPr>
        <w:t xml:space="preserve"> </w:t>
      </w:r>
      <w:r w:rsidRPr="00FC337B">
        <w:rPr>
          <w:rtl/>
        </w:rPr>
        <w:t>בני</w:t>
      </w:r>
      <w:r w:rsidRPr="00FC337B">
        <w:rPr>
          <w:rtl/>
          <w:lang w:bidi="ar-SA"/>
        </w:rPr>
        <w:t xml:space="preserve"> </w:t>
      </w:r>
      <w:r w:rsidRPr="00FC337B">
        <w:rPr>
          <w:rtl/>
        </w:rPr>
        <w:t>שבע</w:t>
      </w:r>
      <w:r w:rsidRPr="00FC337B">
        <w:rPr>
          <w:rtl/>
          <w:lang w:bidi="ar-SA"/>
        </w:rPr>
        <w:t xml:space="preserve"> </w:t>
      </w:r>
      <w:r w:rsidRPr="00FC337B">
        <w:rPr>
          <w:rtl/>
        </w:rPr>
        <w:t>שנים</w:t>
      </w:r>
      <w:r w:rsidRPr="00FC337B">
        <w:rPr>
          <w:rtl/>
          <w:lang w:bidi="ar-SA"/>
        </w:rPr>
        <w:t xml:space="preserve"> </w:t>
      </w:r>
      <w:r w:rsidRPr="00FC337B">
        <w:rPr>
          <w:rtl/>
        </w:rPr>
        <w:t>כל</w:t>
      </w:r>
      <w:r w:rsidRPr="00FC337B">
        <w:rPr>
          <w:rtl/>
          <w:lang w:bidi="ar-SA"/>
        </w:rPr>
        <w:t xml:space="preserve"> </w:t>
      </w:r>
      <w:r w:rsidRPr="00FC337B">
        <w:rPr>
          <w:rtl/>
        </w:rPr>
        <w:t>אחד</w:t>
      </w:r>
      <w:r w:rsidR="00451963">
        <w:rPr>
          <w:rtl/>
        </w:rPr>
        <w:t>,</w:t>
      </w:r>
      <w:r w:rsidRPr="00FC337B">
        <w:rPr>
          <w:rtl/>
          <w:lang w:bidi="ar-SA"/>
        </w:rPr>
        <w:t xml:space="preserve"> </w:t>
      </w:r>
      <w:r w:rsidRPr="00FC337B">
        <w:rPr>
          <w:rtl/>
        </w:rPr>
        <w:t>המכונים</w:t>
      </w:r>
      <w:r w:rsidRPr="00FC337B">
        <w:rPr>
          <w:rtl/>
          <w:lang w:bidi="ar-SA"/>
        </w:rPr>
        <w:t xml:space="preserve"> '</w:t>
      </w:r>
      <w:r w:rsidRPr="00FC337B">
        <w:rPr>
          <w:rtl/>
        </w:rPr>
        <w:t>שביעונים</w:t>
      </w:r>
      <w:r w:rsidRPr="00FC337B">
        <w:rPr>
          <w:rtl/>
          <w:lang w:bidi="ar-SA"/>
        </w:rPr>
        <w:t>' (</w:t>
      </w:r>
      <w:r w:rsidR="00383EB7">
        <w:rPr>
          <w:lang w:bidi="ar-SA"/>
        </w:rPr>
        <w:t>Traub, 2019</w:t>
      </w:r>
      <w:r w:rsidRPr="00FC337B">
        <w:rPr>
          <w:rtl/>
          <w:lang w:bidi="ar-SA"/>
        </w:rPr>
        <w:t xml:space="preserve">). </w:t>
      </w:r>
      <w:r w:rsidRPr="00FC337B">
        <w:rPr>
          <w:rtl/>
        </w:rPr>
        <w:t>כל</w:t>
      </w:r>
      <w:r w:rsidRPr="00FC337B">
        <w:rPr>
          <w:rtl/>
          <w:lang w:bidi="ar-SA"/>
        </w:rPr>
        <w:t xml:space="preserve"> </w:t>
      </w:r>
      <w:r w:rsidRPr="00FC337B">
        <w:rPr>
          <w:rtl/>
        </w:rPr>
        <w:t>שביעון</w:t>
      </w:r>
      <w:r w:rsidRPr="00FC337B">
        <w:rPr>
          <w:rtl/>
          <w:lang w:bidi="ar-SA"/>
        </w:rPr>
        <w:t xml:space="preserve"> </w:t>
      </w:r>
      <w:r w:rsidRPr="00FC337B">
        <w:rPr>
          <w:rtl/>
        </w:rPr>
        <w:t>מכוון</w:t>
      </w:r>
      <w:r w:rsidRPr="00FC337B">
        <w:rPr>
          <w:rtl/>
          <w:lang w:bidi="ar-SA"/>
        </w:rPr>
        <w:t xml:space="preserve"> </w:t>
      </w:r>
      <w:r w:rsidRPr="00FC337B">
        <w:rPr>
          <w:rtl/>
        </w:rPr>
        <w:t>לבנייה</w:t>
      </w:r>
      <w:r w:rsidRPr="00FC337B">
        <w:rPr>
          <w:rtl/>
          <w:lang w:bidi="ar-SA"/>
        </w:rPr>
        <w:t xml:space="preserve"> </w:t>
      </w:r>
      <w:r w:rsidRPr="00FC337B">
        <w:rPr>
          <w:rtl/>
        </w:rPr>
        <w:t>ולביסוס</w:t>
      </w:r>
      <w:r w:rsidRPr="00FC337B">
        <w:rPr>
          <w:rtl/>
          <w:lang w:bidi="ar-SA"/>
        </w:rPr>
        <w:t xml:space="preserve"> </w:t>
      </w:r>
      <w:r w:rsidRPr="00FC337B">
        <w:rPr>
          <w:rtl/>
        </w:rPr>
        <w:t>של</w:t>
      </w:r>
      <w:r w:rsidRPr="00FC337B">
        <w:rPr>
          <w:rtl/>
          <w:lang w:bidi="ar-SA"/>
        </w:rPr>
        <w:t xml:space="preserve"> </w:t>
      </w:r>
      <w:r w:rsidRPr="00FC337B">
        <w:rPr>
          <w:rtl/>
        </w:rPr>
        <w:t>גוף</w:t>
      </w:r>
      <w:r w:rsidRPr="00FC337B">
        <w:rPr>
          <w:rtl/>
          <w:lang w:bidi="ar-SA"/>
        </w:rPr>
        <w:t xml:space="preserve"> </w:t>
      </w:r>
      <w:r w:rsidRPr="00FC337B">
        <w:rPr>
          <w:rtl/>
        </w:rPr>
        <w:t>או</w:t>
      </w:r>
      <w:r w:rsidRPr="00FC337B">
        <w:rPr>
          <w:rtl/>
          <w:lang w:bidi="ar-SA"/>
        </w:rPr>
        <w:t xml:space="preserve"> </w:t>
      </w:r>
      <w:r w:rsidRPr="00FC337B">
        <w:rPr>
          <w:rtl/>
        </w:rPr>
        <w:t>כוח</w:t>
      </w:r>
      <w:r w:rsidRPr="00FC337B">
        <w:rPr>
          <w:rtl/>
          <w:lang w:bidi="ar-SA"/>
        </w:rPr>
        <w:t xml:space="preserve"> </w:t>
      </w:r>
      <w:r w:rsidRPr="00FC337B">
        <w:rPr>
          <w:rtl/>
        </w:rPr>
        <w:t>נפשי</w:t>
      </w:r>
      <w:r w:rsidRPr="00FC337B">
        <w:rPr>
          <w:rtl/>
          <w:lang w:bidi="ar-SA"/>
        </w:rPr>
        <w:t xml:space="preserve"> </w:t>
      </w:r>
      <w:r w:rsidRPr="00FC337B">
        <w:rPr>
          <w:rtl/>
        </w:rPr>
        <w:t>אחר</w:t>
      </w:r>
      <w:r w:rsidRPr="00FC337B">
        <w:rPr>
          <w:rtl/>
          <w:lang w:bidi="ar-SA"/>
        </w:rPr>
        <w:t xml:space="preserve"> </w:t>
      </w:r>
      <w:r w:rsidRPr="00FC337B">
        <w:rPr>
          <w:rtl/>
        </w:rPr>
        <w:t>באדם</w:t>
      </w:r>
      <w:r w:rsidRPr="00FC337B">
        <w:rPr>
          <w:rtl/>
          <w:lang w:bidi="ar-SA"/>
        </w:rPr>
        <w:t xml:space="preserve">: </w:t>
      </w:r>
      <w:r w:rsidRPr="00FC337B">
        <w:rPr>
          <w:rtl/>
        </w:rPr>
        <w:t>הגוף</w:t>
      </w:r>
      <w:r w:rsidRPr="00FC337B">
        <w:rPr>
          <w:rtl/>
          <w:lang w:bidi="ar-SA"/>
        </w:rPr>
        <w:t xml:space="preserve"> </w:t>
      </w:r>
      <w:r w:rsidRPr="00FC337B">
        <w:rPr>
          <w:rtl/>
        </w:rPr>
        <w:t>הפיזי</w:t>
      </w:r>
      <w:r w:rsidR="00451963">
        <w:rPr>
          <w:rtl/>
        </w:rPr>
        <w:t>,</w:t>
      </w:r>
      <w:r w:rsidRPr="00FC337B">
        <w:rPr>
          <w:rtl/>
          <w:lang w:bidi="ar-SA"/>
        </w:rPr>
        <w:t xml:space="preserve"> </w:t>
      </w:r>
      <w:r w:rsidRPr="00FC337B">
        <w:rPr>
          <w:rtl/>
        </w:rPr>
        <w:t>גוף</w:t>
      </w:r>
      <w:r w:rsidRPr="00FC337B">
        <w:rPr>
          <w:rtl/>
          <w:lang w:bidi="ar-SA"/>
        </w:rPr>
        <w:t xml:space="preserve"> </w:t>
      </w:r>
      <w:r w:rsidRPr="00FC337B">
        <w:rPr>
          <w:rtl/>
        </w:rPr>
        <w:t>החיים</w:t>
      </w:r>
      <w:r w:rsidRPr="00FC337B">
        <w:rPr>
          <w:rtl/>
          <w:lang w:bidi="ar-SA"/>
        </w:rPr>
        <w:t xml:space="preserve"> (</w:t>
      </w:r>
      <w:r w:rsidRPr="00FC337B">
        <w:rPr>
          <w:rtl/>
        </w:rPr>
        <w:t>הכוחות</w:t>
      </w:r>
      <w:r w:rsidRPr="00FC337B">
        <w:rPr>
          <w:rtl/>
          <w:lang w:bidi="ar-SA"/>
        </w:rPr>
        <w:t xml:space="preserve"> </w:t>
      </w:r>
      <w:r w:rsidRPr="00FC337B">
        <w:rPr>
          <w:rtl/>
        </w:rPr>
        <w:t>הוויטליים</w:t>
      </w:r>
      <w:r w:rsidRPr="00FC337B">
        <w:rPr>
          <w:rtl/>
          <w:lang w:bidi="ar-SA"/>
        </w:rPr>
        <w:t xml:space="preserve">) </w:t>
      </w:r>
      <w:r w:rsidRPr="00FC337B">
        <w:rPr>
          <w:rtl/>
        </w:rPr>
        <w:t>וגוף</w:t>
      </w:r>
      <w:r w:rsidRPr="00FC337B">
        <w:rPr>
          <w:rtl/>
          <w:lang w:bidi="ar-SA"/>
        </w:rPr>
        <w:t xml:space="preserve"> </w:t>
      </w:r>
      <w:r w:rsidRPr="00FC337B">
        <w:rPr>
          <w:rtl/>
        </w:rPr>
        <w:t>הנפש</w:t>
      </w:r>
      <w:r w:rsidR="00451963">
        <w:rPr>
          <w:rtl/>
        </w:rPr>
        <w:t>,</w:t>
      </w:r>
      <w:r w:rsidRPr="00FC337B">
        <w:rPr>
          <w:rtl/>
          <w:lang w:bidi="ar-SA"/>
        </w:rPr>
        <w:t xml:space="preserve"> </w:t>
      </w:r>
      <w:r w:rsidRPr="00FC337B">
        <w:rPr>
          <w:rtl/>
        </w:rPr>
        <w:t>אשר</w:t>
      </w:r>
      <w:r w:rsidRPr="00FC337B">
        <w:rPr>
          <w:rtl/>
          <w:lang w:bidi="ar-SA"/>
        </w:rPr>
        <w:t xml:space="preserve"> </w:t>
      </w:r>
      <w:r w:rsidRPr="00FC337B">
        <w:rPr>
          <w:rtl/>
        </w:rPr>
        <w:t>מייצגים</w:t>
      </w:r>
      <w:r w:rsidRPr="00FC337B">
        <w:rPr>
          <w:rtl/>
          <w:lang w:bidi="ar-SA"/>
        </w:rPr>
        <w:t xml:space="preserve"> </w:t>
      </w:r>
      <w:r w:rsidRPr="00FC337B">
        <w:rPr>
          <w:rtl/>
        </w:rPr>
        <w:t>בהתאמה</w:t>
      </w:r>
      <w:r w:rsidRPr="00FC337B">
        <w:rPr>
          <w:rtl/>
          <w:lang w:bidi="ar-SA"/>
        </w:rPr>
        <w:t xml:space="preserve"> </w:t>
      </w:r>
      <w:r w:rsidRPr="00FC337B">
        <w:rPr>
          <w:rtl/>
        </w:rPr>
        <w:t>את</w:t>
      </w:r>
      <w:r w:rsidRPr="00FC337B">
        <w:rPr>
          <w:rtl/>
          <w:lang w:bidi="ar-SA"/>
        </w:rPr>
        <w:t xml:space="preserve"> </w:t>
      </w:r>
      <w:r w:rsidRPr="00FC337B">
        <w:rPr>
          <w:rtl/>
        </w:rPr>
        <w:t>פיתוח</w:t>
      </w:r>
      <w:r w:rsidRPr="00FC337B">
        <w:rPr>
          <w:rtl/>
          <w:lang w:bidi="ar-SA"/>
        </w:rPr>
        <w:t xml:space="preserve"> </w:t>
      </w:r>
      <w:r w:rsidRPr="00FC337B">
        <w:rPr>
          <w:rtl/>
        </w:rPr>
        <w:t>כוחות</w:t>
      </w:r>
      <w:r w:rsidRPr="00FC337B">
        <w:rPr>
          <w:rtl/>
          <w:lang w:bidi="ar-SA"/>
        </w:rPr>
        <w:t xml:space="preserve"> </w:t>
      </w:r>
      <w:r w:rsidRPr="00FC337B">
        <w:rPr>
          <w:rtl/>
        </w:rPr>
        <w:t>הרצון</w:t>
      </w:r>
      <w:r w:rsidR="00451963">
        <w:rPr>
          <w:rtl/>
        </w:rPr>
        <w:t>,</w:t>
      </w:r>
      <w:r w:rsidRPr="00FC337B">
        <w:rPr>
          <w:rtl/>
          <w:lang w:bidi="ar-SA"/>
        </w:rPr>
        <w:t xml:space="preserve"> </w:t>
      </w:r>
      <w:r w:rsidRPr="00FC337B">
        <w:rPr>
          <w:rtl/>
        </w:rPr>
        <w:t>הרגש</w:t>
      </w:r>
      <w:r w:rsidRPr="00FC337B">
        <w:rPr>
          <w:rtl/>
          <w:lang w:bidi="ar-SA"/>
        </w:rPr>
        <w:t xml:space="preserve"> </w:t>
      </w:r>
      <w:r w:rsidRPr="00FC337B">
        <w:rPr>
          <w:rtl/>
        </w:rPr>
        <w:t>והחשיבה</w:t>
      </w:r>
      <w:r w:rsidRPr="00FC337B">
        <w:rPr>
          <w:rtl/>
          <w:lang w:bidi="ar-SA"/>
        </w:rPr>
        <w:t xml:space="preserve"> </w:t>
      </w:r>
      <w:r w:rsidR="00A81F6F" w:rsidRPr="00FC337B">
        <w:rPr>
          <w:rtl/>
          <w:lang w:bidi="ar-SA"/>
        </w:rPr>
        <w:t>(</w:t>
      </w:r>
      <w:r w:rsidR="00A81F6F">
        <w:rPr>
          <w:lang w:bidi="ar-SA"/>
        </w:rPr>
        <w:t>Attfield, 2024</w:t>
      </w:r>
      <w:r w:rsidR="00A81F6F" w:rsidRPr="00FC337B">
        <w:rPr>
          <w:rtl/>
          <w:lang w:bidi="ar-SA"/>
        </w:rPr>
        <w:t>)</w:t>
      </w:r>
      <w:r w:rsidRPr="00FC337B">
        <w:rPr>
          <w:rtl/>
          <w:lang w:bidi="ar-SA"/>
        </w:rPr>
        <w:t xml:space="preserve">. </w:t>
      </w:r>
      <w:r w:rsidRPr="00FC337B">
        <w:rPr>
          <w:rtl/>
        </w:rPr>
        <w:t>בשביעון</w:t>
      </w:r>
      <w:r w:rsidRPr="00FC337B">
        <w:rPr>
          <w:rtl/>
          <w:lang w:bidi="ar-SA"/>
        </w:rPr>
        <w:t xml:space="preserve"> </w:t>
      </w:r>
      <w:r w:rsidRPr="00FC337B">
        <w:rPr>
          <w:rtl/>
        </w:rPr>
        <w:t>הראשון</w:t>
      </w:r>
      <w:r w:rsidR="00451963">
        <w:rPr>
          <w:rtl/>
        </w:rPr>
        <w:t>,</w:t>
      </w:r>
      <w:r w:rsidRPr="00FC337B">
        <w:rPr>
          <w:rtl/>
          <w:lang w:bidi="ar-SA"/>
        </w:rPr>
        <w:t xml:space="preserve"> </w:t>
      </w:r>
      <w:r w:rsidRPr="00FC337B">
        <w:rPr>
          <w:rtl/>
        </w:rPr>
        <w:t>המקיף</w:t>
      </w:r>
      <w:r w:rsidRPr="00FC337B">
        <w:rPr>
          <w:rtl/>
          <w:lang w:bidi="ar-SA"/>
        </w:rPr>
        <w:t xml:space="preserve"> </w:t>
      </w:r>
      <w:r w:rsidRPr="00FC337B">
        <w:rPr>
          <w:rtl/>
        </w:rPr>
        <w:t>את</w:t>
      </w:r>
      <w:r w:rsidRPr="00FC337B">
        <w:rPr>
          <w:rtl/>
          <w:lang w:bidi="ar-SA"/>
        </w:rPr>
        <w:t xml:space="preserve"> </w:t>
      </w:r>
      <w:r w:rsidRPr="00FC337B">
        <w:rPr>
          <w:rtl/>
        </w:rPr>
        <w:t>שלב</w:t>
      </w:r>
      <w:r w:rsidRPr="00FC337B">
        <w:rPr>
          <w:rtl/>
          <w:lang w:bidi="ar-SA"/>
        </w:rPr>
        <w:t xml:space="preserve"> </w:t>
      </w:r>
      <w:r w:rsidRPr="00FC337B">
        <w:rPr>
          <w:rtl/>
        </w:rPr>
        <w:t>גן</w:t>
      </w:r>
      <w:r w:rsidRPr="00FC337B">
        <w:rPr>
          <w:rtl/>
          <w:lang w:bidi="ar-SA"/>
        </w:rPr>
        <w:t xml:space="preserve"> </w:t>
      </w:r>
      <w:r w:rsidRPr="00FC337B">
        <w:rPr>
          <w:rtl/>
        </w:rPr>
        <w:t>הילדים</w:t>
      </w:r>
      <w:r w:rsidRPr="00FC337B">
        <w:rPr>
          <w:rtl/>
          <w:lang w:bidi="ar-SA"/>
        </w:rPr>
        <w:t xml:space="preserve"> (</w:t>
      </w:r>
      <w:r w:rsidRPr="00FC337B">
        <w:rPr>
          <w:rtl/>
        </w:rPr>
        <w:t>גילים</w:t>
      </w:r>
      <w:r w:rsidRPr="00FC337B">
        <w:rPr>
          <w:rtl/>
          <w:lang w:bidi="ar-SA"/>
        </w:rPr>
        <w:t xml:space="preserve"> </w:t>
      </w:r>
      <w:r w:rsidR="00913B98">
        <w:rPr>
          <w:rFonts w:hint="cs"/>
          <w:rtl/>
        </w:rPr>
        <w:t>0–7</w:t>
      </w:r>
      <w:r w:rsidRPr="00FC337B">
        <w:rPr>
          <w:rtl/>
          <w:lang w:bidi="ar-SA"/>
        </w:rPr>
        <w:t>)</w:t>
      </w:r>
      <w:r w:rsidR="00451963">
        <w:rPr>
          <w:rtl/>
        </w:rPr>
        <w:t>,</w:t>
      </w:r>
      <w:r w:rsidRPr="00FC337B">
        <w:rPr>
          <w:rtl/>
          <w:lang w:bidi="ar-SA"/>
        </w:rPr>
        <w:t xml:space="preserve"> </w:t>
      </w:r>
      <w:r w:rsidRPr="00FC337B">
        <w:rPr>
          <w:rtl/>
        </w:rPr>
        <w:t>כוח</w:t>
      </w:r>
      <w:r w:rsidRPr="00FC337B">
        <w:rPr>
          <w:rtl/>
          <w:lang w:bidi="ar-SA"/>
        </w:rPr>
        <w:t xml:space="preserve"> </w:t>
      </w:r>
      <w:r w:rsidRPr="00FC337B">
        <w:rPr>
          <w:rtl/>
        </w:rPr>
        <w:t>הרצון</w:t>
      </w:r>
      <w:r w:rsidRPr="00FC337B">
        <w:rPr>
          <w:rtl/>
          <w:lang w:bidi="ar-SA"/>
        </w:rPr>
        <w:t xml:space="preserve"> </w:t>
      </w:r>
      <w:r w:rsidRPr="00FC337B">
        <w:rPr>
          <w:rtl/>
        </w:rPr>
        <w:t>והעשייה</w:t>
      </w:r>
      <w:r w:rsidRPr="00FC337B">
        <w:rPr>
          <w:rtl/>
          <w:lang w:bidi="ar-SA"/>
        </w:rPr>
        <w:t xml:space="preserve"> </w:t>
      </w:r>
      <w:r w:rsidRPr="00FC337B">
        <w:rPr>
          <w:rtl/>
        </w:rPr>
        <w:t>של</w:t>
      </w:r>
      <w:r w:rsidRPr="00FC337B">
        <w:rPr>
          <w:rtl/>
          <w:lang w:bidi="ar-SA"/>
        </w:rPr>
        <w:t xml:space="preserve"> </w:t>
      </w:r>
      <w:r w:rsidRPr="00FC337B">
        <w:rPr>
          <w:rtl/>
        </w:rPr>
        <w:t>הילד</w:t>
      </w:r>
      <w:r w:rsidRPr="00FC337B">
        <w:rPr>
          <w:rtl/>
          <w:lang w:bidi="ar-SA"/>
        </w:rPr>
        <w:t xml:space="preserve"> </w:t>
      </w:r>
      <w:r w:rsidR="00656053">
        <w:rPr>
          <w:rFonts w:hint="cs"/>
          <w:rtl/>
        </w:rPr>
        <w:t xml:space="preserve">או הילדה </w:t>
      </w:r>
      <w:r w:rsidRPr="00FC337B">
        <w:rPr>
          <w:rtl/>
        </w:rPr>
        <w:t>מתפתח</w:t>
      </w:r>
      <w:r w:rsidRPr="00FC337B">
        <w:rPr>
          <w:rtl/>
          <w:lang w:bidi="ar-SA"/>
        </w:rPr>
        <w:t xml:space="preserve"> </w:t>
      </w:r>
      <w:r w:rsidRPr="00FC337B">
        <w:rPr>
          <w:rtl/>
        </w:rPr>
        <w:t>באופן</w:t>
      </w:r>
      <w:r w:rsidRPr="00FC337B">
        <w:rPr>
          <w:rtl/>
          <w:lang w:bidi="ar-SA"/>
        </w:rPr>
        <w:t xml:space="preserve"> </w:t>
      </w:r>
      <w:r w:rsidRPr="00FC337B">
        <w:rPr>
          <w:rtl/>
        </w:rPr>
        <w:t>בלתי</w:t>
      </w:r>
      <w:r w:rsidRPr="00FC337B">
        <w:rPr>
          <w:rtl/>
          <w:lang w:bidi="ar-SA"/>
        </w:rPr>
        <w:t xml:space="preserve"> </w:t>
      </w:r>
      <w:r w:rsidRPr="00FC337B">
        <w:rPr>
          <w:rtl/>
        </w:rPr>
        <w:t>מודע</w:t>
      </w:r>
      <w:r w:rsidRPr="00FC337B">
        <w:rPr>
          <w:rtl/>
          <w:lang w:bidi="ar-SA"/>
        </w:rPr>
        <w:t xml:space="preserve"> </w:t>
      </w:r>
      <w:r w:rsidRPr="00FC337B">
        <w:rPr>
          <w:rtl/>
        </w:rPr>
        <w:t>וטבעי</w:t>
      </w:r>
      <w:r w:rsidR="00451963">
        <w:rPr>
          <w:rtl/>
        </w:rPr>
        <w:t>,</w:t>
      </w:r>
      <w:r w:rsidRPr="00FC337B">
        <w:rPr>
          <w:rtl/>
          <w:lang w:bidi="ar-SA"/>
        </w:rPr>
        <w:t xml:space="preserve"> </w:t>
      </w:r>
      <w:r w:rsidRPr="00FC337B">
        <w:rPr>
          <w:rtl/>
        </w:rPr>
        <w:t>בעיקר</w:t>
      </w:r>
      <w:r w:rsidRPr="00FC337B">
        <w:rPr>
          <w:rtl/>
          <w:lang w:bidi="ar-SA"/>
        </w:rPr>
        <w:t xml:space="preserve"> </w:t>
      </w:r>
      <w:r w:rsidRPr="00FC337B">
        <w:rPr>
          <w:rtl/>
        </w:rPr>
        <w:t>דרך</w:t>
      </w:r>
      <w:r w:rsidRPr="00FC337B">
        <w:rPr>
          <w:rtl/>
          <w:lang w:bidi="ar-SA"/>
        </w:rPr>
        <w:t xml:space="preserve"> </w:t>
      </w:r>
      <w:r w:rsidRPr="00FC337B">
        <w:rPr>
          <w:rtl/>
        </w:rPr>
        <w:t>חיקוי</w:t>
      </w:r>
      <w:r w:rsidRPr="00FC337B">
        <w:rPr>
          <w:rtl/>
          <w:lang w:bidi="ar-SA"/>
        </w:rPr>
        <w:t xml:space="preserve"> </w:t>
      </w:r>
      <w:r w:rsidRPr="00FC337B">
        <w:rPr>
          <w:rtl/>
        </w:rPr>
        <w:t>פיזי</w:t>
      </w:r>
      <w:r w:rsidRPr="00FC337B">
        <w:rPr>
          <w:rtl/>
          <w:lang w:bidi="ar-SA"/>
        </w:rPr>
        <w:t xml:space="preserve"> </w:t>
      </w:r>
      <w:r w:rsidRPr="00FC337B">
        <w:rPr>
          <w:rtl/>
        </w:rPr>
        <w:t>פעיל</w:t>
      </w:r>
      <w:r w:rsidRPr="00FC337B">
        <w:rPr>
          <w:rtl/>
          <w:lang w:bidi="ar-SA"/>
        </w:rPr>
        <w:t xml:space="preserve"> </w:t>
      </w:r>
      <w:r w:rsidRPr="00FC337B">
        <w:rPr>
          <w:rtl/>
        </w:rPr>
        <w:t>של</w:t>
      </w:r>
      <w:r w:rsidRPr="00FC337B">
        <w:rPr>
          <w:rtl/>
          <w:lang w:bidi="ar-SA"/>
        </w:rPr>
        <w:t xml:space="preserve"> </w:t>
      </w:r>
      <w:r w:rsidRPr="00FC337B">
        <w:rPr>
          <w:rtl/>
        </w:rPr>
        <w:t>סביבתו</w:t>
      </w:r>
      <w:r w:rsidRPr="00FC337B">
        <w:rPr>
          <w:rtl/>
          <w:lang w:bidi="ar-SA"/>
        </w:rPr>
        <w:t xml:space="preserve"> </w:t>
      </w:r>
      <w:r w:rsidRPr="00FC337B">
        <w:rPr>
          <w:rtl/>
        </w:rPr>
        <w:t>הקרובה</w:t>
      </w:r>
      <w:r w:rsidRPr="00FC337B">
        <w:rPr>
          <w:rtl/>
          <w:lang w:bidi="ar-SA"/>
        </w:rPr>
        <w:t xml:space="preserve"> </w:t>
      </w:r>
      <w:r w:rsidRPr="00FC337B">
        <w:rPr>
          <w:rtl/>
        </w:rPr>
        <w:t>ודרך</w:t>
      </w:r>
      <w:r w:rsidRPr="00FC337B">
        <w:rPr>
          <w:rtl/>
          <w:lang w:bidi="ar-SA"/>
        </w:rPr>
        <w:t xml:space="preserve"> </w:t>
      </w:r>
      <w:r w:rsidRPr="00FC337B">
        <w:rPr>
          <w:rtl/>
        </w:rPr>
        <w:t>משחק</w:t>
      </w:r>
      <w:r w:rsidRPr="00FC337B">
        <w:rPr>
          <w:rtl/>
          <w:lang w:bidi="ar-SA"/>
        </w:rPr>
        <w:t xml:space="preserve"> </w:t>
      </w:r>
      <w:r w:rsidRPr="00FC337B">
        <w:rPr>
          <w:rtl/>
        </w:rPr>
        <w:t>חופשי</w:t>
      </w:r>
      <w:r w:rsidRPr="00FC337B">
        <w:rPr>
          <w:rtl/>
          <w:lang w:bidi="ar-SA"/>
        </w:rPr>
        <w:t xml:space="preserve"> </w:t>
      </w:r>
      <w:r w:rsidR="00774451" w:rsidRPr="00FC337B">
        <w:rPr>
          <w:rtl/>
          <w:lang w:bidi="ar-SA"/>
        </w:rPr>
        <w:t>(</w:t>
      </w:r>
      <w:r w:rsidR="00774451">
        <w:rPr>
          <w:lang w:bidi="ar-SA"/>
        </w:rPr>
        <w:t>Attfield, 2024</w:t>
      </w:r>
      <w:r w:rsidR="00774451" w:rsidRPr="00FC337B">
        <w:rPr>
          <w:rtl/>
          <w:lang w:bidi="ar-SA"/>
        </w:rPr>
        <w:t>)</w:t>
      </w:r>
      <w:r w:rsidRPr="00FC337B">
        <w:rPr>
          <w:rtl/>
          <w:lang w:bidi="ar-SA"/>
        </w:rPr>
        <w:t xml:space="preserve">. </w:t>
      </w:r>
      <w:r w:rsidRPr="00FC337B">
        <w:rPr>
          <w:rtl/>
        </w:rPr>
        <w:t>בשביעון</w:t>
      </w:r>
      <w:r w:rsidRPr="00FC337B">
        <w:rPr>
          <w:rtl/>
          <w:lang w:bidi="ar-SA"/>
        </w:rPr>
        <w:t xml:space="preserve"> </w:t>
      </w:r>
      <w:r w:rsidRPr="00FC337B">
        <w:rPr>
          <w:rtl/>
        </w:rPr>
        <w:t>השני</w:t>
      </w:r>
      <w:r w:rsidR="00451963">
        <w:rPr>
          <w:rtl/>
        </w:rPr>
        <w:t>,</w:t>
      </w:r>
      <w:r w:rsidRPr="00FC337B">
        <w:rPr>
          <w:rtl/>
          <w:lang w:bidi="ar-SA"/>
        </w:rPr>
        <w:t xml:space="preserve"> </w:t>
      </w:r>
      <w:r w:rsidRPr="00FC337B">
        <w:rPr>
          <w:rtl/>
        </w:rPr>
        <w:t>המקיף</w:t>
      </w:r>
      <w:r w:rsidRPr="00FC337B">
        <w:rPr>
          <w:rtl/>
          <w:lang w:bidi="ar-SA"/>
        </w:rPr>
        <w:t xml:space="preserve"> </w:t>
      </w:r>
      <w:r w:rsidRPr="00FC337B">
        <w:rPr>
          <w:rtl/>
        </w:rPr>
        <w:t>את</w:t>
      </w:r>
      <w:r w:rsidRPr="00FC337B">
        <w:rPr>
          <w:rtl/>
          <w:lang w:bidi="ar-SA"/>
        </w:rPr>
        <w:t xml:space="preserve"> </w:t>
      </w:r>
      <w:r w:rsidRPr="00FC337B">
        <w:rPr>
          <w:rtl/>
        </w:rPr>
        <w:t>בית</w:t>
      </w:r>
      <w:r w:rsidRPr="00FC337B">
        <w:rPr>
          <w:rtl/>
          <w:lang w:bidi="ar-SA"/>
        </w:rPr>
        <w:t xml:space="preserve"> </w:t>
      </w:r>
      <w:r w:rsidRPr="00FC337B">
        <w:rPr>
          <w:rtl/>
        </w:rPr>
        <w:t>הספר</w:t>
      </w:r>
      <w:r w:rsidRPr="00FC337B">
        <w:rPr>
          <w:rtl/>
          <w:lang w:bidi="ar-SA"/>
        </w:rPr>
        <w:t xml:space="preserve"> </w:t>
      </w:r>
      <w:r w:rsidRPr="00FC337B">
        <w:rPr>
          <w:rtl/>
        </w:rPr>
        <w:t>היסודי</w:t>
      </w:r>
      <w:r w:rsidRPr="00FC337B">
        <w:rPr>
          <w:rtl/>
          <w:lang w:bidi="ar-SA"/>
        </w:rPr>
        <w:t xml:space="preserve"> (</w:t>
      </w:r>
      <w:r w:rsidRPr="00FC337B">
        <w:rPr>
          <w:rtl/>
        </w:rPr>
        <w:t>גיל</w:t>
      </w:r>
      <w:r w:rsidRPr="00774451">
        <w:rPr>
          <w:rtl/>
        </w:rPr>
        <w:t>ים</w:t>
      </w:r>
      <w:r w:rsidR="00774451" w:rsidRPr="00774451">
        <w:rPr>
          <w:rFonts w:hint="cs"/>
          <w:rtl/>
        </w:rPr>
        <w:t xml:space="preserve"> 7–14</w:t>
      </w:r>
      <w:r w:rsidR="00451963" w:rsidRPr="00774451">
        <w:rPr>
          <w:rtl/>
        </w:rPr>
        <w:t>,</w:t>
      </w:r>
      <w:r w:rsidRPr="00F26CD5">
        <w:rPr>
          <w:rFonts w:cs="Times New Roman"/>
          <w:rtl/>
        </w:rPr>
        <w:t xml:space="preserve"> </w:t>
      </w:r>
      <w:r w:rsidRPr="00774451">
        <w:rPr>
          <w:rtl/>
        </w:rPr>
        <w:lastRenderedPageBreak/>
        <w:t>ה</w:t>
      </w:r>
      <w:r w:rsidRPr="00FC337B">
        <w:rPr>
          <w:rtl/>
        </w:rPr>
        <w:t>למידה</w:t>
      </w:r>
      <w:r w:rsidRPr="00FC337B">
        <w:rPr>
          <w:rtl/>
          <w:lang w:bidi="ar-SA"/>
        </w:rPr>
        <w:t xml:space="preserve"> </w:t>
      </w:r>
      <w:r w:rsidRPr="00FC337B">
        <w:rPr>
          <w:rtl/>
        </w:rPr>
        <w:t>וההתפתחות</w:t>
      </w:r>
      <w:r w:rsidRPr="00FC337B">
        <w:rPr>
          <w:rtl/>
          <w:lang w:bidi="ar-SA"/>
        </w:rPr>
        <w:t xml:space="preserve"> </w:t>
      </w:r>
      <w:r w:rsidRPr="00FC337B">
        <w:rPr>
          <w:rtl/>
        </w:rPr>
        <w:t>מבוססות</w:t>
      </w:r>
      <w:r w:rsidRPr="00FC337B">
        <w:rPr>
          <w:rtl/>
          <w:lang w:bidi="ar-SA"/>
        </w:rPr>
        <w:t xml:space="preserve"> </w:t>
      </w:r>
      <w:r w:rsidRPr="00FC337B">
        <w:rPr>
          <w:rtl/>
        </w:rPr>
        <w:t>על</w:t>
      </w:r>
      <w:r w:rsidRPr="00FC337B">
        <w:rPr>
          <w:rtl/>
          <w:lang w:bidi="ar-SA"/>
        </w:rPr>
        <w:t xml:space="preserve"> </w:t>
      </w:r>
      <w:r w:rsidRPr="00FC337B">
        <w:rPr>
          <w:rtl/>
        </w:rPr>
        <w:t>כוח</w:t>
      </w:r>
      <w:r w:rsidRPr="00FC337B">
        <w:rPr>
          <w:rtl/>
          <w:lang w:bidi="ar-SA"/>
        </w:rPr>
        <w:t xml:space="preserve"> </w:t>
      </w:r>
      <w:r w:rsidRPr="00FC337B">
        <w:rPr>
          <w:rtl/>
        </w:rPr>
        <w:t>הרגש</w:t>
      </w:r>
      <w:r w:rsidRPr="00FC337B">
        <w:rPr>
          <w:rtl/>
          <w:lang w:bidi="ar-SA"/>
        </w:rPr>
        <w:t xml:space="preserve">; </w:t>
      </w:r>
      <w:r w:rsidRPr="00FC337B">
        <w:rPr>
          <w:rtl/>
        </w:rPr>
        <w:t>הילדים</w:t>
      </w:r>
      <w:r w:rsidRPr="00FC337B">
        <w:rPr>
          <w:rtl/>
          <w:lang w:bidi="ar-SA"/>
        </w:rPr>
        <w:t xml:space="preserve"> </w:t>
      </w:r>
      <w:r w:rsidRPr="00FC337B">
        <w:rPr>
          <w:rtl/>
        </w:rPr>
        <w:t>חווים</w:t>
      </w:r>
      <w:r w:rsidRPr="00FC337B">
        <w:rPr>
          <w:rtl/>
          <w:lang w:bidi="ar-SA"/>
        </w:rPr>
        <w:t xml:space="preserve"> </w:t>
      </w:r>
      <w:r w:rsidRPr="00FC337B">
        <w:rPr>
          <w:rtl/>
        </w:rPr>
        <w:t>את</w:t>
      </w:r>
      <w:r w:rsidRPr="00FC337B">
        <w:rPr>
          <w:rtl/>
          <w:lang w:bidi="ar-SA"/>
        </w:rPr>
        <w:t xml:space="preserve"> </w:t>
      </w:r>
      <w:r w:rsidRPr="00FC337B">
        <w:rPr>
          <w:rtl/>
        </w:rPr>
        <w:t>העולם</w:t>
      </w:r>
      <w:r w:rsidRPr="00FC337B">
        <w:rPr>
          <w:rtl/>
          <w:lang w:bidi="ar-SA"/>
        </w:rPr>
        <w:t xml:space="preserve"> </w:t>
      </w:r>
      <w:r w:rsidRPr="00FC337B">
        <w:rPr>
          <w:rtl/>
        </w:rPr>
        <w:t>דרך</w:t>
      </w:r>
      <w:r w:rsidRPr="00FC337B">
        <w:rPr>
          <w:rtl/>
          <w:lang w:bidi="ar-SA"/>
        </w:rPr>
        <w:t xml:space="preserve"> </w:t>
      </w:r>
      <w:r w:rsidRPr="00FC337B">
        <w:rPr>
          <w:rtl/>
        </w:rPr>
        <w:t>יופי</w:t>
      </w:r>
      <w:r w:rsidR="00451963">
        <w:rPr>
          <w:rtl/>
        </w:rPr>
        <w:t>,</w:t>
      </w:r>
      <w:r w:rsidRPr="00FC337B">
        <w:rPr>
          <w:rtl/>
          <w:lang w:bidi="ar-SA"/>
        </w:rPr>
        <w:t xml:space="preserve"> </w:t>
      </w:r>
      <w:r w:rsidRPr="00FC337B">
        <w:rPr>
          <w:rtl/>
        </w:rPr>
        <w:t>דימויים</w:t>
      </w:r>
      <w:r w:rsidRPr="00FC337B">
        <w:rPr>
          <w:rtl/>
          <w:lang w:bidi="ar-SA"/>
        </w:rPr>
        <w:t xml:space="preserve"> </w:t>
      </w:r>
      <w:r w:rsidR="007362DF">
        <w:rPr>
          <w:rtl/>
        </w:rPr>
        <w:t>אמנות</w:t>
      </w:r>
      <w:r w:rsidRPr="00FC337B">
        <w:rPr>
          <w:rtl/>
        </w:rPr>
        <w:t>יים</w:t>
      </w:r>
      <w:r w:rsidR="00451963">
        <w:rPr>
          <w:rtl/>
        </w:rPr>
        <w:t>,</w:t>
      </w:r>
      <w:r w:rsidRPr="00FC337B">
        <w:rPr>
          <w:rtl/>
          <w:lang w:bidi="ar-SA"/>
        </w:rPr>
        <w:t xml:space="preserve"> </w:t>
      </w:r>
      <w:r w:rsidRPr="00FC337B">
        <w:rPr>
          <w:rtl/>
        </w:rPr>
        <w:t>דמיון</w:t>
      </w:r>
      <w:r w:rsidRPr="00FC337B">
        <w:rPr>
          <w:rtl/>
          <w:lang w:bidi="ar-SA"/>
        </w:rPr>
        <w:t xml:space="preserve"> </w:t>
      </w:r>
      <w:r w:rsidRPr="00FC337B">
        <w:rPr>
          <w:rtl/>
        </w:rPr>
        <w:t>עשיר</w:t>
      </w:r>
      <w:r w:rsidRPr="00FC337B">
        <w:rPr>
          <w:rtl/>
          <w:lang w:bidi="ar-SA"/>
        </w:rPr>
        <w:t xml:space="preserve"> </w:t>
      </w:r>
      <w:r w:rsidRPr="00FC337B">
        <w:rPr>
          <w:rtl/>
        </w:rPr>
        <w:t>וחוויה</w:t>
      </w:r>
      <w:r w:rsidRPr="00FC337B">
        <w:rPr>
          <w:rtl/>
          <w:lang w:bidi="ar-SA"/>
        </w:rPr>
        <w:t xml:space="preserve"> </w:t>
      </w:r>
      <w:r w:rsidRPr="00FC337B">
        <w:rPr>
          <w:rtl/>
        </w:rPr>
        <w:t>אסתטית</w:t>
      </w:r>
      <w:r w:rsidRPr="00FC337B">
        <w:rPr>
          <w:rtl/>
          <w:lang w:bidi="ar-SA"/>
        </w:rPr>
        <w:t xml:space="preserve"> </w:t>
      </w:r>
      <w:r w:rsidRPr="00FC337B">
        <w:rPr>
          <w:rtl/>
        </w:rPr>
        <w:t>של</w:t>
      </w:r>
      <w:r w:rsidRPr="00FC337B">
        <w:rPr>
          <w:rtl/>
          <w:lang w:bidi="ar-SA"/>
        </w:rPr>
        <w:t xml:space="preserve"> </w:t>
      </w:r>
      <w:r w:rsidRPr="00FC337B">
        <w:rPr>
          <w:rtl/>
        </w:rPr>
        <w:t>תחומי</w:t>
      </w:r>
      <w:r w:rsidRPr="00FC337B">
        <w:rPr>
          <w:rtl/>
          <w:lang w:bidi="ar-SA"/>
        </w:rPr>
        <w:t xml:space="preserve"> </w:t>
      </w:r>
      <w:r w:rsidRPr="00FC337B">
        <w:rPr>
          <w:rtl/>
        </w:rPr>
        <w:t>הדעת</w:t>
      </w:r>
      <w:r w:rsidRPr="00FC337B">
        <w:rPr>
          <w:rtl/>
          <w:lang w:bidi="ar-SA"/>
        </w:rPr>
        <w:t xml:space="preserve"> </w:t>
      </w:r>
      <w:r w:rsidRPr="00FC337B">
        <w:rPr>
          <w:rtl/>
        </w:rPr>
        <w:t>השונים</w:t>
      </w:r>
      <w:r w:rsidRPr="00FC337B">
        <w:rPr>
          <w:rtl/>
          <w:lang w:bidi="ar-SA"/>
        </w:rPr>
        <w:t xml:space="preserve"> </w:t>
      </w:r>
      <w:r w:rsidR="00774451" w:rsidRPr="00FC337B">
        <w:rPr>
          <w:rtl/>
          <w:lang w:bidi="ar-SA"/>
        </w:rPr>
        <w:t>(</w:t>
      </w:r>
      <w:r w:rsidR="00774451">
        <w:rPr>
          <w:lang w:bidi="ar-SA"/>
        </w:rPr>
        <w:t>Attfield, 2024</w:t>
      </w:r>
      <w:r w:rsidR="00774451" w:rsidRPr="00FC337B">
        <w:rPr>
          <w:rtl/>
          <w:lang w:bidi="ar-SA"/>
        </w:rPr>
        <w:t>)</w:t>
      </w:r>
      <w:r w:rsidRPr="00FC337B">
        <w:rPr>
          <w:rtl/>
          <w:lang w:bidi="ar-SA"/>
        </w:rPr>
        <w:t xml:space="preserve">. </w:t>
      </w:r>
      <w:r w:rsidRPr="00FC337B">
        <w:rPr>
          <w:rtl/>
        </w:rPr>
        <w:t>בשביעון</w:t>
      </w:r>
      <w:r w:rsidRPr="00FC337B">
        <w:rPr>
          <w:rtl/>
          <w:lang w:bidi="ar-SA"/>
        </w:rPr>
        <w:t xml:space="preserve"> </w:t>
      </w:r>
      <w:r w:rsidRPr="00FC337B">
        <w:rPr>
          <w:rtl/>
        </w:rPr>
        <w:t>השלישי</w:t>
      </w:r>
      <w:r w:rsidR="00451963">
        <w:rPr>
          <w:rtl/>
        </w:rPr>
        <w:t>,</w:t>
      </w:r>
      <w:r w:rsidRPr="00FC337B">
        <w:rPr>
          <w:rtl/>
          <w:lang w:bidi="ar-SA"/>
        </w:rPr>
        <w:t xml:space="preserve"> </w:t>
      </w:r>
      <w:r w:rsidRPr="00FC337B">
        <w:rPr>
          <w:rtl/>
        </w:rPr>
        <w:t>המתרחש</w:t>
      </w:r>
      <w:r w:rsidRPr="00FC337B">
        <w:rPr>
          <w:rtl/>
          <w:lang w:bidi="ar-SA"/>
        </w:rPr>
        <w:t xml:space="preserve"> </w:t>
      </w:r>
      <w:r w:rsidRPr="00FC337B">
        <w:rPr>
          <w:rtl/>
        </w:rPr>
        <w:t>בשלב</w:t>
      </w:r>
      <w:r w:rsidRPr="00FC337B">
        <w:rPr>
          <w:rtl/>
          <w:lang w:bidi="ar-SA"/>
        </w:rPr>
        <w:t xml:space="preserve"> </w:t>
      </w:r>
      <w:r w:rsidRPr="00FC337B">
        <w:rPr>
          <w:rtl/>
        </w:rPr>
        <w:t>גיל</w:t>
      </w:r>
      <w:r w:rsidRPr="00FC337B">
        <w:rPr>
          <w:rtl/>
          <w:lang w:bidi="ar-SA"/>
        </w:rPr>
        <w:t xml:space="preserve"> </w:t>
      </w:r>
      <w:r w:rsidRPr="00FC337B">
        <w:rPr>
          <w:rtl/>
        </w:rPr>
        <w:t>התיכון</w:t>
      </w:r>
      <w:r w:rsidRPr="00FC337B">
        <w:rPr>
          <w:rtl/>
          <w:lang w:bidi="ar-SA"/>
        </w:rPr>
        <w:t xml:space="preserve"> (</w:t>
      </w:r>
      <w:r w:rsidRPr="00FC337B">
        <w:rPr>
          <w:rtl/>
        </w:rPr>
        <w:t>גילים</w:t>
      </w:r>
      <w:r w:rsidR="00510E6A">
        <w:rPr>
          <w:rFonts w:hint="cs"/>
          <w:rtl/>
        </w:rPr>
        <w:t xml:space="preserve"> 14–21</w:t>
      </w:r>
      <w:r w:rsidRPr="00FC337B">
        <w:rPr>
          <w:rtl/>
          <w:lang w:bidi="ar-SA"/>
        </w:rPr>
        <w:t>)</w:t>
      </w:r>
      <w:r w:rsidR="00451963">
        <w:rPr>
          <w:rtl/>
        </w:rPr>
        <w:t>,</w:t>
      </w:r>
      <w:r w:rsidRPr="00FC337B">
        <w:rPr>
          <w:rtl/>
          <w:lang w:bidi="ar-SA"/>
        </w:rPr>
        <w:t xml:space="preserve"> </w:t>
      </w:r>
      <w:r w:rsidRPr="00FC337B">
        <w:rPr>
          <w:rtl/>
        </w:rPr>
        <w:t>מתעוררת</w:t>
      </w:r>
      <w:r w:rsidRPr="00FC337B">
        <w:rPr>
          <w:rtl/>
          <w:lang w:bidi="ar-SA"/>
        </w:rPr>
        <w:t xml:space="preserve"> </w:t>
      </w:r>
      <w:r w:rsidRPr="00FC337B">
        <w:rPr>
          <w:rtl/>
        </w:rPr>
        <w:t>לראשונה</w:t>
      </w:r>
      <w:r w:rsidRPr="00FC337B">
        <w:rPr>
          <w:rtl/>
          <w:lang w:bidi="ar-SA"/>
        </w:rPr>
        <w:t xml:space="preserve"> </w:t>
      </w:r>
      <w:r w:rsidRPr="00FC337B">
        <w:rPr>
          <w:rtl/>
        </w:rPr>
        <w:t>השאיפה</w:t>
      </w:r>
      <w:r w:rsidRPr="00FC337B">
        <w:rPr>
          <w:rtl/>
          <w:lang w:bidi="ar-SA"/>
        </w:rPr>
        <w:t xml:space="preserve"> </w:t>
      </w:r>
      <w:r w:rsidRPr="00FC337B">
        <w:rPr>
          <w:rtl/>
        </w:rPr>
        <w:t>לחשיבה</w:t>
      </w:r>
      <w:r w:rsidRPr="00FC337B">
        <w:rPr>
          <w:rtl/>
          <w:lang w:bidi="ar-SA"/>
        </w:rPr>
        <w:t xml:space="preserve"> </w:t>
      </w:r>
      <w:r w:rsidRPr="00FC337B">
        <w:rPr>
          <w:rtl/>
        </w:rPr>
        <w:t>לוגית</w:t>
      </w:r>
      <w:r w:rsidRPr="00FC337B">
        <w:rPr>
          <w:rtl/>
          <w:lang w:bidi="ar-SA"/>
        </w:rPr>
        <w:t>-</w:t>
      </w:r>
      <w:r w:rsidRPr="00FC337B">
        <w:rPr>
          <w:rtl/>
        </w:rPr>
        <w:t>מופשטת</w:t>
      </w:r>
      <w:r w:rsidR="00451963">
        <w:rPr>
          <w:rtl/>
        </w:rPr>
        <w:t>,</w:t>
      </w:r>
      <w:r w:rsidRPr="00FC337B">
        <w:rPr>
          <w:rtl/>
          <w:lang w:bidi="ar-SA"/>
        </w:rPr>
        <w:t xml:space="preserve"> </w:t>
      </w:r>
      <w:r w:rsidRPr="00FC337B">
        <w:rPr>
          <w:rtl/>
        </w:rPr>
        <w:t>לניתוח</w:t>
      </w:r>
      <w:r w:rsidRPr="00FC337B">
        <w:rPr>
          <w:rtl/>
          <w:lang w:bidi="ar-SA"/>
        </w:rPr>
        <w:t xml:space="preserve"> </w:t>
      </w:r>
      <w:r w:rsidRPr="00FC337B">
        <w:rPr>
          <w:rtl/>
        </w:rPr>
        <w:t>ביקורתי</w:t>
      </w:r>
      <w:r w:rsidRPr="00FC337B">
        <w:rPr>
          <w:rtl/>
          <w:lang w:bidi="ar-SA"/>
        </w:rPr>
        <w:t xml:space="preserve"> </w:t>
      </w:r>
      <w:r w:rsidRPr="00FC337B">
        <w:rPr>
          <w:rtl/>
        </w:rPr>
        <w:t>ולנימוק</w:t>
      </w:r>
      <w:r w:rsidRPr="00FC337B">
        <w:rPr>
          <w:rtl/>
          <w:lang w:bidi="ar-SA"/>
        </w:rPr>
        <w:t xml:space="preserve"> </w:t>
      </w:r>
      <w:r w:rsidRPr="00FC337B">
        <w:rPr>
          <w:rtl/>
        </w:rPr>
        <w:t>לוגי</w:t>
      </w:r>
      <w:r w:rsidR="00510E6A">
        <w:rPr>
          <w:rFonts w:hint="cs"/>
          <w:rtl/>
        </w:rPr>
        <w:t xml:space="preserve"> </w:t>
      </w:r>
      <w:r w:rsidR="00510E6A" w:rsidRPr="00FC337B">
        <w:rPr>
          <w:rtl/>
          <w:lang w:bidi="ar-SA"/>
        </w:rPr>
        <w:t>(</w:t>
      </w:r>
      <w:r w:rsidR="00510E6A">
        <w:rPr>
          <w:lang w:bidi="ar-SA"/>
        </w:rPr>
        <w:t>Attfield, 2024</w:t>
      </w:r>
      <w:r w:rsidR="00510E6A" w:rsidRPr="00FC337B">
        <w:rPr>
          <w:rtl/>
          <w:lang w:bidi="ar-SA"/>
        </w:rPr>
        <w:t>)</w:t>
      </w:r>
      <w:r w:rsidRPr="00FC337B">
        <w:rPr>
          <w:rtl/>
          <w:lang w:bidi="ar-SA"/>
        </w:rPr>
        <w:t xml:space="preserve">. </w:t>
      </w:r>
      <w:r w:rsidRPr="00FC337B">
        <w:rPr>
          <w:rtl/>
        </w:rPr>
        <w:t>רק</w:t>
      </w:r>
      <w:r w:rsidRPr="00FC337B">
        <w:rPr>
          <w:rtl/>
          <w:lang w:bidi="ar-SA"/>
        </w:rPr>
        <w:t xml:space="preserve"> </w:t>
      </w:r>
      <w:r w:rsidRPr="00FC337B">
        <w:rPr>
          <w:rtl/>
        </w:rPr>
        <w:t>לאחר</w:t>
      </w:r>
      <w:r w:rsidRPr="00FC337B">
        <w:rPr>
          <w:rtl/>
          <w:lang w:bidi="ar-SA"/>
        </w:rPr>
        <w:t xml:space="preserve"> </w:t>
      </w:r>
      <w:r w:rsidRPr="00FC337B">
        <w:rPr>
          <w:rtl/>
        </w:rPr>
        <w:t>בנייתם</w:t>
      </w:r>
      <w:r w:rsidRPr="00FC337B">
        <w:rPr>
          <w:rtl/>
          <w:lang w:bidi="ar-SA"/>
        </w:rPr>
        <w:t xml:space="preserve"> </w:t>
      </w:r>
      <w:r w:rsidRPr="00FC337B">
        <w:rPr>
          <w:rtl/>
        </w:rPr>
        <w:t>וביסוסם</w:t>
      </w:r>
      <w:r w:rsidRPr="00FC337B">
        <w:rPr>
          <w:rtl/>
          <w:lang w:bidi="ar-SA"/>
        </w:rPr>
        <w:t xml:space="preserve"> </w:t>
      </w:r>
      <w:r w:rsidRPr="00FC337B">
        <w:rPr>
          <w:rtl/>
        </w:rPr>
        <w:t>ההדרגתי</w:t>
      </w:r>
      <w:r w:rsidRPr="00FC337B">
        <w:rPr>
          <w:rtl/>
          <w:lang w:bidi="ar-SA"/>
        </w:rPr>
        <w:t xml:space="preserve"> </w:t>
      </w:r>
      <w:r w:rsidRPr="00FC337B">
        <w:rPr>
          <w:rtl/>
        </w:rPr>
        <w:t>של</w:t>
      </w:r>
      <w:r w:rsidRPr="00FC337B">
        <w:rPr>
          <w:rtl/>
          <w:lang w:bidi="ar-SA"/>
        </w:rPr>
        <w:t xml:space="preserve"> </w:t>
      </w:r>
      <w:r w:rsidRPr="00FC337B">
        <w:rPr>
          <w:rtl/>
        </w:rPr>
        <w:t>שלושת</w:t>
      </w:r>
      <w:r w:rsidRPr="00FC337B">
        <w:rPr>
          <w:rtl/>
          <w:lang w:bidi="ar-SA"/>
        </w:rPr>
        <w:t xml:space="preserve"> </w:t>
      </w:r>
      <w:r w:rsidRPr="00FC337B">
        <w:rPr>
          <w:rtl/>
        </w:rPr>
        <w:t>הגופים</w:t>
      </w:r>
      <w:r w:rsidRPr="00FC337B">
        <w:rPr>
          <w:rtl/>
          <w:lang w:bidi="ar-SA"/>
        </w:rPr>
        <w:t xml:space="preserve"> </w:t>
      </w:r>
      <w:r w:rsidRPr="00FC337B">
        <w:rPr>
          <w:rtl/>
        </w:rPr>
        <w:t>והכוחות</w:t>
      </w:r>
      <w:r w:rsidRPr="00FC337B">
        <w:rPr>
          <w:rtl/>
          <w:lang w:bidi="ar-SA"/>
        </w:rPr>
        <w:t xml:space="preserve"> </w:t>
      </w:r>
      <w:r w:rsidRPr="00FC337B">
        <w:rPr>
          <w:rtl/>
        </w:rPr>
        <w:t>הללו</w:t>
      </w:r>
      <w:r w:rsidR="00451963">
        <w:rPr>
          <w:rtl/>
        </w:rPr>
        <w:t>,</w:t>
      </w:r>
      <w:r w:rsidRPr="00FC337B">
        <w:rPr>
          <w:rtl/>
          <w:lang w:bidi="ar-SA"/>
        </w:rPr>
        <w:t xml:space="preserve"> </w:t>
      </w:r>
      <w:r w:rsidRPr="00FC337B">
        <w:rPr>
          <w:rtl/>
        </w:rPr>
        <w:t>חודר</w:t>
      </w:r>
      <w:r w:rsidRPr="00FC337B">
        <w:rPr>
          <w:rtl/>
          <w:lang w:bidi="ar-SA"/>
        </w:rPr>
        <w:t xml:space="preserve"> '</w:t>
      </w:r>
      <w:r w:rsidRPr="00FC337B">
        <w:rPr>
          <w:rtl/>
        </w:rPr>
        <w:t>האני</w:t>
      </w:r>
      <w:r w:rsidRPr="00FC337B">
        <w:rPr>
          <w:rtl/>
          <w:lang w:bidi="ar-SA"/>
        </w:rPr>
        <w:t>' (</w:t>
      </w:r>
      <w:r w:rsidRPr="00FC337B">
        <w:rPr>
          <w:rtl/>
        </w:rPr>
        <w:t>האינדיבידואליות</w:t>
      </w:r>
      <w:r w:rsidRPr="00FC337B">
        <w:rPr>
          <w:rtl/>
          <w:lang w:bidi="ar-SA"/>
        </w:rPr>
        <w:t xml:space="preserve"> </w:t>
      </w:r>
      <w:r w:rsidRPr="00FC337B">
        <w:rPr>
          <w:rtl/>
        </w:rPr>
        <w:t>הנצחית</w:t>
      </w:r>
      <w:r w:rsidRPr="00FC337B">
        <w:rPr>
          <w:rtl/>
          <w:lang w:bidi="ar-SA"/>
        </w:rPr>
        <w:t xml:space="preserve">) </w:t>
      </w:r>
      <w:r w:rsidRPr="00FC337B">
        <w:rPr>
          <w:rtl/>
        </w:rPr>
        <w:t>את</w:t>
      </w:r>
      <w:r w:rsidRPr="00FC337B">
        <w:rPr>
          <w:rtl/>
          <w:lang w:bidi="ar-SA"/>
        </w:rPr>
        <w:t xml:space="preserve"> </w:t>
      </w:r>
      <w:r w:rsidRPr="00FC337B">
        <w:rPr>
          <w:rtl/>
        </w:rPr>
        <w:t>ישות</w:t>
      </w:r>
      <w:r w:rsidRPr="00FC337B">
        <w:rPr>
          <w:rtl/>
          <w:lang w:bidi="ar-SA"/>
        </w:rPr>
        <w:t xml:space="preserve"> </w:t>
      </w:r>
      <w:r w:rsidRPr="00FC337B">
        <w:rPr>
          <w:rtl/>
        </w:rPr>
        <w:t>האדם</w:t>
      </w:r>
      <w:r w:rsidRPr="00FC337B">
        <w:rPr>
          <w:rtl/>
          <w:lang w:bidi="ar-SA"/>
        </w:rPr>
        <w:t xml:space="preserve"> </w:t>
      </w:r>
      <w:r w:rsidRPr="00FC337B">
        <w:rPr>
          <w:rtl/>
        </w:rPr>
        <w:t>הבוגר</w:t>
      </w:r>
      <w:r w:rsidR="00451963">
        <w:rPr>
          <w:rtl/>
        </w:rPr>
        <w:t>,</w:t>
      </w:r>
      <w:r w:rsidRPr="00FC337B">
        <w:rPr>
          <w:rtl/>
          <w:lang w:bidi="ar-SA"/>
        </w:rPr>
        <w:t xml:space="preserve"> </w:t>
      </w:r>
      <w:r w:rsidRPr="00FC337B">
        <w:rPr>
          <w:rtl/>
        </w:rPr>
        <w:t>ותופס</w:t>
      </w:r>
      <w:r w:rsidRPr="00FC337B">
        <w:rPr>
          <w:rtl/>
          <w:lang w:bidi="ar-SA"/>
        </w:rPr>
        <w:t xml:space="preserve"> </w:t>
      </w:r>
      <w:r w:rsidRPr="00FC337B">
        <w:rPr>
          <w:rtl/>
        </w:rPr>
        <w:t>בהדרגה</w:t>
      </w:r>
      <w:r w:rsidRPr="00FC337B">
        <w:rPr>
          <w:rtl/>
          <w:lang w:bidi="ar-SA"/>
        </w:rPr>
        <w:t xml:space="preserve"> </w:t>
      </w:r>
      <w:r w:rsidRPr="00FC337B">
        <w:rPr>
          <w:rtl/>
        </w:rPr>
        <w:t>מקום</w:t>
      </w:r>
      <w:r w:rsidRPr="00FC337B">
        <w:rPr>
          <w:rtl/>
          <w:lang w:bidi="ar-SA"/>
        </w:rPr>
        <w:t xml:space="preserve"> </w:t>
      </w:r>
      <w:r w:rsidRPr="00FC337B">
        <w:rPr>
          <w:rtl/>
        </w:rPr>
        <w:t>מרכזי</w:t>
      </w:r>
      <w:r w:rsidRPr="00FC337B">
        <w:rPr>
          <w:rtl/>
          <w:lang w:bidi="ar-SA"/>
        </w:rPr>
        <w:t xml:space="preserve"> </w:t>
      </w:r>
      <w:r w:rsidRPr="00FC337B">
        <w:rPr>
          <w:rtl/>
        </w:rPr>
        <w:t>ומכוון</w:t>
      </w:r>
      <w:r w:rsidRPr="00FC337B">
        <w:rPr>
          <w:rtl/>
          <w:lang w:bidi="ar-SA"/>
        </w:rPr>
        <w:t xml:space="preserve"> </w:t>
      </w:r>
      <w:r w:rsidRPr="00FC337B">
        <w:rPr>
          <w:rtl/>
        </w:rPr>
        <w:t>שמתוכו</w:t>
      </w:r>
      <w:r w:rsidRPr="00FC337B">
        <w:rPr>
          <w:rtl/>
          <w:lang w:bidi="ar-SA"/>
        </w:rPr>
        <w:t xml:space="preserve"> </w:t>
      </w:r>
      <w:r w:rsidRPr="00FC337B">
        <w:rPr>
          <w:rtl/>
        </w:rPr>
        <w:t>פועל</w:t>
      </w:r>
      <w:r w:rsidRPr="00FC337B">
        <w:rPr>
          <w:rtl/>
          <w:lang w:bidi="ar-SA"/>
        </w:rPr>
        <w:t xml:space="preserve"> </w:t>
      </w:r>
      <w:r w:rsidRPr="00FC337B">
        <w:rPr>
          <w:rtl/>
        </w:rPr>
        <w:t>האדם</w:t>
      </w:r>
      <w:r w:rsidRPr="00FC337B">
        <w:rPr>
          <w:rtl/>
          <w:lang w:bidi="ar-SA"/>
        </w:rPr>
        <w:t xml:space="preserve"> </w:t>
      </w:r>
      <w:r w:rsidRPr="00FC337B">
        <w:rPr>
          <w:rtl/>
        </w:rPr>
        <w:t>בעולם</w:t>
      </w:r>
      <w:r w:rsidRPr="00FC337B">
        <w:rPr>
          <w:rtl/>
          <w:lang w:bidi="ar-SA"/>
        </w:rPr>
        <w:t xml:space="preserve"> </w:t>
      </w:r>
      <w:r w:rsidRPr="00FC337B">
        <w:rPr>
          <w:rtl/>
        </w:rPr>
        <w:t>מתוך</w:t>
      </w:r>
      <w:r w:rsidRPr="00FC337B">
        <w:rPr>
          <w:rtl/>
          <w:lang w:bidi="ar-SA"/>
        </w:rPr>
        <w:t xml:space="preserve"> </w:t>
      </w:r>
      <w:r w:rsidRPr="00FC337B">
        <w:rPr>
          <w:rtl/>
        </w:rPr>
        <w:t>חופש</w:t>
      </w:r>
      <w:r w:rsidRPr="00FC337B">
        <w:rPr>
          <w:rtl/>
          <w:lang w:bidi="ar-SA"/>
        </w:rPr>
        <w:t xml:space="preserve"> </w:t>
      </w:r>
      <w:r w:rsidRPr="00FC337B">
        <w:rPr>
          <w:rtl/>
        </w:rPr>
        <w:t>אתי</w:t>
      </w:r>
      <w:r w:rsidRPr="00FC337B">
        <w:rPr>
          <w:rtl/>
          <w:lang w:bidi="ar-SA"/>
        </w:rPr>
        <w:t xml:space="preserve"> </w:t>
      </w:r>
      <w:r w:rsidRPr="00FC337B">
        <w:rPr>
          <w:rtl/>
        </w:rPr>
        <w:t>ואחריות</w:t>
      </w:r>
      <w:r w:rsidRPr="00FC337B">
        <w:rPr>
          <w:rtl/>
          <w:lang w:bidi="ar-SA"/>
        </w:rPr>
        <w:t xml:space="preserve"> </w:t>
      </w:r>
      <w:r w:rsidRPr="00FC337B">
        <w:rPr>
          <w:rtl/>
        </w:rPr>
        <w:t>אישית</w:t>
      </w:r>
      <w:r w:rsidRPr="00FC337B">
        <w:rPr>
          <w:rtl/>
          <w:lang w:bidi="ar-SA"/>
        </w:rPr>
        <w:t xml:space="preserve"> </w:t>
      </w:r>
      <w:r w:rsidR="00510E6A" w:rsidRPr="00FC337B">
        <w:rPr>
          <w:rtl/>
          <w:lang w:bidi="ar-SA"/>
        </w:rPr>
        <w:t>(</w:t>
      </w:r>
      <w:r w:rsidR="00510E6A">
        <w:rPr>
          <w:lang w:bidi="ar-SA"/>
        </w:rPr>
        <w:t>Attfield, 2024</w:t>
      </w:r>
      <w:r w:rsidR="00510E6A" w:rsidRPr="00FC337B">
        <w:rPr>
          <w:rtl/>
          <w:lang w:bidi="ar-SA"/>
        </w:rPr>
        <w:t>)</w:t>
      </w:r>
      <w:r w:rsidRPr="00FC337B">
        <w:rPr>
          <w:rtl/>
          <w:lang w:bidi="ar-SA"/>
        </w:rPr>
        <w:t>.</w:t>
      </w:r>
    </w:p>
    <w:p w14:paraId="316F261C" w14:textId="7B78F06A" w:rsidR="00FC337B" w:rsidRPr="00FC337B" w:rsidRDefault="00FC337B" w:rsidP="009A6C93">
      <w:pPr>
        <w:pStyle w:val="3"/>
      </w:pPr>
      <w:bookmarkStart w:id="12" w:name="_Toc239109168"/>
      <w:r w:rsidRPr="00FC337B">
        <w:rPr>
          <w:rtl/>
          <w:lang w:bidi="he-IL"/>
        </w:rPr>
        <w:t>תפיסת</w:t>
      </w:r>
      <w:r w:rsidRPr="00FC337B">
        <w:rPr>
          <w:rtl/>
        </w:rPr>
        <w:t xml:space="preserve"> </w:t>
      </w:r>
      <w:r w:rsidRPr="00FC337B">
        <w:rPr>
          <w:rtl/>
          <w:lang w:bidi="he-IL"/>
        </w:rPr>
        <w:t>האדם</w:t>
      </w:r>
      <w:r w:rsidRPr="00FC337B">
        <w:rPr>
          <w:rtl/>
        </w:rPr>
        <w:t xml:space="preserve"> </w:t>
      </w:r>
      <w:r w:rsidRPr="00FC337B">
        <w:rPr>
          <w:rtl/>
          <w:lang w:bidi="he-IL"/>
        </w:rPr>
        <w:t>האנתרופוסופית</w:t>
      </w:r>
      <w:r w:rsidRPr="00FC337B">
        <w:rPr>
          <w:rtl/>
        </w:rPr>
        <w:t xml:space="preserve"> </w:t>
      </w:r>
      <w:r w:rsidRPr="00FC337B">
        <w:rPr>
          <w:rtl/>
          <w:lang w:bidi="he-IL"/>
        </w:rPr>
        <w:t>ובניית</w:t>
      </w:r>
      <w:r w:rsidRPr="00FC337B">
        <w:rPr>
          <w:rtl/>
        </w:rPr>
        <w:t xml:space="preserve"> </w:t>
      </w:r>
      <w:r w:rsidRPr="00FC337B">
        <w:rPr>
          <w:rtl/>
          <w:lang w:bidi="he-IL"/>
        </w:rPr>
        <w:t>הקהילה</w:t>
      </w:r>
      <w:bookmarkEnd w:id="12"/>
    </w:p>
    <w:p w14:paraId="1015C735" w14:textId="4DD75DC2" w:rsidR="00FC337B" w:rsidRPr="00FC337B" w:rsidRDefault="00FC337B" w:rsidP="00A37757">
      <w:r w:rsidRPr="00FC337B">
        <w:rPr>
          <w:rtl/>
        </w:rPr>
        <w:t>תפיסת</w:t>
      </w:r>
      <w:r w:rsidRPr="00FC337B">
        <w:rPr>
          <w:rtl/>
          <w:lang w:bidi="ar-SA"/>
        </w:rPr>
        <w:t xml:space="preserve"> </w:t>
      </w:r>
      <w:r w:rsidRPr="00FC337B">
        <w:rPr>
          <w:rtl/>
        </w:rPr>
        <w:t>האדם</w:t>
      </w:r>
      <w:r w:rsidRPr="00FC337B">
        <w:rPr>
          <w:rtl/>
          <w:lang w:bidi="ar-SA"/>
        </w:rPr>
        <w:t xml:space="preserve"> </w:t>
      </w:r>
      <w:r w:rsidRPr="00FC337B">
        <w:rPr>
          <w:rtl/>
        </w:rPr>
        <w:t>האנתרופוסופית</w:t>
      </w:r>
      <w:r w:rsidR="00451963">
        <w:rPr>
          <w:rtl/>
        </w:rPr>
        <w:t>,</w:t>
      </w:r>
      <w:r w:rsidRPr="00FC337B">
        <w:rPr>
          <w:rtl/>
          <w:lang w:bidi="ar-SA"/>
        </w:rPr>
        <w:t xml:space="preserve"> </w:t>
      </w:r>
      <w:r w:rsidRPr="00FC337B">
        <w:rPr>
          <w:rtl/>
        </w:rPr>
        <w:t>המהווה</w:t>
      </w:r>
      <w:r w:rsidRPr="00FC337B">
        <w:rPr>
          <w:rtl/>
          <w:lang w:bidi="ar-SA"/>
        </w:rPr>
        <w:t xml:space="preserve"> </w:t>
      </w:r>
      <w:r w:rsidRPr="00FC337B">
        <w:rPr>
          <w:rtl/>
        </w:rPr>
        <w:t>את</w:t>
      </w:r>
      <w:r w:rsidRPr="00FC337B">
        <w:rPr>
          <w:rtl/>
          <w:lang w:bidi="ar-SA"/>
        </w:rPr>
        <w:t xml:space="preserve"> </w:t>
      </w:r>
      <w:r w:rsidRPr="00FC337B">
        <w:rPr>
          <w:rtl/>
        </w:rPr>
        <w:t>הבסיס</w:t>
      </w:r>
      <w:r w:rsidRPr="00FC337B">
        <w:rPr>
          <w:rtl/>
          <w:lang w:bidi="ar-SA"/>
        </w:rPr>
        <w:t xml:space="preserve"> </w:t>
      </w:r>
      <w:r w:rsidRPr="00FC337B">
        <w:rPr>
          <w:rtl/>
        </w:rPr>
        <w:t>הפילוסופי</w:t>
      </w:r>
      <w:r w:rsidRPr="00FC337B">
        <w:rPr>
          <w:rtl/>
          <w:lang w:bidi="ar-SA"/>
        </w:rPr>
        <w:t xml:space="preserve"> </w:t>
      </w:r>
      <w:r w:rsidRPr="00FC337B">
        <w:rPr>
          <w:rtl/>
        </w:rPr>
        <w:t>של</w:t>
      </w:r>
      <w:r w:rsidRPr="00FC337B">
        <w:rPr>
          <w:rtl/>
          <w:lang w:bidi="ar-SA"/>
        </w:rPr>
        <w:t xml:space="preserve"> </w:t>
      </w:r>
      <w:r w:rsidR="00D24E40">
        <w:rPr>
          <w:rtl/>
        </w:rPr>
        <w:t>חינוך וַלדורף</w:t>
      </w:r>
      <w:r w:rsidR="00451963">
        <w:rPr>
          <w:rtl/>
        </w:rPr>
        <w:t>,</w:t>
      </w:r>
      <w:r w:rsidRPr="00FC337B">
        <w:rPr>
          <w:rtl/>
          <w:lang w:bidi="ar-SA"/>
        </w:rPr>
        <w:t xml:space="preserve"> </w:t>
      </w:r>
      <w:r w:rsidRPr="00FC337B">
        <w:rPr>
          <w:rtl/>
        </w:rPr>
        <w:t>מציעה</w:t>
      </w:r>
      <w:r w:rsidRPr="00FC337B">
        <w:rPr>
          <w:rtl/>
          <w:lang w:bidi="ar-SA"/>
        </w:rPr>
        <w:t xml:space="preserve"> </w:t>
      </w:r>
      <w:r w:rsidRPr="00FC337B">
        <w:rPr>
          <w:rtl/>
        </w:rPr>
        <w:t>ראייה</w:t>
      </w:r>
      <w:r w:rsidRPr="00FC337B">
        <w:rPr>
          <w:rtl/>
          <w:lang w:bidi="ar-SA"/>
        </w:rPr>
        <w:t xml:space="preserve"> </w:t>
      </w:r>
      <w:r w:rsidRPr="00FC337B">
        <w:rPr>
          <w:rtl/>
        </w:rPr>
        <w:t>רחבה</w:t>
      </w:r>
      <w:r w:rsidRPr="00FC337B">
        <w:rPr>
          <w:rtl/>
          <w:lang w:bidi="ar-SA"/>
        </w:rPr>
        <w:t xml:space="preserve"> </w:t>
      </w:r>
      <w:r w:rsidRPr="00FC337B">
        <w:rPr>
          <w:rtl/>
        </w:rPr>
        <w:t>לפיה</w:t>
      </w:r>
      <w:r w:rsidRPr="00FC337B">
        <w:rPr>
          <w:rtl/>
          <w:lang w:bidi="ar-SA"/>
        </w:rPr>
        <w:t xml:space="preserve"> </w:t>
      </w:r>
      <w:r w:rsidRPr="00FC337B">
        <w:rPr>
          <w:rtl/>
        </w:rPr>
        <w:t>האדם</w:t>
      </w:r>
      <w:r w:rsidRPr="00FC337B">
        <w:rPr>
          <w:rtl/>
          <w:lang w:bidi="ar-SA"/>
        </w:rPr>
        <w:t xml:space="preserve"> </w:t>
      </w:r>
      <w:r w:rsidRPr="00FC337B">
        <w:rPr>
          <w:rtl/>
        </w:rPr>
        <w:t>מורכב</w:t>
      </w:r>
      <w:r w:rsidRPr="00FC337B">
        <w:rPr>
          <w:rtl/>
          <w:lang w:bidi="ar-SA"/>
        </w:rPr>
        <w:t xml:space="preserve"> </w:t>
      </w:r>
      <w:r w:rsidRPr="00FC337B">
        <w:rPr>
          <w:rtl/>
        </w:rPr>
        <w:t>משלושה</w:t>
      </w:r>
      <w:r w:rsidRPr="00FC337B">
        <w:rPr>
          <w:rtl/>
          <w:lang w:bidi="ar-SA"/>
        </w:rPr>
        <w:t xml:space="preserve"> </w:t>
      </w:r>
      <w:r w:rsidRPr="00FC337B">
        <w:rPr>
          <w:rtl/>
        </w:rPr>
        <w:t>ממדים</w:t>
      </w:r>
      <w:r w:rsidRPr="00FC337B">
        <w:rPr>
          <w:rtl/>
          <w:lang w:bidi="ar-SA"/>
        </w:rPr>
        <w:t xml:space="preserve"> </w:t>
      </w:r>
      <w:r w:rsidRPr="00FC337B">
        <w:rPr>
          <w:rtl/>
        </w:rPr>
        <w:t>שלובים</w:t>
      </w:r>
      <w:r w:rsidRPr="00FC337B">
        <w:rPr>
          <w:rtl/>
          <w:lang w:bidi="ar-SA"/>
        </w:rPr>
        <w:t xml:space="preserve">: </w:t>
      </w:r>
      <w:r w:rsidRPr="00FC337B">
        <w:rPr>
          <w:rtl/>
        </w:rPr>
        <w:t>גוף</w:t>
      </w:r>
      <w:r w:rsidR="00451963">
        <w:rPr>
          <w:rtl/>
        </w:rPr>
        <w:t>,</w:t>
      </w:r>
      <w:r w:rsidRPr="00FC337B">
        <w:rPr>
          <w:rtl/>
          <w:lang w:bidi="ar-SA"/>
        </w:rPr>
        <w:t xml:space="preserve"> </w:t>
      </w:r>
      <w:r w:rsidRPr="00FC337B">
        <w:rPr>
          <w:rtl/>
        </w:rPr>
        <w:t>נפש</w:t>
      </w:r>
      <w:r w:rsidRPr="00FC337B">
        <w:rPr>
          <w:rtl/>
          <w:lang w:bidi="ar-SA"/>
        </w:rPr>
        <w:t xml:space="preserve"> </w:t>
      </w:r>
      <w:r w:rsidRPr="00FC337B">
        <w:rPr>
          <w:rtl/>
        </w:rPr>
        <w:t>ורוח</w:t>
      </w:r>
      <w:r w:rsidRPr="00FC337B">
        <w:rPr>
          <w:rtl/>
          <w:lang w:bidi="ar-SA"/>
        </w:rPr>
        <w:t xml:space="preserve"> (</w:t>
      </w:r>
      <w:r w:rsidR="00E663E9">
        <w:rPr>
          <w:rtl/>
        </w:rPr>
        <w:t>גולדשמידט, 2013</w:t>
      </w:r>
      <w:r w:rsidRPr="00FC337B">
        <w:rPr>
          <w:rtl/>
          <w:lang w:bidi="ar-SA"/>
        </w:rPr>
        <w:t xml:space="preserve">). </w:t>
      </w:r>
      <w:r w:rsidRPr="00FC337B">
        <w:rPr>
          <w:rtl/>
        </w:rPr>
        <w:t>בעוד</w:t>
      </w:r>
      <w:r w:rsidRPr="00FC337B">
        <w:rPr>
          <w:rtl/>
          <w:lang w:bidi="ar-SA"/>
        </w:rPr>
        <w:t xml:space="preserve"> </w:t>
      </w:r>
      <w:r w:rsidRPr="00FC337B">
        <w:rPr>
          <w:rtl/>
        </w:rPr>
        <w:t>שהממדים</w:t>
      </w:r>
      <w:r w:rsidRPr="00FC337B">
        <w:rPr>
          <w:rtl/>
          <w:lang w:bidi="ar-SA"/>
        </w:rPr>
        <w:t xml:space="preserve"> </w:t>
      </w:r>
      <w:r w:rsidRPr="00FC337B">
        <w:rPr>
          <w:rtl/>
        </w:rPr>
        <w:t>הפיזיים</w:t>
      </w:r>
      <w:r w:rsidRPr="00FC337B">
        <w:rPr>
          <w:rtl/>
          <w:lang w:bidi="ar-SA"/>
        </w:rPr>
        <w:t xml:space="preserve"> </w:t>
      </w:r>
      <w:r w:rsidRPr="00FC337B">
        <w:rPr>
          <w:rtl/>
        </w:rPr>
        <w:t>והנפשיים</w:t>
      </w:r>
      <w:r w:rsidRPr="00FC337B">
        <w:rPr>
          <w:rtl/>
          <w:lang w:bidi="ar-SA"/>
        </w:rPr>
        <w:t xml:space="preserve"> (</w:t>
      </w:r>
      <w:r w:rsidRPr="00FC337B">
        <w:rPr>
          <w:rtl/>
        </w:rPr>
        <w:t>הרגשות</w:t>
      </w:r>
      <w:r w:rsidR="00451963">
        <w:rPr>
          <w:rtl/>
        </w:rPr>
        <w:t>,</w:t>
      </w:r>
      <w:r w:rsidRPr="00FC337B">
        <w:rPr>
          <w:rtl/>
          <w:lang w:bidi="ar-SA"/>
        </w:rPr>
        <w:t xml:space="preserve"> </w:t>
      </w:r>
      <w:r w:rsidRPr="00FC337B">
        <w:rPr>
          <w:rtl/>
        </w:rPr>
        <w:t>המזג</w:t>
      </w:r>
      <w:r w:rsidRPr="00FC337B">
        <w:rPr>
          <w:rtl/>
          <w:lang w:bidi="ar-SA"/>
        </w:rPr>
        <w:t xml:space="preserve"> </w:t>
      </w:r>
      <w:r w:rsidRPr="00FC337B">
        <w:rPr>
          <w:rtl/>
        </w:rPr>
        <w:t>והתכונות</w:t>
      </w:r>
      <w:r w:rsidRPr="00FC337B">
        <w:rPr>
          <w:rtl/>
          <w:lang w:bidi="ar-SA"/>
        </w:rPr>
        <w:t xml:space="preserve">) </w:t>
      </w:r>
      <w:r w:rsidRPr="00FC337B">
        <w:rPr>
          <w:rtl/>
        </w:rPr>
        <w:t>עוברים</w:t>
      </w:r>
      <w:r w:rsidRPr="00FC337B">
        <w:rPr>
          <w:rtl/>
          <w:lang w:bidi="ar-SA"/>
        </w:rPr>
        <w:t xml:space="preserve"> </w:t>
      </w:r>
      <w:r w:rsidRPr="00FC337B">
        <w:rPr>
          <w:rtl/>
        </w:rPr>
        <w:t>במידה</w:t>
      </w:r>
      <w:r w:rsidRPr="00FC337B">
        <w:rPr>
          <w:rtl/>
          <w:lang w:bidi="ar-SA"/>
        </w:rPr>
        <w:t xml:space="preserve"> </w:t>
      </w:r>
      <w:r w:rsidRPr="00FC337B">
        <w:rPr>
          <w:rtl/>
        </w:rPr>
        <w:t>רבה</w:t>
      </w:r>
      <w:r w:rsidRPr="00FC337B">
        <w:rPr>
          <w:rtl/>
          <w:lang w:bidi="ar-SA"/>
        </w:rPr>
        <w:t xml:space="preserve"> </w:t>
      </w:r>
      <w:r w:rsidRPr="00FC337B">
        <w:rPr>
          <w:rtl/>
        </w:rPr>
        <w:t>בתורשה</w:t>
      </w:r>
      <w:r w:rsidRPr="00FC337B">
        <w:rPr>
          <w:rtl/>
          <w:lang w:bidi="ar-SA"/>
        </w:rPr>
        <w:t xml:space="preserve"> </w:t>
      </w:r>
      <w:r w:rsidRPr="00FC337B">
        <w:rPr>
          <w:rtl/>
        </w:rPr>
        <w:t>גנטית</w:t>
      </w:r>
      <w:r w:rsidRPr="00FC337B">
        <w:rPr>
          <w:rtl/>
          <w:lang w:bidi="ar-SA"/>
        </w:rPr>
        <w:t xml:space="preserve"> </w:t>
      </w:r>
      <w:r w:rsidRPr="00FC337B">
        <w:rPr>
          <w:rtl/>
        </w:rPr>
        <w:t>ומשפחתית</w:t>
      </w:r>
      <w:r w:rsidR="00451963">
        <w:rPr>
          <w:rtl/>
        </w:rPr>
        <w:t>,</w:t>
      </w:r>
      <w:r w:rsidRPr="00FC337B">
        <w:rPr>
          <w:rtl/>
          <w:lang w:bidi="ar-SA"/>
        </w:rPr>
        <w:t xml:space="preserve"> </w:t>
      </w:r>
      <w:r w:rsidRPr="00FC337B">
        <w:rPr>
          <w:rtl/>
        </w:rPr>
        <w:t>הרי</w:t>
      </w:r>
      <w:r w:rsidRPr="00FC337B">
        <w:rPr>
          <w:rtl/>
          <w:lang w:bidi="ar-SA"/>
        </w:rPr>
        <w:t xml:space="preserve"> </w:t>
      </w:r>
      <w:r w:rsidRPr="00FC337B">
        <w:rPr>
          <w:rtl/>
        </w:rPr>
        <w:t>שהרוח</w:t>
      </w:r>
      <w:r w:rsidRPr="00FC337B">
        <w:rPr>
          <w:rtl/>
          <w:lang w:bidi="ar-SA"/>
        </w:rPr>
        <w:t xml:space="preserve"> </w:t>
      </w:r>
      <w:r w:rsidRPr="00FC337B">
        <w:rPr>
          <w:rtl/>
        </w:rPr>
        <w:t>נחשבת</w:t>
      </w:r>
      <w:r w:rsidRPr="00FC337B">
        <w:rPr>
          <w:rtl/>
          <w:lang w:bidi="ar-SA"/>
        </w:rPr>
        <w:t xml:space="preserve"> </w:t>
      </w:r>
      <w:r w:rsidRPr="00FC337B">
        <w:rPr>
          <w:rtl/>
        </w:rPr>
        <w:t>לאינדיבידואלית</w:t>
      </w:r>
      <w:r w:rsidR="00451963">
        <w:rPr>
          <w:rtl/>
        </w:rPr>
        <w:t>,</w:t>
      </w:r>
      <w:r w:rsidRPr="00FC337B">
        <w:rPr>
          <w:rtl/>
          <w:lang w:bidi="ar-SA"/>
        </w:rPr>
        <w:t xml:space="preserve"> </w:t>
      </w:r>
      <w:r w:rsidRPr="00FC337B">
        <w:rPr>
          <w:rtl/>
        </w:rPr>
        <w:t>ייחודית</w:t>
      </w:r>
      <w:r w:rsidRPr="00FC337B">
        <w:rPr>
          <w:rtl/>
          <w:lang w:bidi="ar-SA"/>
        </w:rPr>
        <w:t xml:space="preserve"> </w:t>
      </w:r>
      <w:r w:rsidRPr="00FC337B">
        <w:rPr>
          <w:rtl/>
        </w:rPr>
        <w:t>ונצחית</w:t>
      </w:r>
      <w:r w:rsidRPr="00FC337B">
        <w:rPr>
          <w:rtl/>
          <w:lang w:bidi="ar-SA"/>
        </w:rPr>
        <w:t xml:space="preserve">. </w:t>
      </w:r>
      <w:r w:rsidRPr="00FC337B">
        <w:rPr>
          <w:rtl/>
        </w:rPr>
        <w:t>הרוח</w:t>
      </w:r>
      <w:r w:rsidRPr="00FC337B">
        <w:rPr>
          <w:rtl/>
          <w:lang w:bidi="ar-SA"/>
        </w:rPr>
        <w:t xml:space="preserve"> </w:t>
      </w:r>
      <w:r w:rsidRPr="00FC337B">
        <w:rPr>
          <w:rtl/>
        </w:rPr>
        <w:t>מגיעה</w:t>
      </w:r>
      <w:r w:rsidRPr="00FC337B">
        <w:rPr>
          <w:rtl/>
          <w:lang w:bidi="ar-SA"/>
        </w:rPr>
        <w:t xml:space="preserve"> </w:t>
      </w:r>
      <w:r w:rsidRPr="00FC337B">
        <w:rPr>
          <w:rtl/>
        </w:rPr>
        <w:t>לעולם</w:t>
      </w:r>
      <w:r w:rsidRPr="00FC337B">
        <w:rPr>
          <w:rtl/>
          <w:lang w:bidi="ar-SA"/>
        </w:rPr>
        <w:t xml:space="preserve"> </w:t>
      </w:r>
      <w:r w:rsidRPr="00FC337B">
        <w:rPr>
          <w:rtl/>
        </w:rPr>
        <w:t>הפיזי</w:t>
      </w:r>
      <w:r w:rsidRPr="00FC337B">
        <w:rPr>
          <w:rtl/>
          <w:lang w:bidi="ar-SA"/>
        </w:rPr>
        <w:t xml:space="preserve"> </w:t>
      </w:r>
      <w:r w:rsidRPr="00FC337B">
        <w:rPr>
          <w:rtl/>
        </w:rPr>
        <w:t>כדי</w:t>
      </w:r>
      <w:r w:rsidRPr="00FC337B">
        <w:rPr>
          <w:rtl/>
          <w:lang w:bidi="ar-SA"/>
        </w:rPr>
        <w:t xml:space="preserve"> </w:t>
      </w:r>
      <w:r w:rsidRPr="00FC337B">
        <w:rPr>
          <w:rtl/>
        </w:rPr>
        <w:t>להגשים</w:t>
      </w:r>
      <w:r w:rsidRPr="00FC337B">
        <w:rPr>
          <w:rtl/>
          <w:lang w:bidi="ar-SA"/>
        </w:rPr>
        <w:t xml:space="preserve"> </w:t>
      </w:r>
      <w:r w:rsidRPr="00FC337B">
        <w:rPr>
          <w:rtl/>
        </w:rPr>
        <w:t>ייעוד</w:t>
      </w:r>
      <w:r w:rsidRPr="00FC337B">
        <w:rPr>
          <w:rtl/>
          <w:lang w:bidi="ar-SA"/>
        </w:rPr>
        <w:t xml:space="preserve"> </w:t>
      </w:r>
      <w:r w:rsidRPr="00FC337B">
        <w:rPr>
          <w:rtl/>
        </w:rPr>
        <w:t>אישי</w:t>
      </w:r>
      <w:r w:rsidRPr="00FC337B">
        <w:rPr>
          <w:rtl/>
          <w:lang w:bidi="ar-SA"/>
        </w:rPr>
        <w:t xml:space="preserve"> </w:t>
      </w:r>
      <w:r w:rsidRPr="00FC337B">
        <w:rPr>
          <w:rtl/>
        </w:rPr>
        <w:t>מסוים</w:t>
      </w:r>
      <w:r w:rsidR="00AB290F">
        <w:rPr>
          <w:rFonts w:hint="cs"/>
          <w:rtl/>
        </w:rPr>
        <w:t>,</w:t>
      </w:r>
      <w:r w:rsidRPr="00FC337B">
        <w:rPr>
          <w:rtl/>
          <w:lang w:bidi="ar-SA"/>
        </w:rPr>
        <w:t xml:space="preserve"> </w:t>
      </w:r>
      <w:r w:rsidRPr="00FC337B">
        <w:rPr>
          <w:rtl/>
        </w:rPr>
        <w:t>ודרך</w:t>
      </w:r>
      <w:r w:rsidRPr="00FC337B">
        <w:rPr>
          <w:rtl/>
          <w:lang w:bidi="ar-SA"/>
        </w:rPr>
        <w:t xml:space="preserve"> </w:t>
      </w:r>
      <w:r w:rsidRPr="00FC337B">
        <w:rPr>
          <w:rtl/>
        </w:rPr>
        <w:t>התנסויות</w:t>
      </w:r>
      <w:r w:rsidRPr="00FC337B">
        <w:rPr>
          <w:rtl/>
          <w:lang w:bidi="ar-SA"/>
        </w:rPr>
        <w:t xml:space="preserve"> </w:t>
      </w:r>
      <w:r w:rsidRPr="00FC337B">
        <w:rPr>
          <w:rtl/>
        </w:rPr>
        <w:t>אלו</w:t>
      </w:r>
      <w:r w:rsidRPr="00FC337B">
        <w:rPr>
          <w:rtl/>
          <w:lang w:bidi="ar-SA"/>
        </w:rPr>
        <w:t xml:space="preserve"> </w:t>
      </w:r>
      <w:r w:rsidRPr="00FC337B">
        <w:rPr>
          <w:rtl/>
        </w:rPr>
        <w:t>לקדם</w:t>
      </w:r>
      <w:r w:rsidRPr="00FC337B">
        <w:rPr>
          <w:rtl/>
          <w:lang w:bidi="ar-SA"/>
        </w:rPr>
        <w:t xml:space="preserve"> </w:t>
      </w:r>
      <w:r w:rsidRPr="00FC337B">
        <w:rPr>
          <w:rtl/>
        </w:rPr>
        <w:t>את</w:t>
      </w:r>
      <w:r w:rsidRPr="00FC337B">
        <w:rPr>
          <w:rtl/>
          <w:lang w:bidi="ar-SA"/>
        </w:rPr>
        <w:t xml:space="preserve"> </w:t>
      </w:r>
      <w:r w:rsidRPr="00FC337B">
        <w:rPr>
          <w:rtl/>
        </w:rPr>
        <w:t>התפתחותה</w:t>
      </w:r>
      <w:r w:rsidRPr="00FC337B">
        <w:rPr>
          <w:rtl/>
          <w:lang w:bidi="ar-SA"/>
        </w:rPr>
        <w:t xml:space="preserve"> </w:t>
      </w:r>
      <w:r w:rsidRPr="00FC337B">
        <w:rPr>
          <w:rtl/>
        </w:rPr>
        <w:t>הפנימית</w:t>
      </w:r>
      <w:r w:rsidRPr="00FC337B">
        <w:rPr>
          <w:rtl/>
          <w:lang w:bidi="ar-SA"/>
        </w:rPr>
        <w:t xml:space="preserve"> </w:t>
      </w:r>
      <w:r w:rsidRPr="00FC337B">
        <w:rPr>
          <w:rtl/>
        </w:rPr>
        <w:t>והרוחנית</w:t>
      </w:r>
      <w:r w:rsidRPr="00FC337B">
        <w:rPr>
          <w:rtl/>
          <w:lang w:bidi="ar-SA"/>
        </w:rPr>
        <w:t xml:space="preserve"> </w:t>
      </w:r>
      <w:r w:rsidRPr="00FC337B">
        <w:rPr>
          <w:rtl/>
        </w:rPr>
        <w:t>לאורך</w:t>
      </w:r>
      <w:r w:rsidRPr="00FC337B">
        <w:rPr>
          <w:rtl/>
          <w:lang w:bidi="ar-SA"/>
        </w:rPr>
        <w:t xml:space="preserve"> </w:t>
      </w:r>
      <w:r w:rsidRPr="00FC337B">
        <w:rPr>
          <w:rtl/>
        </w:rPr>
        <w:t>החיים</w:t>
      </w:r>
      <w:r w:rsidRPr="00FC337B">
        <w:rPr>
          <w:rtl/>
          <w:lang w:bidi="ar-SA"/>
        </w:rPr>
        <w:t xml:space="preserve"> (</w:t>
      </w:r>
      <w:r w:rsidR="00E663E9">
        <w:rPr>
          <w:rtl/>
        </w:rPr>
        <w:t>גולדשמידט, 2013</w:t>
      </w:r>
      <w:r w:rsidRPr="00FC337B">
        <w:rPr>
          <w:rtl/>
          <w:lang w:bidi="ar-SA"/>
        </w:rPr>
        <w:t xml:space="preserve">). </w:t>
      </w:r>
      <w:r w:rsidRPr="00FC337B">
        <w:rPr>
          <w:rtl/>
        </w:rPr>
        <w:t>נוסף</w:t>
      </w:r>
      <w:r w:rsidRPr="00FC337B">
        <w:rPr>
          <w:rtl/>
          <w:lang w:bidi="ar-SA"/>
        </w:rPr>
        <w:t xml:space="preserve"> </w:t>
      </w:r>
      <w:r w:rsidRPr="00FC337B">
        <w:rPr>
          <w:rtl/>
        </w:rPr>
        <w:t>על</w:t>
      </w:r>
      <w:r w:rsidRPr="00FC337B">
        <w:rPr>
          <w:rtl/>
          <w:lang w:bidi="ar-SA"/>
        </w:rPr>
        <w:t xml:space="preserve"> </w:t>
      </w:r>
      <w:r w:rsidRPr="00FC337B">
        <w:rPr>
          <w:rtl/>
        </w:rPr>
        <w:t>כך</w:t>
      </w:r>
      <w:r w:rsidR="00451963">
        <w:rPr>
          <w:rtl/>
        </w:rPr>
        <w:t>,</w:t>
      </w:r>
      <w:r w:rsidRPr="00FC337B">
        <w:rPr>
          <w:rtl/>
          <w:lang w:bidi="ar-SA"/>
        </w:rPr>
        <w:t xml:space="preserve"> </w:t>
      </w:r>
      <w:r w:rsidRPr="00FC337B">
        <w:rPr>
          <w:rtl/>
        </w:rPr>
        <w:t>האדם</w:t>
      </w:r>
      <w:r w:rsidRPr="00FC337B">
        <w:rPr>
          <w:rtl/>
          <w:lang w:bidi="ar-SA"/>
        </w:rPr>
        <w:t xml:space="preserve"> </w:t>
      </w:r>
      <w:r w:rsidRPr="00FC337B">
        <w:rPr>
          <w:rtl/>
        </w:rPr>
        <w:t>נתפס</w:t>
      </w:r>
      <w:r w:rsidRPr="00FC337B">
        <w:rPr>
          <w:rtl/>
          <w:lang w:bidi="ar-SA"/>
        </w:rPr>
        <w:t xml:space="preserve"> </w:t>
      </w:r>
      <w:r w:rsidRPr="00FC337B">
        <w:rPr>
          <w:rtl/>
        </w:rPr>
        <w:t>באנתרופוסופיה</w:t>
      </w:r>
      <w:r w:rsidRPr="00FC337B">
        <w:rPr>
          <w:rtl/>
          <w:lang w:bidi="ar-SA"/>
        </w:rPr>
        <w:t xml:space="preserve"> </w:t>
      </w:r>
      <w:r w:rsidRPr="00FC337B">
        <w:rPr>
          <w:rtl/>
        </w:rPr>
        <w:t>כמיקרוקוסמוס</w:t>
      </w:r>
      <w:r w:rsidRPr="00FC337B">
        <w:rPr>
          <w:rtl/>
          <w:lang w:bidi="ar-SA"/>
        </w:rPr>
        <w:t xml:space="preserve"> </w:t>
      </w:r>
      <w:r w:rsidRPr="00FC337B">
        <w:rPr>
          <w:rtl/>
        </w:rPr>
        <w:t>המשקף</w:t>
      </w:r>
      <w:r w:rsidRPr="00FC337B">
        <w:rPr>
          <w:rtl/>
          <w:lang w:bidi="ar-SA"/>
        </w:rPr>
        <w:t xml:space="preserve"> </w:t>
      </w:r>
      <w:r w:rsidRPr="00FC337B">
        <w:rPr>
          <w:rtl/>
        </w:rPr>
        <w:t>את</w:t>
      </w:r>
      <w:r w:rsidRPr="00FC337B">
        <w:rPr>
          <w:rtl/>
          <w:lang w:bidi="ar-SA"/>
        </w:rPr>
        <w:t xml:space="preserve"> </w:t>
      </w:r>
      <w:r w:rsidRPr="00FC337B">
        <w:rPr>
          <w:rtl/>
        </w:rPr>
        <w:t>המ</w:t>
      </w:r>
      <w:r w:rsidR="00AB290F">
        <w:rPr>
          <w:rFonts w:hint="cs"/>
          <w:rtl/>
        </w:rPr>
        <w:t>ַ</w:t>
      </w:r>
      <w:r w:rsidRPr="00FC337B">
        <w:rPr>
          <w:rtl/>
        </w:rPr>
        <w:t>קרוקוסמוס</w:t>
      </w:r>
      <w:r w:rsidRPr="00FC337B">
        <w:rPr>
          <w:rtl/>
          <w:lang w:bidi="ar-SA"/>
        </w:rPr>
        <w:t xml:space="preserve"> (</w:t>
      </w:r>
      <w:r w:rsidRPr="00FC337B">
        <w:rPr>
          <w:rtl/>
        </w:rPr>
        <w:t>העולם</w:t>
      </w:r>
      <w:r w:rsidRPr="00FC337B">
        <w:rPr>
          <w:rtl/>
          <w:lang w:bidi="ar-SA"/>
        </w:rPr>
        <w:t xml:space="preserve"> </w:t>
      </w:r>
      <w:r w:rsidRPr="00FC337B">
        <w:rPr>
          <w:rtl/>
        </w:rPr>
        <w:t>והטבע</w:t>
      </w:r>
      <w:r w:rsidRPr="00FC337B">
        <w:rPr>
          <w:rtl/>
          <w:lang w:bidi="ar-SA"/>
        </w:rPr>
        <w:t xml:space="preserve"> </w:t>
      </w:r>
      <w:r w:rsidRPr="00FC337B">
        <w:rPr>
          <w:rtl/>
        </w:rPr>
        <w:t>סביבו</w:t>
      </w:r>
      <w:r w:rsidRPr="00FC337B">
        <w:rPr>
          <w:rtl/>
          <w:lang w:bidi="ar-SA"/>
        </w:rPr>
        <w:t xml:space="preserve">). </w:t>
      </w:r>
      <w:r w:rsidRPr="00FC337B">
        <w:rPr>
          <w:rtl/>
        </w:rPr>
        <w:t>שטיינר</w:t>
      </w:r>
      <w:r w:rsidRPr="00FC337B">
        <w:rPr>
          <w:rtl/>
          <w:lang w:bidi="ar-SA"/>
        </w:rPr>
        <w:t xml:space="preserve"> </w:t>
      </w:r>
      <w:r w:rsidRPr="00FC337B">
        <w:rPr>
          <w:rtl/>
        </w:rPr>
        <w:t>הדגיש</w:t>
      </w:r>
      <w:r w:rsidRPr="00FC337B">
        <w:rPr>
          <w:rtl/>
          <w:lang w:bidi="ar-SA"/>
        </w:rPr>
        <w:t xml:space="preserve"> </w:t>
      </w:r>
      <w:r w:rsidRPr="00FC337B">
        <w:rPr>
          <w:rtl/>
        </w:rPr>
        <w:t>כי</w:t>
      </w:r>
      <w:r w:rsidRPr="00FC337B">
        <w:rPr>
          <w:rtl/>
          <w:lang w:bidi="ar-SA"/>
        </w:rPr>
        <w:t xml:space="preserve"> </w:t>
      </w:r>
      <w:r w:rsidRPr="00FC337B">
        <w:rPr>
          <w:rtl/>
        </w:rPr>
        <w:t>קיים</w:t>
      </w:r>
      <w:r w:rsidRPr="00FC337B">
        <w:rPr>
          <w:rtl/>
          <w:lang w:bidi="ar-SA"/>
        </w:rPr>
        <w:t xml:space="preserve"> </w:t>
      </w:r>
      <w:r w:rsidRPr="00FC337B">
        <w:rPr>
          <w:rtl/>
        </w:rPr>
        <w:t>דמיון</w:t>
      </w:r>
      <w:r w:rsidRPr="00FC337B">
        <w:rPr>
          <w:rtl/>
          <w:lang w:bidi="ar-SA"/>
        </w:rPr>
        <w:t xml:space="preserve"> </w:t>
      </w:r>
      <w:r w:rsidRPr="00FC337B">
        <w:rPr>
          <w:rtl/>
        </w:rPr>
        <w:t>מבני</w:t>
      </w:r>
      <w:r w:rsidRPr="00FC337B">
        <w:rPr>
          <w:rtl/>
          <w:lang w:bidi="ar-SA"/>
        </w:rPr>
        <w:t xml:space="preserve"> </w:t>
      </w:r>
      <w:r w:rsidRPr="00FC337B">
        <w:rPr>
          <w:rtl/>
        </w:rPr>
        <w:t>ופיזיולוגי</w:t>
      </w:r>
      <w:r w:rsidRPr="00FC337B">
        <w:rPr>
          <w:rtl/>
          <w:lang w:bidi="ar-SA"/>
        </w:rPr>
        <w:t xml:space="preserve"> </w:t>
      </w:r>
      <w:r w:rsidRPr="00FC337B">
        <w:rPr>
          <w:rtl/>
        </w:rPr>
        <w:t>עמוק</w:t>
      </w:r>
      <w:r w:rsidRPr="00FC337B">
        <w:rPr>
          <w:rtl/>
          <w:lang w:bidi="ar-SA"/>
        </w:rPr>
        <w:t xml:space="preserve"> </w:t>
      </w:r>
      <w:r w:rsidRPr="00FC337B">
        <w:rPr>
          <w:rtl/>
        </w:rPr>
        <w:t>בין</w:t>
      </w:r>
      <w:r w:rsidRPr="00FC337B">
        <w:rPr>
          <w:rtl/>
          <w:lang w:bidi="ar-SA"/>
        </w:rPr>
        <w:t xml:space="preserve"> </w:t>
      </w:r>
      <w:r w:rsidRPr="00FC337B">
        <w:rPr>
          <w:rtl/>
        </w:rPr>
        <w:t>האדם</w:t>
      </w:r>
      <w:r w:rsidRPr="00FC337B">
        <w:rPr>
          <w:rtl/>
          <w:lang w:bidi="ar-SA"/>
        </w:rPr>
        <w:t xml:space="preserve"> </w:t>
      </w:r>
      <w:r w:rsidRPr="00FC337B">
        <w:rPr>
          <w:rtl/>
        </w:rPr>
        <w:t>לתופעות</w:t>
      </w:r>
      <w:r w:rsidRPr="00FC337B">
        <w:rPr>
          <w:rtl/>
          <w:lang w:bidi="ar-SA"/>
        </w:rPr>
        <w:t xml:space="preserve"> </w:t>
      </w:r>
      <w:r w:rsidRPr="00FC337B">
        <w:rPr>
          <w:rtl/>
        </w:rPr>
        <w:t>הטבע</w:t>
      </w:r>
      <w:r w:rsidRPr="00FC337B">
        <w:rPr>
          <w:rtl/>
          <w:lang w:bidi="ar-SA"/>
        </w:rPr>
        <w:t xml:space="preserve"> </w:t>
      </w:r>
      <w:r w:rsidRPr="00FC337B">
        <w:rPr>
          <w:rtl/>
        </w:rPr>
        <w:t>השונות</w:t>
      </w:r>
      <w:r w:rsidR="00451963">
        <w:rPr>
          <w:rtl/>
        </w:rPr>
        <w:t>,</w:t>
      </w:r>
      <w:r w:rsidRPr="00FC337B">
        <w:rPr>
          <w:rtl/>
          <w:lang w:bidi="ar-SA"/>
        </w:rPr>
        <w:t xml:space="preserve"> </w:t>
      </w:r>
      <w:r w:rsidRPr="00FC337B">
        <w:rPr>
          <w:rtl/>
        </w:rPr>
        <w:t>ומתוך</w:t>
      </w:r>
      <w:r w:rsidRPr="00FC337B">
        <w:rPr>
          <w:rtl/>
          <w:lang w:bidi="ar-SA"/>
        </w:rPr>
        <w:t xml:space="preserve"> </w:t>
      </w:r>
      <w:r w:rsidRPr="00FC337B">
        <w:rPr>
          <w:rtl/>
        </w:rPr>
        <w:t>הבנה</w:t>
      </w:r>
      <w:r w:rsidRPr="00FC337B">
        <w:rPr>
          <w:rtl/>
          <w:lang w:bidi="ar-SA"/>
        </w:rPr>
        <w:t xml:space="preserve"> </w:t>
      </w:r>
      <w:r w:rsidRPr="00FC337B">
        <w:rPr>
          <w:rtl/>
        </w:rPr>
        <w:t>זו</w:t>
      </w:r>
      <w:r w:rsidRPr="00FC337B">
        <w:rPr>
          <w:rtl/>
          <w:lang w:bidi="ar-SA"/>
        </w:rPr>
        <w:t xml:space="preserve"> </w:t>
      </w:r>
      <w:r w:rsidRPr="00FC337B">
        <w:rPr>
          <w:rtl/>
        </w:rPr>
        <w:t>נגזרת</w:t>
      </w:r>
      <w:r w:rsidRPr="00FC337B">
        <w:rPr>
          <w:rtl/>
          <w:lang w:bidi="ar-SA"/>
        </w:rPr>
        <w:t xml:space="preserve"> </w:t>
      </w:r>
      <w:r w:rsidRPr="00FC337B">
        <w:rPr>
          <w:rtl/>
        </w:rPr>
        <w:t>החשיבות</w:t>
      </w:r>
      <w:r w:rsidRPr="00FC337B">
        <w:rPr>
          <w:rtl/>
          <w:lang w:bidi="ar-SA"/>
        </w:rPr>
        <w:t xml:space="preserve"> </w:t>
      </w:r>
      <w:r w:rsidRPr="00FC337B">
        <w:rPr>
          <w:rtl/>
        </w:rPr>
        <w:t>של</w:t>
      </w:r>
      <w:r w:rsidRPr="00FC337B">
        <w:rPr>
          <w:rtl/>
          <w:lang w:bidi="ar-SA"/>
        </w:rPr>
        <w:t xml:space="preserve"> </w:t>
      </w:r>
      <w:r w:rsidRPr="00FC337B">
        <w:rPr>
          <w:rtl/>
        </w:rPr>
        <w:t>חיבור</w:t>
      </w:r>
      <w:r w:rsidRPr="00FC337B">
        <w:rPr>
          <w:rtl/>
          <w:lang w:bidi="ar-SA"/>
        </w:rPr>
        <w:t xml:space="preserve"> </w:t>
      </w:r>
      <w:r w:rsidRPr="00FC337B">
        <w:rPr>
          <w:rtl/>
        </w:rPr>
        <w:t>הילד</w:t>
      </w:r>
      <w:r w:rsidR="0041570F">
        <w:rPr>
          <w:rFonts w:hint="cs"/>
          <w:rtl/>
        </w:rPr>
        <w:t xml:space="preserve"> והילדה</w:t>
      </w:r>
      <w:r w:rsidRPr="00FC337B">
        <w:rPr>
          <w:rtl/>
          <w:lang w:bidi="ar-SA"/>
        </w:rPr>
        <w:t xml:space="preserve"> </w:t>
      </w:r>
      <w:r w:rsidRPr="00FC337B">
        <w:rPr>
          <w:rtl/>
        </w:rPr>
        <w:t>לחוקי</w:t>
      </w:r>
      <w:r w:rsidRPr="00FC337B">
        <w:rPr>
          <w:rtl/>
          <w:lang w:bidi="ar-SA"/>
        </w:rPr>
        <w:t xml:space="preserve"> </w:t>
      </w:r>
      <w:r w:rsidRPr="00FC337B">
        <w:rPr>
          <w:rtl/>
        </w:rPr>
        <w:t>הטבע</w:t>
      </w:r>
      <w:r w:rsidRPr="00FC337B">
        <w:rPr>
          <w:rtl/>
          <w:lang w:bidi="ar-SA"/>
        </w:rPr>
        <w:t xml:space="preserve"> </w:t>
      </w:r>
      <w:r w:rsidRPr="00FC337B">
        <w:rPr>
          <w:rtl/>
        </w:rPr>
        <w:t>ולמהויות</w:t>
      </w:r>
      <w:r w:rsidRPr="00FC337B">
        <w:rPr>
          <w:rtl/>
          <w:lang w:bidi="ar-SA"/>
        </w:rPr>
        <w:t xml:space="preserve"> </w:t>
      </w:r>
      <w:r w:rsidRPr="00FC337B">
        <w:rPr>
          <w:rtl/>
        </w:rPr>
        <w:t>העולם</w:t>
      </w:r>
      <w:r w:rsidRPr="00FC337B">
        <w:rPr>
          <w:rtl/>
          <w:lang w:bidi="ar-SA"/>
        </w:rPr>
        <w:t xml:space="preserve"> </w:t>
      </w:r>
      <w:r w:rsidRPr="00FC337B">
        <w:rPr>
          <w:rtl/>
        </w:rPr>
        <w:t>כחלק</w:t>
      </w:r>
      <w:r w:rsidRPr="00FC337B">
        <w:rPr>
          <w:rtl/>
          <w:lang w:bidi="ar-SA"/>
        </w:rPr>
        <w:t xml:space="preserve"> </w:t>
      </w:r>
      <w:r w:rsidRPr="00FC337B">
        <w:rPr>
          <w:rtl/>
        </w:rPr>
        <w:t>בלתי</w:t>
      </w:r>
      <w:r w:rsidRPr="00FC337B">
        <w:rPr>
          <w:rtl/>
          <w:lang w:bidi="ar-SA"/>
        </w:rPr>
        <w:t xml:space="preserve"> </w:t>
      </w:r>
      <w:r w:rsidRPr="00FC337B">
        <w:rPr>
          <w:rtl/>
        </w:rPr>
        <w:t>נפרד</w:t>
      </w:r>
      <w:r w:rsidRPr="00FC337B">
        <w:rPr>
          <w:rtl/>
          <w:lang w:bidi="ar-SA"/>
        </w:rPr>
        <w:t xml:space="preserve"> </w:t>
      </w:r>
      <w:r w:rsidRPr="00FC337B">
        <w:rPr>
          <w:rtl/>
        </w:rPr>
        <w:t>מתהליך</w:t>
      </w:r>
      <w:r w:rsidRPr="00FC337B">
        <w:rPr>
          <w:rtl/>
          <w:lang w:bidi="ar-SA"/>
        </w:rPr>
        <w:t xml:space="preserve"> </w:t>
      </w:r>
      <w:r w:rsidRPr="00FC337B">
        <w:rPr>
          <w:rtl/>
        </w:rPr>
        <w:t>הלמידה</w:t>
      </w:r>
      <w:r w:rsidRPr="00FC337B">
        <w:rPr>
          <w:rtl/>
          <w:lang w:bidi="ar-SA"/>
        </w:rPr>
        <w:t xml:space="preserve"> (</w:t>
      </w:r>
      <w:r w:rsidR="00E663E9">
        <w:rPr>
          <w:rtl/>
        </w:rPr>
        <w:t>גולדשמידט, 2013</w:t>
      </w:r>
      <w:r w:rsidRPr="00FC337B">
        <w:rPr>
          <w:rtl/>
          <w:lang w:bidi="ar-SA"/>
        </w:rPr>
        <w:t>).</w:t>
      </w:r>
    </w:p>
    <w:p w14:paraId="2E87F739" w14:textId="2C350950" w:rsidR="00FC337B" w:rsidRPr="00FC337B" w:rsidRDefault="00FC337B" w:rsidP="00A37757">
      <w:r w:rsidRPr="00FC337B">
        <w:rPr>
          <w:rtl/>
        </w:rPr>
        <w:t>מתוך</w:t>
      </w:r>
      <w:r w:rsidRPr="00FC337B">
        <w:rPr>
          <w:rtl/>
          <w:lang w:bidi="ar-SA"/>
        </w:rPr>
        <w:t xml:space="preserve"> </w:t>
      </w:r>
      <w:r w:rsidRPr="00FC337B">
        <w:rPr>
          <w:rtl/>
        </w:rPr>
        <w:t>ראייה</w:t>
      </w:r>
      <w:r w:rsidRPr="00FC337B">
        <w:rPr>
          <w:rtl/>
          <w:lang w:bidi="ar-SA"/>
        </w:rPr>
        <w:t xml:space="preserve"> </w:t>
      </w:r>
      <w:r w:rsidRPr="00FC337B">
        <w:rPr>
          <w:rtl/>
        </w:rPr>
        <w:t>זו</w:t>
      </w:r>
      <w:r w:rsidR="00451963">
        <w:rPr>
          <w:rtl/>
        </w:rPr>
        <w:t>,</w:t>
      </w:r>
      <w:r w:rsidRPr="00FC337B">
        <w:rPr>
          <w:rtl/>
          <w:lang w:bidi="ar-SA"/>
        </w:rPr>
        <w:t xml:space="preserve"> </w:t>
      </w:r>
      <w:r w:rsidRPr="00FC337B">
        <w:rPr>
          <w:rtl/>
        </w:rPr>
        <w:t>מטרתו</w:t>
      </w:r>
      <w:r w:rsidRPr="00FC337B">
        <w:rPr>
          <w:rtl/>
          <w:lang w:bidi="ar-SA"/>
        </w:rPr>
        <w:t xml:space="preserve"> </w:t>
      </w:r>
      <w:r w:rsidRPr="00FC337B">
        <w:rPr>
          <w:rtl/>
        </w:rPr>
        <w:t>של</w:t>
      </w:r>
      <w:r w:rsidRPr="00FC337B">
        <w:rPr>
          <w:rtl/>
          <w:lang w:bidi="ar-SA"/>
        </w:rPr>
        <w:t xml:space="preserve"> </w:t>
      </w:r>
      <w:r w:rsidRPr="00FC337B">
        <w:rPr>
          <w:rtl/>
        </w:rPr>
        <w:t>החינוך</w:t>
      </w:r>
      <w:r w:rsidRPr="00FC337B">
        <w:rPr>
          <w:rtl/>
          <w:lang w:bidi="ar-SA"/>
        </w:rPr>
        <w:t xml:space="preserve"> </w:t>
      </w:r>
      <w:r w:rsidRPr="00FC337B">
        <w:rPr>
          <w:rtl/>
        </w:rPr>
        <w:t>אינה</w:t>
      </w:r>
      <w:r w:rsidRPr="00FC337B">
        <w:rPr>
          <w:rtl/>
          <w:lang w:bidi="ar-SA"/>
        </w:rPr>
        <w:t xml:space="preserve"> </w:t>
      </w:r>
      <w:r w:rsidRPr="00FC337B">
        <w:rPr>
          <w:rtl/>
        </w:rPr>
        <w:t>מסתכמת</w:t>
      </w:r>
      <w:r w:rsidRPr="00FC337B">
        <w:rPr>
          <w:rtl/>
          <w:lang w:bidi="ar-SA"/>
        </w:rPr>
        <w:t xml:space="preserve"> </w:t>
      </w:r>
      <w:r w:rsidRPr="00FC337B">
        <w:rPr>
          <w:rtl/>
        </w:rPr>
        <w:t>בטיפוח</w:t>
      </w:r>
      <w:r w:rsidRPr="00FC337B">
        <w:rPr>
          <w:rtl/>
          <w:lang w:bidi="ar-SA"/>
        </w:rPr>
        <w:t xml:space="preserve"> </w:t>
      </w:r>
      <w:r w:rsidRPr="00FC337B">
        <w:rPr>
          <w:rtl/>
        </w:rPr>
        <w:t>הפרט</w:t>
      </w:r>
      <w:r w:rsidRPr="00FC337B">
        <w:rPr>
          <w:rtl/>
          <w:lang w:bidi="ar-SA"/>
        </w:rPr>
        <w:t xml:space="preserve"> </w:t>
      </w:r>
      <w:r w:rsidRPr="00FC337B">
        <w:rPr>
          <w:rtl/>
        </w:rPr>
        <w:t>המבודד</w:t>
      </w:r>
      <w:r w:rsidR="00451963">
        <w:rPr>
          <w:rtl/>
        </w:rPr>
        <w:t>,</w:t>
      </w:r>
      <w:r w:rsidRPr="00FC337B">
        <w:rPr>
          <w:rtl/>
          <w:lang w:bidi="ar-SA"/>
        </w:rPr>
        <w:t xml:space="preserve"> </w:t>
      </w:r>
      <w:r w:rsidRPr="00FC337B">
        <w:rPr>
          <w:rtl/>
        </w:rPr>
        <w:t>אלא</w:t>
      </w:r>
      <w:r w:rsidRPr="00FC337B">
        <w:rPr>
          <w:rtl/>
          <w:lang w:bidi="ar-SA"/>
        </w:rPr>
        <w:t xml:space="preserve"> </w:t>
      </w:r>
      <w:r w:rsidRPr="00FC337B">
        <w:rPr>
          <w:rtl/>
        </w:rPr>
        <w:t>מכוונת</w:t>
      </w:r>
      <w:r w:rsidRPr="00FC337B">
        <w:rPr>
          <w:rtl/>
          <w:lang w:bidi="ar-SA"/>
        </w:rPr>
        <w:t xml:space="preserve"> </w:t>
      </w:r>
      <w:r w:rsidRPr="00FC337B">
        <w:rPr>
          <w:rtl/>
        </w:rPr>
        <w:t>לבניית</w:t>
      </w:r>
      <w:r w:rsidRPr="00FC337B">
        <w:rPr>
          <w:rtl/>
          <w:lang w:bidi="ar-SA"/>
        </w:rPr>
        <w:t xml:space="preserve"> </w:t>
      </w:r>
      <w:r w:rsidRPr="00FC337B">
        <w:rPr>
          <w:rtl/>
        </w:rPr>
        <w:t>קהילה</w:t>
      </w:r>
      <w:r w:rsidRPr="00FC337B">
        <w:rPr>
          <w:rtl/>
          <w:lang w:bidi="ar-SA"/>
        </w:rPr>
        <w:t xml:space="preserve"> </w:t>
      </w:r>
      <w:r w:rsidRPr="00FC337B">
        <w:rPr>
          <w:rtl/>
        </w:rPr>
        <w:t>אנושית</w:t>
      </w:r>
      <w:r w:rsidRPr="00FC337B">
        <w:rPr>
          <w:rtl/>
          <w:lang w:bidi="ar-SA"/>
        </w:rPr>
        <w:t xml:space="preserve"> </w:t>
      </w:r>
      <w:r w:rsidRPr="00FC337B">
        <w:rPr>
          <w:rtl/>
        </w:rPr>
        <w:t>תומכת</w:t>
      </w:r>
      <w:r w:rsidR="00AB290F">
        <w:rPr>
          <w:rFonts w:hint="cs"/>
          <w:rtl/>
        </w:rPr>
        <w:t>,</w:t>
      </w:r>
      <w:r w:rsidRPr="00FC337B">
        <w:rPr>
          <w:rtl/>
          <w:lang w:bidi="ar-SA"/>
        </w:rPr>
        <w:t xml:space="preserve"> </w:t>
      </w:r>
      <w:r w:rsidRPr="00FC337B">
        <w:rPr>
          <w:rtl/>
        </w:rPr>
        <w:t>המטפחת</w:t>
      </w:r>
      <w:r w:rsidRPr="00FC337B">
        <w:rPr>
          <w:rtl/>
          <w:lang w:bidi="ar-SA"/>
        </w:rPr>
        <w:t xml:space="preserve"> </w:t>
      </w:r>
      <w:r w:rsidRPr="00FC337B">
        <w:rPr>
          <w:rtl/>
        </w:rPr>
        <w:t>את</w:t>
      </w:r>
      <w:r w:rsidRPr="00FC337B">
        <w:rPr>
          <w:rtl/>
          <w:lang w:bidi="ar-SA"/>
        </w:rPr>
        <w:t xml:space="preserve"> </w:t>
      </w:r>
      <w:r w:rsidRPr="00FC337B">
        <w:rPr>
          <w:rtl/>
        </w:rPr>
        <w:t>הפרט</w:t>
      </w:r>
      <w:r w:rsidRPr="00FC337B">
        <w:rPr>
          <w:rtl/>
          <w:lang w:bidi="ar-SA"/>
        </w:rPr>
        <w:t xml:space="preserve"> </w:t>
      </w:r>
      <w:r w:rsidRPr="00FC337B">
        <w:rPr>
          <w:rtl/>
        </w:rPr>
        <w:t>ומחזקת</w:t>
      </w:r>
      <w:r w:rsidRPr="00FC337B">
        <w:rPr>
          <w:rtl/>
          <w:lang w:bidi="ar-SA"/>
        </w:rPr>
        <w:t xml:space="preserve"> </w:t>
      </w:r>
      <w:r w:rsidRPr="00FC337B">
        <w:rPr>
          <w:rtl/>
        </w:rPr>
        <w:t>את</w:t>
      </w:r>
      <w:r w:rsidRPr="00FC337B">
        <w:rPr>
          <w:rtl/>
          <w:lang w:bidi="ar-SA"/>
        </w:rPr>
        <w:t xml:space="preserve"> </w:t>
      </w:r>
      <w:r w:rsidRPr="00FC337B">
        <w:rPr>
          <w:rtl/>
        </w:rPr>
        <w:t>הכלל</w:t>
      </w:r>
      <w:r w:rsidRPr="00FC337B">
        <w:rPr>
          <w:rtl/>
          <w:lang w:bidi="ar-SA"/>
        </w:rPr>
        <w:t xml:space="preserve"> </w:t>
      </w:r>
      <w:r w:rsidRPr="00FC337B">
        <w:rPr>
          <w:rtl/>
        </w:rPr>
        <w:t>בו</w:t>
      </w:r>
      <w:r w:rsidRPr="00FC337B">
        <w:rPr>
          <w:rtl/>
          <w:lang w:bidi="ar-SA"/>
        </w:rPr>
        <w:t>-</w:t>
      </w:r>
      <w:r w:rsidRPr="00FC337B">
        <w:rPr>
          <w:rtl/>
        </w:rPr>
        <w:t>זמנית</w:t>
      </w:r>
      <w:r w:rsidRPr="00FC337B">
        <w:rPr>
          <w:rtl/>
          <w:lang w:bidi="ar-SA"/>
        </w:rPr>
        <w:t xml:space="preserve">. </w:t>
      </w:r>
      <w:r w:rsidRPr="00FC337B">
        <w:rPr>
          <w:rtl/>
        </w:rPr>
        <w:t>האדם</w:t>
      </w:r>
      <w:r w:rsidRPr="00FC337B">
        <w:rPr>
          <w:rtl/>
          <w:lang w:bidi="ar-SA"/>
        </w:rPr>
        <w:t xml:space="preserve"> </w:t>
      </w:r>
      <w:r w:rsidRPr="00FC337B">
        <w:rPr>
          <w:rtl/>
        </w:rPr>
        <w:t>נתפס</w:t>
      </w:r>
      <w:r w:rsidRPr="00FC337B">
        <w:rPr>
          <w:rtl/>
          <w:lang w:bidi="ar-SA"/>
        </w:rPr>
        <w:t xml:space="preserve"> </w:t>
      </w:r>
      <w:r w:rsidRPr="00FC337B">
        <w:rPr>
          <w:rtl/>
        </w:rPr>
        <w:t>כי</w:t>
      </w:r>
      <w:r w:rsidR="00AB290F">
        <w:rPr>
          <w:rFonts w:hint="cs"/>
          <w:rtl/>
        </w:rPr>
        <w:t>ֵ</w:t>
      </w:r>
      <w:r w:rsidRPr="00FC337B">
        <w:rPr>
          <w:rtl/>
        </w:rPr>
        <w:t>שות</w:t>
      </w:r>
      <w:r w:rsidRPr="00FC337B">
        <w:rPr>
          <w:rtl/>
          <w:lang w:bidi="ar-SA"/>
        </w:rPr>
        <w:t xml:space="preserve"> </w:t>
      </w:r>
      <w:r w:rsidRPr="00FC337B">
        <w:rPr>
          <w:rtl/>
        </w:rPr>
        <w:t>של</w:t>
      </w:r>
      <w:r w:rsidRPr="00FC337B">
        <w:rPr>
          <w:rtl/>
          <w:lang w:bidi="ar-SA"/>
        </w:rPr>
        <w:t xml:space="preserve"> </w:t>
      </w:r>
      <w:r w:rsidRPr="00FC337B">
        <w:rPr>
          <w:rtl/>
        </w:rPr>
        <w:t>מרכז</w:t>
      </w:r>
      <w:r w:rsidRPr="00FC337B">
        <w:rPr>
          <w:rtl/>
          <w:lang w:bidi="ar-SA"/>
        </w:rPr>
        <w:t xml:space="preserve"> </w:t>
      </w:r>
      <w:r w:rsidRPr="00FC337B">
        <w:rPr>
          <w:rtl/>
        </w:rPr>
        <w:t>והיקף</w:t>
      </w:r>
      <w:r w:rsidRPr="00FC337B">
        <w:rPr>
          <w:rtl/>
          <w:lang w:bidi="ar-SA"/>
        </w:rPr>
        <w:t xml:space="preserve">: </w:t>
      </w:r>
      <w:r w:rsidRPr="00FC337B">
        <w:rPr>
          <w:rtl/>
        </w:rPr>
        <w:t>הוא</w:t>
      </w:r>
      <w:r w:rsidRPr="00FC337B">
        <w:rPr>
          <w:rtl/>
          <w:lang w:bidi="ar-SA"/>
        </w:rPr>
        <w:t xml:space="preserve"> </w:t>
      </w:r>
      <w:r w:rsidRPr="00FC337B">
        <w:rPr>
          <w:rtl/>
        </w:rPr>
        <w:t>בונה</w:t>
      </w:r>
      <w:r w:rsidRPr="00FC337B">
        <w:rPr>
          <w:rtl/>
          <w:lang w:bidi="ar-SA"/>
        </w:rPr>
        <w:t xml:space="preserve"> </w:t>
      </w:r>
      <w:r w:rsidRPr="00FC337B">
        <w:rPr>
          <w:rtl/>
        </w:rPr>
        <w:t>ומעצב</w:t>
      </w:r>
      <w:r w:rsidRPr="00FC337B">
        <w:rPr>
          <w:rtl/>
          <w:lang w:bidi="ar-SA"/>
        </w:rPr>
        <w:t xml:space="preserve"> </w:t>
      </w:r>
      <w:r w:rsidRPr="00FC337B">
        <w:rPr>
          <w:rtl/>
        </w:rPr>
        <w:t>את</w:t>
      </w:r>
      <w:r w:rsidRPr="00FC337B">
        <w:rPr>
          <w:rtl/>
          <w:lang w:bidi="ar-SA"/>
        </w:rPr>
        <w:t xml:space="preserve"> </w:t>
      </w:r>
      <w:r w:rsidRPr="00FC337B">
        <w:rPr>
          <w:rtl/>
        </w:rPr>
        <w:t>האינדיבידואליות</w:t>
      </w:r>
      <w:r w:rsidRPr="00FC337B">
        <w:rPr>
          <w:rtl/>
          <w:lang w:bidi="ar-SA"/>
        </w:rPr>
        <w:t xml:space="preserve"> </w:t>
      </w:r>
      <w:r w:rsidRPr="00FC337B">
        <w:rPr>
          <w:rtl/>
        </w:rPr>
        <w:t>העצמאית</w:t>
      </w:r>
      <w:r w:rsidRPr="00FC337B">
        <w:rPr>
          <w:rtl/>
          <w:lang w:bidi="ar-SA"/>
        </w:rPr>
        <w:t xml:space="preserve"> </w:t>
      </w:r>
      <w:r w:rsidRPr="00FC337B">
        <w:rPr>
          <w:rtl/>
        </w:rPr>
        <w:t>שלו</w:t>
      </w:r>
      <w:r w:rsidRPr="00FC337B">
        <w:rPr>
          <w:rtl/>
          <w:lang w:bidi="ar-SA"/>
        </w:rPr>
        <w:t xml:space="preserve"> </w:t>
      </w:r>
      <w:r w:rsidRPr="00FC337B">
        <w:rPr>
          <w:rtl/>
        </w:rPr>
        <w:t>הן</w:t>
      </w:r>
      <w:r w:rsidRPr="00FC337B">
        <w:rPr>
          <w:rtl/>
          <w:lang w:bidi="ar-SA"/>
        </w:rPr>
        <w:t xml:space="preserve"> </w:t>
      </w:r>
      <w:r w:rsidRPr="00FC337B">
        <w:rPr>
          <w:rtl/>
        </w:rPr>
        <w:t>דרך</w:t>
      </w:r>
      <w:r w:rsidRPr="00FC337B">
        <w:rPr>
          <w:rtl/>
          <w:lang w:bidi="ar-SA"/>
        </w:rPr>
        <w:t xml:space="preserve"> </w:t>
      </w:r>
      <w:r w:rsidRPr="00FC337B">
        <w:rPr>
          <w:rtl/>
        </w:rPr>
        <w:t>חיזוק</w:t>
      </w:r>
      <w:r w:rsidRPr="00FC337B">
        <w:rPr>
          <w:rtl/>
          <w:lang w:bidi="ar-SA"/>
        </w:rPr>
        <w:t xml:space="preserve"> </w:t>
      </w:r>
      <w:r w:rsidRPr="00FC337B">
        <w:rPr>
          <w:rtl/>
        </w:rPr>
        <w:t>מרכזו</w:t>
      </w:r>
      <w:r w:rsidRPr="00FC337B">
        <w:rPr>
          <w:rtl/>
          <w:lang w:bidi="ar-SA"/>
        </w:rPr>
        <w:t xml:space="preserve"> </w:t>
      </w:r>
      <w:r w:rsidRPr="00FC337B">
        <w:rPr>
          <w:rtl/>
        </w:rPr>
        <w:t>הפנימי</w:t>
      </w:r>
      <w:r w:rsidRPr="00FC337B">
        <w:rPr>
          <w:rtl/>
          <w:lang w:bidi="ar-SA"/>
        </w:rPr>
        <w:t xml:space="preserve"> </w:t>
      </w:r>
      <w:r w:rsidRPr="00FC337B">
        <w:rPr>
          <w:rtl/>
        </w:rPr>
        <w:t>האוטונומי</w:t>
      </w:r>
      <w:r w:rsidR="00451963">
        <w:rPr>
          <w:rtl/>
        </w:rPr>
        <w:t>,</w:t>
      </w:r>
      <w:r w:rsidRPr="00FC337B">
        <w:rPr>
          <w:rtl/>
          <w:lang w:bidi="ar-SA"/>
        </w:rPr>
        <w:t xml:space="preserve"> </w:t>
      </w:r>
      <w:r w:rsidRPr="00FC337B">
        <w:rPr>
          <w:rtl/>
        </w:rPr>
        <w:t>והן</w:t>
      </w:r>
      <w:r w:rsidRPr="00FC337B">
        <w:rPr>
          <w:rtl/>
          <w:lang w:bidi="ar-SA"/>
        </w:rPr>
        <w:t xml:space="preserve"> </w:t>
      </w:r>
      <w:r w:rsidRPr="00FC337B">
        <w:rPr>
          <w:rtl/>
        </w:rPr>
        <w:t>דרך</w:t>
      </w:r>
      <w:r w:rsidRPr="00FC337B">
        <w:rPr>
          <w:rtl/>
          <w:lang w:bidi="ar-SA"/>
        </w:rPr>
        <w:t xml:space="preserve"> </w:t>
      </w:r>
      <w:r w:rsidRPr="00FC337B">
        <w:rPr>
          <w:rtl/>
        </w:rPr>
        <w:t>קשר</w:t>
      </w:r>
      <w:r w:rsidRPr="00FC337B">
        <w:rPr>
          <w:rtl/>
          <w:lang w:bidi="ar-SA"/>
        </w:rPr>
        <w:t xml:space="preserve"> </w:t>
      </w:r>
      <w:r w:rsidRPr="00FC337B">
        <w:rPr>
          <w:rtl/>
        </w:rPr>
        <w:t>גומלין</w:t>
      </w:r>
      <w:r w:rsidRPr="00FC337B">
        <w:rPr>
          <w:rtl/>
          <w:lang w:bidi="ar-SA"/>
        </w:rPr>
        <w:t xml:space="preserve"> </w:t>
      </w:r>
      <w:r w:rsidRPr="00FC337B">
        <w:rPr>
          <w:rtl/>
        </w:rPr>
        <w:t>הדדי</w:t>
      </w:r>
      <w:r w:rsidR="00451963">
        <w:rPr>
          <w:rtl/>
        </w:rPr>
        <w:t>,</w:t>
      </w:r>
      <w:r w:rsidRPr="00FC337B">
        <w:rPr>
          <w:rtl/>
          <w:lang w:bidi="ar-SA"/>
        </w:rPr>
        <w:t xml:space="preserve"> </w:t>
      </w:r>
      <w:r w:rsidRPr="00FC337B">
        <w:rPr>
          <w:rtl/>
        </w:rPr>
        <w:t>דיאלוג</w:t>
      </w:r>
      <w:r w:rsidRPr="00FC337B">
        <w:rPr>
          <w:rtl/>
          <w:lang w:bidi="ar-SA"/>
        </w:rPr>
        <w:t xml:space="preserve"> </w:t>
      </w:r>
      <w:r w:rsidRPr="00FC337B">
        <w:rPr>
          <w:rtl/>
        </w:rPr>
        <w:t>ומחויבות</w:t>
      </w:r>
      <w:r w:rsidRPr="00FC337B">
        <w:rPr>
          <w:rtl/>
          <w:lang w:bidi="ar-SA"/>
        </w:rPr>
        <w:t xml:space="preserve"> </w:t>
      </w:r>
      <w:r w:rsidRPr="00FC337B">
        <w:rPr>
          <w:rtl/>
        </w:rPr>
        <w:t>חברתית</w:t>
      </w:r>
      <w:r w:rsidRPr="00FC337B">
        <w:rPr>
          <w:rtl/>
          <w:lang w:bidi="ar-SA"/>
        </w:rPr>
        <w:t xml:space="preserve"> </w:t>
      </w:r>
      <w:r w:rsidRPr="00FC337B">
        <w:rPr>
          <w:rtl/>
        </w:rPr>
        <w:t>כלפי</w:t>
      </w:r>
      <w:r w:rsidRPr="00FC337B">
        <w:rPr>
          <w:rtl/>
          <w:lang w:bidi="ar-SA"/>
        </w:rPr>
        <w:t xml:space="preserve"> </w:t>
      </w:r>
      <w:r w:rsidRPr="00FC337B">
        <w:rPr>
          <w:rtl/>
        </w:rPr>
        <w:t>קהילת</w:t>
      </w:r>
      <w:r w:rsidRPr="00FC337B">
        <w:rPr>
          <w:rtl/>
          <w:lang w:bidi="ar-SA"/>
        </w:rPr>
        <w:t xml:space="preserve"> </w:t>
      </w:r>
      <w:r w:rsidRPr="00FC337B">
        <w:rPr>
          <w:rtl/>
        </w:rPr>
        <w:t>בני</w:t>
      </w:r>
      <w:r w:rsidRPr="00FC337B">
        <w:rPr>
          <w:rtl/>
          <w:lang w:bidi="ar-SA"/>
        </w:rPr>
        <w:t xml:space="preserve"> </w:t>
      </w:r>
      <w:r w:rsidRPr="00FC337B">
        <w:rPr>
          <w:rtl/>
        </w:rPr>
        <w:t>האדם</w:t>
      </w:r>
      <w:r w:rsidR="00AB290F">
        <w:rPr>
          <w:rFonts w:hint="cs"/>
          <w:rtl/>
        </w:rPr>
        <w:t>,</w:t>
      </w:r>
      <w:r w:rsidRPr="00FC337B">
        <w:rPr>
          <w:rtl/>
          <w:lang w:bidi="ar-SA"/>
        </w:rPr>
        <w:t xml:space="preserve"> </w:t>
      </w:r>
      <w:r w:rsidRPr="00FC337B">
        <w:rPr>
          <w:rtl/>
        </w:rPr>
        <w:t>המקיפה</w:t>
      </w:r>
      <w:r w:rsidRPr="00FC337B">
        <w:rPr>
          <w:rtl/>
          <w:lang w:bidi="ar-SA"/>
        </w:rPr>
        <w:t xml:space="preserve"> </w:t>
      </w:r>
      <w:r w:rsidRPr="00FC337B">
        <w:rPr>
          <w:rtl/>
        </w:rPr>
        <w:t>אותו</w:t>
      </w:r>
      <w:r w:rsidRPr="00FC337B">
        <w:rPr>
          <w:rtl/>
          <w:lang w:bidi="ar-SA"/>
        </w:rPr>
        <w:t xml:space="preserve"> </w:t>
      </w:r>
      <w:r w:rsidRPr="00FC337B">
        <w:rPr>
          <w:rtl/>
        </w:rPr>
        <w:t>ומשקפת</w:t>
      </w:r>
      <w:r w:rsidRPr="00FC337B">
        <w:rPr>
          <w:rtl/>
          <w:lang w:bidi="ar-SA"/>
        </w:rPr>
        <w:t xml:space="preserve"> </w:t>
      </w:r>
      <w:r w:rsidRPr="00FC337B">
        <w:rPr>
          <w:rtl/>
        </w:rPr>
        <w:t>לו</w:t>
      </w:r>
      <w:r w:rsidRPr="00FC337B">
        <w:rPr>
          <w:rtl/>
          <w:lang w:bidi="ar-SA"/>
        </w:rPr>
        <w:t xml:space="preserve"> </w:t>
      </w:r>
      <w:r w:rsidRPr="00FC337B">
        <w:rPr>
          <w:rtl/>
        </w:rPr>
        <w:t>חלקים</w:t>
      </w:r>
      <w:r w:rsidRPr="00FC337B">
        <w:rPr>
          <w:rtl/>
          <w:lang w:bidi="ar-SA"/>
        </w:rPr>
        <w:t xml:space="preserve"> </w:t>
      </w:r>
      <w:r w:rsidRPr="00FC337B">
        <w:rPr>
          <w:rtl/>
        </w:rPr>
        <w:t>מעצמו</w:t>
      </w:r>
      <w:r w:rsidRPr="00FC337B">
        <w:rPr>
          <w:rtl/>
          <w:lang w:bidi="ar-SA"/>
        </w:rPr>
        <w:t xml:space="preserve"> (</w:t>
      </w:r>
      <w:r w:rsidRPr="00FC337B">
        <w:rPr>
          <w:rtl/>
        </w:rPr>
        <w:t>שטיינר</w:t>
      </w:r>
      <w:r w:rsidR="00451963">
        <w:rPr>
          <w:rtl/>
        </w:rPr>
        <w:t>,</w:t>
      </w:r>
      <w:r w:rsidRPr="00FC337B">
        <w:rPr>
          <w:rtl/>
          <w:lang w:bidi="ar-SA"/>
        </w:rPr>
        <w:t xml:space="preserve"> '</w:t>
      </w:r>
      <w:r w:rsidRPr="00FC337B">
        <w:rPr>
          <w:rtl/>
        </w:rPr>
        <w:t>השאלה</w:t>
      </w:r>
      <w:r w:rsidRPr="00FC337B">
        <w:rPr>
          <w:rtl/>
          <w:lang w:bidi="ar-SA"/>
        </w:rPr>
        <w:t xml:space="preserve"> </w:t>
      </w:r>
      <w:r w:rsidRPr="00FC337B">
        <w:rPr>
          <w:rtl/>
        </w:rPr>
        <w:t>החברתית</w:t>
      </w:r>
      <w:r w:rsidRPr="00FC337B">
        <w:rPr>
          <w:rtl/>
          <w:lang w:bidi="ar-SA"/>
        </w:rPr>
        <w:t>').</w:t>
      </w:r>
    </w:p>
    <w:p w14:paraId="31241DAD" w14:textId="0ADD9047" w:rsidR="00FC337B" w:rsidRPr="00FC337B" w:rsidRDefault="00FC337B" w:rsidP="009A6C93">
      <w:pPr>
        <w:pStyle w:val="3"/>
      </w:pPr>
      <w:bookmarkStart w:id="13" w:name="_Toc239109169"/>
      <w:r w:rsidRPr="00FC337B">
        <w:rPr>
          <w:rtl/>
          <w:lang w:bidi="he-IL"/>
        </w:rPr>
        <w:t>מתודות</w:t>
      </w:r>
      <w:r w:rsidRPr="00FC337B">
        <w:rPr>
          <w:rtl/>
        </w:rPr>
        <w:t xml:space="preserve"> </w:t>
      </w:r>
      <w:r w:rsidRPr="00FC337B">
        <w:rPr>
          <w:rtl/>
          <w:lang w:bidi="he-IL"/>
        </w:rPr>
        <w:t>ההוראה</w:t>
      </w:r>
      <w:r w:rsidRPr="00FC337B">
        <w:rPr>
          <w:rtl/>
        </w:rPr>
        <w:t xml:space="preserve"> </w:t>
      </w:r>
      <w:r w:rsidRPr="00FC337B">
        <w:rPr>
          <w:rtl/>
          <w:lang w:bidi="he-IL"/>
        </w:rPr>
        <w:t>הייחודיות</w:t>
      </w:r>
      <w:r w:rsidRPr="00FC337B">
        <w:rPr>
          <w:rtl/>
        </w:rPr>
        <w:t xml:space="preserve"> </w:t>
      </w:r>
      <w:r w:rsidRPr="00FC337B">
        <w:rPr>
          <w:rtl/>
          <w:lang w:bidi="he-IL"/>
        </w:rPr>
        <w:t>בבתי</w:t>
      </w:r>
      <w:r w:rsidRPr="00FC337B">
        <w:rPr>
          <w:rtl/>
        </w:rPr>
        <w:t xml:space="preserve"> </w:t>
      </w:r>
      <w:r w:rsidRPr="00FC337B">
        <w:rPr>
          <w:rtl/>
          <w:lang w:bidi="he-IL"/>
        </w:rPr>
        <w:t>ספר</w:t>
      </w:r>
      <w:r w:rsidRPr="00FC337B">
        <w:rPr>
          <w:rtl/>
        </w:rPr>
        <w:t xml:space="preserve"> </w:t>
      </w:r>
      <w:r w:rsidRPr="00FC337B">
        <w:rPr>
          <w:rtl/>
          <w:lang w:bidi="he-IL"/>
        </w:rPr>
        <w:t>ו</w:t>
      </w:r>
      <w:r w:rsidR="00840FAD">
        <w:rPr>
          <w:rFonts w:hint="cs"/>
          <w:rtl/>
          <w:lang w:bidi="he-IL"/>
        </w:rPr>
        <w:t>ַ</w:t>
      </w:r>
      <w:r w:rsidRPr="00FC337B">
        <w:rPr>
          <w:rtl/>
          <w:lang w:bidi="he-IL"/>
        </w:rPr>
        <w:t>לדורף</w:t>
      </w:r>
      <w:bookmarkEnd w:id="13"/>
    </w:p>
    <w:p w14:paraId="519332C3" w14:textId="4920E7C7" w:rsidR="00FC337B" w:rsidRPr="00FC337B" w:rsidRDefault="00FC337B" w:rsidP="00A37757">
      <w:r w:rsidRPr="00FC337B">
        <w:rPr>
          <w:rtl/>
        </w:rPr>
        <w:t>מתודות</w:t>
      </w:r>
      <w:r w:rsidRPr="00FC337B">
        <w:rPr>
          <w:rtl/>
          <w:lang w:bidi="ar-SA"/>
        </w:rPr>
        <w:t xml:space="preserve"> </w:t>
      </w:r>
      <w:r w:rsidRPr="00FC337B">
        <w:rPr>
          <w:rtl/>
        </w:rPr>
        <w:t>ההוראה</w:t>
      </w:r>
      <w:r w:rsidRPr="00FC337B">
        <w:rPr>
          <w:rtl/>
          <w:lang w:bidi="ar-SA"/>
        </w:rPr>
        <w:t xml:space="preserve"> </w:t>
      </w:r>
      <w:r w:rsidRPr="00FC337B">
        <w:rPr>
          <w:rtl/>
        </w:rPr>
        <w:t>בבתי</w:t>
      </w:r>
      <w:r w:rsidRPr="00FC337B">
        <w:rPr>
          <w:rtl/>
          <w:lang w:bidi="ar-SA"/>
        </w:rPr>
        <w:t xml:space="preserve"> </w:t>
      </w:r>
      <w:r w:rsidRPr="00FC337B">
        <w:rPr>
          <w:rtl/>
        </w:rPr>
        <w:t>ספר</w:t>
      </w:r>
      <w:r w:rsidRPr="00FC337B">
        <w:rPr>
          <w:rtl/>
          <w:lang w:bidi="ar-SA"/>
        </w:rPr>
        <w:t xml:space="preserve"> </w:t>
      </w:r>
      <w:r w:rsidRPr="00FC337B">
        <w:rPr>
          <w:rtl/>
        </w:rPr>
        <w:t>ו</w:t>
      </w:r>
      <w:r w:rsidR="00840FAD">
        <w:rPr>
          <w:rFonts w:hint="cs"/>
          <w:rtl/>
        </w:rPr>
        <w:t>ַ</w:t>
      </w:r>
      <w:r w:rsidRPr="00FC337B">
        <w:rPr>
          <w:rtl/>
        </w:rPr>
        <w:t>לדורף</w:t>
      </w:r>
      <w:r w:rsidRPr="00FC337B">
        <w:rPr>
          <w:rtl/>
          <w:lang w:bidi="ar-SA"/>
        </w:rPr>
        <w:t xml:space="preserve"> </w:t>
      </w:r>
      <w:r w:rsidRPr="00FC337B">
        <w:rPr>
          <w:rtl/>
        </w:rPr>
        <w:t>נגזרו</w:t>
      </w:r>
      <w:r w:rsidRPr="00FC337B">
        <w:rPr>
          <w:rtl/>
          <w:lang w:bidi="ar-SA"/>
        </w:rPr>
        <w:t xml:space="preserve"> </w:t>
      </w:r>
      <w:r w:rsidRPr="00FC337B">
        <w:rPr>
          <w:rtl/>
        </w:rPr>
        <w:t>ישירות</w:t>
      </w:r>
      <w:r w:rsidRPr="00FC337B">
        <w:rPr>
          <w:rtl/>
          <w:lang w:bidi="ar-SA"/>
        </w:rPr>
        <w:t xml:space="preserve"> </w:t>
      </w:r>
      <w:r w:rsidRPr="00FC337B">
        <w:rPr>
          <w:rtl/>
        </w:rPr>
        <w:t>מהעקרונות</w:t>
      </w:r>
      <w:r w:rsidRPr="00FC337B">
        <w:rPr>
          <w:rtl/>
          <w:lang w:bidi="ar-SA"/>
        </w:rPr>
        <w:t xml:space="preserve"> </w:t>
      </w:r>
      <w:r w:rsidRPr="00FC337B">
        <w:rPr>
          <w:rtl/>
        </w:rPr>
        <w:t>הפדגוגיים</w:t>
      </w:r>
      <w:r w:rsidRPr="00FC337B">
        <w:rPr>
          <w:rtl/>
          <w:lang w:bidi="ar-SA"/>
        </w:rPr>
        <w:t xml:space="preserve"> </w:t>
      </w:r>
      <w:r w:rsidRPr="00FC337B">
        <w:rPr>
          <w:rtl/>
        </w:rPr>
        <w:t>וההתפתחותיים</w:t>
      </w:r>
      <w:r w:rsidRPr="00FC337B">
        <w:rPr>
          <w:rtl/>
          <w:lang w:bidi="ar-SA"/>
        </w:rPr>
        <w:t xml:space="preserve"> </w:t>
      </w:r>
      <w:r w:rsidRPr="00FC337B">
        <w:rPr>
          <w:rtl/>
        </w:rPr>
        <w:t>שפורטו</w:t>
      </w:r>
      <w:r w:rsidRPr="00FC337B">
        <w:rPr>
          <w:rtl/>
          <w:lang w:bidi="ar-SA"/>
        </w:rPr>
        <w:t xml:space="preserve"> </w:t>
      </w:r>
      <w:r w:rsidRPr="00FC337B">
        <w:rPr>
          <w:rtl/>
        </w:rPr>
        <w:t>לעיל</w:t>
      </w:r>
      <w:r w:rsidRPr="00FC337B">
        <w:rPr>
          <w:rtl/>
          <w:lang w:bidi="ar-SA"/>
        </w:rPr>
        <w:t xml:space="preserve">. </w:t>
      </w:r>
      <w:r w:rsidRPr="00FC337B">
        <w:rPr>
          <w:rtl/>
        </w:rPr>
        <w:t>בין</w:t>
      </w:r>
      <w:r w:rsidRPr="00FC337B">
        <w:rPr>
          <w:rtl/>
          <w:lang w:bidi="ar-SA"/>
        </w:rPr>
        <w:t xml:space="preserve"> </w:t>
      </w:r>
      <w:r w:rsidRPr="00FC337B">
        <w:rPr>
          <w:rtl/>
        </w:rPr>
        <w:t>המתודות</w:t>
      </w:r>
      <w:r w:rsidRPr="00FC337B">
        <w:rPr>
          <w:rtl/>
          <w:lang w:bidi="ar-SA"/>
        </w:rPr>
        <w:t xml:space="preserve"> </w:t>
      </w:r>
      <w:r w:rsidRPr="00FC337B">
        <w:rPr>
          <w:rtl/>
        </w:rPr>
        <w:t>המרכזיות</w:t>
      </w:r>
      <w:r w:rsidRPr="00FC337B">
        <w:rPr>
          <w:rtl/>
          <w:lang w:bidi="ar-SA"/>
        </w:rPr>
        <w:t xml:space="preserve"> </w:t>
      </w:r>
      <w:r w:rsidRPr="00FC337B">
        <w:rPr>
          <w:rtl/>
        </w:rPr>
        <w:t>ניתן</w:t>
      </w:r>
      <w:r w:rsidRPr="00FC337B">
        <w:rPr>
          <w:rtl/>
          <w:lang w:bidi="ar-SA"/>
        </w:rPr>
        <w:t xml:space="preserve"> </w:t>
      </w:r>
      <w:r w:rsidRPr="00FC337B">
        <w:rPr>
          <w:rtl/>
        </w:rPr>
        <w:t>למנות</w:t>
      </w:r>
      <w:r w:rsidRPr="00FC337B">
        <w:rPr>
          <w:rtl/>
          <w:lang w:bidi="ar-SA"/>
        </w:rPr>
        <w:t xml:space="preserve">: </w:t>
      </w:r>
      <w:r w:rsidRPr="00FC337B">
        <w:rPr>
          <w:rtl/>
        </w:rPr>
        <w:t>ראשית</w:t>
      </w:r>
      <w:r w:rsidR="00451963">
        <w:rPr>
          <w:rtl/>
        </w:rPr>
        <w:t>,</w:t>
      </w:r>
      <w:r w:rsidRPr="00FC337B">
        <w:rPr>
          <w:rtl/>
          <w:lang w:bidi="ar-SA"/>
        </w:rPr>
        <w:t xml:space="preserve"> </w:t>
      </w:r>
      <w:r w:rsidRPr="00FC337B">
        <w:rPr>
          <w:rtl/>
        </w:rPr>
        <w:t>התייחסות</w:t>
      </w:r>
      <w:r w:rsidRPr="00FC337B">
        <w:rPr>
          <w:rtl/>
          <w:lang w:bidi="ar-SA"/>
        </w:rPr>
        <w:t xml:space="preserve"> </w:t>
      </w:r>
      <w:r w:rsidRPr="00FC337B">
        <w:rPr>
          <w:rtl/>
        </w:rPr>
        <w:t>הוליסטית</w:t>
      </w:r>
      <w:r w:rsidRPr="00FC337B">
        <w:rPr>
          <w:rtl/>
          <w:lang w:bidi="ar-SA"/>
        </w:rPr>
        <w:t xml:space="preserve"> </w:t>
      </w:r>
      <w:r w:rsidRPr="00FC337B">
        <w:rPr>
          <w:rtl/>
        </w:rPr>
        <w:t>לאדם</w:t>
      </w:r>
      <w:r w:rsidRPr="00FC337B">
        <w:rPr>
          <w:rtl/>
          <w:lang w:bidi="ar-SA"/>
        </w:rPr>
        <w:t xml:space="preserve"> </w:t>
      </w:r>
      <w:r w:rsidRPr="00FC337B">
        <w:rPr>
          <w:rtl/>
        </w:rPr>
        <w:t>השלם</w:t>
      </w:r>
      <w:r w:rsidR="00451963">
        <w:rPr>
          <w:rtl/>
        </w:rPr>
        <w:t>,</w:t>
      </w:r>
      <w:r w:rsidRPr="00FC337B">
        <w:rPr>
          <w:rtl/>
          <w:lang w:bidi="ar-SA"/>
        </w:rPr>
        <w:t xml:space="preserve"> </w:t>
      </w:r>
      <w:r w:rsidRPr="00FC337B">
        <w:rPr>
          <w:rtl/>
        </w:rPr>
        <w:t>מתוך</w:t>
      </w:r>
      <w:r w:rsidRPr="00FC337B">
        <w:rPr>
          <w:rtl/>
          <w:lang w:bidi="ar-SA"/>
        </w:rPr>
        <w:t xml:space="preserve"> </w:t>
      </w:r>
      <w:r w:rsidRPr="00FC337B">
        <w:rPr>
          <w:rtl/>
        </w:rPr>
        <w:t>הבנה</w:t>
      </w:r>
      <w:r w:rsidRPr="00FC337B">
        <w:rPr>
          <w:rtl/>
          <w:lang w:bidi="ar-SA"/>
        </w:rPr>
        <w:t xml:space="preserve"> </w:t>
      </w:r>
      <w:r w:rsidRPr="00FC337B">
        <w:rPr>
          <w:rtl/>
        </w:rPr>
        <w:t>שהשיעור</w:t>
      </w:r>
      <w:r w:rsidRPr="00FC337B">
        <w:rPr>
          <w:rtl/>
          <w:lang w:bidi="ar-SA"/>
        </w:rPr>
        <w:t xml:space="preserve"> </w:t>
      </w:r>
      <w:r w:rsidRPr="00FC337B">
        <w:rPr>
          <w:rtl/>
        </w:rPr>
        <w:t>וחומר</w:t>
      </w:r>
      <w:r w:rsidRPr="00FC337B">
        <w:rPr>
          <w:rtl/>
          <w:lang w:bidi="ar-SA"/>
        </w:rPr>
        <w:t xml:space="preserve"> </w:t>
      </w:r>
      <w:r w:rsidRPr="00FC337B">
        <w:rPr>
          <w:rtl/>
        </w:rPr>
        <w:t>הלימוד</w:t>
      </w:r>
      <w:r w:rsidRPr="00FC337B">
        <w:rPr>
          <w:rtl/>
          <w:lang w:bidi="ar-SA"/>
        </w:rPr>
        <w:t xml:space="preserve"> </w:t>
      </w:r>
      <w:r w:rsidRPr="00FC337B">
        <w:rPr>
          <w:rtl/>
        </w:rPr>
        <w:t>חייבים</w:t>
      </w:r>
      <w:r w:rsidRPr="00FC337B">
        <w:rPr>
          <w:rtl/>
          <w:lang w:bidi="ar-SA"/>
        </w:rPr>
        <w:t xml:space="preserve"> </w:t>
      </w:r>
      <w:r w:rsidRPr="00FC337B">
        <w:rPr>
          <w:rtl/>
        </w:rPr>
        <w:t>לעבור</w:t>
      </w:r>
      <w:r w:rsidRPr="00FC337B">
        <w:rPr>
          <w:rtl/>
          <w:lang w:bidi="ar-SA"/>
        </w:rPr>
        <w:t xml:space="preserve"> </w:t>
      </w:r>
      <w:r w:rsidRPr="00FC337B">
        <w:rPr>
          <w:rtl/>
        </w:rPr>
        <w:t>דרך</w:t>
      </w:r>
      <w:r w:rsidRPr="00FC337B">
        <w:rPr>
          <w:rtl/>
          <w:lang w:bidi="ar-SA"/>
        </w:rPr>
        <w:t xml:space="preserve"> </w:t>
      </w:r>
      <w:r w:rsidRPr="00FC337B">
        <w:rPr>
          <w:rtl/>
        </w:rPr>
        <w:t>שלושת</w:t>
      </w:r>
      <w:r w:rsidRPr="00FC337B">
        <w:rPr>
          <w:rtl/>
          <w:lang w:bidi="ar-SA"/>
        </w:rPr>
        <w:t xml:space="preserve"> </w:t>
      </w:r>
      <w:r w:rsidRPr="00FC337B">
        <w:rPr>
          <w:rtl/>
        </w:rPr>
        <w:t>הערוצים</w:t>
      </w:r>
      <w:r w:rsidRPr="00FC337B">
        <w:rPr>
          <w:rtl/>
          <w:lang w:bidi="ar-SA"/>
        </w:rPr>
        <w:t xml:space="preserve"> </w:t>
      </w:r>
      <w:r w:rsidRPr="00FC337B">
        <w:rPr>
          <w:rtl/>
        </w:rPr>
        <w:t>של</w:t>
      </w:r>
      <w:r w:rsidRPr="00FC337B">
        <w:rPr>
          <w:rtl/>
          <w:lang w:bidi="ar-SA"/>
        </w:rPr>
        <w:t xml:space="preserve"> </w:t>
      </w:r>
      <w:r w:rsidRPr="00FC337B">
        <w:rPr>
          <w:rtl/>
        </w:rPr>
        <w:t>רצון</w:t>
      </w:r>
      <w:r w:rsidR="00451963">
        <w:rPr>
          <w:rtl/>
        </w:rPr>
        <w:t>,</w:t>
      </w:r>
      <w:r w:rsidRPr="00FC337B">
        <w:rPr>
          <w:rtl/>
          <w:lang w:bidi="ar-SA"/>
        </w:rPr>
        <w:t xml:space="preserve"> </w:t>
      </w:r>
      <w:r w:rsidRPr="00FC337B">
        <w:rPr>
          <w:rtl/>
        </w:rPr>
        <w:t>רגש</w:t>
      </w:r>
      <w:r w:rsidRPr="00FC337B">
        <w:rPr>
          <w:rtl/>
          <w:lang w:bidi="ar-SA"/>
        </w:rPr>
        <w:t xml:space="preserve"> </w:t>
      </w:r>
      <w:r w:rsidRPr="00FC337B">
        <w:rPr>
          <w:rtl/>
        </w:rPr>
        <w:t>וחשיבה</w:t>
      </w:r>
      <w:r w:rsidRPr="00FC337B">
        <w:rPr>
          <w:rtl/>
          <w:lang w:bidi="ar-SA"/>
        </w:rPr>
        <w:t xml:space="preserve"> </w:t>
      </w:r>
      <w:r w:rsidRPr="00FC337B">
        <w:rPr>
          <w:rtl/>
        </w:rPr>
        <w:t>על</w:t>
      </w:r>
      <w:r w:rsidRPr="00FC337B">
        <w:rPr>
          <w:rtl/>
          <w:lang w:bidi="ar-SA"/>
        </w:rPr>
        <w:t xml:space="preserve"> </w:t>
      </w:r>
      <w:r w:rsidRPr="00FC337B">
        <w:rPr>
          <w:rtl/>
        </w:rPr>
        <w:t>מנת</w:t>
      </w:r>
      <w:r w:rsidRPr="00FC337B">
        <w:rPr>
          <w:rtl/>
          <w:lang w:bidi="ar-SA"/>
        </w:rPr>
        <w:t xml:space="preserve"> </w:t>
      </w:r>
      <w:r w:rsidRPr="00FC337B">
        <w:rPr>
          <w:rtl/>
        </w:rPr>
        <w:t>להבטיח</w:t>
      </w:r>
      <w:r w:rsidRPr="00FC337B">
        <w:rPr>
          <w:rtl/>
          <w:lang w:bidi="ar-SA"/>
        </w:rPr>
        <w:t xml:space="preserve"> </w:t>
      </w:r>
      <w:r w:rsidRPr="00FC337B">
        <w:rPr>
          <w:rtl/>
        </w:rPr>
        <w:t>הפנמה</w:t>
      </w:r>
      <w:r w:rsidRPr="00FC337B">
        <w:rPr>
          <w:rtl/>
          <w:lang w:bidi="ar-SA"/>
        </w:rPr>
        <w:t xml:space="preserve"> </w:t>
      </w:r>
      <w:r w:rsidRPr="00FC337B">
        <w:rPr>
          <w:rtl/>
        </w:rPr>
        <w:t>עמוקה</w:t>
      </w:r>
      <w:r w:rsidRPr="00FC337B">
        <w:rPr>
          <w:rtl/>
          <w:lang w:bidi="ar-SA"/>
        </w:rPr>
        <w:t xml:space="preserve"> </w:t>
      </w:r>
      <w:r w:rsidRPr="00FC337B">
        <w:rPr>
          <w:rtl/>
        </w:rPr>
        <w:t>ומשמעותית</w:t>
      </w:r>
      <w:r w:rsidRPr="00FC337B">
        <w:rPr>
          <w:rtl/>
          <w:lang w:bidi="ar-SA"/>
        </w:rPr>
        <w:t xml:space="preserve"> (</w:t>
      </w:r>
      <w:r w:rsidR="00E663E9">
        <w:rPr>
          <w:rtl/>
        </w:rPr>
        <w:t>גולדשמידט, 2013</w:t>
      </w:r>
      <w:r w:rsidRPr="00FC337B">
        <w:rPr>
          <w:rtl/>
          <w:lang w:bidi="ar-SA"/>
        </w:rPr>
        <w:t xml:space="preserve">). </w:t>
      </w:r>
      <w:r w:rsidRPr="00FC337B">
        <w:rPr>
          <w:rtl/>
        </w:rPr>
        <w:t>שנית</w:t>
      </w:r>
      <w:r w:rsidR="00451963">
        <w:rPr>
          <w:rtl/>
        </w:rPr>
        <w:t>,</w:t>
      </w:r>
      <w:r w:rsidRPr="00FC337B">
        <w:rPr>
          <w:rtl/>
          <w:lang w:bidi="ar-SA"/>
        </w:rPr>
        <w:t xml:space="preserve"> </w:t>
      </w:r>
      <w:r w:rsidRPr="00FC337B">
        <w:rPr>
          <w:rtl/>
        </w:rPr>
        <w:t>שילוב</w:t>
      </w:r>
      <w:r w:rsidRPr="00FC337B">
        <w:rPr>
          <w:rtl/>
          <w:lang w:bidi="ar-SA"/>
        </w:rPr>
        <w:t xml:space="preserve"> </w:t>
      </w:r>
      <w:r w:rsidRPr="00FC337B">
        <w:rPr>
          <w:rtl/>
        </w:rPr>
        <w:t>נרחב</w:t>
      </w:r>
      <w:r w:rsidRPr="00FC337B">
        <w:rPr>
          <w:rtl/>
          <w:lang w:bidi="ar-SA"/>
        </w:rPr>
        <w:t xml:space="preserve"> </w:t>
      </w:r>
      <w:r w:rsidRPr="00FC337B">
        <w:rPr>
          <w:rtl/>
        </w:rPr>
        <w:t>של</w:t>
      </w:r>
      <w:r w:rsidRPr="00FC337B">
        <w:rPr>
          <w:rtl/>
          <w:lang w:bidi="ar-SA"/>
        </w:rPr>
        <w:t xml:space="preserve"> </w:t>
      </w:r>
      <w:r w:rsidRPr="00FC337B">
        <w:rPr>
          <w:rtl/>
        </w:rPr>
        <w:t>מגוון</w:t>
      </w:r>
      <w:r w:rsidRPr="00FC337B">
        <w:rPr>
          <w:rtl/>
          <w:lang w:bidi="ar-SA"/>
        </w:rPr>
        <w:t xml:space="preserve"> </w:t>
      </w:r>
      <w:r w:rsidRPr="00FC337B">
        <w:rPr>
          <w:rtl/>
        </w:rPr>
        <w:t>א</w:t>
      </w:r>
      <w:r w:rsidR="00840FAD">
        <w:rPr>
          <w:rFonts w:hint="cs"/>
          <w:rtl/>
        </w:rPr>
        <w:t>ו</w:t>
      </w:r>
      <w:r w:rsidRPr="00FC337B">
        <w:rPr>
          <w:rtl/>
        </w:rPr>
        <w:t>מנויות</w:t>
      </w:r>
      <w:r w:rsidRPr="00FC337B">
        <w:rPr>
          <w:rtl/>
          <w:lang w:bidi="ar-SA"/>
        </w:rPr>
        <w:t xml:space="preserve"> (</w:t>
      </w:r>
      <w:r w:rsidRPr="00FC337B">
        <w:rPr>
          <w:rtl/>
        </w:rPr>
        <w:t>ציור</w:t>
      </w:r>
      <w:r w:rsidR="00451963">
        <w:rPr>
          <w:rtl/>
        </w:rPr>
        <w:t>,</w:t>
      </w:r>
      <w:r w:rsidRPr="00FC337B">
        <w:rPr>
          <w:rtl/>
          <w:lang w:bidi="ar-SA"/>
        </w:rPr>
        <w:t xml:space="preserve"> </w:t>
      </w:r>
      <w:r w:rsidRPr="00FC337B">
        <w:rPr>
          <w:rtl/>
        </w:rPr>
        <w:t>פיסול</w:t>
      </w:r>
      <w:r w:rsidR="00451963">
        <w:rPr>
          <w:rtl/>
        </w:rPr>
        <w:t>,</w:t>
      </w:r>
      <w:r w:rsidRPr="00FC337B">
        <w:rPr>
          <w:rtl/>
          <w:lang w:bidi="ar-SA"/>
        </w:rPr>
        <w:t xml:space="preserve"> </w:t>
      </w:r>
      <w:r w:rsidRPr="00FC337B">
        <w:rPr>
          <w:rtl/>
        </w:rPr>
        <w:t>מוזיקה</w:t>
      </w:r>
      <w:r w:rsidR="00451963">
        <w:rPr>
          <w:rtl/>
        </w:rPr>
        <w:t>,</w:t>
      </w:r>
      <w:r w:rsidRPr="00FC337B">
        <w:rPr>
          <w:rtl/>
          <w:lang w:bidi="ar-SA"/>
        </w:rPr>
        <w:t xml:space="preserve"> </w:t>
      </w:r>
      <w:r w:rsidRPr="00FC337B">
        <w:rPr>
          <w:rtl/>
        </w:rPr>
        <w:t>תנועה</w:t>
      </w:r>
      <w:r w:rsidRPr="00FC337B">
        <w:rPr>
          <w:rtl/>
          <w:lang w:bidi="ar-SA"/>
        </w:rPr>
        <w:t xml:space="preserve"> </w:t>
      </w:r>
      <w:r w:rsidRPr="00FC337B">
        <w:rPr>
          <w:rtl/>
        </w:rPr>
        <w:t>ומלאכת</w:t>
      </w:r>
      <w:r w:rsidRPr="00FC337B">
        <w:rPr>
          <w:rtl/>
          <w:lang w:bidi="ar-SA"/>
        </w:rPr>
        <w:t xml:space="preserve"> </w:t>
      </w:r>
      <w:r w:rsidRPr="00FC337B">
        <w:rPr>
          <w:rtl/>
        </w:rPr>
        <w:t>יד</w:t>
      </w:r>
      <w:r w:rsidRPr="00FC337B">
        <w:rPr>
          <w:rtl/>
          <w:lang w:bidi="ar-SA"/>
        </w:rPr>
        <w:t xml:space="preserve">) </w:t>
      </w:r>
      <w:r w:rsidRPr="00FC337B">
        <w:rPr>
          <w:rtl/>
        </w:rPr>
        <w:t>בתוך</w:t>
      </w:r>
      <w:r w:rsidRPr="00FC337B">
        <w:rPr>
          <w:rtl/>
          <w:lang w:bidi="ar-SA"/>
        </w:rPr>
        <w:t xml:space="preserve"> </w:t>
      </w:r>
      <w:r w:rsidRPr="00FC337B">
        <w:rPr>
          <w:rtl/>
        </w:rPr>
        <w:t>תחומי</w:t>
      </w:r>
      <w:r w:rsidRPr="00FC337B">
        <w:rPr>
          <w:rtl/>
          <w:lang w:bidi="ar-SA"/>
        </w:rPr>
        <w:t xml:space="preserve"> </w:t>
      </w:r>
      <w:r w:rsidRPr="00FC337B">
        <w:rPr>
          <w:rtl/>
        </w:rPr>
        <w:t>הדעת</w:t>
      </w:r>
      <w:r w:rsidRPr="00FC337B">
        <w:rPr>
          <w:rtl/>
          <w:lang w:bidi="ar-SA"/>
        </w:rPr>
        <w:t xml:space="preserve"> </w:t>
      </w:r>
      <w:r w:rsidRPr="00FC337B">
        <w:rPr>
          <w:rtl/>
        </w:rPr>
        <w:t>העיוניים</w:t>
      </w:r>
      <w:r w:rsidRPr="00FC337B">
        <w:rPr>
          <w:rtl/>
          <w:lang w:bidi="ar-SA"/>
        </w:rPr>
        <w:t xml:space="preserve">. </w:t>
      </w:r>
      <w:r w:rsidRPr="00FC337B">
        <w:rPr>
          <w:rtl/>
        </w:rPr>
        <w:t>ה</w:t>
      </w:r>
      <w:r w:rsidR="007362DF">
        <w:rPr>
          <w:rtl/>
        </w:rPr>
        <w:t>אמנות</w:t>
      </w:r>
      <w:r w:rsidRPr="00FC337B">
        <w:rPr>
          <w:rtl/>
          <w:lang w:bidi="ar-SA"/>
        </w:rPr>
        <w:t xml:space="preserve"> </w:t>
      </w:r>
      <w:r w:rsidRPr="00FC337B">
        <w:rPr>
          <w:rtl/>
        </w:rPr>
        <w:t>מחייבת</w:t>
      </w:r>
      <w:r w:rsidRPr="00FC337B">
        <w:rPr>
          <w:rtl/>
          <w:lang w:bidi="ar-SA"/>
        </w:rPr>
        <w:t xml:space="preserve"> </w:t>
      </w:r>
      <w:r w:rsidRPr="00FC337B">
        <w:rPr>
          <w:rtl/>
        </w:rPr>
        <w:t>את</w:t>
      </w:r>
      <w:r w:rsidRPr="00FC337B">
        <w:rPr>
          <w:rtl/>
          <w:lang w:bidi="ar-SA"/>
        </w:rPr>
        <w:t xml:space="preserve"> </w:t>
      </w:r>
      <w:r w:rsidRPr="00FC337B">
        <w:rPr>
          <w:rtl/>
        </w:rPr>
        <w:t>התלמיד</w:t>
      </w:r>
      <w:r w:rsidR="00710279">
        <w:rPr>
          <w:rFonts w:hint="cs"/>
          <w:rtl/>
        </w:rPr>
        <w:t xml:space="preserve"> או התלמידה</w:t>
      </w:r>
      <w:r w:rsidRPr="00FC337B">
        <w:rPr>
          <w:rtl/>
          <w:lang w:bidi="ar-SA"/>
        </w:rPr>
        <w:t xml:space="preserve"> </w:t>
      </w:r>
      <w:r w:rsidRPr="00FC337B">
        <w:rPr>
          <w:rtl/>
        </w:rPr>
        <w:t>ליצור</w:t>
      </w:r>
      <w:r w:rsidRPr="00FC337B">
        <w:rPr>
          <w:rtl/>
          <w:lang w:bidi="ar-SA"/>
        </w:rPr>
        <w:t xml:space="preserve"> </w:t>
      </w:r>
      <w:r w:rsidRPr="00FC337B">
        <w:rPr>
          <w:rtl/>
        </w:rPr>
        <w:t>באופן</w:t>
      </w:r>
      <w:r w:rsidRPr="00FC337B">
        <w:rPr>
          <w:rtl/>
          <w:lang w:bidi="ar-SA"/>
        </w:rPr>
        <w:t xml:space="preserve"> </w:t>
      </w:r>
      <w:r w:rsidRPr="00FC337B">
        <w:rPr>
          <w:rtl/>
        </w:rPr>
        <w:t>פעיל</w:t>
      </w:r>
      <w:r w:rsidRPr="00FC337B">
        <w:rPr>
          <w:rtl/>
          <w:lang w:bidi="ar-SA"/>
        </w:rPr>
        <w:t xml:space="preserve"> </w:t>
      </w:r>
      <w:r w:rsidRPr="00FC337B">
        <w:rPr>
          <w:rtl/>
        </w:rPr>
        <w:t>בתוך</w:t>
      </w:r>
      <w:r w:rsidRPr="00FC337B">
        <w:rPr>
          <w:rtl/>
          <w:lang w:bidi="ar-SA"/>
        </w:rPr>
        <w:t xml:space="preserve"> </w:t>
      </w:r>
      <w:r w:rsidRPr="00FC337B">
        <w:rPr>
          <w:rtl/>
        </w:rPr>
        <w:t>הנושא</w:t>
      </w:r>
      <w:r w:rsidRPr="00FC337B">
        <w:rPr>
          <w:rtl/>
          <w:lang w:bidi="ar-SA"/>
        </w:rPr>
        <w:t xml:space="preserve"> </w:t>
      </w:r>
      <w:r w:rsidRPr="00FC337B">
        <w:rPr>
          <w:rtl/>
        </w:rPr>
        <w:t>הנלמד</w:t>
      </w:r>
      <w:r w:rsidR="00451963">
        <w:rPr>
          <w:rtl/>
        </w:rPr>
        <w:t>,</w:t>
      </w:r>
      <w:r w:rsidRPr="00FC337B">
        <w:rPr>
          <w:rtl/>
          <w:lang w:bidi="ar-SA"/>
        </w:rPr>
        <w:t xml:space="preserve"> </w:t>
      </w:r>
      <w:r w:rsidRPr="00FC337B">
        <w:rPr>
          <w:rtl/>
        </w:rPr>
        <w:t>מה</w:t>
      </w:r>
      <w:r w:rsidRPr="00FC337B">
        <w:rPr>
          <w:rtl/>
          <w:lang w:bidi="ar-SA"/>
        </w:rPr>
        <w:t xml:space="preserve"> </w:t>
      </w:r>
      <w:r w:rsidRPr="00FC337B">
        <w:rPr>
          <w:rtl/>
        </w:rPr>
        <w:t>שמוביל</w:t>
      </w:r>
      <w:r w:rsidRPr="00FC337B">
        <w:rPr>
          <w:rtl/>
          <w:lang w:bidi="ar-SA"/>
        </w:rPr>
        <w:t xml:space="preserve"> </w:t>
      </w:r>
      <w:r w:rsidRPr="00FC337B">
        <w:rPr>
          <w:rtl/>
        </w:rPr>
        <w:t>לעיבוד</w:t>
      </w:r>
      <w:r w:rsidRPr="00FC337B">
        <w:rPr>
          <w:rtl/>
          <w:lang w:bidi="ar-SA"/>
        </w:rPr>
        <w:t xml:space="preserve"> </w:t>
      </w:r>
      <w:r w:rsidRPr="00FC337B">
        <w:rPr>
          <w:rtl/>
        </w:rPr>
        <w:t>פנימי</w:t>
      </w:r>
      <w:r w:rsidRPr="00FC337B">
        <w:rPr>
          <w:rtl/>
          <w:lang w:bidi="ar-SA"/>
        </w:rPr>
        <w:t xml:space="preserve"> </w:t>
      </w:r>
      <w:r w:rsidRPr="00FC337B">
        <w:rPr>
          <w:rtl/>
        </w:rPr>
        <w:t>עמוק</w:t>
      </w:r>
      <w:r w:rsidRPr="00FC337B">
        <w:rPr>
          <w:rtl/>
          <w:lang w:bidi="ar-SA"/>
        </w:rPr>
        <w:t xml:space="preserve"> </w:t>
      </w:r>
      <w:r w:rsidRPr="00FC337B">
        <w:rPr>
          <w:rtl/>
        </w:rPr>
        <w:t>של</w:t>
      </w:r>
      <w:r w:rsidRPr="00FC337B">
        <w:rPr>
          <w:rtl/>
          <w:lang w:bidi="ar-SA"/>
        </w:rPr>
        <w:t xml:space="preserve"> </w:t>
      </w:r>
      <w:r w:rsidRPr="00FC337B">
        <w:rPr>
          <w:rtl/>
        </w:rPr>
        <w:t>הידע</w:t>
      </w:r>
      <w:r w:rsidRPr="00FC337B">
        <w:rPr>
          <w:rtl/>
          <w:lang w:bidi="ar-SA"/>
        </w:rPr>
        <w:t xml:space="preserve"> (</w:t>
      </w:r>
      <w:r w:rsidR="00E663E9">
        <w:rPr>
          <w:rtl/>
        </w:rPr>
        <w:t>גולדשמידט, 2013</w:t>
      </w:r>
      <w:r w:rsidRPr="00FC337B">
        <w:rPr>
          <w:rtl/>
          <w:lang w:bidi="ar-SA"/>
        </w:rPr>
        <w:t>).</w:t>
      </w:r>
    </w:p>
    <w:p w14:paraId="42776444" w14:textId="7A066598" w:rsidR="00FC337B" w:rsidRDefault="00FC337B" w:rsidP="0066241D">
      <w:r w:rsidRPr="00FC337B">
        <w:rPr>
          <w:rtl/>
        </w:rPr>
        <w:t>שלישית</w:t>
      </w:r>
      <w:r w:rsidR="00451963">
        <w:rPr>
          <w:rtl/>
        </w:rPr>
        <w:t>,</w:t>
      </w:r>
      <w:r w:rsidRPr="00FC337B">
        <w:rPr>
          <w:rtl/>
          <w:lang w:bidi="ar-SA"/>
        </w:rPr>
        <w:t xml:space="preserve"> </w:t>
      </w:r>
      <w:r w:rsidRPr="00FC337B">
        <w:rPr>
          <w:rtl/>
        </w:rPr>
        <w:t>עבודה</w:t>
      </w:r>
      <w:r w:rsidRPr="00FC337B">
        <w:rPr>
          <w:rtl/>
          <w:lang w:bidi="ar-SA"/>
        </w:rPr>
        <w:t xml:space="preserve"> </w:t>
      </w:r>
      <w:r w:rsidRPr="00FC337B">
        <w:rPr>
          <w:rtl/>
        </w:rPr>
        <w:t>בתקופות</w:t>
      </w:r>
      <w:r w:rsidRPr="00FC337B">
        <w:rPr>
          <w:rtl/>
          <w:lang w:bidi="ar-SA"/>
        </w:rPr>
        <w:t xml:space="preserve"> (</w:t>
      </w:r>
      <w:r w:rsidR="00840FAD">
        <w:rPr>
          <w:lang w:bidi="ar-SA"/>
        </w:rPr>
        <w:t>Block Periods</w:t>
      </w:r>
      <w:r w:rsidRPr="00FC337B">
        <w:rPr>
          <w:rtl/>
          <w:lang w:bidi="ar-SA"/>
        </w:rPr>
        <w:t xml:space="preserve">) – </w:t>
      </w:r>
      <w:r w:rsidRPr="00FC337B">
        <w:rPr>
          <w:rtl/>
        </w:rPr>
        <w:t>הוראה</w:t>
      </w:r>
      <w:r w:rsidRPr="00FC337B">
        <w:rPr>
          <w:rtl/>
          <w:lang w:bidi="ar-SA"/>
        </w:rPr>
        <w:t xml:space="preserve"> </w:t>
      </w:r>
      <w:r w:rsidRPr="00FC337B">
        <w:rPr>
          <w:rtl/>
        </w:rPr>
        <w:t>מרוכזת</w:t>
      </w:r>
      <w:r w:rsidRPr="00FC337B">
        <w:rPr>
          <w:rtl/>
          <w:lang w:bidi="ar-SA"/>
        </w:rPr>
        <w:t xml:space="preserve"> </w:t>
      </w:r>
      <w:r w:rsidRPr="00FC337B">
        <w:rPr>
          <w:rtl/>
        </w:rPr>
        <w:t>ואינטנסיבית</w:t>
      </w:r>
      <w:r w:rsidRPr="00FC337B">
        <w:rPr>
          <w:rtl/>
          <w:lang w:bidi="ar-SA"/>
        </w:rPr>
        <w:t xml:space="preserve"> </w:t>
      </w:r>
      <w:r w:rsidRPr="00FC337B">
        <w:rPr>
          <w:rtl/>
        </w:rPr>
        <w:t>של</w:t>
      </w:r>
      <w:r w:rsidRPr="00FC337B">
        <w:rPr>
          <w:rtl/>
          <w:lang w:bidi="ar-SA"/>
        </w:rPr>
        <w:t xml:space="preserve"> </w:t>
      </w:r>
      <w:r w:rsidRPr="00FC337B">
        <w:rPr>
          <w:rtl/>
        </w:rPr>
        <w:t>נושא</w:t>
      </w:r>
      <w:r w:rsidRPr="00FC337B">
        <w:rPr>
          <w:rtl/>
          <w:lang w:bidi="ar-SA"/>
        </w:rPr>
        <w:t xml:space="preserve"> </w:t>
      </w:r>
      <w:r w:rsidRPr="00FC337B">
        <w:rPr>
          <w:rtl/>
        </w:rPr>
        <w:t>לימודי</w:t>
      </w:r>
      <w:r w:rsidRPr="00FC337B">
        <w:rPr>
          <w:rtl/>
          <w:lang w:bidi="ar-SA"/>
        </w:rPr>
        <w:t xml:space="preserve"> </w:t>
      </w:r>
      <w:r w:rsidRPr="00FC337B">
        <w:rPr>
          <w:rtl/>
        </w:rPr>
        <w:t>מסוים</w:t>
      </w:r>
      <w:r w:rsidRPr="00FC337B">
        <w:rPr>
          <w:rtl/>
          <w:lang w:bidi="ar-SA"/>
        </w:rPr>
        <w:t xml:space="preserve"> (</w:t>
      </w:r>
      <w:r w:rsidRPr="00FC337B">
        <w:rPr>
          <w:rtl/>
        </w:rPr>
        <w:t>לדוגמה</w:t>
      </w:r>
      <w:r w:rsidRPr="00FC337B">
        <w:rPr>
          <w:rtl/>
          <w:lang w:bidi="ar-SA"/>
        </w:rPr>
        <w:t xml:space="preserve">: </w:t>
      </w:r>
      <w:r w:rsidRPr="00FC337B">
        <w:rPr>
          <w:rtl/>
        </w:rPr>
        <w:t>היסטוריה</w:t>
      </w:r>
      <w:r w:rsidR="00451963">
        <w:rPr>
          <w:rtl/>
        </w:rPr>
        <w:t>,</w:t>
      </w:r>
      <w:r w:rsidRPr="00FC337B">
        <w:rPr>
          <w:rtl/>
          <w:lang w:bidi="ar-SA"/>
        </w:rPr>
        <w:t xml:space="preserve"> </w:t>
      </w:r>
      <w:r w:rsidR="00840FAD">
        <w:rPr>
          <w:rtl/>
        </w:rPr>
        <w:t>גיאומטריה</w:t>
      </w:r>
      <w:r w:rsidRPr="00FC337B">
        <w:rPr>
          <w:rtl/>
          <w:lang w:bidi="ar-SA"/>
        </w:rPr>
        <w:t xml:space="preserve"> </w:t>
      </w:r>
      <w:r w:rsidRPr="00FC337B">
        <w:rPr>
          <w:rtl/>
        </w:rPr>
        <w:t>או</w:t>
      </w:r>
      <w:r w:rsidRPr="00FC337B">
        <w:rPr>
          <w:rtl/>
          <w:lang w:bidi="ar-SA"/>
        </w:rPr>
        <w:t xml:space="preserve"> </w:t>
      </w:r>
      <w:r w:rsidRPr="00FC337B">
        <w:rPr>
          <w:rtl/>
        </w:rPr>
        <w:t>פיזיקה</w:t>
      </w:r>
      <w:r w:rsidRPr="00FC337B">
        <w:rPr>
          <w:rtl/>
          <w:lang w:bidi="ar-SA"/>
        </w:rPr>
        <w:t xml:space="preserve">) </w:t>
      </w:r>
      <w:r w:rsidRPr="00FC337B">
        <w:rPr>
          <w:rtl/>
        </w:rPr>
        <w:t>במשך</w:t>
      </w:r>
      <w:r w:rsidRPr="00FC337B">
        <w:rPr>
          <w:rtl/>
          <w:lang w:bidi="ar-SA"/>
        </w:rPr>
        <w:t xml:space="preserve"> </w:t>
      </w:r>
      <w:r w:rsidRPr="00FC337B">
        <w:rPr>
          <w:rtl/>
        </w:rPr>
        <w:t>מספר</w:t>
      </w:r>
      <w:r w:rsidRPr="00FC337B">
        <w:rPr>
          <w:rtl/>
          <w:lang w:bidi="ar-SA"/>
        </w:rPr>
        <w:t xml:space="preserve"> </w:t>
      </w:r>
      <w:r w:rsidRPr="00FC337B">
        <w:rPr>
          <w:rtl/>
        </w:rPr>
        <w:t>שבועות</w:t>
      </w:r>
      <w:r w:rsidRPr="00FC337B">
        <w:rPr>
          <w:rtl/>
          <w:lang w:bidi="ar-SA"/>
        </w:rPr>
        <w:t xml:space="preserve"> </w:t>
      </w:r>
      <w:r w:rsidRPr="00FC337B">
        <w:rPr>
          <w:rtl/>
        </w:rPr>
        <w:t>רצופים</w:t>
      </w:r>
      <w:r w:rsidRPr="00FC337B">
        <w:rPr>
          <w:rtl/>
          <w:lang w:bidi="ar-SA"/>
        </w:rPr>
        <w:t xml:space="preserve"> </w:t>
      </w:r>
      <w:r w:rsidRPr="00FC337B">
        <w:rPr>
          <w:rtl/>
        </w:rPr>
        <w:t>במסגרת</w:t>
      </w:r>
      <w:r w:rsidRPr="00FC337B">
        <w:rPr>
          <w:rtl/>
          <w:lang w:bidi="ar-SA"/>
        </w:rPr>
        <w:t xml:space="preserve"> '</w:t>
      </w:r>
      <w:r w:rsidRPr="00FC337B">
        <w:rPr>
          <w:rtl/>
        </w:rPr>
        <w:t>השיעור</w:t>
      </w:r>
      <w:r w:rsidRPr="00FC337B">
        <w:rPr>
          <w:rtl/>
          <w:lang w:bidi="ar-SA"/>
        </w:rPr>
        <w:t xml:space="preserve"> </w:t>
      </w:r>
      <w:r w:rsidRPr="00FC337B">
        <w:rPr>
          <w:rtl/>
        </w:rPr>
        <w:t>הראשי</w:t>
      </w:r>
      <w:r w:rsidRPr="00FC337B">
        <w:rPr>
          <w:rtl/>
          <w:lang w:bidi="ar-SA"/>
        </w:rPr>
        <w:t xml:space="preserve">' </w:t>
      </w:r>
      <w:r w:rsidRPr="00FC337B">
        <w:rPr>
          <w:rtl/>
        </w:rPr>
        <w:t>של</w:t>
      </w:r>
      <w:r w:rsidRPr="00FC337B">
        <w:rPr>
          <w:rtl/>
          <w:lang w:bidi="ar-SA"/>
        </w:rPr>
        <w:t xml:space="preserve"> </w:t>
      </w:r>
      <w:r w:rsidRPr="00FC337B">
        <w:rPr>
          <w:rtl/>
        </w:rPr>
        <w:t>הבוקר</w:t>
      </w:r>
      <w:r w:rsidRPr="00FC337B">
        <w:rPr>
          <w:rtl/>
          <w:lang w:bidi="ar-SA"/>
        </w:rPr>
        <w:t xml:space="preserve">. </w:t>
      </w:r>
      <w:r w:rsidRPr="00FC337B">
        <w:rPr>
          <w:rtl/>
        </w:rPr>
        <w:t>שיטה</w:t>
      </w:r>
      <w:r w:rsidRPr="00FC337B">
        <w:rPr>
          <w:rtl/>
          <w:lang w:bidi="ar-SA"/>
        </w:rPr>
        <w:t xml:space="preserve"> </w:t>
      </w:r>
      <w:r w:rsidRPr="00FC337B">
        <w:rPr>
          <w:rtl/>
        </w:rPr>
        <w:t>זו</w:t>
      </w:r>
      <w:r w:rsidRPr="00FC337B">
        <w:rPr>
          <w:rtl/>
          <w:lang w:bidi="ar-SA"/>
        </w:rPr>
        <w:t xml:space="preserve"> </w:t>
      </w:r>
      <w:r w:rsidRPr="00FC337B">
        <w:rPr>
          <w:rtl/>
        </w:rPr>
        <w:t>מאפשרת</w:t>
      </w:r>
      <w:r w:rsidRPr="00FC337B">
        <w:rPr>
          <w:rtl/>
          <w:lang w:bidi="ar-SA"/>
        </w:rPr>
        <w:t xml:space="preserve"> </w:t>
      </w:r>
      <w:r w:rsidRPr="00FC337B">
        <w:rPr>
          <w:rtl/>
        </w:rPr>
        <w:t>חשיפה</w:t>
      </w:r>
      <w:r w:rsidRPr="00FC337B">
        <w:rPr>
          <w:rtl/>
          <w:lang w:bidi="ar-SA"/>
        </w:rPr>
        <w:t xml:space="preserve"> </w:t>
      </w:r>
      <w:r w:rsidRPr="00FC337B">
        <w:rPr>
          <w:rtl/>
        </w:rPr>
        <w:t>מעמיקה</w:t>
      </w:r>
      <w:r w:rsidRPr="00FC337B">
        <w:rPr>
          <w:rtl/>
          <w:lang w:bidi="ar-SA"/>
        </w:rPr>
        <w:t xml:space="preserve"> </w:t>
      </w:r>
      <w:r w:rsidRPr="00FC337B">
        <w:rPr>
          <w:rtl/>
        </w:rPr>
        <w:t>לנושא</w:t>
      </w:r>
      <w:r w:rsidR="00451963">
        <w:rPr>
          <w:rtl/>
        </w:rPr>
        <w:t>,</w:t>
      </w:r>
      <w:r w:rsidRPr="00FC337B">
        <w:rPr>
          <w:rtl/>
          <w:lang w:bidi="ar-SA"/>
        </w:rPr>
        <w:t xml:space="preserve"> </w:t>
      </w:r>
      <w:r w:rsidRPr="00FC337B">
        <w:rPr>
          <w:rtl/>
        </w:rPr>
        <w:t>שלאחריה</w:t>
      </w:r>
      <w:r w:rsidRPr="00FC337B">
        <w:rPr>
          <w:rtl/>
          <w:lang w:bidi="ar-SA"/>
        </w:rPr>
        <w:t xml:space="preserve"> </w:t>
      </w:r>
      <w:r w:rsidRPr="00FC337B">
        <w:rPr>
          <w:rtl/>
        </w:rPr>
        <w:t>מגיע</w:t>
      </w:r>
      <w:r w:rsidRPr="00FC337B">
        <w:rPr>
          <w:rtl/>
          <w:lang w:bidi="ar-SA"/>
        </w:rPr>
        <w:t xml:space="preserve"> </w:t>
      </w:r>
      <w:r w:rsidRPr="00FC337B">
        <w:rPr>
          <w:rtl/>
        </w:rPr>
        <w:t>שלב</w:t>
      </w:r>
      <w:r w:rsidRPr="00FC337B">
        <w:rPr>
          <w:rtl/>
          <w:lang w:bidi="ar-SA"/>
        </w:rPr>
        <w:t xml:space="preserve"> </w:t>
      </w:r>
      <w:r w:rsidRPr="00FC337B">
        <w:rPr>
          <w:rtl/>
        </w:rPr>
        <w:t>של</w:t>
      </w:r>
      <w:r w:rsidRPr="00FC337B">
        <w:rPr>
          <w:rtl/>
          <w:lang w:bidi="ar-SA"/>
        </w:rPr>
        <w:t xml:space="preserve"> '</w:t>
      </w:r>
      <w:r w:rsidRPr="00FC337B">
        <w:rPr>
          <w:rtl/>
        </w:rPr>
        <w:t>שינה</w:t>
      </w:r>
      <w:r w:rsidRPr="00FC337B">
        <w:rPr>
          <w:rtl/>
          <w:lang w:bidi="ar-SA"/>
        </w:rPr>
        <w:t xml:space="preserve"> </w:t>
      </w:r>
      <w:r w:rsidRPr="00FC337B">
        <w:rPr>
          <w:rtl/>
        </w:rPr>
        <w:t>ועיכול</w:t>
      </w:r>
      <w:r w:rsidRPr="00FC337B">
        <w:rPr>
          <w:rtl/>
          <w:lang w:bidi="ar-SA"/>
        </w:rPr>
        <w:t xml:space="preserve">' </w:t>
      </w:r>
      <w:r w:rsidRPr="00FC337B">
        <w:rPr>
          <w:rtl/>
        </w:rPr>
        <w:t>פנימיים</w:t>
      </w:r>
      <w:r w:rsidRPr="00FC337B">
        <w:rPr>
          <w:rtl/>
          <w:lang w:bidi="ar-SA"/>
        </w:rPr>
        <w:t xml:space="preserve"> </w:t>
      </w:r>
      <w:r w:rsidRPr="00FC337B">
        <w:rPr>
          <w:rtl/>
        </w:rPr>
        <w:t>בזמן</w:t>
      </w:r>
      <w:r w:rsidRPr="00FC337B">
        <w:rPr>
          <w:rtl/>
          <w:lang w:bidi="ar-SA"/>
        </w:rPr>
        <w:t xml:space="preserve"> </w:t>
      </w:r>
      <w:r w:rsidRPr="00FC337B">
        <w:rPr>
          <w:rtl/>
        </w:rPr>
        <w:t>שהתלמידים</w:t>
      </w:r>
      <w:r w:rsidR="00710279">
        <w:rPr>
          <w:rFonts w:hint="cs"/>
          <w:rtl/>
        </w:rPr>
        <w:t xml:space="preserve"> והתלמידות</w:t>
      </w:r>
      <w:r w:rsidRPr="00FC337B">
        <w:rPr>
          <w:rtl/>
          <w:lang w:bidi="ar-SA"/>
        </w:rPr>
        <w:t xml:space="preserve"> </w:t>
      </w:r>
      <w:r w:rsidRPr="00FC337B">
        <w:rPr>
          <w:rtl/>
        </w:rPr>
        <w:t>עוברים</w:t>
      </w:r>
      <w:r w:rsidRPr="00FC337B">
        <w:rPr>
          <w:rtl/>
          <w:lang w:bidi="ar-SA"/>
        </w:rPr>
        <w:t xml:space="preserve"> </w:t>
      </w:r>
      <w:r w:rsidRPr="00FC337B">
        <w:rPr>
          <w:rtl/>
        </w:rPr>
        <w:t>לעסוק</w:t>
      </w:r>
      <w:r w:rsidRPr="00FC337B">
        <w:rPr>
          <w:rtl/>
          <w:lang w:bidi="ar-SA"/>
        </w:rPr>
        <w:t xml:space="preserve"> </w:t>
      </w:r>
      <w:r w:rsidRPr="00FC337B">
        <w:rPr>
          <w:rtl/>
        </w:rPr>
        <w:t>בנושאים</w:t>
      </w:r>
      <w:r w:rsidRPr="00FC337B">
        <w:rPr>
          <w:rtl/>
          <w:lang w:bidi="ar-SA"/>
        </w:rPr>
        <w:t xml:space="preserve"> </w:t>
      </w:r>
      <w:r w:rsidRPr="00FC337B">
        <w:rPr>
          <w:rtl/>
        </w:rPr>
        <w:t>אחרים</w:t>
      </w:r>
      <w:r w:rsidR="00451963">
        <w:rPr>
          <w:rtl/>
        </w:rPr>
        <w:t>,</w:t>
      </w:r>
      <w:r w:rsidRPr="00FC337B">
        <w:rPr>
          <w:rtl/>
          <w:lang w:bidi="ar-SA"/>
        </w:rPr>
        <w:t xml:space="preserve"> </w:t>
      </w:r>
      <w:r w:rsidRPr="00FC337B">
        <w:rPr>
          <w:rtl/>
        </w:rPr>
        <w:t>עד</w:t>
      </w:r>
      <w:r w:rsidRPr="00FC337B">
        <w:rPr>
          <w:rtl/>
          <w:lang w:bidi="ar-SA"/>
        </w:rPr>
        <w:t xml:space="preserve"> </w:t>
      </w:r>
      <w:r w:rsidRPr="00FC337B">
        <w:rPr>
          <w:rtl/>
        </w:rPr>
        <w:t>לחזרה</w:t>
      </w:r>
      <w:r w:rsidRPr="00FC337B">
        <w:rPr>
          <w:rtl/>
          <w:lang w:bidi="ar-SA"/>
        </w:rPr>
        <w:t xml:space="preserve"> </w:t>
      </w:r>
      <w:r w:rsidRPr="00FC337B">
        <w:rPr>
          <w:rtl/>
        </w:rPr>
        <w:t>ועיבוד</w:t>
      </w:r>
      <w:r w:rsidRPr="00FC337B">
        <w:rPr>
          <w:rtl/>
          <w:lang w:bidi="ar-SA"/>
        </w:rPr>
        <w:t xml:space="preserve"> </w:t>
      </w:r>
      <w:r w:rsidRPr="00FC337B">
        <w:rPr>
          <w:rtl/>
        </w:rPr>
        <w:t>חוזר</w:t>
      </w:r>
      <w:r w:rsidRPr="00FC337B">
        <w:rPr>
          <w:rtl/>
          <w:lang w:bidi="ar-SA"/>
        </w:rPr>
        <w:t xml:space="preserve"> </w:t>
      </w:r>
      <w:r w:rsidRPr="00FC337B">
        <w:rPr>
          <w:rtl/>
        </w:rPr>
        <w:t>של</w:t>
      </w:r>
      <w:r w:rsidRPr="00FC337B">
        <w:rPr>
          <w:rtl/>
          <w:lang w:bidi="ar-SA"/>
        </w:rPr>
        <w:t xml:space="preserve"> </w:t>
      </w:r>
      <w:r w:rsidRPr="00FC337B">
        <w:rPr>
          <w:rtl/>
        </w:rPr>
        <w:t>הנושא</w:t>
      </w:r>
      <w:r w:rsidRPr="00FC337B">
        <w:rPr>
          <w:rtl/>
          <w:lang w:bidi="ar-SA"/>
        </w:rPr>
        <w:t xml:space="preserve"> </w:t>
      </w:r>
      <w:r w:rsidRPr="00FC337B">
        <w:rPr>
          <w:rtl/>
        </w:rPr>
        <w:t>המקורי</w:t>
      </w:r>
      <w:r w:rsidRPr="00FC337B">
        <w:rPr>
          <w:rtl/>
          <w:lang w:bidi="ar-SA"/>
        </w:rPr>
        <w:t xml:space="preserve"> </w:t>
      </w:r>
      <w:r w:rsidRPr="00FC337B">
        <w:rPr>
          <w:rtl/>
        </w:rPr>
        <w:t>בשלב</w:t>
      </w:r>
      <w:r w:rsidRPr="00FC337B">
        <w:rPr>
          <w:rtl/>
          <w:lang w:bidi="ar-SA"/>
        </w:rPr>
        <w:t xml:space="preserve"> </w:t>
      </w:r>
      <w:r w:rsidRPr="00FC337B">
        <w:rPr>
          <w:rtl/>
        </w:rPr>
        <w:t>מאוחר</w:t>
      </w:r>
      <w:r w:rsidRPr="00FC337B">
        <w:rPr>
          <w:rtl/>
          <w:lang w:bidi="ar-SA"/>
        </w:rPr>
        <w:t xml:space="preserve"> </w:t>
      </w:r>
      <w:r w:rsidRPr="00FC337B">
        <w:rPr>
          <w:rtl/>
        </w:rPr>
        <w:t>יותר</w:t>
      </w:r>
      <w:r w:rsidRPr="00FC337B">
        <w:rPr>
          <w:rtl/>
          <w:lang w:bidi="ar-SA"/>
        </w:rPr>
        <w:t xml:space="preserve"> (</w:t>
      </w:r>
      <w:r w:rsidR="00E663E9">
        <w:rPr>
          <w:rtl/>
        </w:rPr>
        <w:t>גולדשמידט, 2013</w:t>
      </w:r>
      <w:r w:rsidRPr="00FC337B">
        <w:rPr>
          <w:rtl/>
          <w:lang w:bidi="ar-SA"/>
        </w:rPr>
        <w:t xml:space="preserve">). </w:t>
      </w:r>
      <w:r w:rsidRPr="00FC337B">
        <w:rPr>
          <w:rtl/>
        </w:rPr>
        <w:t>רביעית</w:t>
      </w:r>
      <w:r w:rsidR="00451963">
        <w:rPr>
          <w:rtl/>
        </w:rPr>
        <w:t>,</w:t>
      </w:r>
      <w:r w:rsidRPr="00FC337B">
        <w:rPr>
          <w:rtl/>
          <w:lang w:bidi="ar-SA"/>
        </w:rPr>
        <w:t xml:space="preserve"> </w:t>
      </w:r>
      <w:r w:rsidRPr="00FC337B">
        <w:rPr>
          <w:rtl/>
        </w:rPr>
        <w:t>הוראה</w:t>
      </w:r>
      <w:r w:rsidRPr="00FC337B">
        <w:rPr>
          <w:rtl/>
          <w:lang w:bidi="ar-SA"/>
        </w:rPr>
        <w:t xml:space="preserve"> </w:t>
      </w:r>
      <w:r w:rsidRPr="00FC337B">
        <w:rPr>
          <w:rtl/>
        </w:rPr>
        <w:t>מתוך</w:t>
      </w:r>
      <w:r w:rsidRPr="00FC337B">
        <w:rPr>
          <w:rtl/>
          <w:lang w:bidi="ar-SA"/>
        </w:rPr>
        <w:t xml:space="preserve"> </w:t>
      </w:r>
      <w:r w:rsidRPr="00FC337B">
        <w:rPr>
          <w:rtl/>
        </w:rPr>
        <w:t>מהויות</w:t>
      </w:r>
      <w:r w:rsidRPr="00FC337B">
        <w:rPr>
          <w:rtl/>
          <w:lang w:bidi="ar-SA"/>
        </w:rPr>
        <w:t xml:space="preserve"> </w:t>
      </w:r>
      <w:r w:rsidRPr="00FC337B">
        <w:rPr>
          <w:rtl/>
        </w:rPr>
        <w:t>הדברים</w:t>
      </w:r>
      <w:r w:rsidRPr="00FC337B">
        <w:rPr>
          <w:rtl/>
          <w:lang w:bidi="ar-SA"/>
        </w:rPr>
        <w:t xml:space="preserve"> </w:t>
      </w:r>
      <w:r w:rsidRPr="00FC337B">
        <w:rPr>
          <w:rtl/>
        </w:rPr>
        <w:t>והחיבור</w:t>
      </w:r>
      <w:r w:rsidRPr="00FC337B">
        <w:rPr>
          <w:rtl/>
          <w:lang w:bidi="ar-SA"/>
        </w:rPr>
        <w:t xml:space="preserve"> </w:t>
      </w:r>
      <w:r w:rsidRPr="00FC337B">
        <w:rPr>
          <w:rtl/>
        </w:rPr>
        <w:t>שלהם</w:t>
      </w:r>
      <w:r w:rsidRPr="00FC337B">
        <w:rPr>
          <w:rtl/>
          <w:lang w:bidi="ar-SA"/>
        </w:rPr>
        <w:t xml:space="preserve"> </w:t>
      </w:r>
      <w:r w:rsidRPr="00FC337B">
        <w:rPr>
          <w:rtl/>
        </w:rPr>
        <w:t>לאדם</w:t>
      </w:r>
      <w:r w:rsidRPr="00FC337B">
        <w:rPr>
          <w:rtl/>
          <w:lang w:bidi="ar-SA"/>
        </w:rPr>
        <w:t xml:space="preserve"> </w:t>
      </w:r>
      <w:r w:rsidRPr="00FC337B">
        <w:rPr>
          <w:rtl/>
        </w:rPr>
        <w:t>ולעולם</w:t>
      </w:r>
      <w:r w:rsidR="00451963">
        <w:rPr>
          <w:rtl/>
        </w:rPr>
        <w:t>,</w:t>
      </w:r>
      <w:r w:rsidRPr="00FC337B">
        <w:rPr>
          <w:rtl/>
          <w:lang w:bidi="ar-SA"/>
        </w:rPr>
        <w:t xml:space="preserve"> </w:t>
      </w:r>
      <w:r w:rsidRPr="00FC337B">
        <w:rPr>
          <w:rtl/>
        </w:rPr>
        <w:t>במטרה</w:t>
      </w:r>
      <w:r w:rsidRPr="00FC337B">
        <w:rPr>
          <w:rtl/>
          <w:lang w:bidi="ar-SA"/>
        </w:rPr>
        <w:t xml:space="preserve"> </w:t>
      </w:r>
      <w:r w:rsidRPr="00FC337B">
        <w:rPr>
          <w:rtl/>
        </w:rPr>
        <w:t>לעורר</w:t>
      </w:r>
      <w:r w:rsidRPr="00FC337B">
        <w:rPr>
          <w:rtl/>
          <w:lang w:bidi="ar-SA"/>
        </w:rPr>
        <w:t xml:space="preserve"> </w:t>
      </w:r>
      <w:r w:rsidRPr="00FC337B">
        <w:rPr>
          <w:rtl/>
        </w:rPr>
        <w:t>עניין</w:t>
      </w:r>
      <w:r w:rsidRPr="00FC337B">
        <w:rPr>
          <w:rtl/>
          <w:lang w:bidi="ar-SA"/>
        </w:rPr>
        <w:t xml:space="preserve"> </w:t>
      </w:r>
      <w:r w:rsidRPr="00FC337B">
        <w:rPr>
          <w:rtl/>
        </w:rPr>
        <w:t>טבעי</w:t>
      </w:r>
      <w:r w:rsidRPr="00FC337B">
        <w:rPr>
          <w:rtl/>
          <w:lang w:bidi="ar-SA"/>
        </w:rPr>
        <w:t xml:space="preserve"> </w:t>
      </w:r>
      <w:r w:rsidRPr="00FC337B">
        <w:rPr>
          <w:rtl/>
        </w:rPr>
        <w:t>וחיבור</w:t>
      </w:r>
      <w:r w:rsidRPr="00FC337B">
        <w:rPr>
          <w:rtl/>
          <w:lang w:bidi="ar-SA"/>
        </w:rPr>
        <w:t xml:space="preserve"> </w:t>
      </w:r>
      <w:r w:rsidRPr="00FC337B">
        <w:rPr>
          <w:rtl/>
        </w:rPr>
        <w:t>רגשי</w:t>
      </w:r>
      <w:r w:rsidRPr="00FC337B">
        <w:rPr>
          <w:rtl/>
          <w:lang w:bidi="ar-SA"/>
        </w:rPr>
        <w:t xml:space="preserve"> </w:t>
      </w:r>
      <w:r w:rsidRPr="00FC337B">
        <w:rPr>
          <w:rtl/>
        </w:rPr>
        <w:t>בקרב</w:t>
      </w:r>
      <w:r w:rsidRPr="00FC337B">
        <w:rPr>
          <w:rtl/>
          <w:lang w:bidi="ar-SA"/>
        </w:rPr>
        <w:t xml:space="preserve"> </w:t>
      </w:r>
      <w:r w:rsidRPr="00FC337B">
        <w:rPr>
          <w:rtl/>
        </w:rPr>
        <w:t>הילדים</w:t>
      </w:r>
      <w:r w:rsidRPr="00FC337B">
        <w:rPr>
          <w:rtl/>
          <w:lang w:bidi="ar-SA"/>
        </w:rPr>
        <w:t xml:space="preserve"> </w:t>
      </w:r>
      <w:r w:rsidR="00710279">
        <w:rPr>
          <w:rFonts w:hint="cs"/>
          <w:rtl/>
        </w:rPr>
        <w:t xml:space="preserve">והילדות </w:t>
      </w:r>
      <w:r w:rsidRPr="00FC337B">
        <w:rPr>
          <w:rtl/>
          <w:lang w:bidi="ar-SA"/>
        </w:rPr>
        <w:t>(</w:t>
      </w:r>
      <w:r w:rsidR="00E663E9">
        <w:rPr>
          <w:rtl/>
        </w:rPr>
        <w:t>גולדשמידט, 2013</w:t>
      </w:r>
      <w:r w:rsidRPr="00FC337B">
        <w:rPr>
          <w:rtl/>
          <w:lang w:bidi="ar-SA"/>
        </w:rPr>
        <w:t xml:space="preserve">). </w:t>
      </w:r>
      <w:r w:rsidRPr="00FC337B">
        <w:rPr>
          <w:rtl/>
        </w:rPr>
        <w:t>חמישית</w:t>
      </w:r>
      <w:r w:rsidR="00451963">
        <w:rPr>
          <w:rtl/>
        </w:rPr>
        <w:t>,</w:t>
      </w:r>
      <w:r w:rsidRPr="00FC337B">
        <w:rPr>
          <w:rtl/>
          <w:lang w:bidi="ar-SA"/>
        </w:rPr>
        <w:t xml:space="preserve"> </w:t>
      </w:r>
      <w:r w:rsidRPr="00FC337B">
        <w:rPr>
          <w:rtl/>
        </w:rPr>
        <w:t>התבוננות</w:t>
      </w:r>
      <w:r w:rsidRPr="00FC337B">
        <w:rPr>
          <w:rtl/>
          <w:lang w:bidi="ar-SA"/>
        </w:rPr>
        <w:t xml:space="preserve"> </w:t>
      </w:r>
      <w:r w:rsidRPr="00FC337B">
        <w:rPr>
          <w:rtl/>
        </w:rPr>
        <w:t>מתמדת</w:t>
      </w:r>
      <w:r w:rsidRPr="00FC337B">
        <w:rPr>
          <w:rtl/>
          <w:lang w:bidi="ar-SA"/>
        </w:rPr>
        <w:t xml:space="preserve"> </w:t>
      </w:r>
      <w:r w:rsidRPr="00FC337B">
        <w:rPr>
          <w:rtl/>
        </w:rPr>
        <w:t>ושיטתית</w:t>
      </w:r>
      <w:r w:rsidRPr="00FC337B">
        <w:rPr>
          <w:rtl/>
          <w:lang w:bidi="ar-SA"/>
        </w:rPr>
        <w:t xml:space="preserve"> </w:t>
      </w:r>
      <w:r w:rsidRPr="00FC337B">
        <w:rPr>
          <w:rtl/>
        </w:rPr>
        <w:t>של</w:t>
      </w:r>
      <w:r w:rsidRPr="00FC337B">
        <w:rPr>
          <w:rtl/>
          <w:lang w:bidi="ar-SA"/>
        </w:rPr>
        <w:t xml:space="preserve"> </w:t>
      </w:r>
      <w:r w:rsidRPr="00FC337B">
        <w:rPr>
          <w:rtl/>
        </w:rPr>
        <w:t>המחנך</w:t>
      </w:r>
      <w:r w:rsidRPr="00FC337B">
        <w:rPr>
          <w:rtl/>
          <w:lang w:bidi="ar-SA"/>
        </w:rPr>
        <w:t xml:space="preserve"> </w:t>
      </w:r>
      <w:r w:rsidRPr="00FC337B">
        <w:rPr>
          <w:rtl/>
        </w:rPr>
        <w:t>בתהליכים</w:t>
      </w:r>
      <w:r w:rsidRPr="00FC337B">
        <w:rPr>
          <w:rtl/>
          <w:lang w:bidi="ar-SA"/>
        </w:rPr>
        <w:t xml:space="preserve"> </w:t>
      </w:r>
      <w:r w:rsidRPr="00FC337B">
        <w:rPr>
          <w:rtl/>
        </w:rPr>
        <w:t>האישיים</w:t>
      </w:r>
      <w:r w:rsidRPr="00FC337B">
        <w:rPr>
          <w:rtl/>
          <w:lang w:bidi="ar-SA"/>
        </w:rPr>
        <w:t xml:space="preserve"> </w:t>
      </w:r>
      <w:r w:rsidRPr="00FC337B">
        <w:rPr>
          <w:rtl/>
        </w:rPr>
        <w:t>והחברתיים</w:t>
      </w:r>
      <w:r w:rsidRPr="00FC337B">
        <w:rPr>
          <w:rtl/>
          <w:lang w:bidi="ar-SA"/>
        </w:rPr>
        <w:t xml:space="preserve"> </w:t>
      </w:r>
      <w:r w:rsidRPr="00FC337B">
        <w:rPr>
          <w:rtl/>
        </w:rPr>
        <w:t>של</w:t>
      </w:r>
      <w:r w:rsidRPr="00FC337B">
        <w:rPr>
          <w:rtl/>
          <w:lang w:bidi="ar-SA"/>
        </w:rPr>
        <w:t xml:space="preserve"> </w:t>
      </w:r>
      <w:r w:rsidRPr="00FC337B">
        <w:rPr>
          <w:rtl/>
        </w:rPr>
        <w:t>ילדי</w:t>
      </w:r>
      <w:r w:rsidR="00D05F0B">
        <w:rPr>
          <w:rFonts w:hint="cs"/>
          <w:rtl/>
        </w:rPr>
        <w:t xml:space="preserve"> וילדות</w:t>
      </w:r>
      <w:r w:rsidRPr="00FC337B">
        <w:rPr>
          <w:rtl/>
          <w:lang w:bidi="ar-SA"/>
        </w:rPr>
        <w:t xml:space="preserve"> </w:t>
      </w:r>
      <w:r w:rsidRPr="00FC337B">
        <w:rPr>
          <w:rtl/>
        </w:rPr>
        <w:t>כיתתו</w:t>
      </w:r>
      <w:r w:rsidRPr="00FC337B">
        <w:rPr>
          <w:rtl/>
          <w:lang w:bidi="ar-SA"/>
        </w:rPr>
        <w:t xml:space="preserve"> </w:t>
      </w:r>
      <w:r w:rsidRPr="00FC337B">
        <w:rPr>
          <w:rtl/>
        </w:rPr>
        <w:t>כבסיס</w:t>
      </w:r>
      <w:r w:rsidRPr="00FC337B">
        <w:rPr>
          <w:rtl/>
          <w:lang w:bidi="ar-SA"/>
        </w:rPr>
        <w:t xml:space="preserve"> </w:t>
      </w:r>
      <w:r w:rsidRPr="00FC337B">
        <w:rPr>
          <w:rtl/>
        </w:rPr>
        <w:t>לקביעת</w:t>
      </w:r>
      <w:r w:rsidRPr="00FC337B">
        <w:rPr>
          <w:rtl/>
          <w:lang w:bidi="ar-SA"/>
        </w:rPr>
        <w:t xml:space="preserve"> </w:t>
      </w:r>
      <w:r w:rsidRPr="00FC337B">
        <w:rPr>
          <w:rtl/>
        </w:rPr>
        <w:t>תוכנית</w:t>
      </w:r>
      <w:r w:rsidRPr="00FC337B">
        <w:rPr>
          <w:rtl/>
          <w:lang w:bidi="ar-SA"/>
        </w:rPr>
        <w:t xml:space="preserve"> </w:t>
      </w:r>
      <w:r w:rsidRPr="00FC337B">
        <w:rPr>
          <w:rtl/>
        </w:rPr>
        <w:t>הלימודים</w:t>
      </w:r>
      <w:r w:rsidRPr="00FC337B">
        <w:rPr>
          <w:rtl/>
          <w:lang w:bidi="ar-SA"/>
        </w:rPr>
        <w:t xml:space="preserve"> </w:t>
      </w:r>
      <w:r w:rsidRPr="00FC337B">
        <w:rPr>
          <w:rtl/>
        </w:rPr>
        <w:t>המתאימה</w:t>
      </w:r>
      <w:r w:rsidRPr="00FC337B">
        <w:rPr>
          <w:rtl/>
          <w:lang w:bidi="ar-SA"/>
        </w:rPr>
        <w:t xml:space="preserve"> </w:t>
      </w:r>
      <w:r w:rsidRPr="00FC337B">
        <w:rPr>
          <w:rtl/>
        </w:rPr>
        <w:t>והמדויקת</w:t>
      </w:r>
      <w:r w:rsidRPr="00FC337B">
        <w:rPr>
          <w:rtl/>
          <w:lang w:bidi="ar-SA"/>
        </w:rPr>
        <w:t xml:space="preserve"> </w:t>
      </w:r>
      <w:r w:rsidRPr="00FC337B">
        <w:rPr>
          <w:rtl/>
        </w:rPr>
        <w:t>ביותר</w:t>
      </w:r>
      <w:r w:rsidRPr="00FC337B">
        <w:rPr>
          <w:rtl/>
          <w:lang w:bidi="ar-SA"/>
        </w:rPr>
        <w:t xml:space="preserve"> </w:t>
      </w:r>
      <w:r w:rsidRPr="00FC337B">
        <w:rPr>
          <w:rtl/>
        </w:rPr>
        <w:t>עבורם</w:t>
      </w:r>
      <w:r w:rsidRPr="00FC337B">
        <w:rPr>
          <w:rtl/>
          <w:lang w:bidi="ar-SA"/>
        </w:rPr>
        <w:t xml:space="preserve"> (</w:t>
      </w:r>
      <w:r w:rsidRPr="00FC337B">
        <w:rPr>
          <w:rtl/>
        </w:rPr>
        <w:t>שטיינר</w:t>
      </w:r>
      <w:r w:rsidR="00451963">
        <w:rPr>
          <w:rtl/>
        </w:rPr>
        <w:t>,</w:t>
      </w:r>
      <w:r w:rsidR="004E457E">
        <w:rPr>
          <w:rFonts w:hint="cs"/>
          <w:rtl/>
        </w:rPr>
        <w:t xml:space="preserve"> 1963</w:t>
      </w:r>
      <w:r w:rsidRPr="00FC337B">
        <w:rPr>
          <w:rtl/>
          <w:lang w:bidi="ar-SA"/>
        </w:rPr>
        <w:t>).</w:t>
      </w:r>
      <w:r w:rsidRPr="00FC337B">
        <w:br w:type="page"/>
      </w:r>
    </w:p>
    <w:p w14:paraId="1E7705A8" w14:textId="77777777" w:rsidR="00BE3998" w:rsidRPr="00FC337B" w:rsidRDefault="00BE3998" w:rsidP="0066241D"/>
    <w:p w14:paraId="0551FAD1" w14:textId="5421C0A9" w:rsidR="00103D4C" w:rsidRDefault="0049566E" w:rsidP="004F60E0">
      <w:pPr>
        <w:pStyle w:val="2"/>
        <w:rPr>
          <w:rtl/>
          <w:lang w:eastAsia="he-IL"/>
        </w:rPr>
      </w:pPr>
      <w:bookmarkStart w:id="14" w:name="_Toc239109170"/>
      <w:r w:rsidRPr="00F26CD5">
        <w:rPr>
          <w:rStyle w:val="30"/>
          <w:b/>
          <w:bCs/>
          <w:rtl/>
        </w:rPr>
        <w:t>2.2</w:t>
      </w:r>
      <w:r w:rsidR="00FC337B" w:rsidRPr="00F26CD5">
        <w:rPr>
          <w:rStyle w:val="30"/>
          <w:b/>
          <w:bCs/>
          <w:rtl/>
        </w:rPr>
        <w:t xml:space="preserve"> </w:t>
      </w:r>
      <w:r w:rsidR="00103D4C">
        <w:rPr>
          <w:rtl/>
          <w:lang w:eastAsia="he-IL"/>
        </w:rPr>
        <w:t>כישורי חיים של בוגרי מערכת החינוך בכלל וחינוך ולדורף בפרט</w:t>
      </w:r>
      <w:bookmarkEnd w:id="14"/>
    </w:p>
    <w:p w14:paraId="350FCE09" w14:textId="7A123216" w:rsidR="00103D4C" w:rsidRDefault="00103D4C" w:rsidP="00103D4C">
      <w:pPr>
        <w:rPr>
          <w:rtl/>
          <w:lang w:eastAsia="he-IL"/>
        </w:rPr>
      </w:pPr>
      <w:r>
        <w:rPr>
          <w:rtl/>
          <w:lang w:eastAsia="he-IL"/>
        </w:rPr>
        <w:t xml:space="preserve">פרק זה עוסק בעמדות ובתכונות אישיות המתפתחות אצל בוגרי </w:t>
      </w:r>
      <w:r w:rsidR="000F4CA3">
        <w:rPr>
          <w:rtl/>
          <w:lang w:eastAsia="he-IL"/>
        </w:rPr>
        <w:t>חינוך ולדורף</w:t>
      </w:r>
      <w:r>
        <w:rPr>
          <w:rtl/>
          <w:lang w:eastAsia="he-IL"/>
        </w:rPr>
        <w:t xml:space="preserve"> לאחר סיום מסלול הלימודים. הפרק מתמקד אך ורק בממצאים הנוגעים לבוגרים עצמם </w:t>
      </w:r>
      <w:r w:rsidR="000F4CA3">
        <w:rPr>
          <w:rtl/>
          <w:lang w:eastAsia="he-IL"/>
        </w:rPr>
        <w:t>–</w:t>
      </w:r>
      <w:r>
        <w:rPr>
          <w:rtl/>
          <w:lang w:eastAsia="he-IL"/>
        </w:rPr>
        <w:t xml:space="preserve"> תפיסתם את עצמם, בחירותיהם המקצועיות והאישיות וכישורים שהם מדווחים כי רכשו </w:t>
      </w:r>
      <w:r w:rsidR="000F4CA3">
        <w:rPr>
          <w:rtl/>
          <w:lang w:eastAsia="he-IL"/>
        </w:rPr>
        <w:t>–</w:t>
      </w:r>
      <w:r>
        <w:rPr>
          <w:rtl/>
          <w:lang w:eastAsia="he-IL"/>
        </w:rPr>
        <w:t xml:space="preserve"> ואינה עוסקת בהיבטים פדגוגיים או טכניים של השיטה החינוכית כשלעצמה.</w:t>
      </w:r>
    </w:p>
    <w:p w14:paraId="3A600C42" w14:textId="77777777" w:rsidR="00103D4C" w:rsidRDefault="00103D4C" w:rsidP="004F60E0">
      <w:pPr>
        <w:pStyle w:val="3"/>
        <w:rPr>
          <w:rtl/>
        </w:rPr>
      </w:pPr>
      <w:bookmarkStart w:id="15" w:name="_Toc239109171"/>
      <w:r>
        <w:rPr>
          <w:rtl/>
          <w:lang w:bidi="he-IL"/>
        </w:rPr>
        <w:t>זהות</w:t>
      </w:r>
      <w:r>
        <w:rPr>
          <w:rtl/>
        </w:rPr>
        <w:t xml:space="preserve"> </w:t>
      </w:r>
      <w:r>
        <w:rPr>
          <w:rtl/>
          <w:lang w:bidi="he-IL"/>
        </w:rPr>
        <w:t>עצמית</w:t>
      </w:r>
      <w:r>
        <w:rPr>
          <w:rtl/>
        </w:rPr>
        <w:t xml:space="preserve">, </w:t>
      </w:r>
      <w:r>
        <w:rPr>
          <w:rtl/>
          <w:lang w:bidi="he-IL"/>
        </w:rPr>
        <w:t>ערכים</w:t>
      </w:r>
      <w:r>
        <w:rPr>
          <w:rtl/>
        </w:rPr>
        <w:t xml:space="preserve"> </w:t>
      </w:r>
      <w:r>
        <w:rPr>
          <w:rtl/>
          <w:lang w:bidi="he-IL"/>
        </w:rPr>
        <w:t>ותהליכי</w:t>
      </w:r>
      <w:r>
        <w:rPr>
          <w:rtl/>
        </w:rPr>
        <w:t xml:space="preserve"> "</w:t>
      </w:r>
      <w:r>
        <w:rPr>
          <w:rtl/>
          <w:lang w:bidi="he-IL"/>
        </w:rPr>
        <w:t>סובייקטיפיקציה</w:t>
      </w:r>
      <w:r>
        <w:rPr>
          <w:rtl/>
        </w:rPr>
        <w:t>"</w:t>
      </w:r>
      <w:bookmarkEnd w:id="15"/>
    </w:p>
    <w:p w14:paraId="11C3036A" w14:textId="52F24BA5" w:rsidR="00103D4C" w:rsidRDefault="00103D4C" w:rsidP="00103D4C">
      <w:pPr>
        <w:rPr>
          <w:rtl/>
          <w:lang w:eastAsia="he-IL"/>
        </w:rPr>
      </w:pPr>
      <w:r>
        <w:rPr>
          <w:rtl/>
          <w:lang w:eastAsia="he-IL"/>
        </w:rPr>
        <w:t>הרלמבוס וקארי (</w:t>
      </w:r>
      <w:r>
        <w:rPr>
          <w:lang w:eastAsia="he-IL"/>
        </w:rPr>
        <w:t>Haralambous &amp; Carey, 2022</w:t>
      </w:r>
      <w:r>
        <w:rPr>
          <w:rtl/>
          <w:lang w:eastAsia="he-IL"/>
        </w:rPr>
        <w:t>) בחנו את תפיסותיהם של בוגרי חינוך שטיינר-ו</w:t>
      </w:r>
      <w:r w:rsidR="000F4CA3">
        <w:rPr>
          <w:rFonts w:hint="cs"/>
          <w:rtl/>
          <w:lang w:eastAsia="he-IL"/>
        </w:rPr>
        <w:t>ַ</w:t>
      </w:r>
      <w:r>
        <w:rPr>
          <w:rtl/>
          <w:lang w:eastAsia="he-IL"/>
        </w:rPr>
        <w:t>לדורף באוסטרליה ובניו זילנד ביחס להשפעת חינוכם על זהותם העצמית. ממצאיהם מצביעים על כך שהבוגרים מתארים את חינוכם כמעצב באופן משמעותי את תפיסת העצמי שלהם, ערכיהם ואמונותיהם. במאמר מוצג מושג ה"סובייקטיפיקציה" (</w:t>
      </w:r>
      <w:r>
        <w:rPr>
          <w:lang w:eastAsia="he-IL"/>
        </w:rPr>
        <w:t>subjectification</w:t>
      </w:r>
      <w:r>
        <w:rPr>
          <w:rtl/>
          <w:lang w:eastAsia="he-IL"/>
        </w:rPr>
        <w:t xml:space="preserve">) </w:t>
      </w:r>
      <w:r w:rsidR="000F4CA3">
        <w:rPr>
          <w:rFonts w:hint="cs"/>
          <w:rtl/>
          <w:lang w:eastAsia="he-IL"/>
        </w:rPr>
        <w:t xml:space="preserve">– </w:t>
      </w:r>
      <w:r>
        <w:rPr>
          <w:rtl/>
          <w:lang w:eastAsia="he-IL"/>
        </w:rPr>
        <w:t>תהליך שבו התלמיד מתפתח לכדי סוכן פעיל ובעל תודעה עצמית, ולא רק כנושא ידע</w:t>
      </w:r>
      <w:r w:rsidR="000F4CA3">
        <w:rPr>
          <w:rFonts w:hint="cs"/>
          <w:rtl/>
          <w:lang w:eastAsia="he-IL"/>
        </w:rPr>
        <w:t xml:space="preserve">. </w:t>
      </w:r>
      <w:r>
        <w:rPr>
          <w:rtl/>
          <w:lang w:eastAsia="he-IL"/>
        </w:rPr>
        <w:t>זה בא לידי ביטוי בדיווחי הבוגרים על מכלול רחב של הזדמנויות יצירתיות שהם חוו כמעצבות את יכולתם לבחור את דרכם באופן עצמאי.</w:t>
      </w:r>
    </w:p>
    <w:p w14:paraId="0166BF45" w14:textId="77777777" w:rsidR="00103D4C" w:rsidRDefault="00103D4C" w:rsidP="00103D4C">
      <w:pPr>
        <w:rPr>
          <w:rtl/>
          <w:lang w:eastAsia="he-IL"/>
        </w:rPr>
      </w:pPr>
      <w:r>
        <w:rPr>
          <w:rtl/>
          <w:lang w:eastAsia="he-IL"/>
        </w:rPr>
        <w:t>ממצא זה מתכתב עם מחקר ההמשך של קארי והרלמבוס (</w:t>
      </w:r>
      <w:r>
        <w:rPr>
          <w:lang w:eastAsia="he-IL"/>
        </w:rPr>
        <w:t>Carey &amp; Haralambous, 2024</w:t>
      </w:r>
      <w:r>
        <w:rPr>
          <w:rtl/>
          <w:lang w:eastAsia="he-IL"/>
        </w:rPr>
        <w:t>), שהשווה נתונים מאוסטרליה-ניו זילנד, גרמניה וצפון אמריקה, ואשר מצא כי הבוגרים בכל האזורים מייחסים לחינוך ולדורף תרומה מהותית לעיצוב היכולות, הערכים והאמונות שלהם, המשפיעה על חייהם האישיים, המקצועיים והחברתיים גם שנים רבות לאחר הסיום.</w:t>
      </w:r>
    </w:p>
    <w:p w14:paraId="5DC471A9" w14:textId="77777777" w:rsidR="00103D4C" w:rsidRDefault="00103D4C" w:rsidP="004F60E0">
      <w:pPr>
        <w:pStyle w:val="3"/>
        <w:rPr>
          <w:rtl/>
        </w:rPr>
      </w:pPr>
      <w:bookmarkStart w:id="16" w:name="_Toc239109172"/>
      <w:r>
        <w:rPr>
          <w:rtl/>
          <w:lang w:bidi="he-IL"/>
        </w:rPr>
        <w:t>כישורים</w:t>
      </w:r>
      <w:r>
        <w:rPr>
          <w:rtl/>
        </w:rPr>
        <w:t xml:space="preserve"> </w:t>
      </w:r>
      <w:r>
        <w:rPr>
          <w:rtl/>
          <w:lang w:bidi="he-IL"/>
        </w:rPr>
        <w:t>בין</w:t>
      </w:r>
      <w:r>
        <w:rPr>
          <w:rtl/>
        </w:rPr>
        <w:t>-</w:t>
      </w:r>
      <w:r>
        <w:rPr>
          <w:rtl/>
          <w:lang w:bidi="he-IL"/>
        </w:rPr>
        <w:t>אישיים</w:t>
      </w:r>
      <w:r>
        <w:rPr>
          <w:rtl/>
        </w:rPr>
        <w:t xml:space="preserve"> </w:t>
      </w:r>
      <w:r>
        <w:rPr>
          <w:rtl/>
          <w:lang w:bidi="he-IL"/>
        </w:rPr>
        <w:t>ובחירות</w:t>
      </w:r>
      <w:r>
        <w:rPr>
          <w:rtl/>
        </w:rPr>
        <w:t xml:space="preserve"> </w:t>
      </w:r>
      <w:r>
        <w:rPr>
          <w:rtl/>
          <w:lang w:bidi="he-IL"/>
        </w:rPr>
        <w:t>מקצועיות</w:t>
      </w:r>
      <w:r>
        <w:rPr>
          <w:rtl/>
        </w:rPr>
        <w:t xml:space="preserve"> </w:t>
      </w:r>
      <w:r>
        <w:rPr>
          <w:rtl/>
          <w:lang w:bidi="he-IL"/>
        </w:rPr>
        <w:t>מכווני</w:t>
      </w:r>
      <w:r>
        <w:rPr>
          <w:rtl/>
        </w:rPr>
        <w:t>-</w:t>
      </w:r>
      <w:r>
        <w:rPr>
          <w:rtl/>
          <w:lang w:bidi="he-IL"/>
        </w:rPr>
        <w:t>אדם</w:t>
      </w:r>
      <w:bookmarkEnd w:id="16"/>
    </w:p>
    <w:p w14:paraId="5449580E" w14:textId="1B89D8BC" w:rsidR="00103D4C" w:rsidRDefault="00103D4C" w:rsidP="00103D4C">
      <w:pPr>
        <w:rPr>
          <w:rtl/>
          <w:lang w:eastAsia="he-IL"/>
        </w:rPr>
      </w:pPr>
      <w:r>
        <w:rPr>
          <w:rtl/>
          <w:lang w:eastAsia="he-IL"/>
        </w:rPr>
        <w:t>אחד הממצאים הבולטים במחקרם הבין-לאומי של קארי והרלמבוס (</w:t>
      </w:r>
      <w:r>
        <w:rPr>
          <w:lang w:eastAsia="he-IL"/>
        </w:rPr>
        <w:t>Carey &amp; Haralambous, 2024</w:t>
      </w:r>
      <w:r>
        <w:rPr>
          <w:rtl/>
          <w:lang w:eastAsia="he-IL"/>
        </w:rPr>
        <w:t xml:space="preserve">) הוא נטייה עקבית של בוגרי </w:t>
      </w:r>
      <w:r w:rsidR="000F4CA3">
        <w:rPr>
          <w:rtl/>
          <w:lang w:eastAsia="he-IL"/>
        </w:rPr>
        <w:t>חינוך ולדורף</w:t>
      </w:r>
      <w:r>
        <w:rPr>
          <w:rtl/>
          <w:lang w:eastAsia="he-IL"/>
        </w:rPr>
        <w:t>, על פני שלוש היבשות שנבדקו, לבחור במסלולי לימוד ותעסוקה "ממוקדי טיפול ואדם" (</w:t>
      </w:r>
      <w:r>
        <w:rPr>
          <w:lang w:eastAsia="he-IL"/>
        </w:rPr>
        <w:t>care-focused and human-centred</w:t>
      </w:r>
      <w:r>
        <w:rPr>
          <w:rtl/>
          <w:lang w:eastAsia="he-IL"/>
        </w:rPr>
        <w:t xml:space="preserve">) </w:t>
      </w:r>
      <w:r w:rsidR="000F4CA3">
        <w:rPr>
          <w:rFonts w:hint="cs"/>
          <w:rtl/>
          <w:lang w:eastAsia="he-IL"/>
        </w:rPr>
        <w:t>–</w:t>
      </w:r>
      <w:r w:rsidR="000F4CA3">
        <w:rPr>
          <w:rtl/>
          <w:lang w:eastAsia="he-IL"/>
        </w:rPr>
        <w:t xml:space="preserve"> </w:t>
      </w:r>
      <w:r>
        <w:rPr>
          <w:rtl/>
          <w:lang w:eastAsia="he-IL"/>
        </w:rPr>
        <w:t>כגון מקצועות בתחומי הבריאות, החינוך והסיוע החברתי. הבוגרים ייחסו בחירות אל</w:t>
      </w:r>
      <w:r w:rsidR="009A10CD">
        <w:rPr>
          <w:rFonts w:hint="cs"/>
          <w:rtl/>
          <w:lang w:eastAsia="he-IL"/>
        </w:rPr>
        <w:t>ה</w:t>
      </w:r>
      <w:r>
        <w:rPr>
          <w:rtl/>
          <w:lang w:eastAsia="he-IL"/>
        </w:rPr>
        <w:t xml:space="preserve"> לערכים אתיים שפיתחו במהלך חינוכם, ובהם דאגה לצדק חברתי ולסביבה. כמו כן דיווחו הבוגרים על הערכה מיוחדת לרוח הקהילתית שטופחה בבית הספר </w:t>
      </w:r>
      <w:r w:rsidR="000F4CA3">
        <w:rPr>
          <w:rFonts w:hint="cs"/>
          <w:rtl/>
          <w:lang w:eastAsia="he-IL"/>
        </w:rPr>
        <w:t>–</w:t>
      </w:r>
      <w:r w:rsidR="000F4CA3">
        <w:rPr>
          <w:rtl/>
          <w:lang w:eastAsia="he-IL"/>
        </w:rPr>
        <w:t xml:space="preserve"> </w:t>
      </w:r>
      <w:r>
        <w:rPr>
          <w:rtl/>
          <w:lang w:eastAsia="he-IL"/>
        </w:rPr>
        <w:t xml:space="preserve">באמצעות אירועים משותפים, פעילות בטבע ומסגרות חברתיות </w:t>
      </w:r>
      <w:r w:rsidR="000F4CA3">
        <w:rPr>
          <w:rFonts w:hint="cs"/>
          <w:rtl/>
          <w:lang w:eastAsia="he-IL"/>
        </w:rPr>
        <w:t>–</w:t>
      </w:r>
      <w:r w:rsidR="000F4CA3">
        <w:rPr>
          <w:rtl/>
          <w:lang w:eastAsia="he-IL"/>
        </w:rPr>
        <w:t xml:space="preserve"> </w:t>
      </w:r>
      <w:r>
        <w:rPr>
          <w:rtl/>
          <w:lang w:eastAsia="he-IL"/>
        </w:rPr>
        <w:t>כגורם שתרם, לתפיסתם, ליכולתם ליצור ולשמר קשרים בין-אישיים משמעותיים בבגרותם.</w:t>
      </w:r>
    </w:p>
    <w:p w14:paraId="1CC3F977" w14:textId="124C54B4" w:rsidR="00103D4C" w:rsidRDefault="00103D4C" w:rsidP="004F60E0">
      <w:pPr>
        <w:pStyle w:val="3"/>
        <w:rPr>
          <w:rtl/>
        </w:rPr>
      </w:pPr>
      <w:bookmarkStart w:id="17" w:name="_Toc239109173"/>
      <w:r>
        <w:rPr>
          <w:rtl/>
          <w:lang w:bidi="he-IL"/>
        </w:rPr>
        <w:t>סקרנות</w:t>
      </w:r>
      <w:r>
        <w:rPr>
          <w:rtl/>
        </w:rPr>
        <w:t xml:space="preserve"> </w:t>
      </w:r>
      <w:r>
        <w:rPr>
          <w:rtl/>
          <w:lang w:bidi="he-IL"/>
        </w:rPr>
        <w:t>פנימית</w:t>
      </w:r>
      <w:r>
        <w:rPr>
          <w:rtl/>
        </w:rPr>
        <w:t xml:space="preserve"> </w:t>
      </w:r>
      <w:r>
        <w:rPr>
          <w:rtl/>
          <w:lang w:bidi="he-IL"/>
        </w:rPr>
        <w:t>ולמידה</w:t>
      </w:r>
      <w:r>
        <w:rPr>
          <w:rtl/>
        </w:rPr>
        <w:t xml:space="preserve"> </w:t>
      </w:r>
      <w:r>
        <w:rPr>
          <w:rtl/>
          <w:lang w:bidi="he-IL"/>
        </w:rPr>
        <w:t>עצמאית</w:t>
      </w:r>
      <w:bookmarkEnd w:id="17"/>
    </w:p>
    <w:p w14:paraId="2545FEAF" w14:textId="6F36CA27" w:rsidR="00103D4C" w:rsidRDefault="00103D4C" w:rsidP="00103D4C">
      <w:pPr>
        <w:rPr>
          <w:rtl/>
          <w:lang w:eastAsia="he-IL"/>
        </w:rPr>
      </w:pPr>
      <w:r>
        <w:rPr>
          <w:rtl/>
          <w:lang w:eastAsia="he-IL"/>
        </w:rPr>
        <w:t>בעוד שני המאמרים הקודמים עוסקים בבוגרים לאחר סיום הלימודים, מחקרם של זלכגר, וולנר-פשון וברטש (</w:t>
      </w:r>
      <w:r>
        <w:rPr>
          <w:lang w:eastAsia="he-IL"/>
        </w:rPr>
        <w:t>Salchegger, Wallner-Paschon &amp; Bertsch, 2021</w:t>
      </w:r>
      <w:r>
        <w:rPr>
          <w:rtl/>
          <w:lang w:eastAsia="he-IL"/>
        </w:rPr>
        <w:t xml:space="preserve">), שהתבסס על נתוני מבחני </w:t>
      </w:r>
      <w:r>
        <w:rPr>
          <w:lang w:eastAsia="he-IL"/>
        </w:rPr>
        <w:t>PISA</w:t>
      </w:r>
      <w:r>
        <w:rPr>
          <w:rtl/>
          <w:lang w:eastAsia="he-IL"/>
        </w:rPr>
        <w:t xml:space="preserve"> באוסטריה, בוחן תלמידי ולדורף פעילים ואינו עוסק בבוגרים כשלעצמם; עם זאת, ממצאיו רלוונטיים לדיון בכישורי חיים</w:t>
      </w:r>
      <w:r w:rsidR="005550AC">
        <w:rPr>
          <w:rFonts w:hint="cs"/>
          <w:rtl/>
          <w:lang w:eastAsia="he-IL"/>
        </w:rPr>
        <w:t>,</w:t>
      </w:r>
      <w:r>
        <w:rPr>
          <w:rtl/>
          <w:lang w:eastAsia="he-IL"/>
        </w:rPr>
        <w:t xml:space="preserve"> משום שהם מצביעים על מנגנון אפשרי שבאמצעותו עשוי חינוך ולדורף לתרום ליכולת למידה עצמאית לאורך החיים. החוקרים מצאו כי תלמידי ולדורף מדווחים על הנאה ועניין גבוהים יותר בלמידת מדעים בהשוואה לבני גיל דומים, וכי הבדל זה מוסבר במידה רבה בחשיפתם המוגברת ללמידה מבוססת-חקר (</w:t>
      </w:r>
      <w:r>
        <w:rPr>
          <w:lang w:eastAsia="he-IL"/>
        </w:rPr>
        <w:t>Inquiry-Based Science Education</w:t>
      </w:r>
      <w:r>
        <w:rPr>
          <w:rtl/>
          <w:lang w:eastAsia="he-IL"/>
        </w:rPr>
        <w:t xml:space="preserve">). המחברים מציינים כי בעוד שהישגיהם הלימודיים הפורמליים בתחום המדעים אינם עולים בהכרח על אלו של עמיתיהם, המוטיבציה הפנימית הגבוהה יותר עשויה להוות בסיס </w:t>
      </w:r>
      <w:r>
        <w:rPr>
          <w:rtl/>
          <w:lang w:eastAsia="he-IL"/>
        </w:rPr>
        <w:lastRenderedPageBreak/>
        <w:t>בעל ערך ארוך טווח לסקרנות אינטלקטואלית מתמשכת ולנכונות ללמידה עצמית</w:t>
      </w:r>
      <w:r w:rsidR="000F4CA3">
        <w:rPr>
          <w:rFonts w:hint="cs"/>
          <w:rtl/>
          <w:lang w:eastAsia="he-IL"/>
        </w:rPr>
        <w:t xml:space="preserve"> –</w:t>
      </w:r>
      <w:r>
        <w:rPr>
          <w:rtl/>
          <w:lang w:eastAsia="he-IL"/>
        </w:rPr>
        <w:t xml:space="preserve"> שניהם כישורים הנחשבים רלוונטיים להסתגלות לאורך החיים הבוגרים.</w:t>
      </w:r>
    </w:p>
    <w:p w14:paraId="094838C0" w14:textId="282973FE" w:rsidR="00103D4C" w:rsidRDefault="00103D4C" w:rsidP="004F60E0">
      <w:pPr>
        <w:pStyle w:val="3"/>
        <w:rPr>
          <w:rtl/>
        </w:rPr>
      </w:pPr>
      <w:bookmarkStart w:id="18" w:name="_Toc239109174"/>
      <w:r>
        <w:rPr>
          <w:rtl/>
          <w:lang w:bidi="he-IL"/>
        </w:rPr>
        <w:t>מחקר</w:t>
      </w:r>
      <w:r>
        <w:rPr>
          <w:rtl/>
        </w:rPr>
        <w:t xml:space="preserve"> </w:t>
      </w:r>
      <w:r>
        <w:rPr>
          <w:rtl/>
          <w:lang w:bidi="he-IL"/>
        </w:rPr>
        <w:t>ישראלי</w:t>
      </w:r>
      <w:r>
        <w:rPr>
          <w:rtl/>
        </w:rPr>
        <w:t xml:space="preserve">: </w:t>
      </w:r>
      <w:r>
        <w:rPr>
          <w:rtl/>
          <w:lang w:bidi="he-IL"/>
        </w:rPr>
        <w:t>התמודדות</w:t>
      </w:r>
      <w:r>
        <w:rPr>
          <w:rtl/>
        </w:rPr>
        <w:t xml:space="preserve"> </w:t>
      </w:r>
      <w:r>
        <w:rPr>
          <w:rtl/>
          <w:lang w:bidi="he-IL"/>
        </w:rPr>
        <w:t>בוגרי</w:t>
      </w:r>
      <w:r>
        <w:rPr>
          <w:rtl/>
        </w:rPr>
        <w:t xml:space="preserve"> </w:t>
      </w:r>
      <w:r w:rsidR="000F4CA3">
        <w:rPr>
          <w:rtl/>
          <w:lang w:bidi="he-IL"/>
        </w:rPr>
        <w:t>חינוך ולדורף</w:t>
      </w:r>
      <w:r>
        <w:rPr>
          <w:rtl/>
        </w:rPr>
        <w:t xml:space="preserve"> </w:t>
      </w:r>
      <w:r>
        <w:rPr>
          <w:rtl/>
          <w:lang w:bidi="he-IL"/>
        </w:rPr>
        <w:t>בישראל</w:t>
      </w:r>
      <w:bookmarkEnd w:id="18"/>
    </w:p>
    <w:p w14:paraId="32B5C191" w14:textId="3573E640" w:rsidR="00103D4C" w:rsidRDefault="00103D4C" w:rsidP="00103D4C">
      <w:pPr>
        <w:rPr>
          <w:rtl/>
          <w:lang w:eastAsia="he-IL"/>
        </w:rPr>
      </w:pPr>
      <w:r>
        <w:rPr>
          <w:rtl/>
          <w:lang w:eastAsia="he-IL"/>
        </w:rPr>
        <w:t xml:space="preserve">בניגוד למגמה במחקר הבין-לאומי, קיים בישראל מחקר העוסק ישירות בבוגרי </w:t>
      </w:r>
      <w:r w:rsidR="000F4CA3">
        <w:rPr>
          <w:rtl/>
          <w:lang w:eastAsia="he-IL"/>
        </w:rPr>
        <w:t>חינוך ולדורף</w:t>
      </w:r>
      <w:r>
        <w:rPr>
          <w:rtl/>
          <w:lang w:eastAsia="he-IL"/>
        </w:rPr>
        <w:t xml:space="preserve"> מקומיים. גולדשמידט (2014), במאמר שמבוסס על עבודת הדוקטורט שלו, בחן באמצעות ראיונות חצי-מובנים</w:t>
      </w:r>
      <w:r w:rsidR="0084574F">
        <w:rPr>
          <w:rFonts w:hint="cs"/>
          <w:rtl/>
          <w:lang w:eastAsia="he-IL"/>
        </w:rPr>
        <w:t xml:space="preserve"> עם</w:t>
      </w:r>
      <w:r>
        <w:rPr>
          <w:rtl/>
          <w:lang w:eastAsia="he-IL"/>
        </w:rPr>
        <w:t xml:space="preserve"> 46 בוגרי</w:t>
      </w:r>
      <w:r w:rsidR="000D508E">
        <w:rPr>
          <w:rFonts w:hint="cs"/>
          <w:rtl/>
          <w:lang w:eastAsia="he-IL"/>
        </w:rPr>
        <w:t>ם ובוגרות של</w:t>
      </w:r>
      <w:r>
        <w:rPr>
          <w:rtl/>
          <w:lang w:eastAsia="he-IL"/>
        </w:rPr>
        <w:t xml:space="preserve"> בית הספר ולדורף בהרדוף </w:t>
      </w:r>
      <w:r w:rsidR="000F4CA3">
        <w:rPr>
          <w:rtl/>
          <w:lang w:eastAsia="he-IL"/>
        </w:rPr>
        <w:t>–</w:t>
      </w:r>
      <w:r>
        <w:rPr>
          <w:rtl/>
          <w:lang w:eastAsia="he-IL"/>
        </w:rPr>
        <w:t xml:space="preserve"> הראשון בישראל שמאפשר 12 שנות לימוד מלאות </w:t>
      </w:r>
      <w:r w:rsidR="000F4CA3">
        <w:rPr>
          <w:rtl/>
          <w:lang w:eastAsia="he-IL"/>
        </w:rPr>
        <w:t>–</w:t>
      </w:r>
      <w:r>
        <w:rPr>
          <w:rtl/>
          <w:lang w:eastAsia="he-IL"/>
        </w:rPr>
        <w:t xml:space="preserve"> את אופן התמודדותם עם אתגרי השירות הצבאי. ממצאי המחקר, שהוא מחקר הבוגרים האיכותני הראשון בעולם על </w:t>
      </w:r>
      <w:r w:rsidR="000F4CA3">
        <w:rPr>
          <w:rtl/>
          <w:lang w:eastAsia="he-IL"/>
        </w:rPr>
        <w:t>חינוך ולדורף</w:t>
      </w:r>
      <w:r>
        <w:rPr>
          <w:rtl/>
          <w:lang w:eastAsia="he-IL"/>
        </w:rPr>
        <w:t>, מלמדים כי רוב</w:t>
      </w:r>
      <w:r w:rsidR="008E7A54">
        <w:rPr>
          <w:rFonts w:hint="cs"/>
          <w:rtl/>
          <w:lang w:eastAsia="he-IL"/>
        </w:rPr>
        <w:t>ם</w:t>
      </w:r>
      <w:r>
        <w:rPr>
          <w:rtl/>
          <w:lang w:eastAsia="he-IL"/>
        </w:rPr>
        <w:t xml:space="preserve"> מכריע של הבוגרים </w:t>
      </w:r>
      <w:r w:rsidR="008E7A54">
        <w:rPr>
          <w:rFonts w:hint="cs"/>
          <w:rtl/>
          <w:lang w:eastAsia="he-IL"/>
        </w:rPr>
        <w:t xml:space="preserve">והבוגרות </w:t>
      </w:r>
      <w:r>
        <w:rPr>
          <w:rtl/>
          <w:lang w:eastAsia="he-IL"/>
        </w:rPr>
        <w:t>חוו את עצמם כמסוגלים להתמודד בהצלחה עם אתגרי הצבא, ואת המרואיינים אפיינו כמה גורמים משותפים: היכולת להתבונן על מצבי הלחץ "מבחוץ" ולא להיסחף בהם; יכולת הסתגלות מהירה למסגרות חדשות; חריצות ונכונות לעבודה קשה; יכולת ליצור קשרים אנושיים עם אוכלוסיות מגוונות; ותחושת בגרות ואוטונומיה אישית. הבוגרים עצמם קישרו כישורים אל</w:t>
      </w:r>
      <w:r w:rsidR="008E7A54">
        <w:rPr>
          <w:rFonts w:hint="cs"/>
          <w:rtl/>
          <w:lang w:eastAsia="he-IL"/>
        </w:rPr>
        <w:t>ה</w:t>
      </w:r>
      <w:r>
        <w:rPr>
          <w:rtl/>
          <w:lang w:eastAsia="he-IL"/>
        </w:rPr>
        <w:t xml:space="preserve"> במפורש לחוויית הלמידה החווייתית-אמנותית, לקשר החם עם מוריהם</w:t>
      </w:r>
      <w:r w:rsidR="008E7A54">
        <w:rPr>
          <w:rFonts w:hint="cs"/>
          <w:rtl/>
          <w:lang w:eastAsia="he-IL"/>
        </w:rPr>
        <w:t>,</w:t>
      </w:r>
      <w:r>
        <w:rPr>
          <w:rtl/>
          <w:lang w:eastAsia="he-IL"/>
        </w:rPr>
        <w:t xml:space="preserve"> ולהיעדר מבחנים וציונים לאורך שנות הלימוד.</w:t>
      </w:r>
    </w:p>
    <w:p w14:paraId="01CFAAC6" w14:textId="267CA021" w:rsidR="00103D4C" w:rsidRDefault="00103D4C" w:rsidP="00103D4C">
      <w:pPr>
        <w:rPr>
          <w:rtl/>
          <w:lang w:eastAsia="he-IL"/>
        </w:rPr>
      </w:pPr>
      <w:r>
        <w:rPr>
          <w:rtl/>
          <w:lang w:eastAsia="he-IL"/>
        </w:rPr>
        <w:t xml:space="preserve">מעניין לציין כי גולדשמידט (2014) מתייחס במפורש לביקורת הרווחת כלפי </w:t>
      </w:r>
      <w:r w:rsidR="000F4CA3">
        <w:rPr>
          <w:rtl/>
          <w:lang w:eastAsia="he-IL"/>
        </w:rPr>
        <w:t>חינוך ולדורף</w:t>
      </w:r>
      <w:r>
        <w:rPr>
          <w:rtl/>
          <w:lang w:eastAsia="he-IL"/>
        </w:rPr>
        <w:t xml:space="preserve">, </w:t>
      </w:r>
      <w:r w:rsidR="008E7A54">
        <w:rPr>
          <w:rFonts w:hint="cs"/>
          <w:rtl/>
          <w:lang w:eastAsia="he-IL"/>
        </w:rPr>
        <w:t>ש</w:t>
      </w:r>
      <w:r>
        <w:rPr>
          <w:rtl/>
          <w:lang w:eastAsia="he-IL"/>
        </w:rPr>
        <w:t xml:space="preserve">לפיה השיטה יוצרת "בועה חינוכית" המרחיקה את בוגריה מהמציאות ואינה מכינה אותם לאתגריה. לטענתו, ממצאי המחקר דווקא תומכים בכך שה"בועה" החינוכית </w:t>
      </w:r>
      <w:r w:rsidR="000F4CA3">
        <w:rPr>
          <w:rtl/>
          <w:lang w:eastAsia="he-IL"/>
        </w:rPr>
        <w:t>–</w:t>
      </w:r>
      <w:r>
        <w:rPr>
          <w:rtl/>
          <w:lang w:eastAsia="he-IL"/>
        </w:rPr>
        <w:t xml:space="preserve"> המתבטאת בהיעדר חשיפה למבחנים ולתקשורת בגילים הצעירים </w:t>
      </w:r>
      <w:r w:rsidR="000F4CA3">
        <w:rPr>
          <w:rtl/>
          <w:lang w:eastAsia="he-IL"/>
        </w:rPr>
        <w:t>–</w:t>
      </w:r>
      <w:r>
        <w:rPr>
          <w:rtl/>
          <w:lang w:eastAsia="he-IL"/>
        </w:rPr>
        <w:t xml:space="preserve"> היא חלק מכוון ומדורג של תהליך התפתחותי, שמכין את הבוגרים ביסודיות רבה יותר, גם אם לאט יותר, להתמודדות עם אתגרי הבגרות. ממצא זה, שמבוסס על אוכלוסיית בוגרים </w:t>
      </w:r>
      <w:r w:rsidR="00FF0B96">
        <w:rPr>
          <w:rFonts w:hint="cs"/>
          <w:rtl/>
          <w:lang w:eastAsia="he-IL"/>
        </w:rPr>
        <w:t xml:space="preserve">ובוגרות </w:t>
      </w:r>
      <w:r w:rsidR="00FF0B96">
        <w:rPr>
          <w:rtl/>
          <w:lang w:eastAsia="he-IL"/>
        </w:rPr>
        <w:t>ישראלי</w:t>
      </w:r>
      <w:r w:rsidR="00FF0B96">
        <w:rPr>
          <w:rFonts w:hint="cs"/>
          <w:rtl/>
          <w:lang w:eastAsia="he-IL"/>
        </w:rPr>
        <w:t>ם</w:t>
      </w:r>
      <w:r>
        <w:rPr>
          <w:rtl/>
          <w:lang w:eastAsia="he-IL"/>
        </w:rPr>
        <w:t>, ממשיך ומחזק את התמונה שעולה מהמחקר הבין-לאומי (</w:t>
      </w:r>
      <w:r>
        <w:rPr>
          <w:lang w:eastAsia="he-IL"/>
        </w:rPr>
        <w:t>Haralambous &amp; Carey, 2022; Carey &amp; Haralambous, 2024</w:t>
      </w:r>
      <w:r>
        <w:rPr>
          <w:rtl/>
          <w:lang w:eastAsia="he-IL"/>
        </w:rPr>
        <w:t>) בדבר תרומת החינוך לחוסן אישי, לבגרות ולעצמאות, אך תורם לה גם ממד מקומי-הקשרי החסר במחקרים הבין-לאומיים: התמודדות ספציפית עם מוסד השירות הצבאי הישראלי, שאינו קיים ברוב מדינות המחקר האחרות.</w:t>
      </w:r>
    </w:p>
    <w:p w14:paraId="16D73244" w14:textId="1617CD56" w:rsidR="00103D4C" w:rsidRDefault="00103D4C" w:rsidP="004F60E0">
      <w:pPr>
        <w:pStyle w:val="3"/>
        <w:rPr>
          <w:rtl/>
        </w:rPr>
      </w:pPr>
      <w:bookmarkStart w:id="19" w:name="_Toc239109175"/>
      <w:r>
        <w:rPr>
          <w:rtl/>
          <w:lang w:bidi="he-IL"/>
        </w:rPr>
        <w:t>השוואה</w:t>
      </w:r>
      <w:r>
        <w:rPr>
          <w:rtl/>
        </w:rPr>
        <w:t xml:space="preserve"> </w:t>
      </w:r>
      <w:r>
        <w:rPr>
          <w:rtl/>
          <w:lang w:bidi="he-IL"/>
        </w:rPr>
        <w:t>בין</w:t>
      </w:r>
      <w:r>
        <w:rPr>
          <w:rtl/>
        </w:rPr>
        <w:t xml:space="preserve"> </w:t>
      </w:r>
      <w:r>
        <w:rPr>
          <w:rtl/>
          <w:lang w:bidi="he-IL"/>
        </w:rPr>
        <w:t>החינוך</w:t>
      </w:r>
      <w:r>
        <w:rPr>
          <w:rtl/>
        </w:rPr>
        <w:t xml:space="preserve"> </w:t>
      </w:r>
      <w:r>
        <w:rPr>
          <w:rtl/>
          <w:lang w:bidi="he-IL"/>
        </w:rPr>
        <w:t>הקונבנציונלי</w:t>
      </w:r>
      <w:r>
        <w:rPr>
          <w:rtl/>
        </w:rPr>
        <w:t xml:space="preserve"> </w:t>
      </w:r>
      <w:r>
        <w:rPr>
          <w:rtl/>
          <w:lang w:bidi="he-IL"/>
        </w:rPr>
        <w:t>וההוליסטי</w:t>
      </w:r>
      <w:r>
        <w:rPr>
          <w:rtl/>
        </w:rPr>
        <w:t xml:space="preserve"> </w:t>
      </w:r>
      <w:r>
        <w:rPr>
          <w:rtl/>
          <w:lang w:bidi="he-IL"/>
        </w:rPr>
        <w:t>לחינוך</w:t>
      </w:r>
      <w:r>
        <w:rPr>
          <w:rtl/>
        </w:rPr>
        <w:t xml:space="preserve"> </w:t>
      </w:r>
      <w:r>
        <w:rPr>
          <w:rtl/>
          <w:lang w:bidi="he-IL"/>
        </w:rPr>
        <w:t>ולדורף</w:t>
      </w:r>
      <w:bookmarkEnd w:id="19"/>
    </w:p>
    <w:p w14:paraId="58B0275B" w14:textId="0AEBD117" w:rsidR="00103D4C" w:rsidRDefault="00103D4C" w:rsidP="00103D4C">
      <w:pPr>
        <w:rPr>
          <w:rtl/>
          <w:lang w:eastAsia="he-IL"/>
        </w:rPr>
      </w:pPr>
      <w:r>
        <w:rPr>
          <w:rtl/>
          <w:lang w:eastAsia="he-IL"/>
        </w:rPr>
        <w:t xml:space="preserve">מעבר לתיאור הכישורים המתפתחים אצל בוגרי </w:t>
      </w:r>
      <w:r w:rsidR="000F4CA3">
        <w:rPr>
          <w:rtl/>
          <w:lang w:eastAsia="he-IL"/>
        </w:rPr>
        <w:t>חינוך ולדורף</w:t>
      </w:r>
      <w:r>
        <w:rPr>
          <w:rtl/>
          <w:lang w:eastAsia="he-IL"/>
        </w:rPr>
        <w:t xml:space="preserve"> כשלעצמם, חשוב למקם ממצאים אל</w:t>
      </w:r>
      <w:r w:rsidR="00B350A0">
        <w:rPr>
          <w:rFonts w:hint="cs"/>
          <w:rtl/>
          <w:lang w:eastAsia="he-IL"/>
        </w:rPr>
        <w:t>ה</w:t>
      </w:r>
      <w:r>
        <w:rPr>
          <w:rtl/>
          <w:lang w:eastAsia="he-IL"/>
        </w:rPr>
        <w:t xml:space="preserve"> ביחס למחקר המשווה בין החינוך הקונבנציונלי </w:t>
      </w:r>
      <w:r w:rsidR="000F4CA3">
        <w:rPr>
          <w:rtl/>
          <w:lang w:eastAsia="he-IL"/>
        </w:rPr>
        <w:t>–</w:t>
      </w:r>
      <w:r>
        <w:rPr>
          <w:rtl/>
          <w:lang w:eastAsia="he-IL"/>
        </w:rPr>
        <w:t xml:space="preserve"> המבוסס בעיקרו על הישגים אקדמיים נמדדים, מבחנים סטנדרטיים והוראה פרונטלית </w:t>
      </w:r>
      <w:r w:rsidR="000F4CA3">
        <w:rPr>
          <w:rtl/>
          <w:lang w:eastAsia="he-IL"/>
        </w:rPr>
        <w:t>–</w:t>
      </w:r>
      <w:r>
        <w:rPr>
          <w:rtl/>
          <w:lang w:eastAsia="he-IL"/>
        </w:rPr>
        <w:t xml:space="preserve"> לבין גישות חינוכיות הוליסטיות, ובהן </w:t>
      </w:r>
      <w:r w:rsidR="000F4CA3">
        <w:rPr>
          <w:rtl/>
          <w:lang w:eastAsia="he-IL"/>
        </w:rPr>
        <w:t>חינוך ולדורף</w:t>
      </w:r>
      <w:r>
        <w:rPr>
          <w:rtl/>
          <w:lang w:eastAsia="he-IL"/>
        </w:rPr>
        <w:t>, מונטסורי ורג'יו אמיליה, המדגישות התפתחות דרך קצב אישי, יצירתיות ולמידה חווייתית. השוואה זו מבהירה עד כמה ההבדל בין הגישות אינו רק הבדל בשיטת ההוראה אלא הבדל במהות הכישורים שכל גישה מבקשת לטפח.</w:t>
      </w:r>
    </w:p>
    <w:p w14:paraId="78E2B7EE" w14:textId="341DFDA8" w:rsidR="00103D4C" w:rsidRDefault="00103D4C" w:rsidP="00103D4C">
      <w:pPr>
        <w:rPr>
          <w:rtl/>
          <w:lang w:eastAsia="he-IL"/>
        </w:rPr>
      </w:pPr>
      <w:r>
        <w:rPr>
          <w:rtl/>
          <w:lang w:eastAsia="he-IL"/>
        </w:rPr>
        <w:t>סקירה שיטתית מקיפה של גררו ועמיתיה (</w:t>
      </w:r>
      <w:r>
        <w:rPr>
          <w:lang w:eastAsia="he-IL"/>
        </w:rPr>
        <w:t>Guerrero, Valenciano-Valcárcel &amp; Rodríguez, 2024</w:t>
      </w:r>
      <w:r>
        <w:rPr>
          <w:rtl/>
          <w:lang w:eastAsia="he-IL"/>
        </w:rPr>
        <w:t xml:space="preserve">), שכללה 24 מחקרים העוסקים בבתי ספר "אלטרנטיביים" (בעיקר </w:t>
      </w:r>
      <w:r w:rsidR="00A57160">
        <w:rPr>
          <w:rFonts w:hint="cs"/>
          <w:rtl/>
          <w:lang w:eastAsia="he-IL"/>
        </w:rPr>
        <w:t>בשיטות ולדורף ו</w:t>
      </w:r>
      <w:r>
        <w:rPr>
          <w:rtl/>
          <w:lang w:eastAsia="he-IL"/>
        </w:rPr>
        <w:t>מונטסורי) בהשוואה לבתי ספר קונבנציונליים, מצאה כי באופן כללי ילדים מבתי ספר אלטרנטיביים מציגים ביצועים דומים או טובים יותר מעמיתיהם בחינוך הקונבנציונלי בתחומים כגון תפקוד ניהולי (</w:t>
      </w:r>
      <w:r>
        <w:rPr>
          <w:lang w:eastAsia="he-IL"/>
        </w:rPr>
        <w:t>executive function</w:t>
      </w:r>
      <w:r>
        <w:rPr>
          <w:rtl/>
          <w:lang w:eastAsia="he-IL"/>
        </w:rPr>
        <w:t xml:space="preserve">) ויצירתיות. עם זאת, הסוקרות מדגישות כי ההבדל בין הגישות אינו אחיד: בעוד שבתחומים אלו נמצא יתרון לחינוך ההוליסטי, בתחום ההישגים הלימודיים הפורמליים </w:t>
      </w:r>
      <w:r w:rsidR="000F4CA3">
        <w:rPr>
          <w:rtl/>
          <w:lang w:eastAsia="he-IL"/>
        </w:rPr>
        <w:t>–</w:t>
      </w:r>
      <w:r>
        <w:rPr>
          <w:rtl/>
          <w:lang w:eastAsia="he-IL"/>
        </w:rPr>
        <w:t xml:space="preserve"> ובייחוד במתמטיקה </w:t>
      </w:r>
      <w:r w:rsidR="000F4CA3">
        <w:rPr>
          <w:rtl/>
          <w:lang w:eastAsia="he-IL"/>
        </w:rPr>
        <w:t>–</w:t>
      </w:r>
      <w:r>
        <w:rPr>
          <w:rtl/>
          <w:lang w:eastAsia="he-IL"/>
        </w:rPr>
        <w:t xml:space="preserve"> נמצאו לעיתים ביצועים חלשים יותר בקרב תלמידי בתי ספר הוליסטיים בהשוואה לעמיתיהם הקונבנציונליים. ממצא זה ממחיש פשרה אפשרית בין טיפוח כישורים רחבים (יצירתיות, עצמאות, ויסות עצמי) לבין הישגיות אקדמית מדידה בטווח הקצר </w:t>
      </w:r>
      <w:r w:rsidR="000F4CA3">
        <w:rPr>
          <w:rtl/>
          <w:lang w:eastAsia="he-IL"/>
        </w:rPr>
        <w:t>–</w:t>
      </w:r>
      <w:r>
        <w:rPr>
          <w:rtl/>
          <w:lang w:eastAsia="he-IL"/>
        </w:rPr>
        <w:t xml:space="preserve"> פשרה שמאפיינת את החינוך ההוליסטי בכלל ואת </w:t>
      </w:r>
      <w:r w:rsidR="000F4CA3">
        <w:rPr>
          <w:rtl/>
          <w:lang w:eastAsia="he-IL"/>
        </w:rPr>
        <w:t>חינוך ולדורף</w:t>
      </w:r>
      <w:r>
        <w:rPr>
          <w:rtl/>
          <w:lang w:eastAsia="he-IL"/>
        </w:rPr>
        <w:t xml:space="preserve"> בפרט. הסוקרות מציינות </w:t>
      </w:r>
      <w:r>
        <w:rPr>
          <w:rtl/>
          <w:lang w:eastAsia="he-IL"/>
        </w:rPr>
        <w:lastRenderedPageBreak/>
        <w:t xml:space="preserve">עוד כי תחומים הקרובים יותר להגדרת "כישורי חיים" </w:t>
      </w:r>
      <w:r w:rsidR="000F4CA3">
        <w:rPr>
          <w:rtl/>
          <w:lang w:eastAsia="he-IL"/>
        </w:rPr>
        <w:t>–</w:t>
      </w:r>
      <w:r>
        <w:rPr>
          <w:rtl/>
          <w:lang w:eastAsia="he-IL"/>
        </w:rPr>
        <w:t xml:space="preserve"> כגון רווחה נפשית, כשירות חברתית ועצמאות </w:t>
      </w:r>
      <w:r w:rsidR="000F4CA3">
        <w:rPr>
          <w:rtl/>
          <w:lang w:eastAsia="he-IL"/>
        </w:rPr>
        <w:t>–</w:t>
      </w:r>
      <w:r>
        <w:rPr>
          <w:rtl/>
          <w:lang w:eastAsia="he-IL"/>
        </w:rPr>
        <w:t xml:space="preserve"> זכו לתשומת לב מחקרית מצומצמת משמעותית בהשוואה לתחומים הקוגניטיביים, מה שמצביע על פער ידע רחב יותר בספרות המשווה.</w:t>
      </w:r>
    </w:p>
    <w:p w14:paraId="2CB7188D" w14:textId="259AB8E3" w:rsidR="00103D4C" w:rsidRDefault="00103D4C" w:rsidP="00103D4C">
      <w:pPr>
        <w:rPr>
          <w:rtl/>
          <w:lang w:eastAsia="he-IL"/>
        </w:rPr>
      </w:pPr>
      <w:r>
        <w:rPr>
          <w:rtl/>
          <w:lang w:eastAsia="he-IL"/>
        </w:rPr>
        <w:t xml:space="preserve">השוואה ישירה וממוקדת יותר בין </w:t>
      </w:r>
      <w:r w:rsidR="000F4CA3">
        <w:rPr>
          <w:rtl/>
          <w:lang w:eastAsia="he-IL"/>
        </w:rPr>
        <w:t>חינוך ולדורף</w:t>
      </w:r>
      <w:r>
        <w:rPr>
          <w:rtl/>
          <w:lang w:eastAsia="he-IL"/>
        </w:rPr>
        <w:t xml:space="preserve"> לחינוך הקונבנציונלי נערכה על ידי ואן סחי ופדר (</w:t>
      </w:r>
      <w:r w:rsidR="00F63051">
        <w:rPr>
          <w:lang w:eastAsia="he-IL"/>
        </w:rPr>
        <w:t xml:space="preserve">Van </w:t>
      </w:r>
      <w:r>
        <w:rPr>
          <w:lang w:eastAsia="he-IL"/>
        </w:rPr>
        <w:t>Schie &amp; Vedder, 2023</w:t>
      </w:r>
      <w:r>
        <w:rPr>
          <w:rtl/>
          <w:lang w:eastAsia="he-IL"/>
        </w:rPr>
        <w:t xml:space="preserve">), שבחנו תלמידי כיתות ו' וח' בבית ספר </w:t>
      </w:r>
      <w:r w:rsidR="00355BF0">
        <w:rPr>
          <w:rFonts w:hint="cs"/>
          <w:rtl/>
          <w:lang w:eastAsia="he-IL"/>
        </w:rPr>
        <w:t>וַ</w:t>
      </w:r>
      <w:r w:rsidR="00355BF0">
        <w:rPr>
          <w:rtl/>
          <w:lang w:eastAsia="he-IL"/>
        </w:rPr>
        <w:t xml:space="preserve">לדורף </w:t>
      </w:r>
      <w:r>
        <w:rPr>
          <w:rtl/>
          <w:lang w:eastAsia="he-IL"/>
        </w:rPr>
        <w:t>ובבית ספר ממלכתי הסמוך לו בפיליפינים, והשוו בין כישורי שפה (יכולת איות) לבין עמדות כלפי בית הספר והלמידה. בניגוד לציפייה ש</w:t>
      </w:r>
      <w:r w:rsidR="000F4CA3">
        <w:rPr>
          <w:rtl/>
          <w:lang w:eastAsia="he-IL"/>
        </w:rPr>
        <w:t>חינוך ולדורף</w:t>
      </w:r>
      <w:r>
        <w:rPr>
          <w:rtl/>
          <w:lang w:eastAsia="he-IL"/>
        </w:rPr>
        <w:t xml:space="preserve">, המדגיש למידה חווייתית על פני הוראה ישירה של אוריינות, יוביל לפער משמעותי בכישורי שפה, נמצא כי תוצאות שני בתי הספר היו למעשה שוות ערך. יתרה מכך, בניגוד לטענה הרווחת בספרות כי חינוך הוליסטי מייצר עמדות חיוביות יותר כלפי הלמידה (עקרון ה"סלוטוגנזה"), המחברים לא מצאו הבדל עקבי גם בממד זה. ממצא זה מציב סימן שאלה זהיר מול ההנחה הרווחת כי </w:t>
      </w:r>
      <w:r w:rsidR="000F4CA3">
        <w:rPr>
          <w:rtl/>
          <w:lang w:eastAsia="he-IL"/>
        </w:rPr>
        <w:t>חינוך ולדורף</w:t>
      </w:r>
      <w:r>
        <w:rPr>
          <w:rtl/>
          <w:lang w:eastAsia="he-IL"/>
        </w:rPr>
        <w:t xml:space="preserve"> מייצר מעצם טבעו כישורים "רכים" עדיפים על פני החינוך הקונבנציונלי, ומדגיש את הצורך בזהירות בהכללה מהמאפיינים הפדגוגיים של הגישה לתוצאותיה בפועל.</w:t>
      </w:r>
    </w:p>
    <w:p w14:paraId="0735B311" w14:textId="214D8A66" w:rsidR="00103D4C" w:rsidRDefault="00103D4C" w:rsidP="00103D4C">
      <w:pPr>
        <w:rPr>
          <w:rtl/>
          <w:lang w:eastAsia="he-IL"/>
        </w:rPr>
      </w:pPr>
      <w:r>
        <w:rPr>
          <w:rtl/>
          <w:lang w:eastAsia="he-IL"/>
        </w:rPr>
        <w:t>לבסוף, מחקר איכותני של טוטאר וטמל (</w:t>
      </w:r>
      <w:r>
        <w:rPr>
          <w:lang w:eastAsia="he-IL"/>
        </w:rPr>
        <w:t>Tutar &amp; Temel, 2025</w:t>
      </w:r>
      <w:r>
        <w:rPr>
          <w:rtl/>
          <w:lang w:eastAsia="he-IL"/>
        </w:rPr>
        <w:t xml:space="preserve">), שהתמקד בהשוואה בין שתי גישות הוליסטיות עצמן </w:t>
      </w:r>
      <w:r w:rsidR="000F4CA3">
        <w:rPr>
          <w:rtl/>
          <w:lang w:eastAsia="he-IL"/>
        </w:rPr>
        <w:t>–</w:t>
      </w:r>
      <w:r>
        <w:rPr>
          <w:rtl/>
          <w:lang w:eastAsia="he-IL"/>
        </w:rPr>
        <w:t xml:space="preserve"> ו</w:t>
      </w:r>
      <w:r w:rsidR="00BE2E66">
        <w:rPr>
          <w:rFonts w:hint="cs"/>
          <w:rtl/>
          <w:lang w:eastAsia="he-IL"/>
        </w:rPr>
        <w:t>ַ</w:t>
      </w:r>
      <w:r>
        <w:rPr>
          <w:rtl/>
          <w:lang w:eastAsia="he-IL"/>
        </w:rPr>
        <w:t xml:space="preserve">לדורף ומונטסורי </w:t>
      </w:r>
      <w:r w:rsidR="000F4CA3">
        <w:rPr>
          <w:rtl/>
          <w:lang w:eastAsia="he-IL"/>
        </w:rPr>
        <w:t>–</w:t>
      </w:r>
      <w:r>
        <w:rPr>
          <w:rtl/>
          <w:lang w:eastAsia="he-IL"/>
        </w:rPr>
        <w:t xml:space="preserve"> ולא מול החינוך הקונבנציונלי, מציע זווית משלימה חשובה: באמצעות ראיונות עם מורים בגיל הרך משתי הגישות, נמצא כי אף שהשיטות הפדגוגיות והפרקטיקות היומיומיות שונות מהותית זו מזו, שתיהן מכוונות במפורש לטיפוח כישורי חיים אצל הילד לקראת עתידו. ממצא זה מלמד כי ההבדל בין </w:t>
      </w:r>
      <w:r w:rsidR="00903F50">
        <w:rPr>
          <w:rFonts w:hint="cs"/>
          <w:rtl/>
          <w:lang w:eastAsia="he-IL"/>
        </w:rPr>
        <w:t xml:space="preserve">חינוך </w:t>
      </w:r>
      <w:r>
        <w:rPr>
          <w:rtl/>
          <w:lang w:eastAsia="he-IL"/>
        </w:rPr>
        <w:t xml:space="preserve">ולדורף לגישות הוליסטיות אחרות טמון בעיקר בדרך היישום ולא בשאיפה הערכית הבסיסית, בעוד שההבדל המובהק יותר מצוי דווקא מול מודל החינוך הקונבנציונלי </w:t>
      </w:r>
      <w:r w:rsidR="000F4CA3">
        <w:rPr>
          <w:rtl/>
          <w:lang w:eastAsia="he-IL"/>
        </w:rPr>
        <w:t>–</w:t>
      </w:r>
      <w:r>
        <w:rPr>
          <w:rtl/>
          <w:lang w:eastAsia="he-IL"/>
        </w:rPr>
        <w:t xml:space="preserve"> הממוקד בעיקרו בהישגים אקדמיים נמדדים ופחות בכישורים רחבים אלו כיעד מוצהר של תהליך החינוך.</w:t>
      </w:r>
    </w:p>
    <w:p w14:paraId="32233E7C" w14:textId="0002FE5D" w:rsidR="00103D4C" w:rsidRDefault="00103D4C" w:rsidP="00103D4C">
      <w:pPr>
        <w:rPr>
          <w:rtl/>
          <w:lang w:eastAsia="he-IL"/>
        </w:rPr>
      </w:pPr>
      <w:r>
        <w:rPr>
          <w:rtl/>
          <w:lang w:eastAsia="he-IL"/>
        </w:rPr>
        <w:t xml:space="preserve">בהקשר הישראלי, גולדשמידט (2020) הביא לראשונה בשפה העברית סקירה משווה של שלושת זרמי החינוך האלטרנטיבי הנפוצים בארץ </w:t>
      </w:r>
      <w:r w:rsidR="000F4CA3">
        <w:rPr>
          <w:rtl/>
          <w:lang w:eastAsia="he-IL"/>
        </w:rPr>
        <w:t>–</w:t>
      </w:r>
      <w:r>
        <w:rPr>
          <w:rtl/>
          <w:lang w:eastAsia="he-IL"/>
        </w:rPr>
        <w:t xml:space="preserve"> החינוך הדמוקרטי, </w:t>
      </w:r>
      <w:r w:rsidR="000F4CA3">
        <w:rPr>
          <w:rtl/>
          <w:lang w:eastAsia="he-IL"/>
        </w:rPr>
        <w:t>חינוך ולדורף</w:t>
      </w:r>
      <w:r>
        <w:rPr>
          <w:rtl/>
          <w:lang w:eastAsia="he-IL"/>
        </w:rPr>
        <w:t xml:space="preserve"> וחינוך מונטסורי </w:t>
      </w:r>
      <w:r w:rsidR="000F4CA3">
        <w:rPr>
          <w:rtl/>
          <w:lang w:eastAsia="he-IL"/>
        </w:rPr>
        <w:t>–</w:t>
      </w:r>
      <w:r>
        <w:rPr>
          <w:rtl/>
          <w:lang w:eastAsia="he-IL"/>
        </w:rPr>
        <w:t xml:space="preserve"> על בסיס קריטריונים פילוסופיים, פדגוגיים ומעשיים משותפים. במאמרו הוא מתייחס במישרין לשתי טענות ביקורת מרכזיות המופנות כלפי זרמים אלו כולם, ובהן </w:t>
      </w:r>
      <w:r w:rsidR="000F4CA3">
        <w:rPr>
          <w:rtl/>
          <w:lang w:eastAsia="he-IL"/>
        </w:rPr>
        <w:t>חינוך ולדורף</w:t>
      </w:r>
      <w:r>
        <w:rPr>
          <w:rtl/>
          <w:lang w:eastAsia="he-IL"/>
        </w:rPr>
        <w:t xml:space="preserve">: הטענה כי הם פוגעים בעקרון השוויון ומייצרים חינוך אליטיסטי, והטענה כי אינם מכינים את תלמידיהם לחיים במציאות המודרנית, התחרותית וההישגית שמחוץ לכותלי בית הספר. גולדשמידט מצביע על כך שלמרות ההבדלים הפדגוגיים המשמעותיים בין שלושת הזרמים </w:t>
      </w:r>
      <w:r w:rsidR="000F4CA3">
        <w:rPr>
          <w:rtl/>
          <w:lang w:eastAsia="he-IL"/>
        </w:rPr>
        <w:t>–</w:t>
      </w:r>
      <w:r>
        <w:rPr>
          <w:rtl/>
          <w:lang w:eastAsia="he-IL"/>
        </w:rPr>
        <w:t xml:space="preserve"> הדמוקרטי, המדגיש ניהול עצמי וקבלת החלטות שיתופית; </w:t>
      </w:r>
      <w:r w:rsidR="00FD73E3">
        <w:rPr>
          <w:rFonts w:hint="cs"/>
          <w:rtl/>
          <w:lang w:eastAsia="he-IL"/>
        </w:rPr>
        <w:t xml:space="preserve">חינוך </w:t>
      </w:r>
      <w:r>
        <w:rPr>
          <w:rtl/>
          <w:lang w:eastAsia="he-IL"/>
        </w:rPr>
        <w:t xml:space="preserve">ולדורף, המדגיש התפתחות שלבית מונחית; ומונטסורי, המדגישה למידה עצמאית בסביבה מוכנה </w:t>
      </w:r>
      <w:r w:rsidR="000F4CA3">
        <w:rPr>
          <w:rtl/>
          <w:lang w:eastAsia="he-IL"/>
        </w:rPr>
        <w:t>–</w:t>
      </w:r>
      <w:r>
        <w:rPr>
          <w:rtl/>
          <w:lang w:eastAsia="he-IL"/>
        </w:rPr>
        <w:t xml:space="preserve"> משותפת לכולם הנחת יסוד הומניסטית הרואה בהתפתחות הפרט, ולא בהישג האקדמי המדיד בלבד, את מטרת החינוך המרכזית. ניתוח זה, שנכתב בעברית ומכוון לקהל הישראלי, ממחיש את אותה פשרה שעלתה גם מהספרות הבין-לאומית (</w:t>
      </w:r>
      <w:r>
        <w:rPr>
          <w:lang w:eastAsia="he-IL"/>
        </w:rPr>
        <w:t>Guerrero et al., 2024</w:t>
      </w:r>
      <w:r>
        <w:rPr>
          <w:rtl/>
          <w:lang w:eastAsia="he-IL"/>
        </w:rPr>
        <w:t>) בין טיפוח כישורים רחבים לבין הישגיות אקדמית מסורתית, אך ממקם אותה בתוך השיח הציבורי והחינוכי הישראלי הספציפי.</w:t>
      </w:r>
    </w:p>
    <w:p w14:paraId="0D20F471" w14:textId="0DE4ECB6" w:rsidR="00103D4C" w:rsidRDefault="00103D4C" w:rsidP="00103D4C">
      <w:pPr>
        <w:rPr>
          <w:rtl/>
          <w:lang w:eastAsia="he-IL"/>
        </w:rPr>
      </w:pPr>
      <w:r>
        <w:rPr>
          <w:rtl/>
          <w:lang w:eastAsia="he-IL"/>
        </w:rPr>
        <w:t xml:space="preserve">בשורה התחתונה, תמונת המחקר המשווה מלמדת כי </w:t>
      </w:r>
      <w:r w:rsidR="000F4CA3">
        <w:rPr>
          <w:rtl/>
          <w:lang w:eastAsia="he-IL"/>
        </w:rPr>
        <w:t>חינוך ולדורף</w:t>
      </w:r>
      <w:r>
        <w:rPr>
          <w:rtl/>
          <w:lang w:eastAsia="he-IL"/>
        </w:rPr>
        <w:t xml:space="preserve"> חולק עם גישות הוליסטיות אחרות דגש מוצהר על טיפוח כישורי חיים רחבים, וכי דגש זה אכן בא לידי ביטוי לעיתים ביתרון בתחומים כמו תפקוד ניהולי ויצירתיות בהשוואה לחינוך הקונבנציונלי. עם זאת, הספרות הקיימת אינה תומכת בהכללה גורפת: בתחומים מסוימים (כגון הישגים במתמטיקה) נמצא לעיתים יתרון לחינוך הקונבנציונלי, ובתחומים אחרים (כגון כישורי שפה ועמדות כלפי למידה) לא נמצא הבדל מובהק כלל. ממצאים אלו מחדדים את הצורך במחקר עדין ומבחין, כזה שאינו מניח מראש עליונות של גישה אחת על פני רעותה, אלא בוחן אמפירית אילו כישורים ספציפיים מתפתחים בכל הקשר חינוכי.</w:t>
      </w:r>
    </w:p>
    <w:p w14:paraId="444E3AEA" w14:textId="77777777" w:rsidR="00103D4C" w:rsidRDefault="00103D4C" w:rsidP="004F60E0">
      <w:pPr>
        <w:pStyle w:val="3"/>
        <w:rPr>
          <w:rtl/>
        </w:rPr>
      </w:pPr>
      <w:bookmarkStart w:id="20" w:name="_Toc239109176"/>
      <w:r>
        <w:rPr>
          <w:rtl/>
          <w:lang w:bidi="he-IL"/>
        </w:rPr>
        <w:lastRenderedPageBreak/>
        <w:t>סיכום</w:t>
      </w:r>
      <w:r>
        <w:rPr>
          <w:rtl/>
        </w:rPr>
        <w:t xml:space="preserve"> </w:t>
      </w:r>
      <w:r>
        <w:rPr>
          <w:rtl/>
          <w:lang w:bidi="he-IL"/>
        </w:rPr>
        <w:t>ופערי</w:t>
      </w:r>
      <w:r>
        <w:rPr>
          <w:rtl/>
        </w:rPr>
        <w:t xml:space="preserve"> </w:t>
      </w:r>
      <w:r>
        <w:rPr>
          <w:rtl/>
          <w:lang w:bidi="he-IL"/>
        </w:rPr>
        <w:t>ידע</w:t>
      </w:r>
      <w:bookmarkEnd w:id="20"/>
    </w:p>
    <w:p w14:paraId="67918574" w14:textId="242BD2DA" w:rsidR="001A57E7" w:rsidRDefault="00103D4C" w:rsidP="00103D4C">
      <w:pPr>
        <w:rPr>
          <w:rtl/>
          <w:lang w:eastAsia="he-IL"/>
        </w:rPr>
      </w:pPr>
      <w:r>
        <w:rPr>
          <w:rtl/>
          <w:lang w:eastAsia="he-IL"/>
        </w:rPr>
        <w:t>המחקרים שנסקרו מציירים תמונה עקבית יחסית של בוגר חינוך ולדורף: אדם המדווח על תחושת זהות מגובשת, על נטייה לבחירות מקצועיות ואישיות ערכיות ומכוונ</w:t>
      </w:r>
      <w:r w:rsidR="006000C8">
        <w:rPr>
          <w:rFonts w:hint="cs"/>
          <w:rtl/>
          <w:lang w:eastAsia="he-IL"/>
        </w:rPr>
        <w:t>ות</w:t>
      </w:r>
      <w:r>
        <w:rPr>
          <w:rtl/>
          <w:lang w:eastAsia="he-IL"/>
        </w:rPr>
        <w:t xml:space="preserve">-אדם, ועל יסודות של סקרנות ומוטיבציה פנימית ללמידה. עם זאת, יש לציין כי רוב המחקרים הבין-לאומיים הקיימים מתבססים על </w:t>
      </w:r>
      <w:r w:rsidR="005653A9" w:rsidRPr="005653A9">
        <w:rPr>
          <w:rtl/>
          <w:lang w:eastAsia="he-IL"/>
        </w:rPr>
        <w:t>דגימות תכליתיות</w:t>
      </w:r>
      <w:r>
        <w:rPr>
          <w:rtl/>
          <w:lang w:eastAsia="he-IL"/>
        </w:rPr>
        <w:t xml:space="preserve"> (</w:t>
      </w:r>
      <w:r>
        <w:rPr>
          <w:lang w:eastAsia="he-IL"/>
        </w:rPr>
        <w:t>purposive samples</w:t>
      </w:r>
      <w:r>
        <w:rPr>
          <w:rtl/>
          <w:lang w:eastAsia="he-IL"/>
        </w:rPr>
        <w:t xml:space="preserve">) ועל דיווח עצמי, ומקורם בעיקר באוסטרליה, ניו זילנד, גרמניה, צפון אמריקה ואוסטריה. בניגוד לרושם הראשוני, קיים בישראל מחקר על בוגרי </w:t>
      </w:r>
      <w:r w:rsidR="000F4CA3">
        <w:rPr>
          <w:rtl/>
          <w:lang w:eastAsia="he-IL"/>
        </w:rPr>
        <w:t>חינוך ולדורף</w:t>
      </w:r>
      <w:r>
        <w:rPr>
          <w:rtl/>
          <w:lang w:eastAsia="he-IL"/>
        </w:rPr>
        <w:t xml:space="preserve"> (גולדשמידט, 2014) </w:t>
      </w:r>
      <w:r w:rsidR="000F4CA3">
        <w:rPr>
          <w:rtl/>
          <w:lang w:eastAsia="he-IL"/>
        </w:rPr>
        <w:t>–</w:t>
      </w:r>
      <w:r>
        <w:rPr>
          <w:rtl/>
          <w:lang w:eastAsia="he-IL"/>
        </w:rPr>
        <w:t xml:space="preserve"> אך מחקר זה, המהווה גם כיום את מחקר הבוגרים היחיד שנעשה בישראל בנושא, התמקד בתחום חיים אחד בלבד (השירות הצבאי) ובאוכלוסיית מדגם קטנה יחסית מבית ספר אחד. פער זה </w:t>
      </w:r>
      <w:r w:rsidR="000F4CA3">
        <w:rPr>
          <w:rtl/>
          <w:lang w:eastAsia="he-IL"/>
        </w:rPr>
        <w:t>–</w:t>
      </w:r>
      <w:r>
        <w:rPr>
          <w:rtl/>
          <w:lang w:eastAsia="he-IL"/>
        </w:rPr>
        <w:t xml:space="preserve"> היעדר מחקר ישראלי המקיף מכלול רחב יותר של כישורי חיים (מעבר לשירות הצבאי) ומתייחס למגוון רחב יותר של מוסדות </w:t>
      </w:r>
      <w:r w:rsidR="00080C0A">
        <w:rPr>
          <w:rFonts w:hint="cs"/>
          <w:rtl/>
          <w:lang w:eastAsia="he-IL"/>
        </w:rPr>
        <w:t xml:space="preserve">חינוך ולדורף </w:t>
      </w:r>
      <w:r>
        <w:rPr>
          <w:rtl/>
          <w:lang w:eastAsia="he-IL"/>
        </w:rPr>
        <w:t xml:space="preserve">בארץ </w:t>
      </w:r>
      <w:r w:rsidR="000F4CA3">
        <w:rPr>
          <w:rtl/>
          <w:lang w:eastAsia="he-IL"/>
        </w:rPr>
        <w:t>–</w:t>
      </w:r>
      <w:r>
        <w:rPr>
          <w:rtl/>
          <w:lang w:eastAsia="he-IL"/>
        </w:rPr>
        <w:t xml:space="preserve"> מחזק את הרציונל למחקר הנוכחי, המבקש לבחון באמצעות ראיונות חצי-מובנים את כישורי החיים כפי שהם נתפסים בעיני בוגרי מערכת חינוך ולדורף בישראל עצמם, מעבר להקשר הצבאי הספציפי שכבר נחקר.</w:t>
      </w:r>
    </w:p>
    <w:p w14:paraId="702689DF" w14:textId="77777777" w:rsidR="009E1D50" w:rsidRPr="00BB1050" w:rsidRDefault="009E1D50" w:rsidP="00BB1050">
      <w:pPr>
        <w:rPr>
          <w:rtl/>
          <w:lang w:eastAsia="he-IL"/>
        </w:rPr>
      </w:pPr>
    </w:p>
    <w:p w14:paraId="794E5BC4" w14:textId="572634ED" w:rsidR="00FC337B" w:rsidRPr="00FC337B" w:rsidRDefault="009E1D50" w:rsidP="00FE07CC">
      <w:pPr>
        <w:pStyle w:val="2"/>
      </w:pPr>
      <w:bookmarkStart w:id="21" w:name="_Toc239109177"/>
      <w:r>
        <w:rPr>
          <w:rStyle w:val="30"/>
          <w:rFonts w:hint="cs"/>
          <w:b/>
          <w:bCs/>
          <w:rtl/>
          <w:lang w:bidi="he-IL"/>
        </w:rPr>
        <w:t xml:space="preserve">2.3 </w:t>
      </w:r>
      <w:r w:rsidR="00FC337B" w:rsidRPr="00FC337B">
        <w:rPr>
          <w:rtl/>
        </w:rPr>
        <w:t xml:space="preserve">השוואה אמפירית: בוגרי </w:t>
      </w:r>
      <w:r w:rsidR="00D24E40">
        <w:rPr>
          <w:rtl/>
        </w:rPr>
        <w:t>חינוך וַלדורף</w:t>
      </w:r>
      <w:r w:rsidR="00FC337B" w:rsidRPr="00FC337B">
        <w:rPr>
          <w:rtl/>
        </w:rPr>
        <w:t xml:space="preserve"> מול בוגרי החינוך הציבורי והרגיל</w:t>
      </w:r>
      <w:bookmarkEnd w:id="21"/>
    </w:p>
    <w:p w14:paraId="4E2370F4" w14:textId="05DB508F" w:rsidR="00FC337B" w:rsidRPr="00FC337B" w:rsidRDefault="00FC337B" w:rsidP="009A6C93">
      <w:pPr>
        <w:pStyle w:val="3"/>
      </w:pPr>
      <w:bookmarkStart w:id="22" w:name="_Toc239109178"/>
      <w:r w:rsidRPr="00FC337B">
        <w:rPr>
          <w:rtl/>
          <w:lang w:bidi="he-IL"/>
        </w:rPr>
        <w:t>יצירתיות</w:t>
      </w:r>
      <w:r w:rsidR="00451963">
        <w:rPr>
          <w:rtl/>
          <w:lang w:bidi="he-IL"/>
        </w:rPr>
        <w:t>,</w:t>
      </w:r>
      <w:r w:rsidRPr="00FC337B">
        <w:rPr>
          <w:rtl/>
        </w:rPr>
        <w:t xml:space="preserve"> </w:t>
      </w:r>
      <w:r w:rsidRPr="00FC337B">
        <w:rPr>
          <w:rtl/>
          <w:lang w:bidi="he-IL"/>
        </w:rPr>
        <w:t>מוטיבציה</w:t>
      </w:r>
      <w:r w:rsidRPr="00FC337B">
        <w:rPr>
          <w:rtl/>
        </w:rPr>
        <w:t xml:space="preserve"> </w:t>
      </w:r>
      <w:r w:rsidRPr="00FC337B">
        <w:rPr>
          <w:rtl/>
          <w:lang w:bidi="he-IL"/>
        </w:rPr>
        <w:t>ואהבת</w:t>
      </w:r>
      <w:r w:rsidRPr="00FC337B">
        <w:rPr>
          <w:rtl/>
        </w:rPr>
        <w:t xml:space="preserve"> </w:t>
      </w:r>
      <w:r w:rsidRPr="00FC337B">
        <w:rPr>
          <w:rtl/>
          <w:lang w:bidi="he-IL"/>
        </w:rPr>
        <w:t>הלמידה</w:t>
      </w:r>
      <w:r w:rsidRPr="00FC337B">
        <w:rPr>
          <w:rtl/>
        </w:rPr>
        <w:t xml:space="preserve"> (PISA </w:t>
      </w:r>
      <w:r w:rsidRPr="00FC337B">
        <w:rPr>
          <w:rtl/>
          <w:lang w:bidi="he-IL"/>
        </w:rPr>
        <w:t>מדעים</w:t>
      </w:r>
      <w:r w:rsidRPr="00FC337B">
        <w:rPr>
          <w:rtl/>
        </w:rPr>
        <w:t xml:space="preserve"> </w:t>
      </w:r>
      <w:r w:rsidRPr="00FC337B">
        <w:rPr>
          <w:rtl/>
          <w:lang w:bidi="he-IL"/>
        </w:rPr>
        <w:t>באוסטריה</w:t>
      </w:r>
      <w:r w:rsidRPr="00FC337B">
        <w:rPr>
          <w:rtl/>
        </w:rPr>
        <w:t>)</w:t>
      </w:r>
      <w:bookmarkEnd w:id="22"/>
    </w:p>
    <w:p w14:paraId="40B11922" w14:textId="463D2D69" w:rsidR="00FC337B" w:rsidRPr="00FC337B" w:rsidRDefault="00FC337B" w:rsidP="00A37757">
      <w:r w:rsidRPr="00FC337B">
        <w:rPr>
          <w:rtl/>
        </w:rPr>
        <w:t>המחקר</w:t>
      </w:r>
      <w:r w:rsidRPr="00FC337B">
        <w:rPr>
          <w:rtl/>
          <w:lang w:bidi="ar-SA"/>
        </w:rPr>
        <w:t xml:space="preserve"> </w:t>
      </w:r>
      <w:r w:rsidRPr="00FC337B">
        <w:rPr>
          <w:rtl/>
        </w:rPr>
        <w:t>האמפירי</w:t>
      </w:r>
      <w:r w:rsidRPr="00FC337B">
        <w:rPr>
          <w:rtl/>
          <w:lang w:bidi="ar-SA"/>
        </w:rPr>
        <w:t xml:space="preserve"> </w:t>
      </w:r>
      <w:r w:rsidRPr="00FC337B">
        <w:rPr>
          <w:rtl/>
        </w:rPr>
        <w:t>שבחן</w:t>
      </w:r>
      <w:r w:rsidRPr="00FC337B">
        <w:rPr>
          <w:rtl/>
          <w:lang w:bidi="ar-SA"/>
        </w:rPr>
        <w:t xml:space="preserve"> </w:t>
      </w:r>
      <w:r w:rsidRPr="00FC337B">
        <w:rPr>
          <w:rtl/>
        </w:rPr>
        <w:t>את</w:t>
      </w:r>
      <w:r w:rsidRPr="00FC337B">
        <w:rPr>
          <w:rtl/>
          <w:lang w:bidi="ar-SA"/>
        </w:rPr>
        <w:t xml:space="preserve"> </w:t>
      </w:r>
      <w:r w:rsidRPr="00FC337B">
        <w:rPr>
          <w:rtl/>
        </w:rPr>
        <w:t>ההבדלים</w:t>
      </w:r>
      <w:r w:rsidRPr="00FC337B">
        <w:rPr>
          <w:rtl/>
          <w:lang w:bidi="ar-SA"/>
        </w:rPr>
        <w:t xml:space="preserve"> </w:t>
      </w:r>
      <w:r w:rsidRPr="00FC337B">
        <w:rPr>
          <w:rtl/>
        </w:rPr>
        <w:t>בין</w:t>
      </w:r>
      <w:r w:rsidRPr="00FC337B">
        <w:rPr>
          <w:rtl/>
          <w:lang w:bidi="ar-SA"/>
        </w:rPr>
        <w:t xml:space="preserve"> </w:t>
      </w:r>
      <w:r w:rsidRPr="00FC337B">
        <w:rPr>
          <w:rtl/>
        </w:rPr>
        <w:t>בוגרי</w:t>
      </w:r>
      <w:r w:rsidRPr="00FC337B">
        <w:rPr>
          <w:rtl/>
          <w:lang w:bidi="ar-SA"/>
        </w:rPr>
        <w:t xml:space="preserve"> </w:t>
      </w:r>
      <w:r w:rsidR="00D24E40">
        <w:rPr>
          <w:rtl/>
        </w:rPr>
        <w:t>חינוך וַלדורף</w:t>
      </w:r>
      <w:r w:rsidRPr="00FC337B">
        <w:rPr>
          <w:rtl/>
          <w:lang w:bidi="ar-SA"/>
        </w:rPr>
        <w:t xml:space="preserve"> </w:t>
      </w:r>
      <w:r w:rsidRPr="00FC337B">
        <w:rPr>
          <w:rtl/>
        </w:rPr>
        <w:t>לבוגרי</w:t>
      </w:r>
      <w:r w:rsidRPr="00FC337B">
        <w:rPr>
          <w:rtl/>
          <w:lang w:bidi="ar-SA"/>
        </w:rPr>
        <w:t xml:space="preserve"> </w:t>
      </w:r>
      <w:r w:rsidRPr="00FC337B">
        <w:rPr>
          <w:rtl/>
        </w:rPr>
        <w:t>החינוך</w:t>
      </w:r>
      <w:r w:rsidRPr="00FC337B">
        <w:rPr>
          <w:rtl/>
          <w:lang w:bidi="ar-SA"/>
        </w:rPr>
        <w:t xml:space="preserve"> </w:t>
      </w:r>
      <w:r w:rsidRPr="00FC337B">
        <w:rPr>
          <w:rtl/>
        </w:rPr>
        <w:t>הציבורי</w:t>
      </w:r>
      <w:r w:rsidRPr="00FC337B">
        <w:rPr>
          <w:rtl/>
          <w:lang w:bidi="ar-SA"/>
        </w:rPr>
        <w:t xml:space="preserve"> </w:t>
      </w:r>
      <w:r w:rsidRPr="00FC337B">
        <w:rPr>
          <w:rtl/>
        </w:rPr>
        <w:t>והרגיל</w:t>
      </w:r>
      <w:r w:rsidRPr="00FC337B">
        <w:rPr>
          <w:rtl/>
          <w:lang w:bidi="ar-SA"/>
        </w:rPr>
        <w:t xml:space="preserve"> </w:t>
      </w:r>
      <w:r w:rsidRPr="00FC337B">
        <w:rPr>
          <w:rtl/>
        </w:rPr>
        <w:t>מציג</w:t>
      </w:r>
      <w:r w:rsidRPr="00FC337B">
        <w:rPr>
          <w:rtl/>
          <w:lang w:bidi="ar-SA"/>
        </w:rPr>
        <w:t xml:space="preserve"> </w:t>
      </w:r>
      <w:r w:rsidRPr="00FC337B">
        <w:rPr>
          <w:rtl/>
        </w:rPr>
        <w:t>פערים</w:t>
      </w:r>
      <w:r w:rsidRPr="00FC337B">
        <w:rPr>
          <w:rtl/>
          <w:lang w:bidi="ar-SA"/>
        </w:rPr>
        <w:t xml:space="preserve"> </w:t>
      </w:r>
      <w:r w:rsidRPr="00FC337B">
        <w:rPr>
          <w:rtl/>
        </w:rPr>
        <w:t>מובהקים</w:t>
      </w:r>
      <w:r w:rsidRPr="00FC337B">
        <w:rPr>
          <w:rtl/>
          <w:lang w:bidi="ar-SA"/>
        </w:rPr>
        <w:t xml:space="preserve"> </w:t>
      </w:r>
      <w:r w:rsidRPr="00FC337B">
        <w:rPr>
          <w:rtl/>
        </w:rPr>
        <w:t>בכמה</w:t>
      </w:r>
      <w:r w:rsidRPr="00FC337B">
        <w:rPr>
          <w:rtl/>
          <w:lang w:bidi="ar-SA"/>
        </w:rPr>
        <w:t xml:space="preserve"> </w:t>
      </w:r>
      <w:r w:rsidRPr="00FC337B">
        <w:rPr>
          <w:rtl/>
        </w:rPr>
        <w:t>תחומי</w:t>
      </w:r>
      <w:r w:rsidRPr="00FC337B">
        <w:rPr>
          <w:rtl/>
          <w:lang w:bidi="ar-SA"/>
        </w:rPr>
        <w:t xml:space="preserve"> </w:t>
      </w:r>
      <w:r w:rsidRPr="00FC337B">
        <w:rPr>
          <w:rtl/>
        </w:rPr>
        <w:t>מפתח</w:t>
      </w:r>
      <w:r w:rsidRPr="00FC337B">
        <w:rPr>
          <w:rtl/>
          <w:lang w:bidi="ar-SA"/>
        </w:rPr>
        <w:t xml:space="preserve">. </w:t>
      </w:r>
      <w:r w:rsidRPr="00FC337B">
        <w:rPr>
          <w:rtl/>
        </w:rPr>
        <w:t>אחד</w:t>
      </w:r>
      <w:r w:rsidRPr="00FC337B">
        <w:rPr>
          <w:rtl/>
          <w:lang w:bidi="ar-SA"/>
        </w:rPr>
        <w:t xml:space="preserve"> </w:t>
      </w:r>
      <w:r w:rsidRPr="00FC337B">
        <w:rPr>
          <w:rtl/>
        </w:rPr>
        <w:t>הממצאים</w:t>
      </w:r>
      <w:r w:rsidRPr="00FC337B">
        <w:rPr>
          <w:rtl/>
          <w:lang w:bidi="ar-SA"/>
        </w:rPr>
        <w:t xml:space="preserve"> </w:t>
      </w:r>
      <w:r w:rsidRPr="00FC337B">
        <w:rPr>
          <w:rtl/>
        </w:rPr>
        <w:t>העקביים</w:t>
      </w:r>
      <w:r w:rsidRPr="00FC337B">
        <w:rPr>
          <w:rtl/>
          <w:lang w:bidi="ar-SA"/>
        </w:rPr>
        <w:t xml:space="preserve"> </w:t>
      </w:r>
      <w:r w:rsidRPr="00FC337B">
        <w:rPr>
          <w:rtl/>
        </w:rPr>
        <w:t>ביותר</w:t>
      </w:r>
      <w:r w:rsidRPr="00FC337B">
        <w:rPr>
          <w:rtl/>
          <w:lang w:bidi="ar-SA"/>
        </w:rPr>
        <w:t xml:space="preserve"> </w:t>
      </w:r>
      <w:r w:rsidRPr="00FC337B">
        <w:rPr>
          <w:rtl/>
        </w:rPr>
        <w:t>נוגע</w:t>
      </w:r>
      <w:r w:rsidRPr="00FC337B">
        <w:rPr>
          <w:rtl/>
          <w:lang w:bidi="ar-SA"/>
        </w:rPr>
        <w:t xml:space="preserve"> </w:t>
      </w:r>
      <w:r w:rsidRPr="00FC337B">
        <w:rPr>
          <w:rtl/>
        </w:rPr>
        <w:t>לרמת</w:t>
      </w:r>
      <w:r w:rsidRPr="00FC337B">
        <w:rPr>
          <w:rtl/>
          <w:lang w:bidi="ar-SA"/>
        </w:rPr>
        <w:t xml:space="preserve"> </w:t>
      </w:r>
      <w:r w:rsidRPr="00FC337B">
        <w:rPr>
          <w:rtl/>
        </w:rPr>
        <w:t>היצירתיות</w:t>
      </w:r>
      <w:r w:rsidRPr="00FC337B">
        <w:rPr>
          <w:rtl/>
          <w:lang w:bidi="ar-SA"/>
        </w:rPr>
        <w:t xml:space="preserve"> </w:t>
      </w:r>
      <w:r w:rsidRPr="00FC337B">
        <w:rPr>
          <w:rtl/>
        </w:rPr>
        <w:t>הגבוהה</w:t>
      </w:r>
      <w:r w:rsidRPr="00FC337B">
        <w:rPr>
          <w:rtl/>
          <w:lang w:bidi="ar-SA"/>
        </w:rPr>
        <w:t xml:space="preserve"> </w:t>
      </w:r>
      <w:r w:rsidRPr="00FC337B">
        <w:rPr>
          <w:rtl/>
        </w:rPr>
        <w:t>של</w:t>
      </w:r>
      <w:r w:rsidRPr="00FC337B">
        <w:rPr>
          <w:rtl/>
          <w:lang w:bidi="ar-SA"/>
        </w:rPr>
        <w:t xml:space="preserve"> </w:t>
      </w:r>
      <w:r w:rsidRPr="00FC337B">
        <w:rPr>
          <w:rtl/>
        </w:rPr>
        <w:t>תלמידי</w:t>
      </w:r>
      <w:r w:rsidR="00BE3998">
        <w:rPr>
          <w:rtl/>
        </w:rPr>
        <w:t xml:space="preserve"> וַלדורף</w:t>
      </w:r>
      <w:r w:rsidRPr="00FC337B">
        <w:rPr>
          <w:rtl/>
          <w:lang w:bidi="ar-SA"/>
        </w:rPr>
        <w:t xml:space="preserve">. </w:t>
      </w:r>
      <w:r w:rsidRPr="00FC337B">
        <w:rPr>
          <w:rtl/>
        </w:rPr>
        <w:t>במחקר</w:t>
      </w:r>
      <w:r w:rsidRPr="00FC337B">
        <w:rPr>
          <w:rtl/>
          <w:lang w:bidi="ar-SA"/>
        </w:rPr>
        <w:t xml:space="preserve"> </w:t>
      </w:r>
      <w:r w:rsidRPr="00FC337B">
        <w:rPr>
          <w:rtl/>
        </w:rPr>
        <w:t>השוואתי</w:t>
      </w:r>
      <w:r w:rsidRPr="00FC337B">
        <w:rPr>
          <w:rtl/>
          <w:lang w:bidi="ar-SA"/>
        </w:rPr>
        <w:t xml:space="preserve"> </w:t>
      </w:r>
      <w:r w:rsidRPr="00FC337B">
        <w:rPr>
          <w:rtl/>
        </w:rPr>
        <w:t>קלאסי</w:t>
      </w:r>
      <w:r w:rsidRPr="00FC337B">
        <w:rPr>
          <w:rtl/>
          <w:lang w:bidi="ar-SA"/>
        </w:rPr>
        <w:t xml:space="preserve"> </w:t>
      </w:r>
      <w:r w:rsidRPr="00FC337B">
        <w:rPr>
          <w:rtl/>
        </w:rPr>
        <w:t>שערך</w:t>
      </w:r>
      <w:r w:rsidRPr="00FC337B">
        <w:rPr>
          <w:rtl/>
          <w:lang w:bidi="ar-SA"/>
        </w:rPr>
        <w:t xml:space="preserve"> </w:t>
      </w:r>
      <w:r w:rsidRPr="00FC337B">
        <w:rPr>
          <w:rtl/>
        </w:rPr>
        <w:t>אוגלטרי</w:t>
      </w:r>
      <w:r w:rsidRPr="00FC337B">
        <w:rPr>
          <w:rtl/>
          <w:lang w:bidi="ar-SA"/>
        </w:rPr>
        <w:t xml:space="preserve"> (</w:t>
      </w:r>
      <w:r w:rsidR="009063E4">
        <w:rPr>
          <w:lang w:bidi="ar-SA"/>
        </w:rPr>
        <w:t>Ogletree, 1996</w:t>
      </w:r>
      <w:r w:rsidRPr="00FC337B">
        <w:rPr>
          <w:rtl/>
          <w:lang w:bidi="ar-SA"/>
        </w:rPr>
        <w:t xml:space="preserve">) </w:t>
      </w:r>
      <w:r w:rsidRPr="00FC337B">
        <w:rPr>
          <w:rtl/>
        </w:rPr>
        <w:t>בשלוש</w:t>
      </w:r>
      <w:r w:rsidRPr="00FC337B">
        <w:rPr>
          <w:rtl/>
          <w:lang w:bidi="ar-SA"/>
        </w:rPr>
        <w:t xml:space="preserve"> </w:t>
      </w:r>
      <w:r w:rsidRPr="00FC337B">
        <w:rPr>
          <w:rtl/>
        </w:rPr>
        <w:t>מדינות</w:t>
      </w:r>
      <w:r w:rsidRPr="00FC337B">
        <w:rPr>
          <w:rtl/>
          <w:lang w:bidi="ar-SA"/>
        </w:rPr>
        <w:t xml:space="preserve"> </w:t>
      </w:r>
      <w:r w:rsidRPr="00FC337B">
        <w:rPr>
          <w:rtl/>
        </w:rPr>
        <w:t>שונות</w:t>
      </w:r>
      <w:r w:rsidR="00451963">
        <w:rPr>
          <w:rtl/>
        </w:rPr>
        <w:t>,</w:t>
      </w:r>
      <w:r w:rsidRPr="00FC337B">
        <w:rPr>
          <w:rtl/>
          <w:lang w:bidi="ar-SA"/>
        </w:rPr>
        <w:t xml:space="preserve"> </w:t>
      </w:r>
      <w:r w:rsidRPr="00FC337B">
        <w:rPr>
          <w:rtl/>
        </w:rPr>
        <w:t>שבו</w:t>
      </w:r>
      <w:r w:rsidRPr="00FC337B">
        <w:rPr>
          <w:rtl/>
          <w:lang w:bidi="ar-SA"/>
        </w:rPr>
        <w:t xml:space="preserve"> </w:t>
      </w:r>
      <w:r w:rsidRPr="00FC337B">
        <w:rPr>
          <w:rtl/>
        </w:rPr>
        <w:t>נערכה</w:t>
      </w:r>
      <w:r w:rsidRPr="00FC337B">
        <w:rPr>
          <w:rtl/>
          <w:lang w:bidi="ar-SA"/>
        </w:rPr>
        <w:t xml:space="preserve"> </w:t>
      </w:r>
      <w:r w:rsidRPr="00FC337B">
        <w:rPr>
          <w:rtl/>
        </w:rPr>
        <w:t>השוואה</w:t>
      </w:r>
      <w:r w:rsidRPr="00FC337B">
        <w:rPr>
          <w:rtl/>
          <w:lang w:bidi="ar-SA"/>
        </w:rPr>
        <w:t xml:space="preserve"> </w:t>
      </w:r>
      <w:r w:rsidRPr="00FC337B">
        <w:rPr>
          <w:rtl/>
        </w:rPr>
        <w:t>בין</w:t>
      </w:r>
      <w:r w:rsidRPr="00FC337B">
        <w:rPr>
          <w:rtl/>
          <w:lang w:bidi="ar-SA"/>
        </w:rPr>
        <w:t xml:space="preserve"> </w:t>
      </w:r>
      <w:r w:rsidRPr="00FC337B">
        <w:rPr>
          <w:rtl/>
        </w:rPr>
        <w:t>ציורי</w:t>
      </w:r>
      <w:r w:rsidRPr="00FC337B">
        <w:rPr>
          <w:rtl/>
          <w:lang w:bidi="ar-SA"/>
        </w:rPr>
        <w:t xml:space="preserve"> </w:t>
      </w:r>
      <w:r w:rsidRPr="00FC337B">
        <w:rPr>
          <w:rtl/>
        </w:rPr>
        <w:t>ילדים</w:t>
      </w:r>
      <w:r w:rsidRPr="00FC337B">
        <w:rPr>
          <w:rtl/>
          <w:lang w:bidi="ar-SA"/>
        </w:rPr>
        <w:t xml:space="preserve"> </w:t>
      </w:r>
      <w:r w:rsidRPr="00FC337B">
        <w:rPr>
          <w:rtl/>
        </w:rPr>
        <w:t>משתי</w:t>
      </w:r>
      <w:r w:rsidRPr="00FC337B">
        <w:rPr>
          <w:rtl/>
          <w:lang w:bidi="ar-SA"/>
        </w:rPr>
        <w:t xml:space="preserve"> </w:t>
      </w:r>
      <w:r w:rsidRPr="00FC337B">
        <w:rPr>
          <w:rtl/>
        </w:rPr>
        <w:t>המערכות</w:t>
      </w:r>
      <w:r w:rsidR="00451963">
        <w:rPr>
          <w:rtl/>
        </w:rPr>
        <w:t>,</w:t>
      </w:r>
      <w:r w:rsidRPr="00FC337B">
        <w:rPr>
          <w:rtl/>
          <w:lang w:bidi="ar-SA"/>
        </w:rPr>
        <w:t xml:space="preserve"> </w:t>
      </w:r>
      <w:r w:rsidRPr="00FC337B">
        <w:rPr>
          <w:rtl/>
        </w:rPr>
        <w:t>נמצא</w:t>
      </w:r>
      <w:r w:rsidRPr="00FC337B">
        <w:rPr>
          <w:rtl/>
          <w:lang w:bidi="ar-SA"/>
        </w:rPr>
        <w:t xml:space="preserve"> </w:t>
      </w:r>
      <w:r w:rsidRPr="00FC337B">
        <w:rPr>
          <w:rtl/>
        </w:rPr>
        <w:t>פער</w:t>
      </w:r>
      <w:r w:rsidRPr="00FC337B">
        <w:rPr>
          <w:rtl/>
          <w:lang w:bidi="ar-SA"/>
        </w:rPr>
        <w:t xml:space="preserve"> </w:t>
      </w:r>
      <w:r w:rsidRPr="00FC337B">
        <w:rPr>
          <w:rtl/>
        </w:rPr>
        <w:t>משמעותי</w:t>
      </w:r>
      <w:r w:rsidRPr="00FC337B">
        <w:rPr>
          <w:rtl/>
          <w:lang w:bidi="ar-SA"/>
        </w:rPr>
        <w:t xml:space="preserve"> </w:t>
      </w:r>
      <w:r w:rsidRPr="00FC337B">
        <w:rPr>
          <w:rtl/>
        </w:rPr>
        <w:t>לטובת</w:t>
      </w:r>
      <w:r w:rsidRPr="00FC337B">
        <w:rPr>
          <w:rtl/>
          <w:lang w:bidi="ar-SA"/>
        </w:rPr>
        <w:t xml:space="preserve"> </w:t>
      </w:r>
      <w:r w:rsidRPr="00FC337B">
        <w:rPr>
          <w:rtl/>
        </w:rPr>
        <w:t>תלמידי</w:t>
      </w:r>
      <w:r w:rsidR="00423EBE">
        <w:rPr>
          <w:rFonts w:hint="cs"/>
          <w:rtl/>
        </w:rPr>
        <w:t xml:space="preserve"> ותלמידות</w:t>
      </w:r>
      <w:r w:rsidRPr="00FC337B">
        <w:rPr>
          <w:rtl/>
          <w:lang w:bidi="ar-SA"/>
        </w:rPr>
        <w:t xml:space="preserve"> </w:t>
      </w:r>
      <w:r w:rsidRPr="00FC337B">
        <w:rPr>
          <w:rtl/>
        </w:rPr>
        <w:t>ו</w:t>
      </w:r>
      <w:r w:rsidR="009063E4">
        <w:rPr>
          <w:rFonts w:hint="cs"/>
          <w:rtl/>
        </w:rPr>
        <w:t>ַ</w:t>
      </w:r>
      <w:r w:rsidRPr="00FC337B">
        <w:rPr>
          <w:rtl/>
        </w:rPr>
        <w:t>לדורף</w:t>
      </w:r>
      <w:r w:rsidRPr="00FC337B">
        <w:rPr>
          <w:rtl/>
          <w:lang w:bidi="ar-SA"/>
        </w:rPr>
        <w:t xml:space="preserve">. </w:t>
      </w:r>
      <w:r w:rsidRPr="00FC337B">
        <w:rPr>
          <w:rtl/>
        </w:rPr>
        <w:t>החוקר</w:t>
      </w:r>
      <w:r w:rsidRPr="00FC337B">
        <w:rPr>
          <w:rtl/>
          <w:lang w:bidi="ar-SA"/>
        </w:rPr>
        <w:t xml:space="preserve"> </w:t>
      </w:r>
      <w:r w:rsidRPr="00FC337B">
        <w:rPr>
          <w:rtl/>
        </w:rPr>
        <w:t>ייחס</w:t>
      </w:r>
      <w:r w:rsidRPr="00FC337B">
        <w:rPr>
          <w:rtl/>
          <w:lang w:bidi="ar-SA"/>
        </w:rPr>
        <w:t xml:space="preserve"> </w:t>
      </w:r>
      <w:r w:rsidRPr="00FC337B">
        <w:rPr>
          <w:rtl/>
        </w:rPr>
        <w:t>זאת</w:t>
      </w:r>
      <w:r w:rsidRPr="00FC337B">
        <w:rPr>
          <w:rtl/>
          <w:lang w:bidi="ar-SA"/>
        </w:rPr>
        <w:t xml:space="preserve"> </w:t>
      </w:r>
      <w:r w:rsidRPr="00FC337B">
        <w:rPr>
          <w:rtl/>
        </w:rPr>
        <w:t>לתוכנית</w:t>
      </w:r>
      <w:r w:rsidRPr="00FC337B">
        <w:rPr>
          <w:rtl/>
          <w:lang w:bidi="ar-SA"/>
        </w:rPr>
        <w:t xml:space="preserve"> </w:t>
      </w:r>
      <w:r w:rsidRPr="00FC337B">
        <w:rPr>
          <w:rtl/>
        </w:rPr>
        <w:t>הלימודים</w:t>
      </w:r>
      <w:r w:rsidRPr="00FC337B">
        <w:rPr>
          <w:rtl/>
          <w:lang w:bidi="ar-SA"/>
        </w:rPr>
        <w:t xml:space="preserve"> </w:t>
      </w:r>
      <w:r w:rsidRPr="00FC337B">
        <w:rPr>
          <w:rtl/>
        </w:rPr>
        <w:t>המטפחת</w:t>
      </w:r>
      <w:r w:rsidRPr="00FC337B">
        <w:rPr>
          <w:rtl/>
          <w:lang w:bidi="ar-SA"/>
        </w:rPr>
        <w:t xml:space="preserve"> </w:t>
      </w:r>
      <w:r w:rsidRPr="00FC337B">
        <w:rPr>
          <w:rtl/>
        </w:rPr>
        <w:t>את</w:t>
      </w:r>
      <w:r w:rsidRPr="00FC337B">
        <w:rPr>
          <w:rtl/>
          <w:lang w:bidi="ar-SA"/>
        </w:rPr>
        <w:t xml:space="preserve"> </w:t>
      </w:r>
      <w:r w:rsidRPr="00FC337B">
        <w:rPr>
          <w:rtl/>
        </w:rPr>
        <w:t>הדמיון</w:t>
      </w:r>
      <w:r w:rsidRPr="00FC337B">
        <w:rPr>
          <w:rtl/>
          <w:lang w:bidi="ar-SA"/>
        </w:rPr>
        <w:t xml:space="preserve"> </w:t>
      </w:r>
      <w:r w:rsidRPr="00FC337B">
        <w:rPr>
          <w:rtl/>
        </w:rPr>
        <w:t>והביטוי</w:t>
      </w:r>
      <w:r w:rsidRPr="00FC337B">
        <w:rPr>
          <w:rtl/>
          <w:lang w:bidi="ar-SA"/>
        </w:rPr>
        <w:t xml:space="preserve"> </w:t>
      </w:r>
      <w:r w:rsidRPr="00FC337B">
        <w:rPr>
          <w:rtl/>
        </w:rPr>
        <w:t>ה</w:t>
      </w:r>
      <w:r w:rsidR="007362DF">
        <w:rPr>
          <w:rtl/>
        </w:rPr>
        <w:t>אמנות</w:t>
      </w:r>
      <w:r w:rsidRPr="00FC337B">
        <w:rPr>
          <w:rtl/>
        </w:rPr>
        <w:t>י</w:t>
      </w:r>
      <w:r w:rsidRPr="00FC337B">
        <w:rPr>
          <w:rtl/>
          <w:lang w:bidi="ar-SA"/>
        </w:rPr>
        <w:t xml:space="preserve"> (</w:t>
      </w:r>
      <w:r w:rsidR="009063E4">
        <w:rPr>
          <w:lang w:bidi="ar-SA"/>
        </w:rPr>
        <w:t>Ogletree, 1996</w:t>
      </w:r>
      <w:r w:rsidRPr="00FC337B">
        <w:rPr>
          <w:rtl/>
          <w:lang w:bidi="ar-SA"/>
        </w:rPr>
        <w:t xml:space="preserve">). </w:t>
      </w:r>
      <w:r w:rsidRPr="00FC337B">
        <w:rPr>
          <w:rtl/>
        </w:rPr>
        <w:t>תמיכה</w:t>
      </w:r>
      <w:r w:rsidRPr="00FC337B">
        <w:rPr>
          <w:rtl/>
          <w:lang w:bidi="ar-SA"/>
        </w:rPr>
        <w:t xml:space="preserve"> </w:t>
      </w:r>
      <w:r w:rsidRPr="00FC337B">
        <w:rPr>
          <w:rtl/>
        </w:rPr>
        <w:t>נוספת</w:t>
      </w:r>
      <w:r w:rsidRPr="00FC337B">
        <w:rPr>
          <w:rtl/>
          <w:lang w:bidi="ar-SA"/>
        </w:rPr>
        <w:t xml:space="preserve"> </w:t>
      </w:r>
      <w:r w:rsidRPr="00FC337B">
        <w:rPr>
          <w:rtl/>
        </w:rPr>
        <w:t>לממצאים</w:t>
      </w:r>
      <w:r w:rsidRPr="00FC337B">
        <w:rPr>
          <w:rtl/>
          <w:lang w:bidi="ar-SA"/>
        </w:rPr>
        <w:t xml:space="preserve"> </w:t>
      </w:r>
      <w:r w:rsidRPr="00FC337B">
        <w:rPr>
          <w:rtl/>
        </w:rPr>
        <w:t>אלו</w:t>
      </w:r>
      <w:r w:rsidRPr="00FC337B">
        <w:rPr>
          <w:rtl/>
          <w:lang w:bidi="ar-SA"/>
        </w:rPr>
        <w:t xml:space="preserve"> </w:t>
      </w:r>
      <w:r w:rsidRPr="00FC337B">
        <w:rPr>
          <w:rtl/>
        </w:rPr>
        <w:t>עולה</w:t>
      </w:r>
      <w:r w:rsidRPr="00FC337B">
        <w:rPr>
          <w:rtl/>
          <w:lang w:bidi="ar-SA"/>
        </w:rPr>
        <w:t xml:space="preserve"> </w:t>
      </w:r>
      <w:r w:rsidRPr="00FC337B">
        <w:rPr>
          <w:rtl/>
        </w:rPr>
        <w:t>ממחקרם</w:t>
      </w:r>
      <w:r w:rsidRPr="00FC337B">
        <w:rPr>
          <w:rtl/>
          <w:lang w:bidi="ar-SA"/>
        </w:rPr>
        <w:t xml:space="preserve"> </w:t>
      </w:r>
      <w:r w:rsidRPr="00FC337B">
        <w:rPr>
          <w:rtl/>
        </w:rPr>
        <w:t>של</w:t>
      </w:r>
      <w:r w:rsidRPr="00FC337B">
        <w:rPr>
          <w:rtl/>
          <w:lang w:bidi="ar-SA"/>
        </w:rPr>
        <w:t xml:space="preserve"> </w:t>
      </w:r>
      <w:r w:rsidRPr="00FC337B">
        <w:rPr>
          <w:rtl/>
        </w:rPr>
        <w:t>וודס</w:t>
      </w:r>
      <w:r w:rsidRPr="00FC337B">
        <w:rPr>
          <w:rtl/>
          <w:lang w:bidi="ar-SA"/>
        </w:rPr>
        <w:t xml:space="preserve"> </w:t>
      </w:r>
      <w:r w:rsidRPr="00FC337B">
        <w:rPr>
          <w:rtl/>
        </w:rPr>
        <w:t>ושותפיו</w:t>
      </w:r>
      <w:r w:rsidRPr="00FC337B">
        <w:rPr>
          <w:rtl/>
          <w:lang w:bidi="ar-SA"/>
        </w:rPr>
        <w:t xml:space="preserve"> (</w:t>
      </w:r>
      <w:r w:rsidR="009063E4">
        <w:rPr>
          <w:lang w:bidi="ar-SA"/>
        </w:rPr>
        <w:t>Woods et al., 2025</w:t>
      </w:r>
      <w:r w:rsidRPr="00FC337B">
        <w:rPr>
          <w:rtl/>
          <w:lang w:bidi="ar-SA"/>
        </w:rPr>
        <w:t>)</w:t>
      </w:r>
      <w:r w:rsidR="00451963">
        <w:rPr>
          <w:rtl/>
        </w:rPr>
        <w:t>,</w:t>
      </w:r>
      <w:r w:rsidRPr="00FC337B">
        <w:rPr>
          <w:rtl/>
          <w:lang w:bidi="ar-SA"/>
        </w:rPr>
        <w:t xml:space="preserve"> </w:t>
      </w:r>
      <w:r w:rsidRPr="00FC337B">
        <w:rPr>
          <w:rtl/>
        </w:rPr>
        <w:t>המצביע</w:t>
      </w:r>
      <w:r w:rsidRPr="00FC337B">
        <w:rPr>
          <w:rtl/>
          <w:lang w:bidi="ar-SA"/>
        </w:rPr>
        <w:t xml:space="preserve"> </w:t>
      </w:r>
      <w:r w:rsidRPr="00FC337B">
        <w:rPr>
          <w:rtl/>
        </w:rPr>
        <w:t>על</w:t>
      </w:r>
      <w:r w:rsidRPr="00FC337B">
        <w:rPr>
          <w:rtl/>
          <w:lang w:bidi="ar-SA"/>
        </w:rPr>
        <w:t xml:space="preserve"> </w:t>
      </w:r>
      <w:r w:rsidRPr="00FC337B">
        <w:rPr>
          <w:rtl/>
        </w:rPr>
        <w:t>כך</w:t>
      </w:r>
      <w:r w:rsidRPr="00FC337B">
        <w:rPr>
          <w:rtl/>
          <w:lang w:bidi="ar-SA"/>
        </w:rPr>
        <w:t xml:space="preserve"> </w:t>
      </w:r>
      <w:r w:rsidRPr="00FC337B">
        <w:rPr>
          <w:rtl/>
        </w:rPr>
        <w:t>שפדגוגיית</w:t>
      </w:r>
      <w:r w:rsidR="00BE3998">
        <w:rPr>
          <w:rtl/>
        </w:rPr>
        <w:t xml:space="preserve"> וַלדורף</w:t>
      </w:r>
      <w:r w:rsidRPr="00FC337B">
        <w:rPr>
          <w:rtl/>
          <w:lang w:bidi="ar-SA"/>
        </w:rPr>
        <w:t xml:space="preserve"> </w:t>
      </w:r>
      <w:r w:rsidRPr="00FC337B">
        <w:rPr>
          <w:rtl/>
        </w:rPr>
        <w:t>מצליחה</w:t>
      </w:r>
      <w:r w:rsidRPr="00FC337B">
        <w:rPr>
          <w:rtl/>
          <w:lang w:bidi="ar-SA"/>
        </w:rPr>
        <w:t xml:space="preserve"> </w:t>
      </w:r>
      <w:r w:rsidRPr="00FC337B">
        <w:rPr>
          <w:rtl/>
        </w:rPr>
        <w:t>לפתח</w:t>
      </w:r>
      <w:r w:rsidRPr="00FC337B">
        <w:rPr>
          <w:rtl/>
          <w:lang w:bidi="ar-SA"/>
        </w:rPr>
        <w:t xml:space="preserve"> </w:t>
      </w:r>
      <w:r w:rsidRPr="00FC337B">
        <w:rPr>
          <w:rtl/>
        </w:rPr>
        <w:t>בתלמידים</w:t>
      </w:r>
      <w:r w:rsidRPr="00FC337B">
        <w:rPr>
          <w:rtl/>
          <w:lang w:bidi="ar-SA"/>
        </w:rPr>
        <w:t xml:space="preserve"> </w:t>
      </w:r>
      <w:r w:rsidRPr="00FC337B">
        <w:rPr>
          <w:rtl/>
        </w:rPr>
        <w:t>יצירתיות</w:t>
      </w:r>
      <w:r w:rsidRPr="00FC337B">
        <w:rPr>
          <w:rtl/>
          <w:lang w:bidi="ar-SA"/>
        </w:rPr>
        <w:t xml:space="preserve"> </w:t>
      </w:r>
      <w:r w:rsidRPr="00FC337B">
        <w:rPr>
          <w:rtl/>
        </w:rPr>
        <w:t>ופרודוקטיביות</w:t>
      </w:r>
      <w:r w:rsidRPr="00FC337B">
        <w:rPr>
          <w:rtl/>
          <w:lang w:bidi="ar-SA"/>
        </w:rPr>
        <w:t xml:space="preserve"> </w:t>
      </w:r>
      <w:r w:rsidRPr="00FC337B">
        <w:rPr>
          <w:rtl/>
        </w:rPr>
        <w:t>בו</w:t>
      </w:r>
      <w:r w:rsidRPr="00FC337B">
        <w:rPr>
          <w:rtl/>
          <w:lang w:bidi="ar-SA"/>
        </w:rPr>
        <w:t>-</w:t>
      </w:r>
      <w:r w:rsidRPr="00FC337B">
        <w:rPr>
          <w:rtl/>
        </w:rPr>
        <w:t>זמנית</w:t>
      </w:r>
      <w:r w:rsidR="00451963">
        <w:rPr>
          <w:rtl/>
        </w:rPr>
        <w:t>,</w:t>
      </w:r>
      <w:r w:rsidRPr="00FC337B">
        <w:rPr>
          <w:rtl/>
          <w:lang w:bidi="ar-SA"/>
        </w:rPr>
        <w:t xml:space="preserve"> </w:t>
      </w:r>
      <w:r w:rsidRPr="00FC337B">
        <w:rPr>
          <w:rtl/>
        </w:rPr>
        <w:t>ללא</w:t>
      </w:r>
      <w:r w:rsidRPr="00FC337B">
        <w:rPr>
          <w:rtl/>
          <w:lang w:bidi="ar-SA"/>
        </w:rPr>
        <w:t xml:space="preserve"> </w:t>
      </w:r>
      <w:r w:rsidRPr="00FC337B">
        <w:rPr>
          <w:rtl/>
        </w:rPr>
        <w:t>סתירה</w:t>
      </w:r>
      <w:r w:rsidRPr="00FC337B">
        <w:rPr>
          <w:rtl/>
          <w:lang w:bidi="ar-SA"/>
        </w:rPr>
        <w:t xml:space="preserve"> </w:t>
      </w:r>
      <w:r w:rsidRPr="00FC337B">
        <w:rPr>
          <w:rtl/>
        </w:rPr>
        <w:t>ביניהן</w:t>
      </w:r>
      <w:r w:rsidRPr="00FC337B">
        <w:rPr>
          <w:rtl/>
          <w:lang w:bidi="ar-SA"/>
        </w:rPr>
        <w:t xml:space="preserve"> (</w:t>
      </w:r>
      <w:r w:rsidR="009063E4">
        <w:rPr>
          <w:lang w:bidi="ar-SA"/>
        </w:rPr>
        <w:t>Woods et al., 2025</w:t>
      </w:r>
      <w:r w:rsidRPr="00FC337B">
        <w:rPr>
          <w:rtl/>
          <w:lang w:bidi="ar-SA"/>
        </w:rPr>
        <w:t>).</w:t>
      </w:r>
    </w:p>
    <w:p w14:paraId="651DF4AE" w14:textId="0B069C83" w:rsidR="00FC337B" w:rsidRPr="00FC337B" w:rsidRDefault="00FC337B" w:rsidP="00A37757">
      <w:pPr>
        <w:rPr>
          <w:lang w:bidi="ar-SA"/>
        </w:rPr>
      </w:pPr>
      <w:r w:rsidRPr="00FC337B">
        <w:rPr>
          <w:rtl/>
        </w:rPr>
        <w:t>בכל</w:t>
      </w:r>
      <w:r w:rsidRPr="00FC337B">
        <w:rPr>
          <w:rtl/>
          <w:lang w:bidi="ar-SA"/>
        </w:rPr>
        <w:t xml:space="preserve"> </w:t>
      </w:r>
      <w:r w:rsidRPr="00FC337B">
        <w:rPr>
          <w:rtl/>
        </w:rPr>
        <w:t>הנוגע</w:t>
      </w:r>
      <w:r w:rsidRPr="00FC337B">
        <w:rPr>
          <w:rtl/>
          <w:lang w:bidi="ar-SA"/>
        </w:rPr>
        <w:t xml:space="preserve"> </w:t>
      </w:r>
      <w:r w:rsidRPr="00FC337B">
        <w:rPr>
          <w:rtl/>
        </w:rPr>
        <w:t>למוטיבציה</w:t>
      </w:r>
      <w:r w:rsidRPr="00FC337B">
        <w:rPr>
          <w:rtl/>
          <w:lang w:bidi="ar-SA"/>
        </w:rPr>
        <w:t xml:space="preserve"> </w:t>
      </w:r>
      <w:r w:rsidRPr="00FC337B">
        <w:rPr>
          <w:rtl/>
        </w:rPr>
        <w:t>פנימית</w:t>
      </w:r>
      <w:r w:rsidRPr="00FC337B">
        <w:rPr>
          <w:rtl/>
          <w:lang w:bidi="ar-SA"/>
        </w:rPr>
        <w:t xml:space="preserve"> </w:t>
      </w:r>
      <w:r w:rsidRPr="00FC337B">
        <w:rPr>
          <w:rtl/>
        </w:rPr>
        <w:t>ואהבת</w:t>
      </w:r>
      <w:r w:rsidRPr="00FC337B">
        <w:rPr>
          <w:rtl/>
          <w:lang w:bidi="ar-SA"/>
        </w:rPr>
        <w:t xml:space="preserve"> </w:t>
      </w:r>
      <w:r w:rsidRPr="00FC337B">
        <w:rPr>
          <w:rtl/>
        </w:rPr>
        <w:t>הלמידה</w:t>
      </w:r>
      <w:r w:rsidR="00451963">
        <w:rPr>
          <w:rtl/>
        </w:rPr>
        <w:t>,</w:t>
      </w:r>
      <w:r w:rsidRPr="00FC337B">
        <w:rPr>
          <w:rtl/>
          <w:lang w:bidi="ar-SA"/>
        </w:rPr>
        <w:t xml:space="preserve"> </w:t>
      </w:r>
      <w:r w:rsidRPr="00FC337B">
        <w:rPr>
          <w:rtl/>
        </w:rPr>
        <w:t>סקר</w:t>
      </w:r>
      <w:r w:rsidRPr="00FC337B">
        <w:rPr>
          <w:rtl/>
          <w:lang w:bidi="ar-SA"/>
        </w:rPr>
        <w:t xml:space="preserve"> </w:t>
      </w:r>
      <w:r w:rsidRPr="00FC337B">
        <w:rPr>
          <w:rtl/>
        </w:rPr>
        <w:t>רחב</w:t>
      </w:r>
      <w:r w:rsidRPr="00FC337B">
        <w:rPr>
          <w:rtl/>
          <w:lang w:bidi="ar-SA"/>
        </w:rPr>
        <w:t>-</w:t>
      </w:r>
      <w:r w:rsidRPr="00FC337B">
        <w:rPr>
          <w:rtl/>
        </w:rPr>
        <w:t>היקף</w:t>
      </w:r>
      <w:r w:rsidRPr="00FC337B">
        <w:rPr>
          <w:rtl/>
          <w:lang w:bidi="ar-SA"/>
        </w:rPr>
        <w:t xml:space="preserve"> </w:t>
      </w:r>
      <w:r w:rsidRPr="00FC337B">
        <w:rPr>
          <w:rtl/>
        </w:rPr>
        <w:t>שערכו</w:t>
      </w:r>
      <w:r w:rsidRPr="00FC337B">
        <w:rPr>
          <w:rtl/>
          <w:lang w:bidi="ar-SA"/>
        </w:rPr>
        <w:t xml:space="preserve"> </w:t>
      </w:r>
      <w:r w:rsidRPr="00FC337B">
        <w:rPr>
          <w:rtl/>
        </w:rPr>
        <w:t>מיטשל</w:t>
      </w:r>
      <w:r w:rsidRPr="00FC337B">
        <w:rPr>
          <w:rtl/>
          <w:lang w:bidi="ar-SA"/>
        </w:rPr>
        <w:t xml:space="preserve"> </w:t>
      </w:r>
      <w:r w:rsidRPr="00FC337B">
        <w:rPr>
          <w:rtl/>
        </w:rPr>
        <w:t>וגרווין</w:t>
      </w:r>
      <w:r w:rsidRPr="00FC337B">
        <w:rPr>
          <w:rtl/>
          <w:lang w:bidi="ar-SA"/>
        </w:rPr>
        <w:t xml:space="preserve"> (</w:t>
      </w:r>
      <w:r w:rsidR="009063E4">
        <w:rPr>
          <w:lang w:bidi="ar-SA"/>
        </w:rPr>
        <w:t>Mitchell &amp; Gerwin, 2007</w:t>
      </w:r>
      <w:r w:rsidRPr="00FC337B">
        <w:rPr>
          <w:rtl/>
          <w:lang w:bidi="ar-SA"/>
        </w:rPr>
        <w:t xml:space="preserve">) </w:t>
      </w:r>
      <w:r w:rsidRPr="00FC337B">
        <w:rPr>
          <w:rtl/>
        </w:rPr>
        <w:t>בקרב</w:t>
      </w:r>
      <w:r w:rsidRPr="00FC337B">
        <w:rPr>
          <w:rtl/>
          <w:lang w:bidi="ar-SA"/>
        </w:rPr>
        <w:t xml:space="preserve"> </w:t>
      </w:r>
      <w:r w:rsidRPr="00FC337B">
        <w:rPr>
          <w:rtl/>
        </w:rPr>
        <w:t>כ</w:t>
      </w:r>
      <w:r w:rsidRPr="00FC337B">
        <w:rPr>
          <w:rtl/>
          <w:lang w:bidi="ar-SA"/>
        </w:rPr>
        <w:t xml:space="preserve">-500 </w:t>
      </w:r>
      <w:r w:rsidRPr="00FC337B">
        <w:rPr>
          <w:rtl/>
        </w:rPr>
        <w:t>בוגרי</w:t>
      </w:r>
      <w:r w:rsidR="00BE3998">
        <w:rPr>
          <w:rtl/>
        </w:rPr>
        <w:t xml:space="preserve"> וַלדורף</w:t>
      </w:r>
      <w:r w:rsidRPr="00FC337B">
        <w:rPr>
          <w:rtl/>
          <w:lang w:bidi="ar-SA"/>
        </w:rPr>
        <w:t xml:space="preserve"> </w:t>
      </w:r>
      <w:r w:rsidRPr="00FC337B">
        <w:rPr>
          <w:rtl/>
        </w:rPr>
        <w:t>בצפון</w:t>
      </w:r>
      <w:r w:rsidRPr="00FC337B">
        <w:rPr>
          <w:rtl/>
          <w:lang w:bidi="ar-SA"/>
        </w:rPr>
        <w:t xml:space="preserve"> </w:t>
      </w:r>
      <w:r w:rsidRPr="00FC337B">
        <w:rPr>
          <w:rtl/>
        </w:rPr>
        <w:t>אמריקה</w:t>
      </w:r>
      <w:r w:rsidRPr="00FC337B">
        <w:rPr>
          <w:rtl/>
          <w:lang w:bidi="ar-SA"/>
        </w:rPr>
        <w:t xml:space="preserve"> </w:t>
      </w:r>
      <w:r w:rsidRPr="00FC337B">
        <w:rPr>
          <w:rtl/>
        </w:rPr>
        <w:t>העלה</w:t>
      </w:r>
      <w:r w:rsidRPr="00FC337B">
        <w:rPr>
          <w:rtl/>
          <w:lang w:bidi="ar-SA"/>
        </w:rPr>
        <w:t xml:space="preserve"> </w:t>
      </w:r>
      <w:r w:rsidRPr="00FC337B">
        <w:rPr>
          <w:rtl/>
        </w:rPr>
        <w:t>כי</w:t>
      </w:r>
      <w:r w:rsidRPr="00FC337B">
        <w:rPr>
          <w:rtl/>
          <w:lang w:bidi="ar-SA"/>
        </w:rPr>
        <w:t xml:space="preserve"> </w:t>
      </w:r>
      <w:r w:rsidRPr="00FC337B">
        <w:rPr>
          <w:rtl/>
        </w:rPr>
        <w:t>הבוגרים</w:t>
      </w:r>
      <w:r w:rsidRPr="00FC337B">
        <w:rPr>
          <w:rtl/>
          <w:lang w:bidi="ar-SA"/>
        </w:rPr>
        <w:t xml:space="preserve"> </w:t>
      </w:r>
      <w:r w:rsidR="00272745">
        <w:rPr>
          <w:rFonts w:hint="cs"/>
          <w:rtl/>
        </w:rPr>
        <w:t xml:space="preserve">והבוגרות </w:t>
      </w:r>
      <w:r w:rsidRPr="00FC337B">
        <w:rPr>
          <w:rtl/>
        </w:rPr>
        <w:t>מאפיינים</w:t>
      </w:r>
      <w:r w:rsidRPr="00FC337B">
        <w:rPr>
          <w:rtl/>
          <w:lang w:bidi="ar-SA"/>
        </w:rPr>
        <w:t xml:space="preserve"> </w:t>
      </w:r>
      <w:r w:rsidRPr="00FC337B">
        <w:rPr>
          <w:rtl/>
        </w:rPr>
        <w:t>את</w:t>
      </w:r>
      <w:r w:rsidRPr="00FC337B">
        <w:rPr>
          <w:rtl/>
          <w:lang w:bidi="ar-SA"/>
        </w:rPr>
        <w:t xml:space="preserve"> </w:t>
      </w:r>
      <w:r w:rsidRPr="00FC337B">
        <w:rPr>
          <w:rtl/>
        </w:rPr>
        <w:t>עצמם</w:t>
      </w:r>
      <w:r w:rsidRPr="00FC337B">
        <w:rPr>
          <w:rtl/>
          <w:lang w:bidi="ar-SA"/>
        </w:rPr>
        <w:t xml:space="preserve"> </w:t>
      </w:r>
      <w:r w:rsidRPr="00FC337B">
        <w:rPr>
          <w:rtl/>
        </w:rPr>
        <w:t>כמי</w:t>
      </w:r>
      <w:r w:rsidRPr="00FC337B">
        <w:rPr>
          <w:rtl/>
          <w:lang w:bidi="ar-SA"/>
        </w:rPr>
        <w:t xml:space="preserve"> </w:t>
      </w:r>
      <w:r w:rsidRPr="00FC337B">
        <w:rPr>
          <w:rtl/>
        </w:rPr>
        <w:t>שלומדים</w:t>
      </w:r>
      <w:r w:rsidRPr="00FC337B">
        <w:rPr>
          <w:rtl/>
          <w:lang w:bidi="ar-SA"/>
        </w:rPr>
        <w:t xml:space="preserve"> </w:t>
      </w:r>
      <w:r w:rsidRPr="00FC337B">
        <w:rPr>
          <w:rtl/>
        </w:rPr>
        <w:t>מתוך</w:t>
      </w:r>
      <w:r w:rsidRPr="00FC337B">
        <w:rPr>
          <w:rtl/>
          <w:lang w:bidi="ar-SA"/>
        </w:rPr>
        <w:t xml:space="preserve"> </w:t>
      </w:r>
      <w:r w:rsidRPr="00FC337B">
        <w:rPr>
          <w:rtl/>
        </w:rPr>
        <w:t>תשוקה</w:t>
      </w:r>
      <w:r w:rsidRPr="00FC337B">
        <w:rPr>
          <w:rtl/>
          <w:lang w:bidi="ar-SA"/>
        </w:rPr>
        <w:t xml:space="preserve"> </w:t>
      </w:r>
      <w:r w:rsidRPr="00FC337B">
        <w:rPr>
          <w:rtl/>
        </w:rPr>
        <w:t>פנימית</w:t>
      </w:r>
      <w:r w:rsidRPr="00FC337B">
        <w:rPr>
          <w:rtl/>
          <w:lang w:bidi="ar-SA"/>
        </w:rPr>
        <w:t xml:space="preserve"> </w:t>
      </w:r>
      <w:r w:rsidRPr="00FC337B">
        <w:rPr>
          <w:rtl/>
        </w:rPr>
        <w:t>וסקרנות</w:t>
      </w:r>
      <w:r w:rsidRPr="00FC337B">
        <w:rPr>
          <w:rtl/>
          <w:lang w:bidi="ar-SA"/>
        </w:rPr>
        <w:t xml:space="preserve"> </w:t>
      </w:r>
      <w:r w:rsidRPr="00FC337B">
        <w:rPr>
          <w:rtl/>
        </w:rPr>
        <w:t>לאורך</w:t>
      </w:r>
      <w:r w:rsidRPr="00FC337B">
        <w:rPr>
          <w:rtl/>
          <w:lang w:bidi="ar-SA"/>
        </w:rPr>
        <w:t xml:space="preserve"> </w:t>
      </w:r>
      <w:r w:rsidRPr="00FC337B">
        <w:rPr>
          <w:rtl/>
        </w:rPr>
        <w:t>כל</w:t>
      </w:r>
      <w:r w:rsidRPr="00FC337B">
        <w:rPr>
          <w:rtl/>
          <w:lang w:bidi="ar-SA"/>
        </w:rPr>
        <w:t xml:space="preserve"> </w:t>
      </w:r>
      <w:r w:rsidRPr="00FC337B">
        <w:rPr>
          <w:rtl/>
        </w:rPr>
        <w:t>חייהם</w:t>
      </w:r>
      <w:r w:rsidR="00451963">
        <w:rPr>
          <w:rtl/>
        </w:rPr>
        <w:t>,</w:t>
      </w:r>
      <w:r w:rsidRPr="00FC337B">
        <w:rPr>
          <w:rtl/>
          <w:lang w:bidi="ar-SA"/>
        </w:rPr>
        <w:t xml:space="preserve"> </w:t>
      </w:r>
      <w:r w:rsidRPr="00FC337B">
        <w:rPr>
          <w:rtl/>
        </w:rPr>
        <w:t>והם</w:t>
      </w:r>
      <w:r w:rsidRPr="00FC337B">
        <w:rPr>
          <w:rtl/>
          <w:lang w:bidi="ar-SA"/>
        </w:rPr>
        <w:t xml:space="preserve"> </w:t>
      </w:r>
      <w:r w:rsidRPr="00FC337B">
        <w:rPr>
          <w:rtl/>
        </w:rPr>
        <w:t>מתארים</w:t>
      </w:r>
      <w:r w:rsidRPr="00FC337B">
        <w:rPr>
          <w:rtl/>
          <w:lang w:bidi="ar-SA"/>
        </w:rPr>
        <w:t xml:space="preserve"> </w:t>
      </w:r>
      <w:r w:rsidRPr="00FC337B">
        <w:rPr>
          <w:rtl/>
        </w:rPr>
        <w:t>את</w:t>
      </w:r>
      <w:r w:rsidRPr="00FC337B">
        <w:rPr>
          <w:rtl/>
          <w:lang w:bidi="ar-SA"/>
        </w:rPr>
        <w:t xml:space="preserve"> </w:t>
      </w:r>
      <w:r w:rsidRPr="00FC337B">
        <w:rPr>
          <w:rtl/>
        </w:rPr>
        <w:t>עצמם</w:t>
      </w:r>
      <w:r w:rsidRPr="00FC337B">
        <w:rPr>
          <w:rtl/>
          <w:lang w:bidi="ar-SA"/>
        </w:rPr>
        <w:t xml:space="preserve"> </w:t>
      </w:r>
      <w:r w:rsidRPr="00FC337B">
        <w:rPr>
          <w:rtl/>
        </w:rPr>
        <w:t>כפותרים</w:t>
      </w:r>
      <w:r w:rsidRPr="00FC337B">
        <w:rPr>
          <w:rtl/>
          <w:lang w:bidi="ar-SA"/>
        </w:rPr>
        <w:t xml:space="preserve"> </w:t>
      </w:r>
      <w:r w:rsidRPr="00FC337B">
        <w:rPr>
          <w:rtl/>
        </w:rPr>
        <w:t>בעיות</w:t>
      </w:r>
      <w:r w:rsidRPr="00FC337B">
        <w:rPr>
          <w:rtl/>
          <w:lang w:bidi="ar-SA"/>
        </w:rPr>
        <w:t xml:space="preserve"> </w:t>
      </w:r>
      <w:r w:rsidRPr="00FC337B">
        <w:rPr>
          <w:rtl/>
        </w:rPr>
        <w:t>באופן</w:t>
      </w:r>
      <w:r w:rsidRPr="00FC337B">
        <w:rPr>
          <w:rtl/>
          <w:lang w:bidi="ar-SA"/>
        </w:rPr>
        <w:t xml:space="preserve"> </w:t>
      </w:r>
      <w:r w:rsidRPr="00FC337B">
        <w:rPr>
          <w:rtl/>
        </w:rPr>
        <w:t>יצירתי</w:t>
      </w:r>
      <w:r w:rsidRPr="00FC337B">
        <w:rPr>
          <w:rtl/>
          <w:lang w:bidi="ar-SA"/>
        </w:rPr>
        <w:t xml:space="preserve"> </w:t>
      </w:r>
      <w:r w:rsidRPr="00FC337B">
        <w:rPr>
          <w:rtl/>
        </w:rPr>
        <w:t>ומחוץ</w:t>
      </w:r>
      <w:r w:rsidRPr="00FC337B">
        <w:rPr>
          <w:rtl/>
          <w:lang w:bidi="ar-SA"/>
        </w:rPr>
        <w:t xml:space="preserve"> </w:t>
      </w:r>
      <w:r w:rsidRPr="00FC337B">
        <w:rPr>
          <w:rtl/>
        </w:rPr>
        <w:t>לקופסה</w:t>
      </w:r>
      <w:r w:rsidRPr="00FC337B">
        <w:rPr>
          <w:rtl/>
          <w:lang w:bidi="ar-SA"/>
        </w:rPr>
        <w:t xml:space="preserve"> (</w:t>
      </w:r>
      <w:r w:rsidR="009063E4">
        <w:rPr>
          <w:lang w:bidi="ar-SA"/>
        </w:rPr>
        <w:t>Mitchell &amp; Gerwin, 2007</w:t>
      </w:r>
      <w:r w:rsidRPr="00FC337B">
        <w:rPr>
          <w:rtl/>
          <w:lang w:bidi="ar-SA"/>
        </w:rPr>
        <w:t xml:space="preserve">). </w:t>
      </w:r>
      <w:r w:rsidRPr="00FC337B">
        <w:rPr>
          <w:rtl/>
        </w:rPr>
        <w:t>בנוסף</w:t>
      </w:r>
      <w:r w:rsidR="00451963">
        <w:rPr>
          <w:rtl/>
        </w:rPr>
        <w:t>,</w:t>
      </w:r>
      <w:r w:rsidRPr="00FC337B">
        <w:rPr>
          <w:rtl/>
          <w:lang w:bidi="ar-SA"/>
        </w:rPr>
        <w:t xml:space="preserve"> </w:t>
      </w:r>
      <w:r w:rsidRPr="00FC337B">
        <w:rPr>
          <w:rtl/>
        </w:rPr>
        <w:t>ניתוח</w:t>
      </w:r>
      <w:r w:rsidRPr="00FC337B">
        <w:rPr>
          <w:rtl/>
          <w:lang w:bidi="ar-SA"/>
        </w:rPr>
        <w:t xml:space="preserve"> </w:t>
      </w:r>
      <w:r w:rsidRPr="00FC337B">
        <w:rPr>
          <w:rtl/>
        </w:rPr>
        <w:t>נתוני</w:t>
      </w:r>
      <w:r w:rsidRPr="00FC337B">
        <w:rPr>
          <w:rtl/>
          <w:lang w:bidi="ar-SA"/>
        </w:rPr>
        <w:t xml:space="preserve"> </w:t>
      </w:r>
      <w:r w:rsidRPr="00FC337B">
        <w:rPr>
          <w:rtl/>
        </w:rPr>
        <w:t>מבחני</w:t>
      </w:r>
      <w:r w:rsidRPr="00FC337B">
        <w:rPr>
          <w:rtl/>
          <w:lang w:bidi="ar-SA"/>
        </w:rPr>
        <w:t xml:space="preserve"> PISA </w:t>
      </w:r>
      <w:r w:rsidRPr="00FC337B">
        <w:rPr>
          <w:rtl/>
        </w:rPr>
        <w:t>לשנת</w:t>
      </w:r>
      <w:r w:rsidRPr="00FC337B">
        <w:rPr>
          <w:rtl/>
          <w:lang w:bidi="ar-SA"/>
        </w:rPr>
        <w:t xml:space="preserve"> 2015 </w:t>
      </w:r>
      <w:r w:rsidRPr="00FC337B">
        <w:rPr>
          <w:rtl/>
        </w:rPr>
        <w:t>באוסטריה</w:t>
      </w:r>
      <w:r w:rsidRPr="00FC337B">
        <w:rPr>
          <w:rtl/>
          <w:lang w:bidi="ar-SA"/>
        </w:rPr>
        <w:t xml:space="preserve"> </w:t>
      </w:r>
      <w:r w:rsidRPr="00FC337B">
        <w:rPr>
          <w:rtl/>
        </w:rPr>
        <w:t>שביצעו</w:t>
      </w:r>
      <w:r w:rsidRPr="00FC337B">
        <w:rPr>
          <w:rtl/>
          <w:lang w:bidi="ar-SA"/>
        </w:rPr>
        <w:t xml:space="preserve"> </w:t>
      </w:r>
      <w:r w:rsidR="007524C6" w:rsidRPr="00FC337B">
        <w:rPr>
          <w:rtl/>
        </w:rPr>
        <w:t>זל</w:t>
      </w:r>
      <w:r w:rsidR="007524C6">
        <w:rPr>
          <w:rFonts w:hint="cs"/>
          <w:rtl/>
        </w:rPr>
        <w:t>כ</w:t>
      </w:r>
      <w:r w:rsidR="007524C6" w:rsidRPr="00FC337B">
        <w:rPr>
          <w:rtl/>
        </w:rPr>
        <w:t>גר</w:t>
      </w:r>
      <w:r w:rsidR="007524C6" w:rsidRPr="00FC337B">
        <w:rPr>
          <w:rtl/>
          <w:lang w:bidi="ar-SA"/>
        </w:rPr>
        <w:t xml:space="preserve"> </w:t>
      </w:r>
      <w:r w:rsidRPr="00FC337B">
        <w:rPr>
          <w:rtl/>
        </w:rPr>
        <w:t>ושותפיו</w:t>
      </w:r>
      <w:r w:rsidRPr="00FC337B">
        <w:rPr>
          <w:rtl/>
          <w:lang w:bidi="ar-SA"/>
        </w:rPr>
        <w:t xml:space="preserve"> (</w:t>
      </w:r>
      <w:r w:rsidR="00E13729">
        <w:rPr>
          <w:lang w:bidi="ar-SA"/>
        </w:rPr>
        <w:t>Salchegger et al., 2021</w:t>
      </w:r>
      <w:r w:rsidRPr="00FC337B">
        <w:rPr>
          <w:rtl/>
          <w:lang w:bidi="ar-SA"/>
        </w:rPr>
        <w:t xml:space="preserve">) </w:t>
      </w:r>
      <w:r w:rsidRPr="00FC337B">
        <w:rPr>
          <w:rtl/>
        </w:rPr>
        <w:t>העלה</w:t>
      </w:r>
      <w:r w:rsidRPr="00FC337B">
        <w:rPr>
          <w:rtl/>
          <w:lang w:bidi="ar-SA"/>
        </w:rPr>
        <w:t xml:space="preserve"> </w:t>
      </w:r>
      <w:r w:rsidRPr="00FC337B">
        <w:rPr>
          <w:rtl/>
        </w:rPr>
        <w:t>כי</w:t>
      </w:r>
      <w:r w:rsidRPr="00FC337B">
        <w:rPr>
          <w:rtl/>
          <w:lang w:bidi="ar-SA"/>
        </w:rPr>
        <w:t xml:space="preserve"> </w:t>
      </w:r>
      <w:r w:rsidRPr="00FC337B">
        <w:rPr>
          <w:rtl/>
        </w:rPr>
        <w:t>תלמידי</w:t>
      </w:r>
      <w:r w:rsidR="00BE3998">
        <w:rPr>
          <w:rtl/>
        </w:rPr>
        <w:t xml:space="preserve"> </w:t>
      </w:r>
      <w:r w:rsidR="00272745">
        <w:rPr>
          <w:rFonts w:hint="cs"/>
          <w:rtl/>
        </w:rPr>
        <w:t xml:space="preserve">ותלמידות </w:t>
      </w:r>
      <w:r w:rsidR="00BE3998">
        <w:rPr>
          <w:rtl/>
        </w:rPr>
        <w:t>וַלדורף</w:t>
      </w:r>
      <w:r w:rsidRPr="00FC337B">
        <w:rPr>
          <w:rtl/>
          <w:lang w:bidi="ar-SA"/>
        </w:rPr>
        <w:t xml:space="preserve"> </w:t>
      </w:r>
      <w:r w:rsidRPr="00FC337B">
        <w:rPr>
          <w:rtl/>
        </w:rPr>
        <w:t>דיווחו</w:t>
      </w:r>
      <w:r w:rsidRPr="00FC337B">
        <w:rPr>
          <w:rtl/>
          <w:lang w:bidi="ar-SA"/>
        </w:rPr>
        <w:t xml:space="preserve"> </w:t>
      </w:r>
      <w:r w:rsidRPr="00FC337B">
        <w:rPr>
          <w:rtl/>
        </w:rPr>
        <w:t>על</w:t>
      </w:r>
      <w:r w:rsidRPr="00FC337B">
        <w:rPr>
          <w:rtl/>
          <w:lang w:bidi="ar-SA"/>
        </w:rPr>
        <w:t xml:space="preserve"> </w:t>
      </w:r>
      <w:r w:rsidRPr="00FC337B">
        <w:rPr>
          <w:rtl/>
        </w:rPr>
        <w:t>רמות</w:t>
      </w:r>
      <w:r w:rsidRPr="00FC337B">
        <w:rPr>
          <w:rtl/>
          <w:lang w:bidi="ar-SA"/>
        </w:rPr>
        <w:t xml:space="preserve"> </w:t>
      </w:r>
      <w:r w:rsidRPr="00FC337B">
        <w:rPr>
          <w:rtl/>
        </w:rPr>
        <w:t>הנאה</w:t>
      </w:r>
      <w:r w:rsidRPr="00FC337B">
        <w:rPr>
          <w:rtl/>
          <w:lang w:bidi="ar-SA"/>
        </w:rPr>
        <w:t xml:space="preserve"> </w:t>
      </w:r>
      <w:r w:rsidRPr="00FC337B">
        <w:rPr>
          <w:rtl/>
        </w:rPr>
        <w:t>ועניין</w:t>
      </w:r>
      <w:r w:rsidRPr="00FC337B">
        <w:rPr>
          <w:rtl/>
          <w:lang w:bidi="ar-SA"/>
        </w:rPr>
        <w:t xml:space="preserve"> </w:t>
      </w:r>
      <w:r w:rsidRPr="00FC337B">
        <w:rPr>
          <w:rtl/>
        </w:rPr>
        <w:t>גבוהות</w:t>
      </w:r>
      <w:r w:rsidRPr="00FC337B">
        <w:rPr>
          <w:rtl/>
          <w:lang w:bidi="ar-SA"/>
        </w:rPr>
        <w:t xml:space="preserve"> </w:t>
      </w:r>
      <w:r w:rsidRPr="00FC337B">
        <w:rPr>
          <w:rtl/>
        </w:rPr>
        <w:t>משמעותית</w:t>
      </w:r>
      <w:r w:rsidRPr="00FC337B">
        <w:rPr>
          <w:rtl/>
          <w:lang w:bidi="ar-SA"/>
        </w:rPr>
        <w:t xml:space="preserve"> </w:t>
      </w:r>
      <w:r w:rsidRPr="00FC337B">
        <w:rPr>
          <w:rtl/>
        </w:rPr>
        <w:t>בלמידת</w:t>
      </w:r>
      <w:r w:rsidRPr="00FC337B">
        <w:rPr>
          <w:rtl/>
          <w:lang w:bidi="ar-SA"/>
        </w:rPr>
        <w:t xml:space="preserve"> </w:t>
      </w:r>
      <w:r w:rsidRPr="00FC337B">
        <w:rPr>
          <w:rtl/>
        </w:rPr>
        <w:t>מדעים</w:t>
      </w:r>
      <w:r w:rsidRPr="00FC337B">
        <w:rPr>
          <w:rtl/>
          <w:lang w:bidi="ar-SA"/>
        </w:rPr>
        <w:t xml:space="preserve"> </w:t>
      </w:r>
      <w:r w:rsidRPr="00FC337B">
        <w:rPr>
          <w:rtl/>
        </w:rPr>
        <w:t>בהשוואה</w:t>
      </w:r>
      <w:r w:rsidRPr="00FC337B">
        <w:rPr>
          <w:rtl/>
          <w:lang w:bidi="ar-SA"/>
        </w:rPr>
        <w:t xml:space="preserve"> </w:t>
      </w:r>
      <w:r w:rsidRPr="00FC337B">
        <w:rPr>
          <w:rtl/>
        </w:rPr>
        <w:t>לקבוצת</w:t>
      </w:r>
      <w:r w:rsidRPr="00FC337B">
        <w:rPr>
          <w:rtl/>
          <w:lang w:bidi="ar-SA"/>
        </w:rPr>
        <w:t xml:space="preserve"> </w:t>
      </w:r>
      <w:r w:rsidRPr="00FC337B">
        <w:rPr>
          <w:rtl/>
        </w:rPr>
        <w:t>ביקורת</w:t>
      </w:r>
      <w:r w:rsidRPr="00FC337B">
        <w:rPr>
          <w:rtl/>
          <w:lang w:bidi="ar-SA"/>
        </w:rPr>
        <w:t xml:space="preserve"> </w:t>
      </w:r>
      <w:r w:rsidRPr="00FC337B">
        <w:rPr>
          <w:rtl/>
        </w:rPr>
        <w:t>שהותאמה</w:t>
      </w:r>
      <w:r w:rsidRPr="00FC337B">
        <w:rPr>
          <w:rtl/>
          <w:lang w:bidi="ar-SA"/>
        </w:rPr>
        <w:t xml:space="preserve"> </w:t>
      </w:r>
      <w:r w:rsidRPr="00FC337B">
        <w:rPr>
          <w:rtl/>
        </w:rPr>
        <w:t>להם</w:t>
      </w:r>
      <w:r w:rsidRPr="00FC337B">
        <w:rPr>
          <w:rtl/>
          <w:lang w:bidi="ar-SA"/>
        </w:rPr>
        <w:t xml:space="preserve"> </w:t>
      </w:r>
      <w:r w:rsidRPr="00FC337B">
        <w:rPr>
          <w:rtl/>
        </w:rPr>
        <w:t>סטטיסטית</w:t>
      </w:r>
      <w:r w:rsidRPr="00FC337B">
        <w:rPr>
          <w:rtl/>
          <w:lang w:bidi="ar-SA"/>
        </w:rPr>
        <w:t xml:space="preserve"> </w:t>
      </w:r>
      <w:r w:rsidRPr="00FC337B">
        <w:rPr>
          <w:rtl/>
        </w:rPr>
        <w:t>על</w:t>
      </w:r>
      <w:r w:rsidRPr="00FC337B">
        <w:rPr>
          <w:rtl/>
          <w:lang w:bidi="ar-SA"/>
        </w:rPr>
        <w:t xml:space="preserve"> </w:t>
      </w:r>
      <w:r w:rsidRPr="00FC337B">
        <w:rPr>
          <w:rtl/>
        </w:rPr>
        <w:t>פי</w:t>
      </w:r>
      <w:r w:rsidRPr="00FC337B">
        <w:rPr>
          <w:rtl/>
          <w:lang w:bidi="ar-SA"/>
        </w:rPr>
        <w:t xml:space="preserve"> </w:t>
      </w:r>
      <w:r w:rsidRPr="00FC337B">
        <w:rPr>
          <w:rtl/>
        </w:rPr>
        <w:t>רקע</w:t>
      </w:r>
      <w:r w:rsidRPr="00FC337B">
        <w:rPr>
          <w:rtl/>
          <w:lang w:bidi="ar-SA"/>
        </w:rPr>
        <w:t xml:space="preserve"> </w:t>
      </w:r>
      <w:r w:rsidRPr="00FC337B">
        <w:rPr>
          <w:rtl/>
        </w:rPr>
        <w:t>סוציו</w:t>
      </w:r>
      <w:r w:rsidRPr="00FC337B">
        <w:rPr>
          <w:rtl/>
          <w:lang w:bidi="ar-SA"/>
        </w:rPr>
        <w:t>-</w:t>
      </w:r>
      <w:r w:rsidRPr="00FC337B">
        <w:rPr>
          <w:rtl/>
        </w:rPr>
        <w:t>אקונומי</w:t>
      </w:r>
      <w:r w:rsidRPr="00FC337B">
        <w:rPr>
          <w:rtl/>
          <w:lang w:bidi="ar-SA"/>
        </w:rPr>
        <w:t xml:space="preserve"> </w:t>
      </w:r>
      <w:r w:rsidRPr="00FC337B">
        <w:rPr>
          <w:rtl/>
        </w:rPr>
        <w:t>זהה</w:t>
      </w:r>
      <w:r w:rsidRPr="00FC337B">
        <w:rPr>
          <w:rtl/>
          <w:lang w:bidi="ar-SA"/>
        </w:rPr>
        <w:t xml:space="preserve"> (</w:t>
      </w:r>
      <w:r w:rsidRPr="00FC337B">
        <w:rPr>
          <w:rtl/>
        </w:rPr>
        <w:t>השכלת</w:t>
      </w:r>
      <w:r w:rsidRPr="00FC337B">
        <w:rPr>
          <w:rtl/>
          <w:lang w:bidi="ar-SA"/>
        </w:rPr>
        <w:t xml:space="preserve"> </w:t>
      </w:r>
      <w:r w:rsidRPr="00FC337B">
        <w:rPr>
          <w:rtl/>
        </w:rPr>
        <w:t>הורים</w:t>
      </w:r>
      <w:r w:rsidR="00451963">
        <w:rPr>
          <w:rtl/>
        </w:rPr>
        <w:t>,</w:t>
      </w:r>
      <w:r w:rsidRPr="00FC337B">
        <w:rPr>
          <w:rtl/>
          <w:lang w:bidi="ar-SA"/>
        </w:rPr>
        <w:t xml:space="preserve"> </w:t>
      </w:r>
      <w:r w:rsidRPr="00FC337B">
        <w:rPr>
          <w:rtl/>
        </w:rPr>
        <w:t>סטטוס</w:t>
      </w:r>
      <w:r w:rsidRPr="00FC337B">
        <w:rPr>
          <w:rtl/>
          <w:lang w:bidi="ar-SA"/>
        </w:rPr>
        <w:t xml:space="preserve"> </w:t>
      </w:r>
      <w:r w:rsidRPr="00FC337B">
        <w:rPr>
          <w:rtl/>
        </w:rPr>
        <w:t>תעסוקתי</w:t>
      </w:r>
      <w:r w:rsidRPr="00FC337B">
        <w:rPr>
          <w:rtl/>
          <w:lang w:bidi="ar-SA"/>
        </w:rPr>
        <w:t xml:space="preserve"> </w:t>
      </w:r>
      <w:r w:rsidRPr="00FC337B">
        <w:rPr>
          <w:rtl/>
        </w:rPr>
        <w:t>ורכוש</w:t>
      </w:r>
      <w:r w:rsidRPr="00FC337B">
        <w:rPr>
          <w:rtl/>
          <w:lang w:bidi="ar-SA"/>
        </w:rPr>
        <w:t xml:space="preserve"> </w:t>
      </w:r>
      <w:r w:rsidRPr="00FC337B">
        <w:rPr>
          <w:rtl/>
        </w:rPr>
        <w:t>תרבותי</w:t>
      </w:r>
      <w:r w:rsidRPr="00FC337B">
        <w:rPr>
          <w:rtl/>
          <w:lang w:bidi="ar-SA"/>
        </w:rPr>
        <w:t xml:space="preserve"> </w:t>
      </w:r>
      <w:r w:rsidRPr="00FC337B">
        <w:rPr>
          <w:rtl/>
        </w:rPr>
        <w:t>בבית</w:t>
      </w:r>
      <w:r w:rsidRPr="00FC337B">
        <w:rPr>
          <w:rtl/>
          <w:lang w:bidi="ar-SA"/>
        </w:rPr>
        <w:t>) (</w:t>
      </w:r>
      <w:r w:rsidR="00E13729">
        <w:rPr>
          <w:lang w:bidi="ar-SA"/>
        </w:rPr>
        <w:t>Salchegger et al., 2021</w:t>
      </w:r>
      <w:r w:rsidRPr="00FC337B">
        <w:rPr>
          <w:rtl/>
          <w:lang w:bidi="ar-SA"/>
        </w:rPr>
        <w:t>).</w:t>
      </w:r>
    </w:p>
    <w:p w14:paraId="4940B46A" w14:textId="49AE3805" w:rsidR="00FC337B" w:rsidRPr="00FC337B" w:rsidRDefault="00FC337B" w:rsidP="009A6C93">
      <w:pPr>
        <w:pStyle w:val="3"/>
      </w:pPr>
      <w:bookmarkStart w:id="23" w:name="_Toc239109179"/>
      <w:r w:rsidRPr="00FC337B">
        <w:rPr>
          <w:rtl/>
          <w:lang w:bidi="he-IL"/>
        </w:rPr>
        <w:t>כישורים</w:t>
      </w:r>
      <w:r w:rsidRPr="00FC337B">
        <w:rPr>
          <w:rtl/>
        </w:rPr>
        <w:t xml:space="preserve"> </w:t>
      </w:r>
      <w:r w:rsidRPr="00FC337B">
        <w:rPr>
          <w:rtl/>
          <w:lang w:bidi="he-IL"/>
        </w:rPr>
        <w:t>רגשיים</w:t>
      </w:r>
      <w:r w:rsidRPr="00FC337B">
        <w:rPr>
          <w:rtl/>
        </w:rPr>
        <w:t>-</w:t>
      </w:r>
      <w:r w:rsidRPr="00FC337B">
        <w:rPr>
          <w:rtl/>
          <w:lang w:bidi="he-IL"/>
        </w:rPr>
        <w:t>חברתיים</w:t>
      </w:r>
      <w:r w:rsidRPr="00FC337B">
        <w:rPr>
          <w:rtl/>
        </w:rPr>
        <w:t xml:space="preserve"> (SEL) </w:t>
      </w:r>
      <w:r w:rsidRPr="00FC337B">
        <w:rPr>
          <w:rtl/>
          <w:lang w:bidi="he-IL"/>
        </w:rPr>
        <w:t>ומוסר</w:t>
      </w:r>
      <w:bookmarkEnd w:id="23"/>
    </w:p>
    <w:p w14:paraId="5256345A" w14:textId="126A8553" w:rsidR="00FC337B" w:rsidRPr="00FC337B" w:rsidRDefault="00FC337B" w:rsidP="00A37757">
      <w:r w:rsidRPr="00FC337B">
        <w:rPr>
          <w:rtl/>
        </w:rPr>
        <w:t>ממצאים</w:t>
      </w:r>
      <w:r w:rsidRPr="00FC337B">
        <w:rPr>
          <w:rtl/>
          <w:lang w:bidi="ar-SA"/>
        </w:rPr>
        <w:t xml:space="preserve"> </w:t>
      </w:r>
      <w:r w:rsidRPr="00FC337B">
        <w:rPr>
          <w:rtl/>
        </w:rPr>
        <w:t>מחקריים</w:t>
      </w:r>
      <w:r w:rsidRPr="00FC337B">
        <w:rPr>
          <w:rtl/>
          <w:lang w:bidi="ar-SA"/>
        </w:rPr>
        <w:t xml:space="preserve"> </w:t>
      </w:r>
      <w:r w:rsidRPr="00FC337B">
        <w:rPr>
          <w:rtl/>
        </w:rPr>
        <w:t>מצביעים</w:t>
      </w:r>
      <w:r w:rsidRPr="00FC337B">
        <w:rPr>
          <w:rtl/>
          <w:lang w:bidi="ar-SA"/>
        </w:rPr>
        <w:t xml:space="preserve"> </w:t>
      </w:r>
      <w:r w:rsidRPr="00FC337B">
        <w:rPr>
          <w:rtl/>
        </w:rPr>
        <w:t>על</w:t>
      </w:r>
      <w:r w:rsidRPr="00FC337B">
        <w:rPr>
          <w:rtl/>
          <w:lang w:bidi="ar-SA"/>
        </w:rPr>
        <w:t xml:space="preserve"> </w:t>
      </w:r>
      <w:r w:rsidRPr="00FC337B">
        <w:rPr>
          <w:rtl/>
        </w:rPr>
        <w:t>קשר</w:t>
      </w:r>
      <w:r w:rsidRPr="00FC337B">
        <w:rPr>
          <w:rtl/>
          <w:lang w:bidi="ar-SA"/>
        </w:rPr>
        <w:t xml:space="preserve"> </w:t>
      </w:r>
      <w:r w:rsidRPr="00FC337B">
        <w:rPr>
          <w:rtl/>
        </w:rPr>
        <w:t>חיובי</w:t>
      </w:r>
      <w:r w:rsidRPr="00FC337B">
        <w:rPr>
          <w:rtl/>
          <w:lang w:bidi="ar-SA"/>
        </w:rPr>
        <w:t xml:space="preserve"> </w:t>
      </w:r>
      <w:r w:rsidRPr="00FC337B">
        <w:rPr>
          <w:rtl/>
        </w:rPr>
        <w:t>הדוק</w:t>
      </w:r>
      <w:r w:rsidRPr="00FC337B">
        <w:rPr>
          <w:rtl/>
          <w:lang w:bidi="ar-SA"/>
        </w:rPr>
        <w:t xml:space="preserve"> </w:t>
      </w:r>
      <w:r w:rsidRPr="00FC337B">
        <w:rPr>
          <w:rtl/>
        </w:rPr>
        <w:t>בין</w:t>
      </w:r>
      <w:r w:rsidRPr="00FC337B">
        <w:rPr>
          <w:rtl/>
          <w:lang w:bidi="ar-SA"/>
        </w:rPr>
        <w:t xml:space="preserve"> </w:t>
      </w:r>
      <w:r w:rsidRPr="00FC337B">
        <w:rPr>
          <w:rtl/>
        </w:rPr>
        <w:t>בתי</w:t>
      </w:r>
      <w:r w:rsidRPr="00FC337B">
        <w:rPr>
          <w:rtl/>
          <w:lang w:bidi="ar-SA"/>
        </w:rPr>
        <w:t xml:space="preserve"> </w:t>
      </w:r>
      <w:r w:rsidRPr="00FC337B">
        <w:rPr>
          <w:rtl/>
        </w:rPr>
        <w:t>ספר</w:t>
      </w:r>
      <w:r w:rsidR="00BE3998">
        <w:rPr>
          <w:rtl/>
        </w:rPr>
        <w:t xml:space="preserve"> וַלדורף</w:t>
      </w:r>
      <w:r w:rsidRPr="00FC337B">
        <w:rPr>
          <w:rtl/>
          <w:lang w:bidi="ar-SA"/>
        </w:rPr>
        <w:t xml:space="preserve"> </w:t>
      </w:r>
      <w:r w:rsidRPr="00FC337B">
        <w:rPr>
          <w:rtl/>
        </w:rPr>
        <w:t>לפיתוח</w:t>
      </w:r>
      <w:r w:rsidRPr="00FC337B">
        <w:rPr>
          <w:rtl/>
          <w:lang w:bidi="ar-SA"/>
        </w:rPr>
        <w:t xml:space="preserve"> </w:t>
      </w:r>
      <w:r w:rsidRPr="00FC337B">
        <w:rPr>
          <w:rtl/>
        </w:rPr>
        <w:t>יכולות</w:t>
      </w:r>
      <w:r w:rsidRPr="00FC337B">
        <w:rPr>
          <w:rtl/>
          <w:lang w:bidi="ar-SA"/>
        </w:rPr>
        <w:t xml:space="preserve"> </w:t>
      </w:r>
      <w:r w:rsidRPr="00FC337B">
        <w:rPr>
          <w:rtl/>
        </w:rPr>
        <w:t>רגשיות</w:t>
      </w:r>
      <w:r w:rsidRPr="00FC337B">
        <w:rPr>
          <w:rtl/>
          <w:lang w:bidi="ar-SA"/>
        </w:rPr>
        <w:t>-</w:t>
      </w:r>
      <w:r w:rsidRPr="00FC337B">
        <w:rPr>
          <w:rtl/>
        </w:rPr>
        <w:t>חברתיות</w:t>
      </w:r>
      <w:r w:rsidRPr="00FC337B">
        <w:rPr>
          <w:rtl/>
          <w:lang w:bidi="ar-SA"/>
        </w:rPr>
        <w:t xml:space="preserve"> (Social-Emotional Learning) </w:t>
      </w:r>
      <w:r w:rsidRPr="00FC337B">
        <w:rPr>
          <w:rtl/>
        </w:rPr>
        <w:t>וחשיבה</w:t>
      </w:r>
      <w:r w:rsidRPr="00FC337B">
        <w:rPr>
          <w:rtl/>
          <w:lang w:bidi="ar-SA"/>
        </w:rPr>
        <w:t xml:space="preserve"> </w:t>
      </w:r>
      <w:r w:rsidRPr="00FC337B">
        <w:rPr>
          <w:rtl/>
        </w:rPr>
        <w:t>מוסרית</w:t>
      </w:r>
      <w:r w:rsidRPr="00FC337B">
        <w:rPr>
          <w:rtl/>
          <w:lang w:bidi="ar-SA"/>
        </w:rPr>
        <w:t xml:space="preserve">. </w:t>
      </w:r>
      <w:r w:rsidRPr="00FC337B">
        <w:rPr>
          <w:rtl/>
        </w:rPr>
        <w:t>במבחנים</w:t>
      </w:r>
      <w:r w:rsidRPr="00FC337B">
        <w:rPr>
          <w:rtl/>
          <w:lang w:bidi="ar-SA"/>
        </w:rPr>
        <w:t xml:space="preserve"> </w:t>
      </w:r>
      <w:r w:rsidRPr="00FC337B">
        <w:rPr>
          <w:rtl/>
        </w:rPr>
        <w:t>סטנדרטיים</w:t>
      </w:r>
      <w:r w:rsidRPr="00FC337B">
        <w:rPr>
          <w:rtl/>
          <w:lang w:bidi="ar-SA"/>
        </w:rPr>
        <w:t xml:space="preserve"> </w:t>
      </w:r>
      <w:r w:rsidRPr="00FC337B">
        <w:rPr>
          <w:rtl/>
        </w:rPr>
        <w:t>הבודקים</w:t>
      </w:r>
      <w:r w:rsidRPr="00FC337B">
        <w:rPr>
          <w:rtl/>
          <w:lang w:bidi="ar-SA"/>
        </w:rPr>
        <w:t xml:space="preserve"> </w:t>
      </w:r>
      <w:r w:rsidRPr="00FC337B">
        <w:rPr>
          <w:rtl/>
        </w:rPr>
        <w:t>חשיבה</w:t>
      </w:r>
      <w:r w:rsidRPr="00FC337B">
        <w:rPr>
          <w:rtl/>
          <w:lang w:bidi="ar-SA"/>
        </w:rPr>
        <w:t xml:space="preserve"> </w:t>
      </w:r>
      <w:r w:rsidRPr="00FC337B">
        <w:rPr>
          <w:rtl/>
        </w:rPr>
        <w:t>מוסרית</w:t>
      </w:r>
      <w:r w:rsidRPr="00FC337B">
        <w:rPr>
          <w:rtl/>
          <w:lang w:bidi="ar-SA"/>
        </w:rPr>
        <w:t xml:space="preserve"> </w:t>
      </w:r>
      <w:r w:rsidRPr="00FC337B">
        <w:rPr>
          <w:rtl/>
        </w:rPr>
        <w:t>וערכית</w:t>
      </w:r>
      <w:r w:rsidR="00451963">
        <w:rPr>
          <w:rtl/>
        </w:rPr>
        <w:t>,</w:t>
      </w:r>
      <w:r w:rsidRPr="00FC337B">
        <w:rPr>
          <w:rtl/>
          <w:lang w:bidi="ar-SA"/>
        </w:rPr>
        <w:t xml:space="preserve"> </w:t>
      </w:r>
      <w:r w:rsidRPr="00FC337B">
        <w:rPr>
          <w:rtl/>
        </w:rPr>
        <w:t>ציוניהם</w:t>
      </w:r>
      <w:r w:rsidRPr="00FC337B">
        <w:rPr>
          <w:rtl/>
          <w:lang w:bidi="ar-SA"/>
        </w:rPr>
        <w:t xml:space="preserve"> </w:t>
      </w:r>
      <w:r w:rsidRPr="00FC337B">
        <w:rPr>
          <w:rtl/>
        </w:rPr>
        <w:t>של</w:t>
      </w:r>
      <w:r w:rsidRPr="00FC337B">
        <w:rPr>
          <w:rtl/>
          <w:lang w:bidi="ar-SA"/>
        </w:rPr>
        <w:t xml:space="preserve"> </w:t>
      </w:r>
      <w:r w:rsidRPr="00FC337B">
        <w:rPr>
          <w:rtl/>
        </w:rPr>
        <w:t>תלמידי</w:t>
      </w:r>
      <w:r w:rsidR="00BE3998">
        <w:rPr>
          <w:rtl/>
        </w:rPr>
        <w:t xml:space="preserve"> וַלדורף</w:t>
      </w:r>
      <w:r w:rsidRPr="00FC337B">
        <w:rPr>
          <w:rtl/>
          <w:lang w:bidi="ar-SA"/>
        </w:rPr>
        <w:t xml:space="preserve"> </w:t>
      </w:r>
      <w:r w:rsidRPr="00FC337B">
        <w:rPr>
          <w:rtl/>
        </w:rPr>
        <w:t>היו</w:t>
      </w:r>
      <w:r w:rsidRPr="00FC337B">
        <w:rPr>
          <w:rtl/>
          <w:lang w:bidi="ar-SA"/>
        </w:rPr>
        <w:t xml:space="preserve"> </w:t>
      </w:r>
      <w:r w:rsidRPr="00FC337B">
        <w:rPr>
          <w:rtl/>
        </w:rPr>
        <w:t>גבוהים</w:t>
      </w:r>
      <w:r w:rsidRPr="00FC337B">
        <w:rPr>
          <w:rtl/>
          <w:lang w:bidi="ar-SA"/>
        </w:rPr>
        <w:t xml:space="preserve"> </w:t>
      </w:r>
      <w:r w:rsidRPr="00FC337B">
        <w:rPr>
          <w:rtl/>
        </w:rPr>
        <w:t>באופן</w:t>
      </w:r>
      <w:r w:rsidRPr="00FC337B">
        <w:rPr>
          <w:rtl/>
          <w:lang w:bidi="ar-SA"/>
        </w:rPr>
        <w:t xml:space="preserve"> </w:t>
      </w:r>
      <w:r w:rsidRPr="00FC337B">
        <w:rPr>
          <w:rtl/>
        </w:rPr>
        <w:t>מובהק</w:t>
      </w:r>
      <w:r w:rsidRPr="00FC337B">
        <w:rPr>
          <w:rtl/>
          <w:lang w:bidi="ar-SA"/>
        </w:rPr>
        <w:t xml:space="preserve"> (</w:t>
      </w:r>
      <w:r w:rsidR="00B00B8E">
        <w:rPr>
          <w:lang w:bidi="ar-SA"/>
        </w:rPr>
        <w:t>Ashley &amp; Woods, 2005</w:t>
      </w:r>
      <w:r w:rsidRPr="00FC337B">
        <w:rPr>
          <w:rtl/>
          <w:lang w:bidi="ar-SA"/>
        </w:rPr>
        <w:t xml:space="preserve">). </w:t>
      </w:r>
      <w:r w:rsidRPr="00FC337B">
        <w:rPr>
          <w:rtl/>
        </w:rPr>
        <w:t>החוקרים</w:t>
      </w:r>
      <w:r w:rsidRPr="00FC337B">
        <w:rPr>
          <w:rtl/>
          <w:lang w:bidi="ar-SA"/>
        </w:rPr>
        <w:t xml:space="preserve"> </w:t>
      </w:r>
      <w:r w:rsidRPr="00FC337B">
        <w:rPr>
          <w:rtl/>
        </w:rPr>
        <w:t>מצאו</w:t>
      </w:r>
      <w:r w:rsidRPr="00FC337B">
        <w:rPr>
          <w:rtl/>
          <w:lang w:bidi="ar-SA"/>
        </w:rPr>
        <w:t xml:space="preserve"> </w:t>
      </w:r>
      <w:r w:rsidRPr="00FC337B">
        <w:rPr>
          <w:rtl/>
        </w:rPr>
        <w:t>כי</w:t>
      </w:r>
      <w:r w:rsidRPr="00FC337B">
        <w:rPr>
          <w:rtl/>
          <w:lang w:bidi="ar-SA"/>
        </w:rPr>
        <w:t xml:space="preserve"> </w:t>
      </w:r>
      <w:r w:rsidRPr="00FC337B">
        <w:rPr>
          <w:rtl/>
        </w:rPr>
        <w:t>התלמידים</w:t>
      </w:r>
      <w:r w:rsidRPr="00FC337B">
        <w:rPr>
          <w:rtl/>
          <w:lang w:bidi="ar-SA"/>
        </w:rPr>
        <w:t xml:space="preserve"> </w:t>
      </w:r>
      <w:r w:rsidRPr="00FC337B">
        <w:rPr>
          <w:rtl/>
        </w:rPr>
        <w:t>הפגינו</w:t>
      </w:r>
      <w:r w:rsidRPr="00FC337B">
        <w:rPr>
          <w:rtl/>
          <w:lang w:bidi="ar-SA"/>
        </w:rPr>
        <w:t xml:space="preserve"> </w:t>
      </w:r>
      <w:r w:rsidRPr="00FC337B">
        <w:rPr>
          <w:rtl/>
        </w:rPr>
        <w:t>נכונות</w:t>
      </w:r>
      <w:r w:rsidRPr="00FC337B">
        <w:rPr>
          <w:rtl/>
          <w:lang w:bidi="ar-SA"/>
        </w:rPr>
        <w:t xml:space="preserve"> </w:t>
      </w:r>
      <w:r w:rsidRPr="00FC337B">
        <w:rPr>
          <w:rtl/>
        </w:rPr>
        <w:t>גבוהה</w:t>
      </w:r>
      <w:r w:rsidRPr="00FC337B">
        <w:rPr>
          <w:rtl/>
          <w:lang w:bidi="ar-SA"/>
        </w:rPr>
        <w:t xml:space="preserve"> </w:t>
      </w:r>
      <w:r w:rsidRPr="00FC337B">
        <w:rPr>
          <w:rtl/>
        </w:rPr>
        <w:t>להביע</w:t>
      </w:r>
      <w:r w:rsidRPr="00FC337B">
        <w:rPr>
          <w:rtl/>
          <w:lang w:bidi="ar-SA"/>
        </w:rPr>
        <w:t xml:space="preserve"> </w:t>
      </w:r>
      <w:r w:rsidRPr="00FC337B">
        <w:rPr>
          <w:rtl/>
        </w:rPr>
        <w:t>דעות</w:t>
      </w:r>
      <w:r w:rsidRPr="00FC337B">
        <w:rPr>
          <w:rtl/>
          <w:lang w:bidi="ar-SA"/>
        </w:rPr>
        <w:t xml:space="preserve"> </w:t>
      </w:r>
      <w:r w:rsidRPr="00FC337B">
        <w:rPr>
          <w:rtl/>
        </w:rPr>
        <w:t>אישיות</w:t>
      </w:r>
      <w:r w:rsidRPr="00FC337B">
        <w:rPr>
          <w:rtl/>
          <w:lang w:bidi="ar-SA"/>
        </w:rPr>
        <w:t xml:space="preserve"> </w:t>
      </w:r>
      <w:r w:rsidRPr="00FC337B">
        <w:rPr>
          <w:rtl/>
        </w:rPr>
        <w:t>ולהציע</w:t>
      </w:r>
      <w:r w:rsidRPr="00FC337B">
        <w:rPr>
          <w:rtl/>
          <w:lang w:bidi="ar-SA"/>
        </w:rPr>
        <w:t xml:space="preserve"> </w:t>
      </w:r>
      <w:r w:rsidRPr="00FC337B">
        <w:rPr>
          <w:rtl/>
        </w:rPr>
        <w:t>שיפורים</w:t>
      </w:r>
      <w:r w:rsidRPr="00FC337B">
        <w:rPr>
          <w:rtl/>
          <w:lang w:bidi="ar-SA"/>
        </w:rPr>
        <w:t xml:space="preserve"> </w:t>
      </w:r>
      <w:r w:rsidRPr="00FC337B">
        <w:rPr>
          <w:rtl/>
        </w:rPr>
        <w:t>במרחב</w:t>
      </w:r>
      <w:r w:rsidRPr="00FC337B">
        <w:rPr>
          <w:rtl/>
          <w:lang w:bidi="ar-SA"/>
        </w:rPr>
        <w:t xml:space="preserve"> </w:t>
      </w:r>
      <w:r w:rsidRPr="00FC337B">
        <w:rPr>
          <w:rtl/>
        </w:rPr>
        <w:t>הציבורי</w:t>
      </w:r>
      <w:r w:rsidR="00451963">
        <w:rPr>
          <w:rtl/>
        </w:rPr>
        <w:t>,</w:t>
      </w:r>
      <w:r w:rsidRPr="00FC337B">
        <w:rPr>
          <w:rtl/>
          <w:lang w:bidi="ar-SA"/>
        </w:rPr>
        <w:t xml:space="preserve"> </w:t>
      </w:r>
      <w:r w:rsidRPr="00FC337B">
        <w:rPr>
          <w:rtl/>
        </w:rPr>
        <w:t>ממצא</w:t>
      </w:r>
      <w:r w:rsidRPr="00FC337B">
        <w:rPr>
          <w:rtl/>
          <w:lang w:bidi="ar-SA"/>
        </w:rPr>
        <w:t xml:space="preserve"> </w:t>
      </w:r>
      <w:r w:rsidRPr="00FC337B">
        <w:rPr>
          <w:rtl/>
        </w:rPr>
        <w:t>המעיד</w:t>
      </w:r>
      <w:r w:rsidRPr="00FC337B">
        <w:rPr>
          <w:rtl/>
          <w:lang w:bidi="ar-SA"/>
        </w:rPr>
        <w:t xml:space="preserve"> </w:t>
      </w:r>
      <w:r w:rsidRPr="00FC337B">
        <w:rPr>
          <w:rtl/>
        </w:rPr>
        <w:t>על</w:t>
      </w:r>
      <w:r w:rsidRPr="00FC337B">
        <w:rPr>
          <w:rtl/>
          <w:lang w:bidi="ar-SA"/>
        </w:rPr>
        <w:t xml:space="preserve"> </w:t>
      </w:r>
      <w:r w:rsidRPr="00FC337B">
        <w:rPr>
          <w:rtl/>
        </w:rPr>
        <w:lastRenderedPageBreak/>
        <w:t>ביטחון</w:t>
      </w:r>
      <w:r w:rsidRPr="00FC337B">
        <w:rPr>
          <w:rtl/>
          <w:lang w:bidi="ar-SA"/>
        </w:rPr>
        <w:t xml:space="preserve"> </w:t>
      </w:r>
      <w:r w:rsidRPr="00FC337B">
        <w:rPr>
          <w:rtl/>
        </w:rPr>
        <w:t>עצמי</w:t>
      </w:r>
      <w:r w:rsidRPr="00FC337B">
        <w:rPr>
          <w:rtl/>
          <w:lang w:bidi="ar-SA"/>
        </w:rPr>
        <w:t xml:space="preserve"> </w:t>
      </w:r>
      <w:r w:rsidRPr="00FC337B">
        <w:rPr>
          <w:rtl/>
        </w:rPr>
        <w:t>גבוה</w:t>
      </w:r>
      <w:r w:rsidRPr="00FC337B">
        <w:rPr>
          <w:rtl/>
          <w:lang w:bidi="ar-SA"/>
        </w:rPr>
        <w:t xml:space="preserve"> </w:t>
      </w:r>
      <w:r w:rsidRPr="00FC337B">
        <w:rPr>
          <w:rtl/>
        </w:rPr>
        <w:t>וחשיבה</w:t>
      </w:r>
      <w:r w:rsidRPr="00FC337B">
        <w:rPr>
          <w:rtl/>
          <w:lang w:bidi="ar-SA"/>
        </w:rPr>
        <w:t xml:space="preserve"> </w:t>
      </w:r>
      <w:r w:rsidRPr="00FC337B">
        <w:rPr>
          <w:rtl/>
        </w:rPr>
        <w:t>עצמאית</w:t>
      </w:r>
      <w:r w:rsidRPr="00FC337B">
        <w:rPr>
          <w:rtl/>
          <w:lang w:bidi="ar-SA"/>
        </w:rPr>
        <w:t xml:space="preserve"> (</w:t>
      </w:r>
      <w:r w:rsidR="00B00B8E">
        <w:rPr>
          <w:lang w:bidi="ar-SA"/>
        </w:rPr>
        <w:t>Ashley &amp; Woods, 2005</w:t>
      </w:r>
      <w:r w:rsidRPr="00FC337B">
        <w:rPr>
          <w:rtl/>
          <w:lang w:bidi="ar-SA"/>
        </w:rPr>
        <w:t xml:space="preserve">). </w:t>
      </w:r>
      <w:r w:rsidRPr="00FC337B">
        <w:rPr>
          <w:rtl/>
        </w:rPr>
        <w:t>מורים</w:t>
      </w:r>
      <w:r w:rsidRPr="00FC337B">
        <w:rPr>
          <w:rtl/>
          <w:lang w:bidi="ar-SA"/>
        </w:rPr>
        <w:t xml:space="preserve"> </w:t>
      </w:r>
      <w:r w:rsidRPr="00FC337B">
        <w:rPr>
          <w:rtl/>
        </w:rPr>
        <w:t>ומרצים</w:t>
      </w:r>
      <w:r w:rsidRPr="00FC337B">
        <w:rPr>
          <w:rtl/>
          <w:lang w:bidi="ar-SA"/>
        </w:rPr>
        <w:t xml:space="preserve"> </w:t>
      </w:r>
      <w:r w:rsidRPr="00FC337B">
        <w:rPr>
          <w:rtl/>
        </w:rPr>
        <w:t>באוניברסיטאות</w:t>
      </w:r>
      <w:r w:rsidRPr="00FC337B">
        <w:rPr>
          <w:rtl/>
          <w:lang w:bidi="ar-SA"/>
        </w:rPr>
        <w:t xml:space="preserve"> </w:t>
      </w:r>
      <w:r w:rsidRPr="00FC337B">
        <w:rPr>
          <w:rtl/>
        </w:rPr>
        <w:t>שעבדו</w:t>
      </w:r>
      <w:r w:rsidRPr="00FC337B">
        <w:rPr>
          <w:rtl/>
          <w:lang w:bidi="ar-SA"/>
        </w:rPr>
        <w:t xml:space="preserve"> </w:t>
      </w:r>
      <w:r w:rsidRPr="00FC337B">
        <w:rPr>
          <w:rtl/>
        </w:rPr>
        <w:t>עם</w:t>
      </w:r>
      <w:r w:rsidRPr="00FC337B">
        <w:rPr>
          <w:rtl/>
          <w:lang w:bidi="ar-SA"/>
        </w:rPr>
        <w:t xml:space="preserve"> </w:t>
      </w:r>
      <w:r w:rsidRPr="00FC337B">
        <w:rPr>
          <w:rtl/>
        </w:rPr>
        <w:t>בוגרי</w:t>
      </w:r>
      <w:r w:rsidR="00BE3998">
        <w:rPr>
          <w:rtl/>
        </w:rPr>
        <w:t xml:space="preserve"> </w:t>
      </w:r>
      <w:r w:rsidR="008F7852">
        <w:rPr>
          <w:rFonts w:hint="cs"/>
          <w:rtl/>
        </w:rPr>
        <w:t xml:space="preserve">ובוגרות </w:t>
      </w:r>
      <w:r w:rsidR="00BE3998">
        <w:rPr>
          <w:rtl/>
        </w:rPr>
        <w:t>וַלדורף</w:t>
      </w:r>
      <w:r w:rsidRPr="00FC337B">
        <w:rPr>
          <w:rtl/>
          <w:lang w:bidi="ar-SA"/>
        </w:rPr>
        <w:t xml:space="preserve"> </w:t>
      </w:r>
      <w:r w:rsidRPr="00FC337B">
        <w:rPr>
          <w:rtl/>
        </w:rPr>
        <w:t>דיווחו</w:t>
      </w:r>
      <w:r w:rsidRPr="00FC337B">
        <w:rPr>
          <w:rtl/>
          <w:lang w:bidi="ar-SA"/>
        </w:rPr>
        <w:t xml:space="preserve"> </w:t>
      </w:r>
      <w:r w:rsidRPr="00FC337B">
        <w:rPr>
          <w:rtl/>
        </w:rPr>
        <w:t>כי</w:t>
      </w:r>
      <w:r w:rsidRPr="00FC337B">
        <w:rPr>
          <w:rtl/>
          <w:lang w:bidi="ar-SA"/>
        </w:rPr>
        <w:t xml:space="preserve"> </w:t>
      </w:r>
      <w:r w:rsidRPr="00FC337B">
        <w:rPr>
          <w:rtl/>
        </w:rPr>
        <w:t>הם</w:t>
      </w:r>
      <w:r w:rsidR="008F7852">
        <w:rPr>
          <w:rFonts w:hint="cs"/>
          <w:rtl/>
        </w:rPr>
        <w:t xml:space="preserve"> </w:t>
      </w:r>
      <w:r w:rsidRPr="00FC337B">
        <w:rPr>
          <w:rtl/>
        </w:rPr>
        <w:t>גמישים</w:t>
      </w:r>
      <w:r w:rsidR="00451963">
        <w:rPr>
          <w:rtl/>
        </w:rPr>
        <w:t>,</w:t>
      </w:r>
      <w:r w:rsidRPr="00FC337B">
        <w:rPr>
          <w:rtl/>
          <w:lang w:bidi="ar-SA"/>
        </w:rPr>
        <w:t xml:space="preserve"> </w:t>
      </w:r>
      <w:r w:rsidRPr="00FC337B">
        <w:rPr>
          <w:rtl/>
        </w:rPr>
        <w:t>יצירתיים</w:t>
      </w:r>
      <w:r w:rsidR="00451963">
        <w:rPr>
          <w:rtl/>
        </w:rPr>
        <w:t>,</w:t>
      </w:r>
      <w:r w:rsidRPr="00FC337B">
        <w:rPr>
          <w:rtl/>
          <w:lang w:bidi="ar-SA"/>
        </w:rPr>
        <w:t xml:space="preserve"> </w:t>
      </w:r>
      <w:r w:rsidRPr="00FC337B">
        <w:rPr>
          <w:rtl/>
        </w:rPr>
        <w:t>מוכנים</w:t>
      </w:r>
      <w:r w:rsidRPr="00FC337B">
        <w:rPr>
          <w:rtl/>
          <w:lang w:bidi="ar-SA"/>
        </w:rPr>
        <w:t xml:space="preserve"> </w:t>
      </w:r>
      <w:r w:rsidRPr="00FC337B">
        <w:rPr>
          <w:rtl/>
        </w:rPr>
        <w:t>לקחת</w:t>
      </w:r>
      <w:r w:rsidRPr="00FC337B">
        <w:rPr>
          <w:rtl/>
          <w:lang w:bidi="ar-SA"/>
        </w:rPr>
        <w:t xml:space="preserve"> </w:t>
      </w:r>
      <w:r w:rsidRPr="00FC337B">
        <w:rPr>
          <w:rtl/>
        </w:rPr>
        <w:t>סיכונים</w:t>
      </w:r>
      <w:r w:rsidRPr="00FC337B">
        <w:rPr>
          <w:rtl/>
          <w:lang w:bidi="ar-SA"/>
        </w:rPr>
        <w:t xml:space="preserve"> </w:t>
      </w:r>
      <w:r w:rsidRPr="00FC337B">
        <w:rPr>
          <w:rtl/>
        </w:rPr>
        <w:t>אינטלקטואליים</w:t>
      </w:r>
      <w:r w:rsidRPr="00FC337B">
        <w:rPr>
          <w:rtl/>
          <w:lang w:bidi="ar-SA"/>
        </w:rPr>
        <w:t xml:space="preserve"> </w:t>
      </w:r>
      <w:r w:rsidRPr="00FC337B">
        <w:rPr>
          <w:rtl/>
        </w:rPr>
        <w:t>ובעלי</w:t>
      </w:r>
      <w:r w:rsidRPr="00FC337B">
        <w:rPr>
          <w:rtl/>
          <w:lang w:bidi="ar-SA"/>
        </w:rPr>
        <w:t xml:space="preserve"> </w:t>
      </w:r>
      <w:r w:rsidRPr="00FC337B">
        <w:rPr>
          <w:rtl/>
        </w:rPr>
        <w:t>סטנדרטים</w:t>
      </w:r>
      <w:r w:rsidRPr="00FC337B">
        <w:rPr>
          <w:rtl/>
          <w:lang w:bidi="ar-SA"/>
        </w:rPr>
        <w:t xml:space="preserve"> </w:t>
      </w:r>
      <w:r w:rsidRPr="00FC337B">
        <w:rPr>
          <w:rtl/>
        </w:rPr>
        <w:t>אתיים</w:t>
      </w:r>
      <w:r w:rsidRPr="00FC337B">
        <w:rPr>
          <w:rtl/>
          <w:lang w:bidi="ar-SA"/>
        </w:rPr>
        <w:t xml:space="preserve"> </w:t>
      </w:r>
      <w:r w:rsidRPr="00FC337B">
        <w:rPr>
          <w:rtl/>
        </w:rPr>
        <w:t>ומוסריים</w:t>
      </w:r>
      <w:r w:rsidRPr="00FC337B">
        <w:rPr>
          <w:rtl/>
          <w:lang w:bidi="ar-SA"/>
        </w:rPr>
        <w:t xml:space="preserve"> </w:t>
      </w:r>
      <w:r w:rsidRPr="00FC337B">
        <w:rPr>
          <w:rtl/>
        </w:rPr>
        <w:t>גבוהים</w:t>
      </w:r>
      <w:r w:rsidRPr="00FC337B">
        <w:rPr>
          <w:rtl/>
          <w:lang w:bidi="ar-SA"/>
        </w:rPr>
        <w:t xml:space="preserve"> </w:t>
      </w:r>
      <w:r w:rsidRPr="00FC337B">
        <w:rPr>
          <w:rtl/>
        </w:rPr>
        <w:t>במיוחד</w:t>
      </w:r>
      <w:r w:rsidRPr="00FC337B">
        <w:rPr>
          <w:rtl/>
          <w:lang w:bidi="ar-SA"/>
        </w:rPr>
        <w:t xml:space="preserve"> (</w:t>
      </w:r>
      <w:r w:rsidR="00B00B8E">
        <w:rPr>
          <w:lang w:bidi="ar-SA"/>
        </w:rPr>
        <w:t>Ashley &amp; Woods, 2005</w:t>
      </w:r>
      <w:r w:rsidRPr="00FC337B">
        <w:rPr>
          <w:rtl/>
          <w:lang w:bidi="ar-SA"/>
        </w:rPr>
        <w:t>).</w:t>
      </w:r>
    </w:p>
    <w:p w14:paraId="50234579" w14:textId="3BA7E8E4" w:rsidR="00FC337B" w:rsidRPr="00FC337B" w:rsidRDefault="00FC337B" w:rsidP="00DC39CF">
      <w:pPr>
        <w:pStyle w:val="3"/>
      </w:pPr>
      <w:bookmarkStart w:id="24" w:name="_Toc239109180"/>
      <w:r w:rsidRPr="00FC337B">
        <w:rPr>
          <w:rtl/>
          <w:lang w:bidi="he-IL"/>
        </w:rPr>
        <w:t>הישגים</w:t>
      </w:r>
      <w:r w:rsidRPr="00FC337B">
        <w:rPr>
          <w:rtl/>
        </w:rPr>
        <w:t xml:space="preserve"> </w:t>
      </w:r>
      <w:r w:rsidRPr="00FC337B">
        <w:rPr>
          <w:rtl/>
          <w:lang w:bidi="he-IL"/>
        </w:rPr>
        <w:t>אקדמיים</w:t>
      </w:r>
      <w:r w:rsidRPr="00FC337B">
        <w:rPr>
          <w:rtl/>
        </w:rPr>
        <w:t xml:space="preserve"> </w:t>
      </w:r>
      <w:r w:rsidRPr="00FC337B">
        <w:rPr>
          <w:rtl/>
          <w:lang w:bidi="he-IL"/>
        </w:rPr>
        <w:t>ומוכנות</w:t>
      </w:r>
      <w:r w:rsidRPr="00FC337B">
        <w:rPr>
          <w:rtl/>
        </w:rPr>
        <w:t xml:space="preserve"> </w:t>
      </w:r>
      <w:r w:rsidRPr="00FC337B">
        <w:rPr>
          <w:rtl/>
          <w:lang w:bidi="he-IL"/>
        </w:rPr>
        <w:t>לאוניברסיטה</w:t>
      </w:r>
      <w:r w:rsidRPr="00FC337B">
        <w:rPr>
          <w:rtl/>
        </w:rPr>
        <w:t xml:space="preserve"> (</w:t>
      </w:r>
      <w:r w:rsidRPr="00FC337B">
        <w:rPr>
          <w:rtl/>
          <w:lang w:bidi="he-IL"/>
        </w:rPr>
        <w:t>ציוני</w:t>
      </w:r>
      <w:r w:rsidRPr="00FC337B">
        <w:rPr>
          <w:rtl/>
        </w:rPr>
        <w:t xml:space="preserve"> SAT </w:t>
      </w:r>
      <w:r w:rsidRPr="00FC337B">
        <w:rPr>
          <w:rtl/>
          <w:lang w:bidi="he-IL"/>
        </w:rPr>
        <w:t>ובחינות</w:t>
      </w:r>
      <w:r w:rsidRPr="00FC337B">
        <w:rPr>
          <w:rtl/>
        </w:rPr>
        <w:t xml:space="preserve"> </w:t>
      </w:r>
      <w:r w:rsidRPr="00FC337B">
        <w:rPr>
          <w:rtl/>
          <w:lang w:bidi="he-IL"/>
        </w:rPr>
        <w:t>הבגרות</w:t>
      </w:r>
      <w:r w:rsidRPr="00FC337B">
        <w:rPr>
          <w:rtl/>
        </w:rPr>
        <w:t>)</w:t>
      </w:r>
      <w:bookmarkEnd w:id="24"/>
    </w:p>
    <w:p w14:paraId="742D188F" w14:textId="20D5032D" w:rsidR="00FC337B" w:rsidRPr="00FC337B" w:rsidRDefault="00FC337B" w:rsidP="00A37757">
      <w:r w:rsidRPr="00FC337B">
        <w:rPr>
          <w:rtl/>
        </w:rPr>
        <w:t>בניגוד</w:t>
      </w:r>
      <w:r w:rsidRPr="00FC337B">
        <w:rPr>
          <w:rtl/>
          <w:lang w:bidi="ar-SA"/>
        </w:rPr>
        <w:t xml:space="preserve"> </w:t>
      </w:r>
      <w:r w:rsidRPr="00FC337B">
        <w:rPr>
          <w:rtl/>
        </w:rPr>
        <w:t>לדעה</w:t>
      </w:r>
      <w:r w:rsidRPr="00FC337B">
        <w:rPr>
          <w:rtl/>
          <w:lang w:bidi="ar-SA"/>
        </w:rPr>
        <w:t xml:space="preserve"> </w:t>
      </w:r>
      <w:r w:rsidRPr="00FC337B">
        <w:rPr>
          <w:rtl/>
        </w:rPr>
        <w:t>הרווחת</w:t>
      </w:r>
      <w:r w:rsidRPr="00FC337B">
        <w:rPr>
          <w:rtl/>
          <w:lang w:bidi="ar-SA"/>
        </w:rPr>
        <w:t xml:space="preserve"> </w:t>
      </w:r>
      <w:r w:rsidRPr="00FC337B">
        <w:rPr>
          <w:rtl/>
        </w:rPr>
        <w:t>בציבור</w:t>
      </w:r>
      <w:r w:rsidRPr="00FC337B">
        <w:rPr>
          <w:rtl/>
          <w:lang w:bidi="ar-SA"/>
        </w:rPr>
        <w:t xml:space="preserve"> </w:t>
      </w:r>
      <w:r w:rsidRPr="00FC337B">
        <w:rPr>
          <w:rtl/>
        </w:rPr>
        <w:t>הרחב</w:t>
      </w:r>
      <w:r w:rsidRPr="00FC337B">
        <w:rPr>
          <w:rtl/>
          <w:lang w:bidi="ar-SA"/>
        </w:rPr>
        <w:t xml:space="preserve"> </w:t>
      </w:r>
      <w:r w:rsidRPr="00FC337B">
        <w:rPr>
          <w:rtl/>
        </w:rPr>
        <w:t>כי</w:t>
      </w:r>
      <w:r w:rsidRPr="00FC337B">
        <w:rPr>
          <w:rtl/>
          <w:lang w:bidi="ar-SA"/>
        </w:rPr>
        <w:t xml:space="preserve"> </w:t>
      </w:r>
      <w:r w:rsidR="00D24E40">
        <w:rPr>
          <w:rtl/>
        </w:rPr>
        <w:t>חינוך וַלדורף</w:t>
      </w:r>
      <w:r w:rsidRPr="00FC337B">
        <w:rPr>
          <w:rtl/>
          <w:lang w:bidi="ar-SA"/>
        </w:rPr>
        <w:t xml:space="preserve"> </w:t>
      </w:r>
      <w:r w:rsidRPr="00FC337B">
        <w:rPr>
          <w:rtl/>
        </w:rPr>
        <w:t>הוא</w:t>
      </w:r>
      <w:r w:rsidRPr="00FC337B">
        <w:rPr>
          <w:rtl/>
          <w:lang w:bidi="ar-SA"/>
        </w:rPr>
        <w:t xml:space="preserve"> </w:t>
      </w:r>
      <w:r w:rsidRPr="00FC337B">
        <w:rPr>
          <w:rtl/>
        </w:rPr>
        <w:t>חינוך</w:t>
      </w:r>
      <w:r w:rsidRPr="00FC337B">
        <w:rPr>
          <w:rtl/>
          <w:lang w:bidi="ar-SA"/>
        </w:rPr>
        <w:t xml:space="preserve"> '</w:t>
      </w:r>
      <w:r w:rsidRPr="00FC337B">
        <w:rPr>
          <w:rtl/>
        </w:rPr>
        <w:t>נעים</w:t>
      </w:r>
      <w:r w:rsidRPr="00FC337B">
        <w:rPr>
          <w:rtl/>
          <w:lang w:bidi="ar-SA"/>
        </w:rPr>
        <w:t xml:space="preserve">' </w:t>
      </w:r>
      <w:r w:rsidRPr="00FC337B">
        <w:rPr>
          <w:rtl/>
        </w:rPr>
        <w:t>אך</w:t>
      </w:r>
      <w:r w:rsidRPr="00FC337B">
        <w:rPr>
          <w:rtl/>
          <w:lang w:bidi="ar-SA"/>
        </w:rPr>
        <w:t xml:space="preserve"> </w:t>
      </w:r>
      <w:r w:rsidRPr="00FC337B">
        <w:rPr>
          <w:rtl/>
        </w:rPr>
        <w:t>אינו</w:t>
      </w:r>
      <w:r w:rsidRPr="00FC337B">
        <w:rPr>
          <w:rtl/>
          <w:lang w:bidi="ar-SA"/>
        </w:rPr>
        <w:t xml:space="preserve"> </w:t>
      </w:r>
      <w:r w:rsidRPr="00FC337B">
        <w:rPr>
          <w:rtl/>
        </w:rPr>
        <w:t>הישגי</w:t>
      </w:r>
      <w:r w:rsidR="00451963">
        <w:rPr>
          <w:rtl/>
        </w:rPr>
        <w:t>,</w:t>
      </w:r>
      <w:r w:rsidRPr="00FC337B">
        <w:rPr>
          <w:rtl/>
          <w:lang w:bidi="ar-SA"/>
        </w:rPr>
        <w:t xml:space="preserve"> </w:t>
      </w:r>
      <w:r w:rsidRPr="00FC337B">
        <w:rPr>
          <w:rtl/>
        </w:rPr>
        <w:t>הנתונים</w:t>
      </w:r>
      <w:r w:rsidRPr="00FC337B">
        <w:rPr>
          <w:rtl/>
          <w:lang w:bidi="ar-SA"/>
        </w:rPr>
        <w:t xml:space="preserve"> </w:t>
      </w:r>
      <w:r w:rsidRPr="00FC337B">
        <w:rPr>
          <w:rtl/>
        </w:rPr>
        <w:t>האמפיריים</w:t>
      </w:r>
      <w:r w:rsidRPr="00FC337B">
        <w:rPr>
          <w:rtl/>
          <w:lang w:bidi="ar-SA"/>
        </w:rPr>
        <w:t xml:space="preserve"> </w:t>
      </w:r>
      <w:r w:rsidRPr="00FC337B">
        <w:rPr>
          <w:rtl/>
        </w:rPr>
        <w:t>מראים</w:t>
      </w:r>
      <w:r w:rsidRPr="00FC337B">
        <w:rPr>
          <w:rtl/>
          <w:lang w:bidi="ar-SA"/>
        </w:rPr>
        <w:t xml:space="preserve"> </w:t>
      </w:r>
      <w:r w:rsidRPr="00FC337B">
        <w:rPr>
          <w:rtl/>
        </w:rPr>
        <w:t>תמונה</w:t>
      </w:r>
      <w:r w:rsidRPr="00FC337B">
        <w:rPr>
          <w:rtl/>
          <w:lang w:bidi="ar-SA"/>
        </w:rPr>
        <w:t xml:space="preserve"> </w:t>
      </w:r>
      <w:r w:rsidRPr="00FC337B">
        <w:rPr>
          <w:rtl/>
        </w:rPr>
        <w:t>שונה</w:t>
      </w:r>
      <w:r w:rsidRPr="00FC337B">
        <w:rPr>
          <w:rtl/>
          <w:lang w:bidi="ar-SA"/>
        </w:rPr>
        <w:t xml:space="preserve">. </w:t>
      </w:r>
      <w:r w:rsidRPr="00FC337B">
        <w:rPr>
          <w:rtl/>
        </w:rPr>
        <w:t>ב</w:t>
      </w:r>
      <w:r w:rsidR="00A9085E">
        <w:rPr>
          <w:rtl/>
        </w:rPr>
        <w:t>ארה"ב</w:t>
      </w:r>
      <w:r w:rsidRPr="00FC337B">
        <w:rPr>
          <w:rtl/>
          <w:lang w:bidi="ar-SA"/>
        </w:rPr>
        <w:t xml:space="preserve"> </w:t>
      </w:r>
      <w:r w:rsidRPr="00FC337B">
        <w:rPr>
          <w:rtl/>
        </w:rPr>
        <w:t>נמצא</w:t>
      </w:r>
      <w:r w:rsidRPr="00FC337B">
        <w:rPr>
          <w:rtl/>
          <w:lang w:bidi="ar-SA"/>
        </w:rPr>
        <w:t xml:space="preserve"> </w:t>
      </w:r>
      <w:r w:rsidRPr="00FC337B">
        <w:rPr>
          <w:rtl/>
        </w:rPr>
        <w:t>כי</w:t>
      </w:r>
      <w:r w:rsidRPr="00FC337B">
        <w:rPr>
          <w:rtl/>
          <w:lang w:bidi="ar-SA"/>
        </w:rPr>
        <w:t xml:space="preserve"> </w:t>
      </w:r>
      <w:r w:rsidRPr="00FC337B">
        <w:rPr>
          <w:rtl/>
        </w:rPr>
        <w:t>ציוני</w:t>
      </w:r>
      <w:r w:rsidRPr="00FC337B">
        <w:rPr>
          <w:rtl/>
          <w:lang w:bidi="ar-SA"/>
        </w:rPr>
        <w:t xml:space="preserve"> </w:t>
      </w:r>
      <w:r w:rsidRPr="00FC337B">
        <w:rPr>
          <w:rtl/>
        </w:rPr>
        <w:t>ה</w:t>
      </w:r>
      <w:r w:rsidRPr="00FC337B">
        <w:rPr>
          <w:rtl/>
          <w:lang w:bidi="ar-SA"/>
        </w:rPr>
        <w:t xml:space="preserve">-SAT </w:t>
      </w:r>
      <w:r w:rsidRPr="00FC337B">
        <w:rPr>
          <w:rtl/>
        </w:rPr>
        <w:t>של</w:t>
      </w:r>
      <w:r w:rsidRPr="00FC337B">
        <w:rPr>
          <w:rtl/>
          <w:lang w:bidi="ar-SA"/>
        </w:rPr>
        <w:t xml:space="preserve"> </w:t>
      </w:r>
      <w:r w:rsidRPr="00FC337B">
        <w:rPr>
          <w:rtl/>
        </w:rPr>
        <w:t>בוגרי</w:t>
      </w:r>
      <w:r w:rsidR="00BE3998">
        <w:rPr>
          <w:rtl/>
        </w:rPr>
        <w:t xml:space="preserve"> וַלדורף</w:t>
      </w:r>
      <w:r w:rsidRPr="00FC337B">
        <w:rPr>
          <w:rtl/>
          <w:lang w:bidi="ar-SA"/>
        </w:rPr>
        <w:t xml:space="preserve"> </w:t>
      </w:r>
      <w:r w:rsidRPr="00FC337B">
        <w:rPr>
          <w:rtl/>
        </w:rPr>
        <w:t>עלו</w:t>
      </w:r>
      <w:r w:rsidRPr="00FC337B">
        <w:rPr>
          <w:rtl/>
          <w:lang w:bidi="ar-SA"/>
        </w:rPr>
        <w:t xml:space="preserve"> </w:t>
      </w:r>
      <w:r w:rsidRPr="00FC337B">
        <w:rPr>
          <w:rtl/>
        </w:rPr>
        <w:t>על</w:t>
      </w:r>
      <w:r w:rsidRPr="00FC337B">
        <w:rPr>
          <w:rtl/>
          <w:lang w:bidi="ar-SA"/>
        </w:rPr>
        <w:t xml:space="preserve"> </w:t>
      </w:r>
      <w:r w:rsidRPr="00FC337B">
        <w:rPr>
          <w:rtl/>
        </w:rPr>
        <w:t>הממוצע</w:t>
      </w:r>
      <w:r w:rsidRPr="00FC337B">
        <w:rPr>
          <w:rtl/>
          <w:lang w:bidi="ar-SA"/>
        </w:rPr>
        <w:t xml:space="preserve"> </w:t>
      </w:r>
      <w:r w:rsidRPr="00FC337B">
        <w:rPr>
          <w:rtl/>
        </w:rPr>
        <w:t>הלאומי</w:t>
      </w:r>
      <w:r w:rsidR="00451963">
        <w:rPr>
          <w:rtl/>
        </w:rPr>
        <w:t>,</w:t>
      </w:r>
      <w:r w:rsidRPr="00FC337B">
        <w:rPr>
          <w:rtl/>
          <w:lang w:bidi="ar-SA"/>
        </w:rPr>
        <w:t xml:space="preserve"> </w:t>
      </w:r>
      <w:r w:rsidRPr="00FC337B">
        <w:rPr>
          <w:rtl/>
        </w:rPr>
        <w:t>בעיקר</w:t>
      </w:r>
      <w:r w:rsidRPr="00FC337B">
        <w:rPr>
          <w:rtl/>
          <w:lang w:bidi="ar-SA"/>
        </w:rPr>
        <w:t xml:space="preserve"> </w:t>
      </w:r>
      <w:r w:rsidRPr="00FC337B">
        <w:rPr>
          <w:rtl/>
        </w:rPr>
        <w:t>במבחנים</w:t>
      </w:r>
      <w:r w:rsidRPr="00FC337B">
        <w:rPr>
          <w:rtl/>
          <w:lang w:bidi="ar-SA"/>
        </w:rPr>
        <w:t xml:space="preserve"> </w:t>
      </w:r>
      <w:r w:rsidRPr="00FC337B">
        <w:rPr>
          <w:rtl/>
        </w:rPr>
        <w:t>רבי</w:t>
      </w:r>
      <w:r w:rsidRPr="00FC337B">
        <w:rPr>
          <w:rtl/>
          <w:lang w:bidi="ar-SA"/>
        </w:rPr>
        <w:t>-</w:t>
      </w:r>
      <w:r w:rsidRPr="00FC337B">
        <w:rPr>
          <w:rtl/>
        </w:rPr>
        <w:t>מלל</w:t>
      </w:r>
      <w:r w:rsidRPr="00FC337B">
        <w:rPr>
          <w:rtl/>
          <w:lang w:bidi="ar-SA"/>
        </w:rPr>
        <w:t xml:space="preserve"> </w:t>
      </w:r>
      <w:r w:rsidRPr="00FC337B">
        <w:rPr>
          <w:rtl/>
        </w:rPr>
        <w:t>ושפות</w:t>
      </w:r>
      <w:r w:rsidRPr="00FC337B">
        <w:rPr>
          <w:rtl/>
          <w:lang w:bidi="ar-SA"/>
        </w:rPr>
        <w:t xml:space="preserve"> (</w:t>
      </w:r>
      <w:r w:rsidR="00803B33">
        <w:rPr>
          <w:lang w:bidi="ar-SA"/>
        </w:rPr>
        <w:t>AWSNA, 2024</w:t>
      </w:r>
      <w:r w:rsidRPr="00FC337B">
        <w:rPr>
          <w:rtl/>
          <w:lang w:bidi="ar-SA"/>
        </w:rPr>
        <w:t xml:space="preserve">). </w:t>
      </w:r>
      <w:r w:rsidRPr="00FC337B">
        <w:rPr>
          <w:rtl/>
        </w:rPr>
        <w:t>בנוסף</w:t>
      </w:r>
      <w:r w:rsidR="00451963">
        <w:rPr>
          <w:rtl/>
        </w:rPr>
        <w:t>,</w:t>
      </w:r>
      <w:r w:rsidRPr="00FC337B">
        <w:rPr>
          <w:rtl/>
          <w:lang w:bidi="ar-SA"/>
        </w:rPr>
        <w:t xml:space="preserve"> </w:t>
      </w:r>
      <w:r w:rsidRPr="00FC337B">
        <w:rPr>
          <w:rtl/>
        </w:rPr>
        <w:t>שיעור</w:t>
      </w:r>
      <w:r w:rsidRPr="00FC337B">
        <w:rPr>
          <w:rtl/>
          <w:lang w:bidi="ar-SA"/>
        </w:rPr>
        <w:t xml:space="preserve"> </w:t>
      </w:r>
      <w:r w:rsidRPr="00FC337B">
        <w:rPr>
          <w:rtl/>
        </w:rPr>
        <w:t>מעבר</w:t>
      </w:r>
      <w:r w:rsidRPr="00FC337B">
        <w:rPr>
          <w:rtl/>
          <w:lang w:bidi="ar-SA"/>
        </w:rPr>
        <w:t xml:space="preserve"> </w:t>
      </w:r>
      <w:r w:rsidRPr="00FC337B">
        <w:rPr>
          <w:rtl/>
        </w:rPr>
        <w:t>בחינות</w:t>
      </w:r>
      <w:r w:rsidRPr="00FC337B">
        <w:rPr>
          <w:rtl/>
          <w:lang w:bidi="ar-SA"/>
        </w:rPr>
        <w:t xml:space="preserve"> </w:t>
      </w:r>
      <w:r w:rsidRPr="00FC337B">
        <w:rPr>
          <w:rtl/>
        </w:rPr>
        <w:t>הבגרות</w:t>
      </w:r>
      <w:r w:rsidRPr="00FC337B">
        <w:rPr>
          <w:rtl/>
          <w:lang w:bidi="ar-SA"/>
        </w:rPr>
        <w:t xml:space="preserve"> </w:t>
      </w:r>
      <w:r w:rsidRPr="00FC337B">
        <w:rPr>
          <w:rtl/>
        </w:rPr>
        <w:t>בקרב</w:t>
      </w:r>
      <w:r w:rsidRPr="00FC337B">
        <w:rPr>
          <w:rtl/>
          <w:lang w:bidi="ar-SA"/>
        </w:rPr>
        <w:t xml:space="preserve"> </w:t>
      </w:r>
      <w:r w:rsidRPr="00FC337B">
        <w:rPr>
          <w:rtl/>
        </w:rPr>
        <w:t>תלמידי</w:t>
      </w:r>
      <w:r w:rsidR="00BE3998">
        <w:rPr>
          <w:rtl/>
        </w:rPr>
        <w:t xml:space="preserve"> </w:t>
      </w:r>
      <w:r w:rsidR="00D075B6">
        <w:rPr>
          <w:rFonts w:hint="cs"/>
          <w:rtl/>
        </w:rPr>
        <w:t xml:space="preserve">ותלמידות </w:t>
      </w:r>
      <w:r w:rsidR="00BE3998">
        <w:rPr>
          <w:rtl/>
        </w:rPr>
        <w:t>וַלדורף</w:t>
      </w:r>
      <w:r w:rsidRPr="00FC337B">
        <w:rPr>
          <w:rtl/>
          <w:lang w:bidi="ar-SA"/>
        </w:rPr>
        <w:t xml:space="preserve"> </w:t>
      </w:r>
      <w:r w:rsidRPr="00FC337B">
        <w:rPr>
          <w:rtl/>
        </w:rPr>
        <w:t>במדינות</w:t>
      </w:r>
      <w:r w:rsidRPr="00FC337B">
        <w:rPr>
          <w:rtl/>
          <w:lang w:bidi="ar-SA"/>
        </w:rPr>
        <w:t xml:space="preserve"> </w:t>
      </w:r>
      <w:r w:rsidRPr="00FC337B">
        <w:rPr>
          <w:rtl/>
        </w:rPr>
        <w:t>שונות</w:t>
      </w:r>
      <w:r w:rsidRPr="00FC337B">
        <w:rPr>
          <w:rtl/>
          <w:lang w:bidi="ar-SA"/>
        </w:rPr>
        <w:t xml:space="preserve"> </w:t>
      </w:r>
      <w:r w:rsidRPr="00FC337B">
        <w:rPr>
          <w:rtl/>
        </w:rPr>
        <w:t>באירופה</w:t>
      </w:r>
      <w:r w:rsidRPr="00FC337B">
        <w:rPr>
          <w:rtl/>
          <w:lang w:bidi="ar-SA"/>
        </w:rPr>
        <w:t xml:space="preserve"> </w:t>
      </w:r>
      <w:r w:rsidRPr="00FC337B">
        <w:rPr>
          <w:rtl/>
        </w:rPr>
        <w:t>גבוה</w:t>
      </w:r>
      <w:r w:rsidRPr="00FC337B">
        <w:rPr>
          <w:rtl/>
          <w:lang w:bidi="ar-SA"/>
        </w:rPr>
        <w:t xml:space="preserve"> </w:t>
      </w:r>
      <w:r w:rsidRPr="00FC337B">
        <w:rPr>
          <w:rtl/>
        </w:rPr>
        <w:t>פי</w:t>
      </w:r>
      <w:r w:rsidRPr="00FC337B">
        <w:rPr>
          <w:rtl/>
          <w:lang w:bidi="ar-SA"/>
        </w:rPr>
        <w:t xml:space="preserve"> </w:t>
      </w:r>
      <w:r w:rsidR="00803B33">
        <w:rPr>
          <w:rFonts w:hint="cs"/>
          <w:rtl/>
        </w:rPr>
        <w:t>2</w:t>
      </w:r>
      <w:r w:rsidRPr="00FC337B">
        <w:rPr>
          <w:rtl/>
          <w:lang w:bidi="ar-SA"/>
        </w:rPr>
        <w:t xml:space="preserve"> </w:t>
      </w:r>
      <w:r w:rsidRPr="00FC337B">
        <w:rPr>
          <w:rtl/>
        </w:rPr>
        <w:t>עד</w:t>
      </w:r>
      <w:r w:rsidRPr="00FC337B">
        <w:rPr>
          <w:rtl/>
          <w:lang w:bidi="ar-SA"/>
        </w:rPr>
        <w:t xml:space="preserve"> </w:t>
      </w:r>
      <w:r w:rsidR="00803B33">
        <w:rPr>
          <w:rFonts w:hint="cs"/>
          <w:rtl/>
        </w:rPr>
        <w:t>3</w:t>
      </w:r>
      <w:r w:rsidRPr="00FC337B">
        <w:rPr>
          <w:rtl/>
          <w:lang w:bidi="ar-SA"/>
        </w:rPr>
        <w:t xml:space="preserve"> </w:t>
      </w:r>
      <w:r w:rsidRPr="00FC337B">
        <w:rPr>
          <w:rtl/>
        </w:rPr>
        <w:t>מאשר</w:t>
      </w:r>
      <w:r w:rsidRPr="00FC337B">
        <w:rPr>
          <w:rtl/>
          <w:lang w:bidi="ar-SA"/>
        </w:rPr>
        <w:t xml:space="preserve"> </w:t>
      </w:r>
      <w:r w:rsidRPr="00FC337B">
        <w:rPr>
          <w:rtl/>
        </w:rPr>
        <w:t>במערכת</w:t>
      </w:r>
      <w:r w:rsidRPr="00FC337B">
        <w:rPr>
          <w:rtl/>
          <w:lang w:bidi="ar-SA"/>
        </w:rPr>
        <w:t xml:space="preserve"> </w:t>
      </w:r>
      <w:r w:rsidRPr="00FC337B">
        <w:rPr>
          <w:rtl/>
        </w:rPr>
        <w:t>החינוך</w:t>
      </w:r>
      <w:r w:rsidRPr="00FC337B">
        <w:rPr>
          <w:rtl/>
          <w:lang w:bidi="ar-SA"/>
        </w:rPr>
        <w:t xml:space="preserve"> </w:t>
      </w:r>
      <w:r w:rsidRPr="00FC337B">
        <w:rPr>
          <w:rtl/>
        </w:rPr>
        <w:t>הממלכתית</w:t>
      </w:r>
      <w:r w:rsidRPr="00FC337B">
        <w:rPr>
          <w:rtl/>
          <w:lang w:bidi="ar-SA"/>
        </w:rPr>
        <w:t xml:space="preserve"> </w:t>
      </w:r>
      <w:r w:rsidRPr="00FC337B">
        <w:rPr>
          <w:rtl/>
        </w:rPr>
        <w:t>הרגילה</w:t>
      </w:r>
      <w:r w:rsidRPr="00FC337B">
        <w:rPr>
          <w:rtl/>
          <w:lang w:bidi="ar-SA"/>
        </w:rPr>
        <w:t xml:space="preserve"> </w:t>
      </w:r>
      <w:r w:rsidR="00251510" w:rsidRPr="00FC337B">
        <w:rPr>
          <w:rtl/>
          <w:lang w:bidi="ar-SA"/>
        </w:rPr>
        <w:t>(</w:t>
      </w:r>
      <w:r w:rsidR="00251510" w:rsidRPr="00803B33">
        <w:rPr>
          <w:lang w:bidi="ar-SA"/>
        </w:rPr>
        <w:t>AWSNA, 2024</w:t>
      </w:r>
      <w:r w:rsidR="00251510" w:rsidRPr="00FC337B">
        <w:rPr>
          <w:rtl/>
          <w:lang w:bidi="ar-SA"/>
        </w:rPr>
        <w:t>)</w:t>
      </w:r>
      <w:r w:rsidRPr="00FC337B">
        <w:rPr>
          <w:rtl/>
          <w:lang w:bidi="ar-SA"/>
        </w:rPr>
        <w:t xml:space="preserve">. </w:t>
      </w:r>
      <w:r w:rsidRPr="00FC337B">
        <w:rPr>
          <w:rtl/>
        </w:rPr>
        <w:t>חוקרים</w:t>
      </w:r>
      <w:r w:rsidRPr="00FC337B">
        <w:rPr>
          <w:rtl/>
          <w:lang w:bidi="ar-SA"/>
        </w:rPr>
        <w:t xml:space="preserve"> </w:t>
      </w:r>
      <w:r w:rsidRPr="00FC337B">
        <w:rPr>
          <w:rtl/>
        </w:rPr>
        <w:t>מייחסים</w:t>
      </w:r>
      <w:r w:rsidRPr="00FC337B">
        <w:rPr>
          <w:rtl/>
          <w:lang w:bidi="ar-SA"/>
        </w:rPr>
        <w:t xml:space="preserve"> </w:t>
      </w:r>
      <w:r w:rsidRPr="00FC337B">
        <w:rPr>
          <w:rtl/>
        </w:rPr>
        <w:t>הצלחה</w:t>
      </w:r>
      <w:r w:rsidRPr="00FC337B">
        <w:rPr>
          <w:rtl/>
          <w:lang w:bidi="ar-SA"/>
        </w:rPr>
        <w:t xml:space="preserve"> </w:t>
      </w:r>
      <w:r w:rsidRPr="00FC337B">
        <w:rPr>
          <w:rtl/>
        </w:rPr>
        <w:t>זו</w:t>
      </w:r>
      <w:r w:rsidRPr="00FC337B">
        <w:rPr>
          <w:rtl/>
          <w:lang w:bidi="ar-SA"/>
        </w:rPr>
        <w:t xml:space="preserve"> </w:t>
      </w:r>
      <w:r w:rsidRPr="00FC337B">
        <w:rPr>
          <w:rtl/>
        </w:rPr>
        <w:t>ליכולתם</w:t>
      </w:r>
      <w:r w:rsidRPr="00FC337B">
        <w:rPr>
          <w:rtl/>
          <w:lang w:bidi="ar-SA"/>
        </w:rPr>
        <w:t xml:space="preserve"> </w:t>
      </w:r>
      <w:r w:rsidRPr="00FC337B">
        <w:rPr>
          <w:rtl/>
        </w:rPr>
        <w:t>של</w:t>
      </w:r>
      <w:r w:rsidRPr="00FC337B">
        <w:rPr>
          <w:rtl/>
          <w:lang w:bidi="ar-SA"/>
        </w:rPr>
        <w:t xml:space="preserve"> </w:t>
      </w:r>
      <w:r w:rsidRPr="00FC337B">
        <w:rPr>
          <w:rtl/>
        </w:rPr>
        <w:t>הבוגרים</w:t>
      </w:r>
      <w:r w:rsidRPr="00FC337B">
        <w:rPr>
          <w:rtl/>
          <w:lang w:bidi="ar-SA"/>
        </w:rPr>
        <w:t xml:space="preserve"> </w:t>
      </w:r>
      <w:r w:rsidR="00D075B6">
        <w:rPr>
          <w:rFonts w:hint="cs"/>
          <w:rtl/>
        </w:rPr>
        <w:t xml:space="preserve">והבוגרות </w:t>
      </w:r>
      <w:r w:rsidRPr="00FC337B">
        <w:rPr>
          <w:rtl/>
        </w:rPr>
        <w:t>לשלב</w:t>
      </w:r>
      <w:r w:rsidRPr="00FC337B">
        <w:rPr>
          <w:rtl/>
          <w:lang w:bidi="ar-SA"/>
        </w:rPr>
        <w:t xml:space="preserve"> </w:t>
      </w:r>
      <w:r w:rsidRPr="00FC337B">
        <w:rPr>
          <w:rtl/>
        </w:rPr>
        <w:t>ולמזג</w:t>
      </w:r>
      <w:r w:rsidRPr="00FC337B">
        <w:rPr>
          <w:rtl/>
          <w:lang w:bidi="ar-SA"/>
        </w:rPr>
        <w:t xml:space="preserve"> </w:t>
      </w:r>
      <w:r w:rsidRPr="00FC337B">
        <w:rPr>
          <w:rtl/>
        </w:rPr>
        <w:t>מידע</w:t>
      </w:r>
      <w:r w:rsidRPr="00FC337B">
        <w:rPr>
          <w:rtl/>
          <w:lang w:bidi="ar-SA"/>
        </w:rPr>
        <w:t xml:space="preserve"> </w:t>
      </w:r>
      <w:r w:rsidRPr="00FC337B">
        <w:rPr>
          <w:rtl/>
        </w:rPr>
        <w:t>ממקורות</w:t>
      </w:r>
      <w:r w:rsidRPr="00FC337B">
        <w:rPr>
          <w:rtl/>
          <w:lang w:bidi="ar-SA"/>
        </w:rPr>
        <w:t xml:space="preserve"> </w:t>
      </w:r>
      <w:r w:rsidRPr="00FC337B">
        <w:rPr>
          <w:rtl/>
        </w:rPr>
        <w:t>מגוונים</w:t>
      </w:r>
      <w:r w:rsidRPr="00FC337B">
        <w:rPr>
          <w:rtl/>
          <w:lang w:bidi="ar-SA"/>
        </w:rPr>
        <w:t xml:space="preserve"> </w:t>
      </w:r>
      <w:r w:rsidRPr="00FC337B">
        <w:rPr>
          <w:rtl/>
        </w:rPr>
        <w:t>במקום</w:t>
      </w:r>
      <w:r w:rsidRPr="00FC337B">
        <w:rPr>
          <w:rtl/>
          <w:lang w:bidi="ar-SA"/>
        </w:rPr>
        <w:t xml:space="preserve"> </w:t>
      </w:r>
      <w:r w:rsidRPr="00FC337B">
        <w:rPr>
          <w:rtl/>
        </w:rPr>
        <w:t>להסתמך</w:t>
      </w:r>
      <w:r w:rsidRPr="00FC337B">
        <w:rPr>
          <w:rtl/>
          <w:lang w:bidi="ar-SA"/>
        </w:rPr>
        <w:t xml:space="preserve"> </w:t>
      </w:r>
      <w:r w:rsidRPr="00FC337B">
        <w:rPr>
          <w:rtl/>
        </w:rPr>
        <w:t>על</w:t>
      </w:r>
      <w:r w:rsidRPr="00FC337B">
        <w:rPr>
          <w:rtl/>
          <w:lang w:bidi="ar-SA"/>
        </w:rPr>
        <w:t xml:space="preserve"> </w:t>
      </w:r>
      <w:r w:rsidRPr="00FC337B">
        <w:rPr>
          <w:rtl/>
        </w:rPr>
        <w:t>שינון</w:t>
      </w:r>
      <w:r w:rsidRPr="00FC337B">
        <w:rPr>
          <w:rtl/>
          <w:lang w:bidi="ar-SA"/>
        </w:rPr>
        <w:t xml:space="preserve"> </w:t>
      </w:r>
      <w:r w:rsidRPr="00FC337B">
        <w:rPr>
          <w:rtl/>
        </w:rPr>
        <w:t>פסיבי</w:t>
      </w:r>
      <w:r w:rsidRPr="00FC337B">
        <w:rPr>
          <w:rtl/>
          <w:lang w:bidi="ar-SA"/>
        </w:rPr>
        <w:t xml:space="preserve"> </w:t>
      </w:r>
      <w:r w:rsidRPr="00FC337B">
        <w:rPr>
          <w:rtl/>
        </w:rPr>
        <w:t>של</w:t>
      </w:r>
      <w:r w:rsidRPr="00FC337B">
        <w:rPr>
          <w:rtl/>
          <w:lang w:bidi="ar-SA"/>
        </w:rPr>
        <w:t xml:space="preserve"> </w:t>
      </w:r>
      <w:r w:rsidRPr="00FC337B">
        <w:rPr>
          <w:rtl/>
        </w:rPr>
        <w:t>עובדות</w:t>
      </w:r>
      <w:r w:rsidRPr="00FC337B">
        <w:rPr>
          <w:rtl/>
          <w:lang w:bidi="ar-SA"/>
        </w:rPr>
        <w:t xml:space="preserve"> (</w:t>
      </w:r>
      <w:r w:rsidR="00803B33" w:rsidRPr="00803B33">
        <w:rPr>
          <w:lang w:bidi="ar-SA"/>
        </w:rPr>
        <w:t>AWSNA, 2024</w:t>
      </w:r>
      <w:r w:rsidRPr="00FC337B">
        <w:rPr>
          <w:rtl/>
          <w:lang w:bidi="ar-SA"/>
        </w:rPr>
        <w:t>).</w:t>
      </w:r>
    </w:p>
    <w:p w14:paraId="01140B7B" w14:textId="00672A92" w:rsidR="00FC337B" w:rsidRPr="00FC337B" w:rsidRDefault="00FC337B" w:rsidP="00A37757">
      <w:pPr>
        <w:rPr>
          <w:rtl/>
        </w:rPr>
      </w:pPr>
      <w:r w:rsidRPr="00FC337B">
        <w:rPr>
          <w:rtl/>
        </w:rPr>
        <w:t>דפוס</w:t>
      </w:r>
      <w:r w:rsidRPr="00FC337B">
        <w:rPr>
          <w:rtl/>
          <w:lang w:bidi="ar-SA"/>
        </w:rPr>
        <w:t xml:space="preserve"> </w:t>
      </w:r>
      <w:r w:rsidRPr="00FC337B">
        <w:rPr>
          <w:rtl/>
        </w:rPr>
        <w:t>זה</w:t>
      </w:r>
      <w:r w:rsidRPr="00FC337B">
        <w:rPr>
          <w:rtl/>
          <w:lang w:bidi="ar-SA"/>
        </w:rPr>
        <w:t xml:space="preserve"> </w:t>
      </w:r>
      <w:r w:rsidRPr="00FC337B">
        <w:rPr>
          <w:rtl/>
        </w:rPr>
        <w:t>נתמך</w:t>
      </w:r>
      <w:r w:rsidRPr="00FC337B">
        <w:rPr>
          <w:rtl/>
          <w:lang w:bidi="ar-SA"/>
        </w:rPr>
        <w:t xml:space="preserve"> </w:t>
      </w:r>
      <w:r w:rsidRPr="00FC337B">
        <w:rPr>
          <w:rtl/>
        </w:rPr>
        <w:t>גם</w:t>
      </w:r>
      <w:r w:rsidRPr="00FC337B">
        <w:rPr>
          <w:rtl/>
          <w:lang w:bidi="ar-SA"/>
        </w:rPr>
        <w:t xml:space="preserve"> </w:t>
      </w:r>
      <w:r w:rsidRPr="00FC337B">
        <w:rPr>
          <w:rtl/>
        </w:rPr>
        <w:t>על</w:t>
      </w:r>
      <w:r w:rsidRPr="00FC337B">
        <w:rPr>
          <w:rtl/>
          <w:lang w:bidi="ar-SA"/>
        </w:rPr>
        <w:t xml:space="preserve"> </w:t>
      </w:r>
      <w:r w:rsidRPr="00FC337B">
        <w:rPr>
          <w:rtl/>
        </w:rPr>
        <w:t>ידי</w:t>
      </w:r>
      <w:r w:rsidRPr="00FC337B">
        <w:rPr>
          <w:rtl/>
          <w:lang w:bidi="ar-SA"/>
        </w:rPr>
        <w:t xml:space="preserve"> </w:t>
      </w:r>
      <w:r w:rsidRPr="00FC337B">
        <w:rPr>
          <w:rtl/>
        </w:rPr>
        <w:t>מחקרים</w:t>
      </w:r>
      <w:r w:rsidRPr="00FC337B">
        <w:rPr>
          <w:rtl/>
          <w:lang w:bidi="ar-SA"/>
        </w:rPr>
        <w:t xml:space="preserve"> </w:t>
      </w:r>
      <w:r w:rsidRPr="00FC337B">
        <w:rPr>
          <w:rtl/>
        </w:rPr>
        <w:t>שבחנו</w:t>
      </w:r>
      <w:r w:rsidRPr="00FC337B">
        <w:rPr>
          <w:rtl/>
          <w:lang w:bidi="ar-SA"/>
        </w:rPr>
        <w:t xml:space="preserve"> </w:t>
      </w:r>
      <w:r w:rsidRPr="00FC337B">
        <w:rPr>
          <w:rtl/>
        </w:rPr>
        <w:t>בתי</w:t>
      </w:r>
      <w:r w:rsidRPr="00FC337B">
        <w:rPr>
          <w:rtl/>
          <w:lang w:bidi="ar-SA"/>
        </w:rPr>
        <w:t xml:space="preserve"> </w:t>
      </w:r>
      <w:r w:rsidRPr="00FC337B">
        <w:rPr>
          <w:rtl/>
        </w:rPr>
        <w:t>ספר</w:t>
      </w:r>
      <w:r w:rsidRPr="00FC337B">
        <w:rPr>
          <w:rtl/>
          <w:lang w:bidi="ar-SA"/>
        </w:rPr>
        <w:t xml:space="preserve"> </w:t>
      </w:r>
      <w:r w:rsidRPr="00FC337B">
        <w:rPr>
          <w:rtl/>
        </w:rPr>
        <w:t>ציבוריים</w:t>
      </w:r>
      <w:r w:rsidRPr="00FC337B">
        <w:rPr>
          <w:rtl/>
          <w:lang w:bidi="ar-SA"/>
        </w:rPr>
        <w:t xml:space="preserve"> </w:t>
      </w:r>
      <w:r w:rsidRPr="00FC337B">
        <w:rPr>
          <w:rtl/>
        </w:rPr>
        <w:t>הפועלים</w:t>
      </w:r>
      <w:r w:rsidRPr="00FC337B">
        <w:rPr>
          <w:rtl/>
          <w:lang w:bidi="ar-SA"/>
        </w:rPr>
        <w:t xml:space="preserve"> </w:t>
      </w:r>
      <w:r w:rsidRPr="00FC337B">
        <w:rPr>
          <w:rtl/>
        </w:rPr>
        <w:t>בשיטת</w:t>
      </w:r>
      <w:r w:rsidR="00BE3998">
        <w:rPr>
          <w:rtl/>
        </w:rPr>
        <w:t xml:space="preserve"> וַלדורף</w:t>
      </w:r>
      <w:r w:rsidRPr="00FC337B">
        <w:rPr>
          <w:rtl/>
          <w:lang w:bidi="ar-SA"/>
        </w:rPr>
        <w:t xml:space="preserve"> </w:t>
      </w:r>
      <w:r w:rsidRPr="00FC337B">
        <w:rPr>
          <w:rtl/>
        </w:rPr>
        <w:t>בקליפורניה</w:t>
      </w:r>
      <w:r w:rsidRPr="00FC337B">
        <w:rPr>
          <w:rtl/>
          <w:lang w:bidi="ar-SA"/>
        </w:rPr>
        <w:t xml:space="preserve">. </w:t>
      </w:r>
      <w:r w:rsidRPr="00FC337B">
        <w:rPr>
          <w:rtl/>
        </w:rPr>
        <w:t>המחקרים</w:t>
      </w:r>
      <w:r w:rsidRPr="00FC337B">
        <w:rPr>
          <w:rtl/>
          <w:lang w:bidi="ar-SA"/>
        </w:rPr>
        <w:t xml:space="preserve"> </w:t>
      </w:r>
      <w:r w:rsidRPr="00FC337B">
        <w:rPr>
          <w:rtl/>
        </w:rPr>
        <w:t>מצאו</w:t>
      </w:r>
      <w:r w:rsidRPr="00FC337B">
        <w:rPr>
          <w:rtl/>
          <w:lang w:bidi="ar-SA"/>
        </w:rPr>
        <w:t xml:space="preserve"> </w:t>
      </w:r>
      <w:r w:rsidRPr="00FC337B">
        <w:rPr>
          <w:rtl/>
        </w:rPr>
        <w:t>דפוס</w:t>
      </w:r>
      <w:r w:rsidRPr="00FC337B">
        <w:rPr>
          <w:rtl/>
          <w:lang w:bidi="ar-SA"/>
        </w:rPr>
        <w:t xml:space="preserve"> </w:t>
      </w:r>
      <w:r w:rsidRPr="00FC337B">
        <w:rPr>
          <w:rtl/>
        </w:rPr>
        <w:t>ביצועים</w:t>
      </w:r>
      <w:r w:rsidRPr="00FC337B">
        <w:rPr>
          <w:rtl/>
          <w:lang w:bidi="ar-SA"/>
        </w:rPr>
        <w:t xml:space="preserve"> </w:t>
      </w:r>
      <w:r w:rsidRPr="00FC337B">
        <w:rPr>
          <w:rtl/>
        </w:rPr>
        <w:t>ייחודי</w:t>
      </w:r>
      <w:r w:rsidRPr="00FC337B">
        <w:rPr>
          <w:rtl/>
          <w:lang w:bidi="ar-SA"/>
        </w:rPr>
        <w:t xml:space="preserve">: </w:t>
      </w:r>
      <w:r w:rsidRPr="00FC337B">
        <w:rPr>
          <w:rtl/>
        </w:rPr>
        <w:t>בעוד</w:t>
      </w:r>
      <w:r w:rsidRPr="00FC337B">
        <w:rPr>
          <w:rtl/>
          <w:lang w:bidi="ar-SA"/>
        </w:rPr>
        <w:t xml:space="preserve"> </w:t>
      </w:r>
      <w:r w:rsidRPr="00FC337B">
        <w:rPr>
          <w:rtl/>
        </w:rPr>
        <w:t>שבכיתות</w:t>
      </w:r>
      <w:r w:rsidRPr="00FC337B">
        <w:rPr>
          <w:rtl/>
          <w:lang w:bidi="ar-SA"/>
        </w:rPr>
        <w:t xml:space="preserve"> </w:t>
      </w:r>
      <w:r w:rsidRPr="00FC337B">
        <w:rPr>
          <w:rtl/>
        </w:rPr>
        <w:t>הנמוכות</w:t>
      </w:r>
      <w:r w:rsidRPr="00FC337B">
        <w:rPr>
          <w:rtl/>
          <w:lang w:bidi="ar-SA"/>
        </w:rPr>
        <w:t xml:space="preserve"> (</w:t>
      </w:r>
      <w:r w:rsidRPr="00FC337B">
        <w:rPr>
          <w:rtl/>
        </w:rPr>
        <w:t>כגון</w:t>
      </w:r>
      <w:r w:rsidRPr="00FC337B">
        <w:rPr>
          <w:rtl/>
          <w:lang w:bidi="ar-SA"/>
        </w:rPr>
        <w:t xml:space="preserve"> </w:t>
      </w:r>
      <w:r w:rsidRPr="00FC337B">
        <w:rPr>
          <w:rtl/>
        </w:rPr>
        <w:t>כיתה</w:t>
      </w:r>
      <w:r w:rsidRPr="00FC337B">
        <w:rPr>
          <w:rtl/>
          <w:lang w:bidi="ar-SA"/>
        </w:rPr>
        <w:t xml:space="preserve"> </w:t>
      </w:r>
      <w:r w:rsidRPr="00FC337B">
        <w:rPr>
          <w:rtl/>
        </w:rPr>
        <w:t>ב</w:t>
      </w:r>
      <w:r w:rsidRPr="00FC337B">
        <w:rPr>
          <w:rtl/>
          <w:lang w:bidi="ar-SA"/>
        </w:rPr>
        <w:t xml:space="preserve">') </w:t>
      </w:r>
      <w:r w:rsidRPr="00FC337B">
        <w:rPr>
          <w:rtl/>
        </w:rPr>
        <w:t>תלמידי</w:t>
      </w:r>
      <w:r w:rsidR="00BE3998">
        <w:rPr>
          <w:rtl/>
        </w:rPr>
        <w:t xml:space="preserve"> </w:t>
      </w:r>
      <w:r w:rsidR="00D075B6">
        <w:rPr>
          <w:rFonts w:hint="cs"/>
          <w:rtl/>
        </w:rPr>
        <w:t xml:space="preserve">ותלמידות </w:t>
      </w:r>
      <w:r w:rsidR="00BE3998">
        <w:rPr>
          <w:rtl/>
        </w:rPr>
        <w:t>וַלדורף</w:t>
      </w:r>
      <w:r w:rsidRPr="00FC337B">
        <w:rPr>
          <w:rtl/>
          <w:lang w:bidi="ar-SA"/>
        </w:rPr>
        <w:t xml:space="preserve"> </w:t>
      </w:r>
      <w:r w:rsidRPr="00FC337B">
        <w:rPr>
          <w:rtl/>
        </w:rPr>
        <w:t>תפקדו</w:t>
      </w:r>
      <w:r w:rsidRPr="00FC337B">
        <w:rPr>
          <w:rtl/>
          <w:lang w:bidi="ar-SA"/>
        </w:rPr>
        <w:t xml:space="preserve"> </w:t>
      </w:r>
      <w:r w:rsidRPr="00FC337B">
        <w:rPr>
          <w:rtl/>
        </w:rPr>
        <w:t>במבחנים</w:t>
      </w:r>
      <w:r w:rsidRPr="00FC337B">
        <w:rPr>
          <w:rtl/>
          <w:lang w:bidi="ar-SA"/>
        </w:rPr>
        <w:t xml:space="preserve"> </w:t>
      </w:r>
      <w:r w:rsidRPr="00FC337B">
        <w:rPr>
          <w:rtl/>
        </w:rPr>
        <w:t>סטנדרטיים</w:t>
      </w:r>
      <w:r w:rsidRPr="00FC337B">
        <w:rPr>
          <w:rtl/>
          <w:lang w:bidi="ar-SA"/>
        </w:rPr>
        <w:t xml:space="preserve"> </w:t>
      </w:r>
      <w:r w:rsidRPr="00FC337B">
        <w:rPr>
          <w:rtl/>
        </w:rPr>
        <w:t>משמעותית</w:t>
      </w:r>
      <w:r w:rsidRPr="00FC337B">
        <w:rPr>
          <w:rtl/>
          <w:lang w:bidi="ar-SA"/>
        </w:rPr>
        <w:t xml:space="preserve"> </w:t>
      </w:r>
      <w:r w:rsidRPr="00FC337B">
        <w:rPr>
          <w:rtl/>
        </w:rPr>
        <w:t>מתחת</w:t>
      </w:r>
      <w:r w:rsidRPr="00FC337B">
        <w:rPr>
          <w:rtl/>
          <w:lang w:bidi="ar-SA"/>
        </w:rPr>
        <w:t xml:space="preserve"> </w:t>
      </w:r>
      <w:r w:rsidRPr="00FC337B">
        <w:rPr>
          <w:rtl/>
        </w:rPr>
        <w:t>לעמיתיהם</w:t>
      </w:r>
      <w:r w:rsidRPr="00FC337B">
        <w:rPr>
          <w:rtl/>
          <w:lang w:bidi="ar-SA"/>
        </w:rPr>
        <w:t xml:space="preserve"> </w:t>
      </w:r>
      <w:r w:rsidRPr="00FC337B">
        <w:rPr>
          <w:rtl/>
        </w:rPr>
        <w:t>בחינוך</w:t>
      </w:r>
      <w:r w:rsidRPr="00FC337B">
        <w:rPr>
          <w:rtl/>
          <w:lang w:bidi="ar-SA"/>
        </w:rPr>
        <w:t xml:space="preserve"> </w:t>
      </w:r>
      <w:r w:rsidRPr="00FC337B">
        <w:rPr>
          <w:rtl/>
        </w:rPr>
        <w:t>הרגיל</w:t>
      </w:r>
      <w:r w:rsidR="00451963">
        <w:rPr>
          <w:rtl/>
        </w:rPr>
        <w:t>,</w:t>
      </w:r>
      <w:r w:rsidRPr="00FC337B">
        <w:rPr>
          <w:rtl/>
          <w:lang w:bidi="ar-SA"/>
        </w:rPr>
        <w:t xml:space="preserve"> </w:t>
      </w:r>
      <w:r w:rsidRPr="00FC337B">
        <w:rPr>
          <w:rtl/>
        </w:rPr>
        <w:t>הרי</w:t>
      </w:r>
      <w:r w:rsidRPr="00FC337B">
        <w:rPr>
          <w:rtl/>
          <w:lang w:bidi="ar-SA"/>
        </w:rPr>
        <w:t xml:space="preserve"> </w:t>
      </w:r>
      <w:r w:rsidRPr="00FC337B">
        <w:rPr>
          <w:rtl/>
        </w:rPr>
        <w:t>שעד</w:t>
      </w:r>
      <w:r w:rsidRPr="00FC337B">
        <w:rPr>
          <w:rtl/>
          <w:lang w:bidi="ar-SA"/>
        </w:rPr>
        <w:t xml:space="preserve"> </w:t>
      </w:r>
      <w:r w:rsidRPr="00FC337B">
        <w:rPr>
          <w:rtl/>
        </w:rPr>
        <w:t>כיתה</w:t>
      </w:r>
      <w:r w:rsidRPr="00FC337B">
        <w:rPr>
          <w:rtl/>
          <w:lang w:bidi="ar-SA"/>
        </w:rPr>
        <w:t xml:space="preserve"> </w:t>
      </w:r>
      <w:r w:rsidRPr="00FC337B">
        <w:rPr>
          <w:rtl/>
        </w:rPr>
        <w:t>ח</w:t>
      </w:r>
      <w:r w:rsidRPr="00FC337B">
        <w:rPr>
          <w:rtl/>
          <w:lang w:bidi="ar-SA"/>
        </w:rPr>
        <w:t xml:space="preserve">' </w:t>
      </w:r>
      <w:r w:rsidRPr="00FC337B">
        <w:rPr>
          <w:rtl/>
        </w:rPr>
        <w:t>הם</w:t>
      </w:r>
      <w:r w:rsidRPr="00FC337B">
        <w:rPr>
          <w:rtl/>
          <w:lang w:bidi="ar-SA"/>
        </w:rPr>
        <w:t xml:space="preserve"> </w:t>
      </w:r>
      <w:r w:rsidRPr="00FC337B">
        <w:rPr>
          <w:rtl/>
        </w:rPr>
        <w:t>הדביקו</w:t>
      </w:r>
      <w:r w:rsidRPr="00FC337B">
        <w:rPr>
          <w:rtl/>
          <w:lang w:bidi="ar-SA"/>
        </w:rPr>
        <w:t xml:space="preserve"> </w:t>
      </w:r>
      <w:r w:rsidRPr="00FC337B">
        <w:rPr>
          <w:rtl/>
        </w:rPr>
        <w:t>לחלוטין</w:t>
      </w:r>
      <w:r w:rsidRPr="00FC337B">
        <w:rPr>
          <w:rtl/>
          <w:lang w:bidi="ar-SA"/>
        </w:rPr>
        <w:t xml:space="preserve"> </w:t>
      </w:r>
      <w:r w:rsidRPr="00FC337B">
        <w:rPr>
          <w:rtl/>
        </w:rPr>
        <w:t>את</w:t>
      </w:r>
      <w:r w:rsidRPr="00FC337B">
        <w:rPr>
          <w:rtl/>
          <w:lang w:bidi="ar-SA"/>
        </w:rPr>
        <w:t xml:space="preserve"> </w:t>
      </w:r>
      <w:r w:rsidRPr="00FC337B">
        <w:rPr>
          <w:rtl/>
        </w:rPr>
        <w:t>הפער</w:t>
      </w:r>
      <w:r w:rsidRPr="00FC337B">
        <w:rPr>
          <w:rtl/>
          <w:lang w:bidi="ar-SA"/>
        </w:rPr>
        <w:t xml:space="preserve"> </w:t>
      </w:r>
      <w:r w:rsidRPr="00FC337B">
        <w:rPr>
          <w:rtl/>
        </w:rPr>
        <w:t>ואף</w:t>
      </w:r>
      <w:r w:rsidRPr="00FC337B">
        <w:rPr>
          <w:rtl/>
          <w:lang w:bidi="ar-SA"/>
        </w:rPr>
        <w:t xml:space="preserve"> </w:t>
      </w:r>
      <w:r w:rsidRPr="00FC337B">
        <w:rPr>
          <w:rtl/>
        </w:rPr>
        <w:t>הציגו</w:t>
      </w:r>
      <w:r w:rsidRPr="00FC337B">
        <w:rPr>
          <w:rtl/>
          <w:lang w:bidi="ar-SA"/>
        </w:rPr>
        <w:t xml:space="preserve"> </w:t>
      </w:r>
      <w:r w:rsidRPr="00FC337B">
        <w:rPr>
          <w:rtl/>
        </w:rPr>
        <w:t>ביצועים</w:t>
      </w:r>
      <w:r w:rsidRPr="00FC337B">
        <w:rPr>
          <w:rtl/>
          <w:lang w:bidi="ar-SA"/>
        </w:rPr>
        <w:t xml:space="preserve"> </w:t>
      </w:r>
      <w:r w:rsidRPr="00FC337B">
        <w:rPr>
          <w:rtl/>
        </w:rPr>
        <w:t>טובים</w:t>
      </w:r>
      <w:r w:rsidRPr="00FC337B">
        <w:rPr>
          <w:rtl/>
          <w:lang w:bidi="ar-SA"/>
        </w:rPr>
        <w:t xml:space="preserve"> </w:t>
      </w:r>
      <w:r w:rsidRPr="00FC337B">
        <w:rPr>
          <w:rtl/>
        </w:rPr>
        <w:t>יותר</w:t>
      </w:r>
      <w:r w:rsidRPr="00FC337B">
        <w:rPr>
          <w:rtl/>
          <w:lang w:bidi="ar-SA"/>
        </w:rPr>
        <w:t xml:space="preserve"> </w:t>
      </w:r>
      <w:r w:rsidRPr="00FC337B">
        <w:rPr>
          <w:rtl/>
        </w:rPr>
        <w:t>במתמטיקה</w:t>
      </w:r>
      <w:r w:rsidRPr="00FC337B">
        <w:rPr>
          <w:rtl/>
          <w:lang w:bidi="ar-SA"/>
        </w:rPr>
        <w:t xml:space="preserve"> (</w:t>
      </w:r>
      <w:r w:rsidR="00FF0B2A">
        <w:rPr>
          <w:lang w:bidi="ar-SA"/>
        </w:rPr>
        <w:t>Oberman, 2008</w:t>
      </w:r>
      <w:r w:rsidR="00EF628E">
        <w:rPr>
          <w:lang w:bidi="ar-SA"/>
        </w:rPr>
        <w:t>b</w:t>
      </w:r>
      <w:r w:rsidRPr="00FC337B">
        <w:rPr>
          <w:rtl/>
          <w:lang w:bidi="ar-SA"/>
        </w:rPr>
        <w:t xml:space="preserve">). </w:t>
      </w:r>
      <w:r w:rsidRPr="00FC337B">
        <w:rPr>
          <w:rtl/>
        </w:rPr>
        <w:t>ההסבר</w:t>
      </w:r>
      <w:r w:rsidRPr="00FC337B">
        <w:rPr>
          <w:rtl/>
          <w:lang w:bidi="ar-SA"/>
        </w:rPr>
        <w:t xml:space="preserve"> </w:t>
      </w:r>
      <w:r w:rsidRPr="00FC337B">
        <w:rPr>
          <w:rtl/>
        </w:rPr>
        <w:t>להצלחה</w:t>
      </w:r>
      <w:r w:rsidRPr="00FC337B">
        <w:rPr>
          <w:rtl/>
          <w:lang w:bidi="ar-SA"/>
        </w:rPr>
        <w:t xml:space="preserve"> </w:t>
      </w:r>
      <w:r w:rsidRPr="00FC337B">
        <w:rPr>
          <w:rtl/>
        </w:rPr>
        <w:t>מאוחרת</w:t>
      </w:r>
      <w:r w:rsidRPr="00FC337B">
        <w:rPr>
          <w:rtl/>
          <w:lang w:bidi="ar-SA"/>
        </w:rPr>
        <w:t xml:space="preserve"> </w:t>
      </w:r>
      <w:r w:rsidRPr="00FC337B">
        <w:rPr>
          <w:rtl/>
        </w:rPr>
        <w:t>זו</w:t>
      </w:r>
      <w:r w:rsidRPr="00FC337B">
        <w:rPr>
          <w:rtl/>
          <w:lang w:bidi="ar-SA"/>
        </w:rPr>
        <w:t xml:space="preserve"> </w:t>
      </w:r>
      <w:r w:rsidRPr="00FC337B">
        <w:rPr>
          <w:rtl/>
        </w:rPr>
        <w:t>נעוץ</w:t>
      </w:r>
      <w:r w:rsidRPr="00FC337B">
        <w:rPr>
          <w:rtl/>
          <w:lang w:bidi="ar-SA"/>
        </w:rPr>
        <w:t xml:space="preserve"> </w:t>
      </w:r>
      <w:r w:rsidRPr="00FC337B">
        <w:rPr>
          <w:rtl/>
        </w:rPr>
        <w:t>בכך</w:t>
      </w:r>
      <w:r w:rsidRPr="00FC337B">
        <w:rPr>
          <w:rtl/>
          <w:lang w:bidi="ar-SA"/>
        </w:rPr>
        <w:t xml:space="preserve"> </w:t>
      </w:r>
      <w:r w:rsidRPr="00FC337B">
        <w:rPr>
          <w:rtl/>
        </w:rPr>
        <w:t>שבכיתות</w:t>
      </w:r>
      <w:r w:rsidRPr="00FC337B">
        <w:rPr>
          <w:rtl/>
          <w:lang w:bidi="ar-SA"/>
        </w:rPr>
        <w:t xml:space="preserve"> </w:t>
      </w:r>
      <w:r w:rsidRPr="00FC337B">
        <w:rPr>
          <w:rtl/>
        </w:rPr>
        <w:t>הנמוכות</w:t>
      </w:r>
      <w:r w:rsidRPr="00FC337B">
        <w:rPr>
          <w:rtl/>
          <w:lang w:bidi="ar-SA"/>
        </w:rPr>
        <w:t xml:space="preserve"> </w:t>
      </w:r>
      <w:r w:rsidRPr="00FC337B">
        <w:rPr>
          <w:rtl/>
        </w:rPr>
        <w:t>הפדגוגיה</w:t>
      </w:r>
      <w:r w:rsidRPr="00FC337B">
        <w:rPr>
          <w:rtl/>
          <w:lang w:bidi="ar-SA"/>
        </w:rPr>
        <w:t xml:space="preserve"> </w:t>
      </w:r>
      <w:r w:rsidRPr="00FC337B">
        <w:rPr>
          <w:rtl/>
        </w:rPr>
        <w:t>מתמקדת</w:t>
      </w:r>
      <w:r w:rsidRPr="00FC337B">
        <w:rPr>
          <w:rtl/>
          <w:lang w:bidi="ar-SA"/>
        </w:rPr>
        <w:t xml:space="preserve"> </w:t>
      </w:r>
      <w:r w:rsidRPr="00FC337B">
        <w:rPr>
          <w:rtl/>
        </w:rPr>
        <w:t>בבניית</w:t>
      </w:r>
      <w:r w:rsidRPr="00FC337B">
        <w:rPr>
          <w:rtl/>
          <w:lang w:bidi="ar-SA"/>
        </w:rPr>
        <w:t xml:space="preserve"> </w:t>
      </w:r>
      <w:r w:rsidRPr="00FC337B">
        <w:rPr>
          <w:rtl/>
        </w:rPr>
        <w:t>ביטחון</w:t>
      </w:r>
      <w:r w:rsidRPr="00FC337B">
        <w:rPr>
          <w:rtl/>
          <w:lang w:bidi="ar-SA"/>
        </w:rPr>
        <w:t xml:space="preserve"> </w:t>
      </w:r>
      <w:r w:rsidRPr="00FC337B">
        <w:rPr>
          <w:rtl/>
        </w:rPr>
        <w:t>עצמי</w:t>
      </w:r>
      <w:r w:rsidR="00451963">
        <w:rPr>
          <w:rtl/>
        </w:rPr>
        <w:t>,</w:t>
      </w:r>
      <w:r w:rsidRPr="00FC337B">
        <w:rPr>
          <w:rtl/>
          <w:lang w:bidi="ar-SA"/>
        </w:rPr>
        <w:t xml:space="preserve"> </w:t>
      </w:r>
      <w:r w:rsidRPr="00FC337B">
        <w:rPr>
          <w:rtl/>
        </w:rPr>
        <w:t>שמחה</w:t>
      </w:r>
      <w:r w:rsidR="00451963">
        <w:rPr>
          <w:rtl/>
        </w:rPr>
        <w:t>,</w:t>
      </w:r>
      <w:r w:rsidRPr="00FC337B">
        <w:rPr>
          <w:rtl/>
          <w:lang w:bidi="ar-SA"/>
        </w:rPr>
        <w:t xml:space="preserve"> </w:t>
      </w:r>
      <w:r w:rsidRPr="00FC337B">
        <w:rPr>
          <w:rtl/>
        </w:rPr>
        <w:t>חדוות</w:t>
      </w:r>
      <w:r w:rsidRPr="00FC337B">
        <w:rPr>
          <w:rtl/>
          <w:lang w:bidi="ar-SA"/>
        </w:rPr>
        <w:t xml:space="preserve"> </w:t>
      </w:r>
      <w:r w:rsidRPr="00FC337B">
        <w:rPr>
          <w:rtl/>
        </w:rPr>
        <w:t>למידה</w:t>
      </w:r>
      <w:r w:rsidRPr="00FC337B">
        <w:rPr>
          <w:rtl/>
          <w:lang w:bidi="ar-SA"/>
        </w:rPr>
        <w:t xml:space="preserve"> </w:t>
      </w:r>
      <w:r w:rsidRPr="00FC337B">
        <w:rPr>
          <w:rtl/>
        </w:rPr>
        <w:t>ותחושת</w:t>
      </w:r>
      <w:r w:rsidRPr="00FC337B">
        <w:rPr>
          <w:rtl/>
          <w:lang w:bidi="ar-SA"/>
        </w:rPr>
        <w:t xml:space="preserve"> '</w:t>
      </w:r>
      <w:r w:rsidRPr="00FC337B">
        <w:rPr>
          <w:rtl/>
        </w:rPr>
        <w:t>אני</w:t>
      </w:r>
      <w:r w:rsidRPr="00FC337B">
        <w:rPr>
          <w:rtl/>
          <w:lang w:bidi="ar-SA"/>
        </w:rPr>
        <w:t xml:space="preserve"> </w:t>
      </w:r>
      <w:r w:rsidRPr="00FC337B">
        <w:rPr>
          <w:rtl/>
        </w:rPr>
        <w:t>יכול</w:t>
      </w:r>
      <w:r w:rsidRPr="00FC337B">
        <w:rPr>
          <w:rtl/>
          <w:lang w:bidi="ar-SA"/>
        </w:rPr>
        <w:t>'</w:t>
      </w:r>
      <w:r w:rsidR="00451963">
        <w:rPr>
          <w:rtl/>
        </w:rPr>
        <w:t>,</w:t>
      </w:r>
      <w:r w:rsidRPr="00FC337B">
        <w:rPr>
          <w:rtl/>
          <w:lang w:bidi="ar-SA"/>
        </w:rPr>
        <w:t xml:space="preserve"> </w:t>
      </w:r>
      <w:r w:rsidRPr="00FC337B">
        <w:rPr>
          <w:rtl/>
        </w:rPr>
        <w:t>ורק</w:t>
      </w:r>
      <w:r w:rsidRPr="00FC337B">
        <w:rPr>
          <w:rtl/>
          <w:lang w:bidi="ar-SA"/>
        </w:rPr>
        <w:t xml:space="preserve"> </w:t>
      </w:r>
      <w:r w:rsidRPr="00FC337B">
        <w:rPr>
          <w:rtl/>
        </w:rPr>
        <w:t>בשלבים</w:t>
      </w:r>
      <w:r w:rsidRPr="00FC337B">
        <w:rPr>
          <w:rtl/>
          <w:lang w:bidi="ar-SA"/>
        </w:rPr>
        <w:t xml:space="preserve"> </w:t>
      </w:r>
      <w:r w:rsidRPr="00FC337B">
        <w:rPr>
          <w:rtl/>
        </w:rPr>
        <w:t>מאוחרים</w:t>
      </w:r>
      <w:r w:rsidRPr="00FC337B">
        <w:rPr>
          <w:rtl/>
          <w:lang w:bidi="ar-SA"/>
        </w:rPr>
        <w:t xml:space="preserve"> </w:t>
      </w:r>
      <w:r w:rsidRPr="00FC337B">
        <w:rPr>
          <w:rtl/>
        </w:rPr>
        <w:t>יותר</w:t>
      </w:r>
      <w:r w:rsidRPr="00FC337B">
        <w:rPr>
          <w:rtl/>
          <w:lang w:bidi="ar-SA"/>
        </w:rPr>
        <w:t xml:space="preserve"> </w:t>
      </w:r>
      <w:r w:rsidRPr="00FC337B">
        <w:rPr>
          <w:rtl/>
        </w:rPr>
        <w:t>עוברת</w:t>
      </w:r>
      <w:r w:rsidRPr="00FC337B">
        <w:rPr>
          <w:rtl/>
          <w:lang w:bidi="ar-SA"/>
        </w:rPr>
        <w:t xml:space="preserve"> </w:t>
      </w:r>
      <w:r w:rsidRPr="00FC337B">
        <w:rPr>
          <w:rtl/>
        </w:rPr>
        <w:t>להתמקד</w:t>
      </w:r>
      <w:r w:rsidRPr="00FC337B">
        <w:rPr>
          <w:rtl/>
          <w:lang w:bidi="ar-SA"/>
        </w:rPr>
        <w:t xml:space="preserve"> </w:t>
      </w:r>
      <w:r w:rsidRPr="00FC337B">
        <w:rPr>
          <w:rtl/>
        </w:rPr>
        <w:t>במיומנויות</w:t>
      </w:r>
      <w:r w:rsidRPr="00FC337B">
        <w:rPr>
          <w:rtl/>
          <w:lang w:bidi="ar-SA"/>
        </w:rPr>
        <w:t xml:space="preserve"> </w:t>
      </w:r>
      <w:r w:rsidRPr="00FC337B">
        <w:rPr>
          <w:rtl/>
        </w:rPr>
        <w:t>ספציפיות</w:t>
      </w:r>
      <w:r w:rsidRPr="00FC337B">
        <w:rPr>
          <w:rtl/>
          <w:lang w:bidi="ar-SA"/>
        </w:rPr>
        <w:t xml:space="preserve"> </w:t>
      </w:r>
      <w:r w:rsidRPr="00FC337B">
        <w:rPr>
          <w:rtl/>
        </w:rPr>
        <w:t>והכנה</w:t>
      </w:r>
      <w:r w:rsidRPr="00FC337B">
        <w:rPr>
          <w:rtl/>
          <w:lang w:bidi="ar-SA"/>
        </w:rPr>
        <w:t xml:space="preserve"> </w:t>
      </w:r>
      <w:r w:rsidRPr="00FC337B">
        <w:rPr>
          <w:rtl/>
        </w:rPr>
        <w:t>למבחנים</w:t>
      </w:r>
      <w:r w:rsidRPr="00FC337B">
        <w:rPr>
          <w:rtl/>
          <w:lang w:bidi="ar-SA"/>
        </w:rPr>
        <w:t xml:space="preserve"> (</w:t>
      </w:r>
      <w:r w:rsidR="00FF0B2A">
        <w:rPr>
          <w:lang w:bidi="ar-SA"/>
        </w:rPr>
        <w:t>Oberman, 2008</w:t>
      </w:r>
      <w:r w:rsidR="00EF628E">
        <w:rPr>
          <w:lang w:bidi="ar-SA"/>
        </w:rPr>
        <w:t>b</w:t>
      </w:r>
      <w:r w:rsidRPr="00FC337B">
        <w:rPr>
          <w:rtl/>
          <w:lang w:bidi="ar-SA"/>
        </w:rPr>
        <w:t>).</w:t>
      </w:r>
    </w:p>
    <w:p w14:paraId="790925F4" w14:textId="339E3AD6" w:rsidR="00FC337B" w:rsidRPr="00FC337B" w:rsidRDefault="00FC337B" w:rsidP="00DC39CF">
      <w:pPr>
        <w:pStyle w:val="3"/>
      </w:pPr>
      <w:bookmarkStart w:id="25" w:name="_Toc239109181"/>
      <w:r w:rsidRPr="00FC337B">
        <w:rPr>
          <w:rtl/>
          <w:lang w:bidi="he-IL"/>
        </w:rPr>
        <w:t>נקודות</w:t>
      </w:r>
      <w:r w:rsidRPr="00FC337B">
        <w:rPr>
          <w:rtl/>
        </w:rPr>
        <w:t xml:space="preserve"> </w:t>
      </w:r>
      <w:r w:rsidRPr="00FC337B">
        <w:rPr>
          <w:rtl/>
          <w:lang w:bidi="he-IL"/>
        </w:rPr>
        <w:t>החוזק</w:t>
      </w:r>
      <w:r w:rsidRPr="00FC337B">
        <w:rPr>
          <w:rtl/>
        </w:rPr>
        <w:t xml:space="preserve"> </w:t>
      </w:r>
      <w:r w:rsidRPr="00FC337B">
        <w:rPr>
          <w:rtl/>
          <w:lang w:bidi="he-IL"/>
        </w:rPr>
        <w:t>של</w:t>
      </w:r>
      <w:r w:rsidRPr="00FC337B">
        <w:rPr>
          <w:rtl/>
        </w:rPr>
        <w:t xml:space="preserve"> </w:t>
      </w:r>
      <w:r w:rsidRPr="00FC337B">
        <w:rPr>
          <w:rtl/>
          <w:lang w:bidi="he-IL"/>
        </w:rPr>
        <w:t>מערכת</w:t>
      </w:r>
      <w:r w:rsidRPr="00FC337B">
        <w:rPr>
          <w:rtl/>
        </w:rPr>
        <w:t xml:space="preserve"> </w:t>
      </w:r>
      <w:r w:rsidRPr="00FC337B">
        <w:rPr>
          <w:rtl/>
          <w:lang w:bidi="he-IL"/>
        </w:rPr>
        <w:t>החינוך</w:t>
      </w:r>
      <w:r w:rsidRPr="00FC337B">
        <w:rPr>
          <w:rtl/>
        </w:rPr>
        <w:t xml:space="preserve"> </w:t>
      </w:r>
      <w:r w:rsidRPr="00FC337B">
        <w:rPr>
          <w:rtl/>
          <w:lang w:bidi="he-IL"/>
        </w:rPr>
        <w:t>הממלכתית</w:t>
      </w:r>
      <w:r w:rsidRPr="00FC337B">
        <w:rPr>
          <w:rtl/>
        </w:rPr>
        <w:t xml:space="preserve"> </w:t>
      </w:r>
      <w:r w:rsidRPr="00FC337B">
        <w:rPr>
          <w:rtl/>
          <w:lang w:bidi="he-IL"/>
        </w:rPr>
        <w:t>הרגילה</w:t>
      </w:r>
      <w:r w:rsidRPr="00FC337B">
        <w:rPr>
          <w:rtl/>
        </w:rPr>
        <w:t xml:space="preserve"> (</w:t>
      </w:r>
      <w:r w:rsidRPr="00FC337B">
        <w:rPr>
          <w:rtl/>
          <w:lang w:bidi="he-IL"/>
        </w:rPr>
        <w:t>מיומנויות</w:t>
      </w:r>
      <w:r w:rsidRPr="00FC337B">
        <w:rPr>
          <w:rtl/>
        </w:rPr>
        <w:t xml:space="preserve"> </w:t>
      </w:r>
      <w:r w:rsidRPr="00FC337B">
        <w:rPr>
          <w:rtl/>
          <w:lang w:bidi="he-IL"/>
        </w:rPr>
        <w:t>טכנולוגיות</w:t>
      </w:r>
      <w:r w:rsidRPr="00FC337B">
        <w:rPr>
          <w:rtl/>
        </w:rPr>
        <w:t xml:space="preserve"> </w:t>
      </w:r>
      <w:r w:rsidRPr="00FC337B">
        <w:rPr>
          <w:rtl/>
          <w:lang w:bidi="he-IL"/>
        </w:rPr>
        <w:t>והכנה</w:t>
      </w:r>
      <w:r w:rsidRPr="00FC337B">
        <w:rPr>
          <w:rtl/>
        </w:rPr>
        <w:t xml:space="preserve"> </w:t>
      </w:r>
      <w:r w:rsidRPr="00FC337B">
        <w:rPr>
          <w:rtl/>
          <w:lang w:bidi="he-IL"/>
        </w:rPr>
        <w:t>למבחנים</w:t>
      </w:r>
      <w:r w:rsidRPr="00FC337B">
        <w:rPr>
          <w:rtl/>
        </w:rPr>
        <w:t>)</w:t>
      </w:r>
      <w:bookmarkEnd w:id="25"/>
    </w:p>
    <w:p w14:paraId="6F01EB4A" w14:textId="20C6581C" w:rsidR="00FC337B" w:rsidRPr="00FC337B" w:rsidRDefault="00FC337B" w:rsidP="00A37757">
      <w:r w:rsidRPr="00FC337B">
        <w:rPr>
          <w:rtl/>
        </w:rPr>
        <w:t>למען</w:t>
      </w:r>
      <w:r w:rsidRPr="00FC337B">
        <w:rPr>
          <w:rtl/>
          <w:lang w:bidi="ar-SA"/>
        </w:rPr>
        <w:t xml:space="preserve"> </w:t>
      </w:r>
      <w:r w:rsidRPr="00FC337B">
        <w:rPr>
          <w:rtl/>
        </w:rPr>
        <w:t>הצגת</w:t>
      </w:r>
      <w:r w:rsidRPr="00FC337B">
        <w:rPr>
          <w:rtl/>
          <w:lang w:bidi="ar-SA"/>
        </w:rPr>
        <w:t xml:space="preserve"> </w:t>
      </w:r>
      <w:r w:rsidRPr="00FC337B">
        <w:rPr>
          <w:rtl/>
        </w:rPr>
        <w:t>תמונה</w:t>
      </w:r>
      <w:r w:rsidRPr="00FC337B">
        <w:rPr>
          <w:rtl/>
          <w:lang w:bidi="ar-SA"/>
        </w:rPr>
        <w:t xml:space="preserve"> </w:t>
      </w:r>
      <w:r w:rsidRPr="00FC337B">
        <w:rPr>
          <w:rtl/>
        </w:rPr>
        <w:t>מאוזנת</w:t>
      </w:r>
      <w:r w:rsidRPr="00FC337B">
        <w:rPr>
          <w:rtl/>
          <w:lang w:bidi="ar-SA"/>
        </w:rPr>
        <w:t xml:space="preserve"> </w:t>
      </w:r>
      <w:r w:rsidRPr="00FC337B">
        <w:rPr>
          <w:rtl/>
        </w:rPr>
        <w:t>ושלמה</w:t>
      </w:r>
      <w:r w:rsidR="00451963">
        <w:rPr>
          <w:rtl/>
        </w:rPr>
        <w:t>,</w:t>
      </w:r>
      <w:r w:rsidRPr="00FC337B">
        <w:rPr>
          <w:rtl/>
          <w:lang w:bidi="ar-SA"/>
        </w:rPr>
        <w:t xml:space="preserve"> </w:t>
      </w:r>
      <w:r w:rsidRPr="00FC337B">
        <w:rPr>
          <w:rtl/>
        </w:rPr>
        <w:t>יש</w:t>
      </w:r>
      <w:r w:rsidRPr="00FC337B">
        <w:rPr>
          <w:rtl/>
          <w:lang w:bidi="ar-SA"/>
        </w:rPr>
        <w:t xml:space="preserve"> </w:t>
      </w:r>
      <w:r w:rsidRPr="00FC337B">
        <w:rPr>
          <w:rtl/>
        </w:rPr>
        <w:t>לעמוד</w:t>
      </w:r>
      <w:r w:rsidRPr="00FC337B">
        <w:rPr>
          <w:rtl/>
          <w:lang w:bidi="ar-SA"/>
        </w:rPr>
        <w:t xml:space="preserve"> </w:t>
      </w:r>
      <w:r w:rsidRPr="00FC337B">
        <w:rPr>
          <w:rtl/>
        </w:rPr>
        <w:t>על</w:t>
      </w:r>
      <w:r w:rsidRPr="00FC337B">
        <w:rPr>
          <w:rtl/>
          <w:lang w:bidi="ar-SA"/>
        </w:rPr>
        <w:t xml:space="preserve"> </w:t>
      </w:r>
      <w:r w:rsidRPr="00FC337B">
        <w:rPr>
          <w:rtl/>
        </w:rPr>
        <w:t>נקודות</w:t>
      </w:r>
      <w:r w:rsidRPr="00FC337B">
        <w:rPr>
          <w:rtl/>
          <w:lang w:bidi="ar-SA"/>
        </w:rPr>
        <w:t xml:space="preserve"> </w:t>
      </w:r>
      <w:r w:rsidRPr="00FC337B">
        <w:rPr>
          <w:rtl/>
        </w:rPr>
        <w:t>החוזק</w:t>
      </w:r>
      <w:r w:rsidRPr="00FC337B">
        <w:rPr>
          <w:rtl/>
          <w:lang w:bidi="ar-SA"/>
        </w:rPr>
        <w:t xml:space="preserve"> </w:t>
      </w:r>
      <w:r w:rsidRPr="00FC337B">
        <w:rPr>
          <w:rtl/>
        </w:rPr>
        <w:t>של</w:t>
      </w:r>
      <w:r w:rsidRPr="00FC337B">
        <w:rPr>
          <w:rtl/>
          <w:lang w:bidi="ar-SA"/>
        </w:rPr>
        <w:t xml:space="preserve"> </w:t>
      </w:r>
      <w:r w:rsidRPr="00FC337B">
        <w:rPr>
          <w:rtl/>
        </w:rPr>
        <w:t>בתי</w:t>
      </w:r>
      <w:r w:rsidRPr="00FC337B">
        <w:rPr>
          <w:rtl/>
          <w:lang w:bidi="ar-SA"/>
        </w:rPr>
        <w:t xml:space="preserve"> </w:t>
      </w:r>
      <w:r w:rsidRPr="00FC337B">
        <w:rPr>
          <w:rtl/>
        </w:rPr>
        <w:t>הספר</w:t>
      </w:r>
      <w:r w:rsidRPr="00FC337B">
        <w:rPr>
          <w:rtl/>
          <w:lang w:bidi="ar-SA"/>
        </w:rPr>
        <w:t xml:space="preserve"> </w:t>
      </w:r>
      <w:r w:rsidRPr="00FC337B">
        <w:rPr>
          <w:rtl/>
        </w:rPr>
        <w:t>הציבוריים</w:t>
      </w:r>
      <w:r w:rsidRPr="00FC337B">
        <w:rPr>
          <w:rtl/>
          <w:lang w:bidi="ar-SA"/>
        </w:rPr>
        <w:t xml:space="preserve"> </w:t>
      </w:r>
      <w:r w:rsidRPr="00FC337B">
        <w:rPr>
          <w:rtl/>
        </w:rPr>
        <w:t>והממלכתיים</w:t>
      </w:r>
      <w:r w:rsidRPr="00FC337B">
        <w:rPr>
          <w:rtl/>
          <w:lang w:bidi="ar-SA"/>
        </w:rPr>
        <w:t xml:space="preserve"> </w:t>
      </w:r>
      <w:r w:rsidRPr="00FC337B">
        <w:rPr>
          <w:rtl/>
        </w:rPr>
        <w:t>הרגילים</w:t>
      </w:r>
      <w:r w:rsidRPr="00FC337B">
        <w:rPr>
          <w:rtl/>
          <w:lang w:bidi="ar-SA"/>
        </w:rPr>
        <w:t xml:space="preserve"> </w:t>
      </w:r>
      <w:r w:rsidRPr="00FC337B">
        <w:rPr>
          <w:rtl/>
        </w:rPr>
        <w:t>כפי</w:t>
      </w:r>
      <w:r w:rsidRPr="00FC337B">
        <w:rPr>
          <w:rtl/>
          <w:lang w:bidi="ar-SA"/>
        </w:rPr>
        <w:t xml:space="preserve"> </w:t>
      </w:r>
      <w:r w:rsidRPr="00FC337B">
        <w:rPr>
          <w:rtl/>
        </w:rPr>
        <w:t>שעולה</w:t>
      </w:r>
      <w:r w:rsidRPr="00FC337B">
        <w:rPr>
          <w:rtl/>
          <w:lang w:bidi="ar-SA"/>
        </w:rPr>
        <w:t xml:space="preserve"> </w:t>
      </w:r>
      <w:r w:rsidRPr="00FC337B">
        <w:rPr>
          <w:rtl/>
        </w:rPr>
        <w:t>מהמחקרים</w:t>
      </w:r>
      <w:r w:rsidRPr="00FC337B">
        <w:rPr>
          <w:rtl/>
          <w:lang w:bidi="ar-SA"/>
        </w:rPr>
        <w:t xml:space="preserve"> </w:t>
      </w:r>
      <w:r w:rsidRPr="00FC337B">
        <w:rPr>
          <w:rtl/>
        </w:rPr>
        <w:t>השוואתיים</w:t>
      </w:r>
      <w:r w:rsidRPr="00FC337B">
        <w:rPr>
          <w:rtl/>
          <w:lang w:bidi="ar-SA"/>
        </w:rPr>
        <w:t xml:space="preserve">. </w:t>
      </w:r>
      <w:r w:rsidRPr="00FC337B">
        <w:rPr>
          <w:rtl/>
        </w:rPr>
        <w:t>ראשית</w:t>
      </w:r>
      <w:r w:rsidR="00451963">
        <w:rPr>
          <w:rtl/>
        </w:rPr>
        <w:t>,</w:t>
      </w:r>
      <w:r w:rsidRPr="00FC337B">
        <w:rPr>
          <w:rtl/>
          <w:lang w:bidi="ar-SA"/>
        </w:rPr>
        <w:t xml:space="preserve"> </w:t>
      </w:r>
      <w:r w:rsidRPr="00FC337B">
        <w:rPr>
          <w:rtl/>
        </w:rPr>
        <w:t>בתחום</w:t>
      </w:r>
      <w:r w:rsidRPr="00FC337B">
        <w:rPr>
          <w:rtl/>
          <w:lang w:bidi="ar-SA"/>
        </w:rPr>
        <w:t xml:space="preserve"> </w:t>
      </w:r>
      <w:r w:rsidRPr="00FC337B">
        <w:rPr>
          <w:rtl/>
        </w:rPr>
        <w:t>ההישגים</w:t>
      </w:r>
      <w:r w:rsidRPr="00FC337B">
        <w:rPr>
          <w:rtl/>
          <w:lang w:bidi="ar-SA"/>
        </w:rPr>
        <w:t xml:space="preserve"> </w:t>
      </w:r>
      <w:r w:rsidRPr="00FC337B">
        <w:rPr>
          <w:rtl/>
        </w:rPr>
        <w:t>המדעיים</w:t>
      </w:r>
      <w:r w:rsidRPr="00FC337B">
        <w:rPr>
          <w:rtl/>
          <w:lang w:bidi="ar-SA"/>
        </w:rPr>
        <w:t xml:space="preserve"> </w:t>
      </w:r>
      <w:r w:rsidRPr="00FC337B">
        <w:rPr>
          <w:rtl/>
        </w:rPr>
        <w:t>והמתמטיים</w:t>
      </w:r>
      <w:r w:rsidRPr="00FC337B">
        <w:rPr>
          <w:rtl/>
          <w:lang w:bidi="ar-SA"/>
        </w:rPr>
        <w:t xml:space="preserve"> </w:t>
      </w:r>
      <w:r w:rsidRPr="00FC337B">
        <w:rPr>
          <w:rtl/>
        </w:rPr>
        <w:t>המדודים</w:t>
      </w:r>
      <w:r w:rsidR="00451963">
        <w:rPr>
          <w:rtl/>
        </w:rPr>
        <w:t>,</w:t>
      </w:r>
      <w:r w:rsidRPr="00FC337B">
        <w:rPr>
          <w:rtl/>
          <w:lang w:bidi="ar-SA"/>
        </w:rPr>
        <w:t xml:space="preserve"> </w:t>
      </w:r>
      <w:r w:rsidRPr="00FC337B">
        <w:rPr>
          <w:rtl/>
        </w:rPr>
        <w:t>מחקר</w:t>
      </w:r>
      <w:r w:rsidRPr="00FC337B">
        <w:rPr>
          <w:rtl/>
          <w:lang w:bidi="ar-SA"/>
        </w:rPr>
        <w:t xml:space="preserve"> PISA </w:t>
      </w:r>
      <w:r w:rsidRPr="00FC337B">
        <w:rPr>
          <w:rtl/>
        </w:rPr>
        <w:t>האוסטרי</w:t>
      </w:r>
      <w:r w:rsidRPr="00FC337B">
        <w:rPr>
          <w:rtl/>
          <w:lang w:bidi="ar-SA"/>
        </w:rPr>
        <w:t xml:space="preserve"> </w:t>
      </w:r>
      <w:r w:rsidRPr="00FC337B">
        <w:rPr>
          <w:rtl/>
        </w:rPr>
        <w:t>מצא</w:t>
      </w:r>
      <w:r w:rsidRPr="00FC337B">
        <w:rPr>
          <w:rtl/>
          <w:lang w:bidi="ar-SA"/>
        </w:rPr>
        <w:t xml:space="preserve"> </w:t>
      </w:r>
      <w:r w:rsidRPr="00FC337B">
        <w:rPr>
          <w:rtl/>
        </w:rPr>
        <w:t>כי</w:t>
      </w:r>
      <w:r w:rsidRPr="00FC337B">
        <w:rPr>
          <w:rtl/>
          <w:lang w:bidi="ar-SA"/>
        </w:rPr>
        <w:t xml:space="preserve"> </w:t>
      </w:r>
      <w:r w:rsidRPr="00FC337B">
        <w:rPr>
          <w:rtl/>
        </w:rPr>
        <w:t>לתלמידים</w:t>
      </w:r>
      <w:r w:rsidRPr="00FC337B">
        <w:rPr>
          <w:rtl/>
          <w:lang w:bidi="ar-SA"/>
        </w:rPr>
        <w:t xml:space="preserve"> </w:t>
      </w:r>
      <w:r w:rsidRPr="00FC337B">
        <w:rPr>
          <w:rtl/>
        </w:rPr>
        <w:t>מהמערכת</w:t>
      </w:r>
      <w:r w:rsidRPr="00FC337B">
        <w:rPr>
          <w:rtl/>
          <w:lang w:bidi="ar-SA"/>
        </w:rPr>
        <w:t xml:space="preserve"> </w:t>
      </w:r>
      <w:r w:rsidRPr="00FC337B">
        <w:rPr>
          <w:rtl/>
        </w:rPr>
        <w:t>הממלכתית</w:t>
      </w:r>
      <w:r w:rsidRPr="00FC337B">
        <w:rPr>
          <w:rtl/>
          <w:lang w:bidi="ar-SA"/>
        </w:rPr>
        <w:t xml:space="preserve"> </w:t>
      </w:r>
      <w:r w:rsidRPr="00FC337B">
        <w:rPr>
          <w:rtl/>
        </w:rPr>
        <w:t>יש</w:t>
      </w:r>
      <w:r w:rsidRPr="00FC337B">
        <w:rPr>
          <w:rtl/>
          <w:lang w:bidi="ar-SA"/>
        </w:rPr>
        <w:t xml:space="preserve"> </w:t>
      </w:r>
      <w:r w:rsidRPr="00FC337B">
        <w:rPr>
          <w:rtl/>
        </w:rPr>
        <w:t>יתרון</w:t>
      </w:r>
      <w:r w:rsidRPr="00FC337B">
        <w:rPr>
          <w:rtl/>
          <w:lang w:bidi="ar-SA"/>
        </w:rPr>
        <w:t xml:space="preserve"> </w:t>
      </w:r>
      <w:r w:rsidRPr="00FC337B">
        <w:rPr>
          <w:rtl/>
        </w:rPr>
        <w:t>מסוים</w:t>
      </w:r>
      <w:r w:rsidRPr="00FC337B">
        <w:rPr>
          <w:rtl/>
          <w:lang w:bidi="ar-SA"/>
        </w:rPr>
        <w:t xml:space="preserve"> </w:t>
      </w:r>
      <w:r w:rsidRPr="00FC337B">
        <w:rPr>
          <w:rtl/>
        </w:rPr>
        <w:t>בידע</w:t>
      </w:r>
      <w:r w:rsidRPr="00FC337B">
        <w:rPr>
          <w:rtl/>
          <w:lang w:bidi="ar-SA"/>
        </w:rPr>
        <w:t xml:space="preserve"> </w:t>
      </w:r>
      <w:r w:rsidRPr="00FC337B">
        <w:rPr>
          <w:rtl/>
        </w:rPr>
        <w:t>מדעי</w:t>
      </w:r>
      <w:r w:rsidRPr="00FC337B">
        <w:rPr>
          <w:rtl/>
          <w:lang w:bidi="ar-SA"/>
        </w:rPr>
        <w:t xml:space="preserve"> </w:t>
      </w:r>
      <w:r w:rsidRPr="00FC337B">
        <w:rPr>
          <w:rtl/>
        </w:rPr>
        <w:t>מוגדר</w:t>
      </w:r>
      <w:r w:rsidRPr="00FC337B">
        <w:rPr>
          <w:rtl/>
          <w:lang w:bidi="ar-SA"/>
        </w:rPr>
        <w:t xml:space="preserve"> </w:t>
      </w:r>
      <w:r w:rsidRPr="00FC337B">
        <w:rPr>
          <w:rtl/>
        </w:rPr>
        <w:t>ובבקיאות</w:t>
      </w:r>
      <w:r w:rsidRPr="00FC337B">
        <w:rPr>
          <w:rtl/>
          <w:lang w:bidi="ar-SA"/>
        </w:rPr>
        <w:t xml:space="preserve"> </w:t>
      </w:r>
      <w:r w:rsidRPr="00FC337B">
        <w:rPr>
          <w:rtl/>
        </w:rPr>
        <w:t>בסטנדרטים</w:t>
      </w:r>
      <w:r w:rsidRPr="00FC337B">
        <w:rPr>
          <w:rtl/>
          <w:lang w:bidi="ar-SA"/>
        </w:rPr>
        <w:t xml:space="preserve"> </w:t>
      </w:r>
      <w:r w:rsidRPr="00FC337B">
        <w:rPr>
          <w:rtl/>
        </w:rPr>
        <w:t>הלאומיים</w:t>
      </w:r>
      <w:r w:rsidRPr="00FC337B">
        <w:rPr>
          <w:rtl/>
          <w:lang w:bidi="ar-SA"/>
        </w:rPr>
        <w:t xml:space="preserve"> </w:t>
      </w:r>
      <w:r w:rsidRPr="00FC337B">
        <w:rPr>
          <w:rtl/>
        </w:rPr>
        <w:t>לחינוך</w:t>
      </w:r>
      <w:r w:rsidRPr="00FC337B">
        <w:rPr>
          <w:rtl/>
          <w:lang w:bidi="ar-SA"/>
        </w:rPr>
        <w:t xml:space="preserve"> </w:t>
      </w:r>
      <w:r w:rsidRPr="00FC337B">
        <w:rPr>
          <w:rtl/>
        </w:rPr>
        <w:t>מדעי</w:t>
      </w:r>
      <w:r w:rsidRPr="00FC337B">
        <w:rPr>
          <w:rtl/>
          <w:lang w:bidi="ar-SA"/>
        </w:rPr>
        <w:t xml:space="preserve"> </w:t>
      </w:r>
      <w:r w:rsidRPr="00FC337B">
        <w:rPr>
          <w:rtl/>
        </w:rPr>
        <w:t>בהשוואה</w:t>
      </w:r>
      <w:r w:rsidRPr="00FC337B">
        <w:rPr>
          <w:rtl/>
          <w:lang w:bidi="ar-SA"/>
        </w:rPr>
        <w:t xml:space="preserve"> </w:t>
      </w:r>
      <w:r w:rsidRPr="00FC337B">
        <w:rPr>
          <w:rtl/>
        </w:rPr>
        <w:t>לתלמידי</w:t>
      </w:r>
      <w:r w:rsidR="00BE3998">
        <w:rPr>
          <w:rtl/>
        </w:rPr>
        <w:t xml:space="preserve"> וַלדורף</w:t>
      </w:r>
      <w:r w:rsidR="00451963">
        <w:rPr>
          <w:rtl/>
        </w:rPr>
        <w:t>,</w:t>
      </w:r>
      <w:r w:rsidRPr="00FC337B">
        <w:rPr>
          <w:rtl/>
          <w:lang w:bidi="ar-SA"/>
        </w:rPr>
        <w:t xml:space="preserve"> </w:t>
      </w:r>
      <w:r w:rsidRPr="00FC337B">
        <w:rPr>
          <w:rtl/>
        </w:rPr>
        <w:t>שציוניהם</w:t>
      </w:r>
      <w:r w:rsidRPr="00FC337B">
        <w:rPr>
          <w:rtl/>
          <w:lang w:bidi="ar-SA"/>
        </w:rPr>
        <w:t xml:space="preserve"> </w:t>
      </w:r>
      <w:r w:rsidRPr="00FC337B">
        <w:rPr>
          <w:rtl/>
        </w:rPr>
        <w:t>במבחן</w:t>
      </w:r>
      <w:r w:rsidRPr="00FC337B">
        <w:rPr>
          <w:rtl/>
          <w:lang w:bidi="ar-SA"/>
        </w:rPr>
        <w:t xml:space="preserve"> </w:t>
      </w:r>
      <w:r w:rsidRPr="00FC337B">
        <w:rPr>
          <w:rtl/>
        </w:rPr>
        <w:t>היו</w:t>
      </w:r>
      <w:r w:rsidRPr="00FC337B">
        <w:rPr>
          <w:rtl/>
          <w:lang w:bidi="ar-SA"/>
        </w:rPr>
        <w:t xml:space="preserve"> </w:t>
      </w:r>
      <w:r w:rsidRPr="00FC337B">
        <w:rPr>
          <w:rtl/>
        </w:rPr>
        <w:t>נמוכים</w:t>
      </w:r>
      <w:r w:rsidRPr="00FC337B">
        <w:rPr>
          <w:rtl/>
          <w:lang w:bidi="ar-SA"/>
        </w:rPr>
        <w:t xml:space="preserve"> </w:t>
      </w:r>
      <w:r w:rsidRPr="00FC337B">
        <w:rPr>
          <w:rtl/>
        </w:rPr>
        <w:t>יותר</w:t>
      </w:r>
      <w:r w:rsidRPr="00FC337B">
        <w:rPr>
          <w:rtl/>
          <w:lang w:bidi="ar-SA"/>
        </w:rPr>
        <w:t xml:space="preserve"> </w:t>
      </w:r>
      <w:r w:rsidRPr="00FC337B">
        <w:rPr>
          <w:rtl/>
        </w:rPr>
        <w:t>לאחר</w:t>
      </w:r>
      <w:r w:rsidRPr="00FC337B">
        <w:rPr>
          <w:rtl/>
          <w:lang w:bidi="ar-SA"/>
        </w:rPr>
        <w:t xml:space="preserve"> </w:t>
      </w:r>
      <w:r w:rsidRPr="00FC337B">
        <w:rPr>
          <w:rtl/>
        </w:rPr>
        <w:t>נטרול</w:t>
      </w:r>
      <w:r w:rsidRPr="00FC337B">
        <w:rPr>
          <w:rtl/>
          <w:lang w:bidi="ar-SA"/>
        </w:rPr>
        <w:t xml:space="preserve"> </w:t>
      </w:r>
      <w:r w:rsidRPr="00FC337B">
        <w:rPr>
          <w:rtl/>
        </w:rPr>
        <w:t>הרקע</w:t>
      </w:r>
      <w:r w:rsidRPr="00FC337B">
        <w:rPr>
          <w:rtl/>
          <w:lang w:bidi="ar-SA"/>
        </w:rPr>
        <w:t xml:space="preserve"> </w:t>
      </w:r>
      <w:r w:rsidRPr="00FC337B">
        <w:rPr>
          <w:rtl/>
        </w:rPr>
        <w:t>הסוציו</w:t>
      </w:r>
      <w:r w:rsidRPr="00FC337B">
        <w:rPr>
          <w:rtl/>
          <w:lang w:bidi="ar-SA"/>
        </w:rPr>
        <w:t>-</w:t>
      </w:r>
      <w:r w:rsidRPr="00FC337B">
        <w:rPr>
          <w:rtl/>
        </w:rPr>
        <w:t>אקונומי</w:t>
      </w:r>
      <w:r w:rsidRPr="00FC337B">
        <w:rPr>
          <w:rtl/>
          <w:lang w:bidi="ar-SA"/>
        </w:rPr>
        <w:t xml:space="preserve"> (</w:t>
      </w:r>
      <w:r w:rsidR="00E13729">
        <w:rPr>
          <w:lang w:bidi="ar-SA"/>
        </w:rPr>
        <w:t>Salchegger et al., 2021</w:t>
      </w:r>
      <w:r w:rsidRPr="00FC337B">
        <w:rPr>
          <w:rtl/>
          <w:lang w:bidi="ar-SA"/>
        </w:rPr>
        <w:t xml:space="preserve">). </w:t>
      </w:r>
      <w:r w:rsidRPr="00FC337B">
        <w:rPr>
          <w:rtl/>
        </w:rPr>
        <w:t>שנית</w:t>
      </w:r>
      <w:r w:rsidR="00451963">
        <w:rPr>
          <w:rtl/>
        </w:rPr>
        <w:t>,</w:t>
      </w:r>
      <w:r w:rsidRPr="00FC337B">
        <w:rPr>
          <w:rtl/>
          <w:lang w:bidi="ar-SA"/>
        </w:rPr>
        <w:t xml:space="preserve"> </w:t>
      </w:r>
      <w:r w:rsidRPr="00FC337B">
        <w:rPr>
          <w:rtl/>
        </w:rPr>
        <w:t>תלמידי</w:t>
      </w:r>
      <w:r w:rsidRPr="00FC337B">
        <w:rPr>
          <w:rtl/>
          <w:lang w:bidi="ar-SA"/>
        </w:rPr>
        <w:t xml:space="preserve"> </w:t>
      </w:r>
      <w:r w:rsidRPr="00FC337B">
        <w:rPr>
          <w:rtl/>
        </w:rPr>
        <w:t>החינוך</w:t>
      </w:r>
      <w:r w:rsidRPr="00FC337B">
        <w:rPr>
          <w:rtl/>
          <w:lang w:bidi="ar-SA"/>
        </w:rPr>
        <w:t xml:space="preserve"> </w:t>
      </w:r>
      <w:r w:rsidRPr="00FC337B">
        <w:rPr>
          <w:rtl/>
        </w:rPr>
        <w:t>הרגיל</w:t>
      </w:r>
      <w:r w:rsidRPr="00FC337B">
        <w:rPr>
          <w:rtl/>
          <w:lang w:bidi="ar-SA"/>
        </w:rPr>
        <w:t xml:space="preserve"> </w:t>
      </w:r>
      <w:r w:rsidRPr="00FC337B">
        <w:rPr>
          <w:rtl/>
        </w:rPr>
        <w:t>מציגים</w:t>
      </w:r>
      <w:r w:rsidRPr="00FC337B">
        <w:rPr>
          <w:rtl/>
          <w:lang w:bidi="ar-SA"/>
        </w:rPr>
        <w:t xml:space="preserve"> </w:t>
      </w:r>
      <w:r w:rsidRPr="00FC337B">
        <w:rPr>
          <w:rtl/>
        </w:rPr>
        <w:t>כישורים</w:t>
      </w:r>
      <w:r w:rsidRPr="00FC337B">
        <w:rPr>
          <w:rtl/>
          <w:lang w:bidi="ar-SA"/>
        </w:rPr>
        <w:t xml:space="preserve"> </w:t>
      </w:r>
      <w:r w:rsidRPr="00FC337B">
        <w:rPr>
          <w:rtl/>
        </w:rPr>
        <w:t>דיגיטליים</w:t>
      </w:r>
      <w:r w:rsidRPr="00FC337B">
        <w:rPr>
          <w:rtl/>
          <w:lang w:bidi="ar-SA"/>
        </w:rPr>
        <w:t xml:space="preserve"> </w:t>
      </w:r>
      <w:r w:rsidRPr="00FC337B">
        <w:rPr>
          <w:rtl/>
        </w:rPr>
        <w:t>ואוריינות</w:t>
      </w:r>
      <w:r w:rsidRPr="00FC337B">
        <w:rPr>
          <w:rtl/>
          <w:lang w:bidi="ar-SA"/>
        </w:rPr>
        <w:t xml:space="preserve"> </w:t>
      </w:r>
      <w:r w:rsidRPr="00FC337B">
        <w:rPr>
          <w:rtl/>
        </w:rPr>
        <w:t>טכנולוגית</w:t>
      </w:r>
      <w:r w:rsidRPr="00FC337B">
        <w:rPr>
          <w:rtl/>
          <w:lang w:bidi="ar-SA"/>
        </w:rPr>
        <w:t xml:space="preserve"> </w:t>
      </w:r>
      <w:r w:rsidRPr="00FC337B">
        <w:rPr>
          <w:rtl/>
        </w:rPr>
        <w:t>גבוהה</w:t>
      </w:r>
      <w:r w:rsidRPr="00FC337B">
        <w:rPr>
          <w:rtl/>
          <w:lang w:bidi="ar-SA"/>
        </w:rPr>
        <w:t xml:space="preserve"> </w:t>
      </w:r>
      <w:r w:rsidRPr="00FC337B">
        <w:rPr>
          <w:rtl/>
        </w:rPr>
        <w:t>ומוקדמת</w:t>
      </w:r>
      <w:r w:rsidRPr="00FC337B">
        <w:rPr>
          <w:rtl/>
          <w:lang w:bidi="ar-SA"/>
        </w:rPr>
        <w:t xml:space="preserve"> </w:t>
      </w:r>
      <w:r w:rsidRPr="00FC337B">
        <w:rPr>
          <w:rtl/>
        </w:rPr>
        <w:t>יותר</w:t>
      </w:r>
      <w:r w:rsidR="00451963">
        <w:rPr>
          <w:rtl/>
        </w:rPr>
        <w:t>,</w:t>
      </w:r>
      <w:r w:rsidRPr="00FC337B">
        <w:rPr>
          <w:rtl/>
          <w:lang w:bidi="ar-SA"/>
        </w:rPr>
        <w:t xml:space="preserve"> </w:t>
      </w:r>
      <w:r w:rsidRPr="00FC337B">
        <w:rPr>
          <w:rtl/>
        </w:rPr>
        <w:t>עקב</w:t>
      </w:r>
      <w:r w:rsidRPr="00FC337B">
        <w:rPr>
          <w:rtl/>
          <w:lang w:bidi="ar-SA"/>
        </w:rPr>
        <w:t xml:space="preserve"> </w:t>
      </w:r>
      <w:r w:rsidRPr="00FC337B">
        <w:rPr>
          <w:rtl/>
        </w:rPr>
        <w:t>חשיפתם</w:t>
      </w:r>
      <w:r w:rsidRPr="00FC337B">
        <w:rPr>
          <w:rtl/>
          <w:lang w:bidi="ar-SA"/>
        </w:rPr>
        <w:t xml:space="preserve"> </w:t>
      </w:r>
      <w:r w:rsidRPr="00FC337B">
        <w:rPr>
          <w:rtl/>
        </w:rPr>
        <w:t>לעבודה</w:t>
      </w:r>
      <w:r w:rsidRPr="00FC337B">
        <w:rPr>
          <w:rtl/>
          <w:lang w:bidi="ar-SA"/>
        </w:rPr>
        <w:t xml:space="preserve"> </w:t>
      </w:r>
      <w:r w:rsidRPr="00FC337B">
        <w:rPr>
          <w:rtl/>
        </w:rPr>
        <w:t>עם</w:t>
      </w:r>
      <w:r w:rsidRPr="00FC337B">
        <w:rPr>
          <w:rtl/>
          <w:lang w:bidi="ar-SA"/>
        </w:rPr>
        <w:t xml:space="preserve"> </w:t>
      </w:r>
      <w:r w:rsidRPr="00FC337B">
        <w:rPr>
          <w:rtl/>
        </w:rPr>
        <w:t>מדיה</w:t>
      </w:r>
      <w:r w:rsidRPr="00FC337B">
        <w:rPr>
          <w:rtl/>
          <w:lang w:bidi="ar-SA"/>
        </w:rPr>
        <w:t xml:space="preserve"> </w:t>
      </w:r>
      <w:r w:rsidRPr="00FC337B">
        <w:rPr>
          <w:rtl/>
        </w:rPr>
        <w:t>ומחשבים</w:t>
      </w:r>
      <w:r w:rsidRPr="00FC337B">
        <w:rPr>
          <w:rtl/>
          <w:lang w:bidi="ar-SA"/>
        </w:rPr>
        <w:t xml:space="preserve"> </w:t>
      </w:r>
      <w:r w:rsidRPr="00FC337B">
        <w:rPr>
          <w:rtl/>
        </w:rPr>
        <w:t>מגיל</w:t>
      </w:r>
      <w:r w:rsidRPr="00FC337B">
        <w:rPr>
          <w:rtl/>
          <w:lang w:bidi="ar-SA"/>
        </w:rPr>
        <w:t xml:space="preserve"> </w:t>
      </w:r>
      <w:r w:rsidRPr="00FC337B">
        <w:rPr>
          <w:rtl/>
        </w:rPr>
        <w:t>צעיר</w:t>
      </w:r>
      <w:r w:rsidR="00451963">
        <w:rPr>
          <w:rtl/>
        </w:rPr>
        <w:t>,</w:t>
      </w:r>
      <w:r w:rsidRPr="00FC337B">
        <w:rPr>
          <w:rtl/>
          <w:lang w:bidi="ar-SA"/>
        </w:rPr>
        <w:t xml:space="preserve"> </w:t>
      </w:r>
      <w:r w:rsidRPr="00FC337B">
        <w:rPr>
          <w:rtl/>
        </w:rPr>
        <w:t>נושא</w:t>
      </w:r>
      <w:r w:rsidRPr="00FC337B">
        <w:rPr>
          <w:rtl/>
          <w:lang w:bidi="ar-SA"/>
        </w:rPr>
        <w:t xml:space="preserve"> </w:t>
      </w:r>
      <w:r w:rsidRPr="00FC337B">
        <w:rPr>
          <w:rtl/>
        </w:rPr>
        <w:t>שאי</w:t>
      </w:r>
      <w:r w:rsidR="00887582">
        <w:rPr>
          <w:rFonts w:hint="cs"/>
          <w:rtl/>
        </w:rPr>
        <w:t xml:space="preserve">נו זוכה לעידוד </w:t>
      </w:r>
      <w:r w:rsidR="000A3C20">
        <w:rPr>
          <w:rFonts w:hint="cs"/>
          <w:rtl/>
        </w:rPr>
        <w:t>ב</w:t>
      </w:r>
      <w:r w:rsidR="00D24E40">
        <w:rPr>
          <w:rtl/>
        </w:rPr>
        <w:t>חינוך וַלדורף</w:t>
      </w:r>
      <w:r w:rsidRPr="00FC337B">
        <w:rPr>
          <w:rtl/>
          <w:lang w:bidi="ar-SA"/>
        </w:rPr>
        <w:t xml:space="preserve"> </w:t>
      </w:r>
      <w:r w:rsidRPr="00FC337B">
        <w:rPr>
          <w:rtl/>
        </w:rPr>
        <w:t>בשלבי</w:t>
      </w:r>
      <w:r w:rsidRPr="00FC337B">
        <w:rPr>
          <w:rtl/>
          <w:lang w:bidi="ar-SA"/>
        </w:rPr>
        <w:t xml:space="preserve"> </w:t>
      </w:r>
      <w:r w:rsidRPr="00FC337B">
        <w:rPr>
          <w:rtl/>
        </w:rPr>
        <w:t>היסוד</w:t>
      </w:r>
      <w:r w:rsidRPr="00FC337B">
        <w:rPr>
          <w:rtl/>
          <w:lang w:bidi="ar-SA"/>
        </w:rPr>
        <w:t xml:space="preserve"> (</w:t>
      </w:r>
      <w:r w:rsidR="00E13729">
        <w:rPr>
          <w:lang w:bidi="ar-SA"/>
        </w:rPr>
        <w:t>Salchegger et al., 2021</w:t>
      </w:r>
      <w:r w:rsidRPr="00FC337B">
        <w:rPr>
          <w:rtl/>
          <w:lang w:bidi="ar-SA"/>
        </w:rPr>
        <w:t>).</w:t>
      </w:r>
    </w:p>
    <w:p w14:paraId="37AC5F9C" w14:textId="4FBB0AAF" w:rsidR="00FC337B" w:rsidRDefault="00FC337B" w:rsidP="00A37757">
      <w:pPr>
        <w:rPr>
          <w:rtl/>
        </w:rPr>
      </w:pPr>
      <w:r w:rsidRPr="00FC337B">
        <w:rPr>
          <w:rtl/>
        </w:rPr>
        <w:t>שלישית</w:t>
      </w:r>
      <w:r w:rsidR="00451963">
        <w:rPr>
          <w:rtl/>
        </w:rPr>
        <w:t>,</w:t>
      </w:r>
      <w:r w:rsidRPr="00FC337B">
        <w:rPr>
          <w:rtl/>
          <w:lang w:bidi="ar-SA"/>
        </w:rPr>
        <w:t xml:space="preserve"> </w:t>
      </w:r>
      <w:r w:rsidRPr="00FC337B">
        <w:rPr>
          <w:rtl/>
        </w:rPr>
        <w:t>תלמידי</w:t>
      </w:r>
      <w:r w:rsidRPr="00FC337B">
        <w:rPr>
          <w:rtl/>
          <w:lang w:bidi="ar-SA"/>
        </w:rPr>
        <w:t xml:space="preserve"> </w:t>
      </w:r>
      <w:r w:rsidRPr="00FC337B">
        <w:rPr>
          <w:rtl/>
        </w:rPr>
        <w:t>המערכת</w:t>
      </w:r>
      <w:r w:rsidRPr="00FC337B">
        <w:rPr>
          <w:rtl/>
          <w:lang w:bidi="ar-SA"/>
        </w:rPr>
        <w:t xml:space="preserve"> </w:t>
      </w:r>
      <w:r w:rsidRPr="00FC337B">
        <w:rPr>
          <w:rtl/>
        </w:rPr>
        <w:t>הרגילה</w:t>
      </w:r>
      <w:r w:rsidRPr="00FC337B">
        <w:rPr>
          <w:rtl/>
          <w:lang w:bidi="ar-SA"/>
        </w:rPr>
        <w:t xml:space="preserve"> </w:t>
      </w:r>
      <w:r w:rsidRPr="00FC337B">
        <w:rPr>
          <w:rtl/>
        </w:rPr>
        <w:t>מוכנים</w:t>
      </w:r>
      <w:r w:rsidRPr="00FC337B">
        <w:rPr>
          <w:rtl/>
          <w:lang w:bidi="ar-SA"/>
        </w:rPr>
        <w:t xml:space="preserve"> </w:t>
      </w:r>
      <w:r w:rsidRPr="00FC337B">
        <w:rPr>
          <w:rtl/>
        </w:rPr>
        <w:t>טוב</w:t>
      </w:r>
      <w:r w:rsidRPr="00FC337B">
        <w:rPr>
          <w:rtl/>
          <w:lang w:bidi="ar-SA"/>
        </w:rPr>
        <w:t xml:space="preserve"> </w:t>
      </w:r>
      <w:r w:rsidRPr="00FC337B">
        <w:rPr>
          <w:rtl/>
        </w:rPr>
        <w:t>יותר</w:t>
      </w:r>
      <w:r w:rsidRPr="00FC337B">
        <w:rPr>
          <w:rtl/>
          <w:lang w:bidi="ar-SA"/>
        </w:rPr>
        <w:t xml:space="preserve"> </w:t>
      </w:r>
      <w:r w:rsidRPr="00FC337B">
        <w:rPr>
          <w:rtl/>
        </w:rPr>
        <w:t>להתמודדות</w:t>
      </w:r>
      <w:r w:rsidRPr="00FC337B">
        <w:rPr>
          <w:rtl/>
          <w:lang w:bidi="ar-SA"/>
        </w:rPr>
        <w:t xml:space="preserve"> </w:t>
      </w:r>
      <w:r w:rsidRPr="00FC337B">
        <w:rPr>
          <w:rtl/>
        </w:rPr>
        <w:t>עם</w:t>
      </w:r>
      <w:r w:rsidRPr="00FC337B">
        <w:rPr>
          <w:rtl/>
          <w:lang w:bidi="ar-SA"/>
        </w:rPr>
        <w:t xml:space="preserve"> </w:t>
      </w:r>
      <w:r w:rsidRPr="00FC337B">
        <w:rPr>
          <w:rtl/>
        </w:rPr>
        <w:t>בחינות</w:t>
      </w:r>
      <w:r w:rsidRPr="00FC337B">
        <w:rPr>
          <w:rtl/>
          <w:lang w:bidi="ar-SA"/>
        </w:rPr>
        <w:t xml:space="preserve"> </w:t>
      </w:r>
      <w:r w:rsidRPr="00FC337B">
        <w:rPr>
          <w:rtl/>
        </w:rPr>
        <w:t>תקניות</w:t>
      </w:r>
      <w:r w:rsidRPr="00FC337B">
        <w:rPr>
          <w:rtl/>
          <w:lang w:bidi="ar-SA"/>
        </w:rPr>
        <w:t xml:space="preserve"> </w:t>
      </w:r>
      <w:r w:rsidRPr="00FC337B">
        <w:rPr>
          <w:rtl/>
        </w:rPr>
        <w:t>ומבחנים</w:t>
      </w:r>
      <w:r w:rsidRPr="00FC337B">
        <w:rPr>
          <w:rtl/>
          <w:lang w:bidi="ar-SA"/>
        </w:rPr>
        <w:t xml:space="preserve"> </w:t>
      </w:r>
      <w:r w:rsidRPr="00FC337B">
        <w:rPr>
          <w:rtl/>
        </w:rPr>
        <w:t>סטנדרטיים</w:t>
      </w:r>
      <w:r w:rsidRPr="00FC337B">
        <w:rPr>
          <w:rtl/>
          <w:lang w:bidi="ar-SA"/>
        </w:rPr>
        <w:t xml:space="preserve">. </w:t>
      </w:r>
      <w:r w:rsidRPr="00FC337B">
        <w:rPr>
          <w:rtl/>
        </w:rPr>
        <w:t>מחקרים</w:t>
      </w:r>
      <w:r w:rsidRPr="00FC337B">
        <w:rPr>
          <w:rtl/>
          <w:lang w:bidi="ar-SA"/>
        </w:rPr>
        <w:t xml:space="preserve"> </w:t>
      </w:r>
      <w:r w:rsidRPr="00FC337B">
        <w:rPr>
          <w:rtl/>
        </w:rPr>
        <w:t>מראים</w:t>
      </w:r>
      <w:r w:rsidRPr="00FC337B">
        <w:rPr>
          <w:rtl/>
          <w:lang w:bidi="ar-SA"/>
        </w:rPr>
        <w:t xml:space="preserve"> </w:t>
      </w:r>
      <w:r w:rsidRPr="00FC337B">
        <w:rPr>
          <w:rtl/>
        </w:rPr>
        <w:t>כי</w:t>
      </w:r>
      <w:r w:rsidRPr="00FC337B">
        <w:rPr>
          <w:rtl/>
          <w:lang w:bidi="ar-SA"/>
        </w:rPr>
        <w:t xml:space="preserve"> </w:t>
      </w:r>
      <w:r w:rsidRPr="00FC337B">
        <w:rPr>
          <w:rtl/>
        </w:rPr>
        <w:t>תלמידים</w:t>
      </w:r>
      <w:r w:rsidRPr="00FC337B">
        <w:rPr>
          <w:rtl/>
          <w:lang w:bidi="ar-SA"/>
        </w:rPr>
        <w:t xml:space="preserve"> </w:t>
      </w:r>
      <w:r w:rsidRPr="00FC337B">
        <w:rPr>
          <w:rtl/>
        </w:rPr>
        <w:t>העוברים</w:t>
      </w:r>
      <w:r w:rsidRPr="00FC337B">
        <w:rPr>
          <w:rtl/>
          <w:lang w:bidi="ar-SA"/>
        </w:rPr>
        <w:t xml:space="preserve"> </w:t>
      </w:r>
      <w:r w:rsidRPr="00FC337B">
        <w:rPr>
          <w:rtl/>
        </w:rPr>
        <w:t>מבית</w:t>
      </w:r>
      <w:r w:rsidRPr="00FC337B">
        <w:rPr>
          <w:rtl/>
          <w:lang w:bidi="ar-SA"/>
        </w:rPr>
        <w:t xml:space="preserve"> </w:t>
      </w:r>
      <w:r w:rsidRPr="00FC337B">
        <w:rPr>
          <w:rtl/>
        </w:rPr>
        <w:t>ספר</w:t>
      </w:r>
      <w:r w:rsidR="00BE3998">
        <w:rPr>
          <w:rtl/>
        </w:rPr>
        <w:t xml:space="preserve"> וַלדורף</w:t>
      </w:r>
      <w:r w:rsidRPr="00FC337B">
        <w:rPr>
          <w:rtl/>
          <w:lang w:bidi="ar-SA"/>
        </w:rPr>
        <w:t xml:space="preserve"> </w:t>
      </w:r>
      <w:r w:rsidRPr="00FC337B">
        <w:rPr>
          <w:rtl/>
        </w:rPr>
        <w:t>למערכת</w:t>
      </w:r>
      <w:r w:rsidRPr="00FC337B">
        <w:rPr>
          <w:rtl/>
          <w:lang w:bidi="ar-SA"/>
        </w:rPr>
        <w:t xml:space="preserve"> </w:t>
      </w:r>
      <w:r w:rsidRPr="00FC337B">
        <w:rPr>
          <w:rtl/>
        </w:rPr>
        <w:t>החינוך</w:t>
      </w:r>
      <w:r w:rsidRPr="00FC337B">
        <w:rPr>
          <w:rtl/>
          <w:lang w:bidi="ar-SA"/>
        </w:rPr>
        <w:t xml:space="preserve"> </w:t>
      </w:r>
      <w:r w:rsidRPr="00FC337B">
        <w:rPr>
          <w:rtl/>
        </w:rPr>
        <w:t>הממלכתית</w:t>
      </w:r>
      <w:r w:rsidRPr="00FC337B">
        <w:rPr>
          <w:rtl/>
          <w:lang w:bidi="ar-SA"/>
        </w:rPr>
        <w:t xml:space="preserve"> </w:t>
      </w:r>
      <w:r w:rsidRPr="00FC337B">
        <w:rPr>
          <w:rtl/>
        </w:rPr>
        <w:t>חווים</w:t>
      </w:r>
      <w:r w:rsidRPr="00FC337B">
        <w:rPr>
          <w:rtl/>
          <w:lang w:bidi="ar-SA"/>
        </w:rPr>
        <w:t xml:space="preserve"> </w:t>
      </w:r>
      <w:r w:rsidRPr="00FC337B">
        <w:rPr>
          <w:rtl/>
        </w:rPr>
        <w:t>אתגרים</w:t>
      </w:r>
      <w:r w:rsidRPr="00FC337B">
        <w:rPr>
          <w:rtl/>
          <w:lang w:bidi="ar-SA"/>
        </w:rPr>
        <w:t xml:space="preserve"> </w:t>
      </w:r>
      <w:r w:rsidRPr="00FC337B">
        <w:rPr>
          <w:rtl/>
        </w:rPr>
        <w:t>וקשיים</w:t>
      </w:r>
      <w:r w:rsidRPr="00FC337B">
        <w:rPr>
          <w:rtl/>
          <w:lang w:bidi="ar-SA"/>
        </w:rPr>
        <w:t xml:space="preserve"> </w:t>
      </w:r>
      <w:r w:rsidRPr="00FC337B">
        <w:rPr>
          <w:rtl/>
        </w:rPr>
        <w:t>משמעותיים</w:t>
      </w:r>
      <w:r w:rsidRPr="00FC337B">
        <w:rPr>
          <w:rtl/>
          <w:lang w:bidi="ar-SA"/>
        </w:rPr>
        <w:t xml:space="preserve"> </w:t>
      </w:r>
      <w:r w:rsidRPr="00FC337B">
        <w:rPr>
          <w:rtl/>
        </w:rPr>
        <w:t>בכל</w:t>
      </w:r>
      <w:r w:rsidRPr="00FC337B">
        <w:rPr>
          <w:rtl/>
          <w:lang w:bidi="ar-SA"/>
        </w:rPr>
        <w:t xml:space="preserve"> </w:t>
      </w:r>
      <w:r w:rsidRPr="00FC337B">
        <w:rPr>
          <w:rtl/>
        </w:rPr>
        <w:t>הנוגע</w:t>
      </w:r>
      <w:r w:rsidRPr="00FC337B">
        <w:rPr>
          <w:rtl/>
          <w:lang w:bidi="ar-SA"/>
        </w:rPr>
        <w:t xml:space="preserve"> </w:t>
      </w:r>
      <w:r w:rsidRPr="00FC337B">
        <w:rPr>
          <w:rtl/>
        </w:rPr>
        <w:t>למענה</w:t>
      </w:r>
      <w:r w:rsidRPr="00FC337B">
        <w:rPr>
          <w:rtl/>
          <w:lang w:bidi="ar-SA"/>
        </w:rPr>
        <w:t xml:space="preserve"> </w:t>
      </w:r>
      <w:r w:rsidRPr="00FC337B">
        <w:rPr>
          <w:rtl/>
        </w:rPr>
        <w:t>על</w:t>
      </w:r>
      <w:r w:rsidRPr="00FC337B">
        <w:rPr>
          <w:rtl/>
          <w:lang w:bidi="ar-SA"/>
        </w:rPr>
        <w:t xml:space="preserve"> </w:t>
      </w:r>
      <w:r w:rsidRPr="00FC337B">
        <w:rPr>
          <w:rtl/>
        </w:rPr>
        <w:t>מבחנים</w:t>
      </w:r>
      <w:r w:rsidRPr="00FC337B">
        <w:rPr>
          <w:rtl/>
          <w:lang w:bidi="ar-SA"/>
        </w:rPr>
        <w:t xml:space="preserve"> </w:t>
      </w:r>
      <w:r w:rsidRPr="00FC337B">
        <w:rPr>
          <w:rtl/>
        </w:rPr>
        <w:t>וציונים</w:t>
      </w:r>
      <w:r w:rsidRPr="00FC337B">
        <w:rPr>
          <w:rtl/>
          <w:lang w:bidi="ar-SA"/>
        </w:rPr>
        <w:t xml:space="preserve"> </w:t>
      </w:r>
      <w:r w:rsidRPr="00FC337B">
        <w:rPr>
          <w:rtl/>
        </w:rPr>
        <w:t>נורמטיביים</w:t>
      </w:r>
      <w:r w:rsidR="00451963">
        <w:rPr>
          <w:rtl/>
        </w:rPr>
        <w:t>,</w:t>
      </w:r>
      <w:r w:rsidRPr="00FC337B">
        <w:rPr>
          <w:rtl/>
          <w:lang w:bidi="ar-SA"/>
        </w:rPr>
        <w:t xml:space="preserve"> </w:t>
      </w:r>
      <w:r w:rsidRPr="00FC337B">
        <w:rPr>
          <w:rtl/>
        </w:rPr>
        <w:t>שכן</w:t>
      </w:r>
      <w:r w:rsidRPr="00FC337B">
        <w:rPr>
          <w:rtl/>
          <w:lang w:bidi="ar-SA"/>
        </w:rPr>
        <w:t xml:space="preserve"> </w:t>
      </w:r>
      <w:r w:rsidRPr="00FC337B">
        <w:rPr>
          <w:rtl/>
        </w:rPr>
        <w:t>הם</w:t>
      </w:r>
      <w:r w:rsidRPr="00FC337B">
        <w:rPr>
          <w:rtl/>
          <w:lang w:bidi="ar-SA"/>
        </w:rPr>
        <w:t xml:space="preserve"> </w:t>
      </w:r>
      <w:r w:rsidRPr="00FC337B">
        <w:rPr>
          <w:rtl/>
        </w:rPr>
        <w:t>לא</w:t>
      </w:r>
      <w:r w:rsidRPr="00FC337B">
        <w:rPr>
          <w:rtl/>
          <w:lang w:bidi="ar-SA"/>
        </w:rPr>
        <w:t xml:space="preserve"> </w:t>
      </w:r>
      <w:r w:rsidRPr="00FC337B">
        <w:rPr>
          <w:rtl/>
        </w:rPr>
        <w:t>רכשו</w:t>
      </w:r>
      <w:r w:rsidRPr="00FC337B">
        <w:rPr>
          <w:rtl/>
          <w:lang w:bidi="ar-SA"/>
        </w:rPr>
        <w:t xml:space="preserve"> </w:t>
      </w:r>
      <w:r w:rsidRPr="00FC337B">
        <w:rPr>
          <w:rtl/>
        </w:rPr>
        <w:t>את</w:t>
      </w:r>
      <w:r w:rsidRPr="00FC337B">
        <w:rPr>
          <w:rtl/>
          <w:lang w:bidi="ar-SA"/>
        </w:rPr>
        <w:t xml:space="preserve"> </w:t>
      </w:r>
      <w:r w:rsidRPr="00FC337B">
        <w:rPr>
          <w:rtl/>
        </w:rPr>
        <w:t>מיומנויות</w:t>
      </w:r>
      <w:r w:rsidRPr="00FC337B">
        <w:rPr>
          <w:rtl/>
          <w:lang w:bidi="ar-SA"/>
        </w:rPr>
        <w:t xml:space="preserve"> </w:t>
      </w:r>
      <w:r w:rsidRPr="00FC337B">
        <w:rPr>
          <w:rtl/>
        </w:rPr>
        <w:t>הלמידה</w:t>
      </w:r>
      <w:r w:rsidRPr="00FC337B">
        <w:rPr>
          <w:rtl/>
          <w:lang w:bidi="ar-SA"/>
        </w:rPr>
        <w:t xml:space="preserve"> </w:t>
      </w:r>
      <w:r w:rsidRPr="00FC337B">
        <w:rPr>
          <w:rtl/>
        </w:rPr>
        <w:t>הספציפיות</w:t>
      </w:r>
      <w:r w:rsidRPr="00FC337B">
        <w:rPr>
          <w:rtl/>
          <w:lang w:bidi="ar-SA"/>
        </w:rPr>
        <w:t xml:space="preserve"> </w:t>
      </w:r>
      <w:r w:rsidRPr="00FC337B">
        <w:rPr>
          <w:rtl/>
        </w:rPr>
        <w:t>המכוונות</w:t>
      </w:r>
      <w:r w:rsidRPr="00FC337B">
        <w:rPr>
          <w:rtl/>
          <w:lang w:bidi="ar-SA"/>
        </w:rPr>
        <w:t xml:space="preserve"> </w:t>
      </w:r>
      <w:r w:rsidRPr="00FC337B">
        <w:rPr>
          <w:rtl/>
        </w:rPr>
        <w:t>להצלחה</w:t>
      </w:r>
      <w:r w:rsidRPr="00FC337B">
        <w:rPr>
          <w:rtl/>
          <w:lang w:bidi="ar-SA"/>
        </w:rPr>
        <w:t xml:space="preserve"> </w:t>
      </w:r>
      <w:r w:rsidRPr="00FC337B">
        <w:rPr>
          <w:rtl/>
        </w:rPr>
        <w:t>במבחנים</w:t>
      </w:r>
      <w:r w:rsidRPr="00FC337B">
        <w:rPr>
          <w:rtl/>
          <w:lang w:bidi="ar-SA"/>
        </w:rPr>
        <w:t xml:space="preserve"> </w:t>
      </w:r>
      <w:r w:rsidRPr="00FC337B">
        <w:rPr>
          <w:rtl/>
        </w:rPr>
        <w:t>אלו</w:t>
      </w:r>
      <w:r w:rsidRPr="00FC337B">
        <w:rPr>
          <w:rtl/>
          <w:lang w:bidi="ar-SA"/>
        </w:rPr>
        <w:t xml:space="preserve"> (</w:t>
      </w:r>
      <w:r w:rsidR="002365E7">
        <w:rPr>
          <w:lang w:bidi="ar-SA"/>
        </w:rPr>
        <w:t>Lawton, 2016</w:t>
      </w:r>
      <w:r w:rsidRPr="00FC337B">
        <w:rPr>
          <w:rtl/>
          <w:lang w:bidi="ar-SA"/>
        </w:rPr>
        <w:t>).</w:t>
      </w:r>
    </w:p>
    <w:p w14:paraId="2D544AD2" w14:textId="40D78C28" w:rsidR="00FC337B" w:rsidRPr="00D873BB" w:rsidRDefault="001006AB" w:rsidP="00FE07CC">
      <w:pPr>
        <w:pStyle w:val="2"/>
      </w:pPr>
      <w:bookmarkStart w:id="26" w:name="_Toc239109182"/>
      <w:r w:rsidRPr="000D65BA">
        <w:rPr>
          <w:rFonts w:ascii="David" w:hAnsi="David"/>
          <w:rtl/>
        </w:rPr>
        <w:t>2.</w:t>
      </w:r>
      <w:r w:rsidR="00A73711">
        <w:rPr>
          <w:rFonts w:ascii="David" w:hAnsi="David" w:hint="cs"/>
          <w:rtl/>
        </w:rPr>
        <w:t>4</w:t>
      </w:r>
      <w:r w:rsidR="00A73711" w:rsidRPr="000D65BA">
        <w:rPr>
          <w:rFonts w:ascii="David" w:hAnsi="David"/>
          <w:rtl/>
        </w:rPr>
        <w:t xml:space="preserve"> </w:t>
      </w:r>
      <w:r w:rsidR="00FC337B" w:rsidRPr="000D65BA">
        <w:rPr>
          <w:rFonts w:ascii="David" w:hAnsi="David"/>
          <w:rtl/>
        </w:rPr>
        <w:t>פ</w:t>
      </w:r>
      <w:r w:rsidR="00FC337B" w:rsidRPr="00D873BB">
        <w:rPr>
          <w:rtl/>
        </w:rPr>
        <w:t>רופיל הבוגרים לפי מחקרים בינלאומיים והשוואתיים</w:t>
      </w:r>
      <w:bookmarkEnd w:id="26"/>
    </w:p>
    <w:p w14:paraId="15C7273E" w14:textId="3EC1797C" w:rsidR="00FC337B" w:rsidRPr="00FC337B" w:rsidRDefault="00FC337B" w:rsidP="009A6C93">
      <w:pPr>
        <w:pStyle w:val="3"/>
      </w:pPr>
      <w:bookmarkStart w:id="27" w:name="_Toc239109183"/>
      <w:r w:rsidRPr="00FC337B">
        <w:rPr>
          <w:rtl/>
          <w:lang w:bidi="he-IL"/>
        </w:rPr>
        <w:t>מחקר</w:t>
      </w:r>
      <w:r w:rsidRPr="00FC337B">
        <w:rPr>
          <w:rtl/>
        </w:rPr>
        <w:t xml:space="preserve"> </w:t>
      </w:r>
      <w:r w:rsidRPr="00FC337B">
        <w:rPr>
          <w:rtl/>
          <w:lang w:bidi="he-IL"/>
        </w:rPr>
        <w:t>הבוגרים</w:t>
      </w:r>
      <w:r w:rsidRPr="00FC337B">
        <w:rPr>
          <w:rtl/>
        </w:rPr>
        <w:t xml:space="preserve"> </w:t>
      </w:r>
      <w:r w:rsidRPr="00FC337B">
        <w:rPr>
          <w:rtl/>
          <w:lang w:bidi="he-IL"/>
        </w:rPr>
        <w:t>בצפון</w:t>
      </w:r>
      <w:r w:rsidRPr="00FC337B">
        <w:rPr>
          <w:rtl/>
        </w:rPr>
        <w:t xml:space="preserve"> </w:t>
      </w:r>
      <w:r w:rsidRPr="00FC337B">
        <w:rPr>
          <w:rtl/>
          <w:lang w:bidi="he-IL"/>
        </w:rPr>
        <w:t>אמריקה</w:t>
      </w:r>
      <w:r w:rsidRPr="00FC337B">
        <w:rPr>
          <w:rtl/>
        </w:rPr>
        <w:t xml:space="preserve"> (</w:t>
      </w:r>
      <w:r w:rsidR="00B92CDA">
        <w:t>Gerwin &amp; Mitchell, 2007</w:t>
      </w:r>
      <w:r w:rsidRPr="00FC337B">
        <w:rPr>
          <w:rtl/>
        </w:rPr>
        <w:t>)</w:t>
      </w:r>
      <w:bookmarkEnd w:id="27"/>
    </w:p>
    <w:p w14:paraId="14393DE8" w14:textId="77E80BC7" w:rsidR="00FC337B" w:rsidRPr="00FC337B" w:rsidRDefault="00FC337B" w:rsidP="00A37757">
      <w:r w:rsidRPr="00FC337B">
        <w:rPr>
          <w:rtl/>
        </w:rPr>
        <w:t>מחקר</w:t>
      </w:r>
      <w:r w:rsidRPr="00FC337B">
        <w:rPr>
          <w:rtl/>
          <w:lang w:bidi="ar-SA"/>
        </w:rPr>
        <w:t xml:space="preserve"> </w:t>
      </w:r>
      <w:r w:rsidRPr="00FC337B">
        <w:rPr>
          <w:rtl/>
        </w:rPr>
        <w:t>הבוגרים</w:t>
      </w:r>
      <w:r w:rsidRPr="00FC337B">
        <w:rPr>
          <w:rtl/>
          <w:lang w:bidi="ar-SA"/>
        </w:rPr>
        <w:t xml:space="preserve"> </w:t>
      </w:r>
      <w:r w:rsidRPr="00FC337B">
        <w:rPr>
          <w:rtl/>
        </w:rPr>
        <w:t>המקיף</w:t>
      </w:r>
      <w:r w:rsidRPr="00FC337B">
        <w:rPr>
          <w:rtl/>
          <w:lang w:bidi="ar-SA"/>
        </w:rPr>
        <w:t xml:space="preserve"> </w:t>
      </w:r>
      <w:r w:rsidRPr="00FC337B">
        <w:rPr>
          <w:rtl/>
        </w:rPr>
        <w:t>ביותר</w:t>
      </w:r>
      <w:r w:rsidRPr="00FC337B">
        <w:rPr>
          <w:rtl/>
          <w:lang w:bidi="ar-SA"/>
        </w:rPr>
        <w:t xml:space="preserve"> </w:t>
      </w:r>
      <w:r w:rsidRPr="00FC337B">
        <w:rPr>
          <w:rtl/>
        </w:rPr>
        <w:t>בצפון</w:t>
      </w:r>
      <w:r w:rsidRPr="00FC337B">
        <w:rPr>
          <w:rtl/>
          <w:lang w:bidi="ar-SA"/>
        </w:rPr>
        <w:t xml:space="preserve"> </w:t>
      </w:r>
      <w:r w:rsidRPr="00FC337B">
        <w:rPr>
          <w:rtl/>
        </w:rPr>
        <w:t>אמריקה</w:t>
      </w:r>
      <w:r w:rsidRPr="00FC337B">
        <w:rPr>
          <w:rtl/>
          <w:lang w:bidi="ar-SA"/>
        </w:rPr>
        <w:t xml:space="preserve"> (</w:t>
      </w:r>
      <w:r w:rsidR="00A9085E">
        <w:rPr>
          <w:rtl/>
        </w:rPr>
        <w:t>ארה"ב</w:t>
      </w:r>
      <w:r w:rsidRPr="00FC337B">
        <w:rPr>
          <w:rtl/>
          <w:lang w:bidi="ar-SA"/>
        </w:rPr>
        <w:t xml:space="preserve"> </w:t>
      </w:r>
      <w:r w:rsidRPr="00FC337B">
        <w:rPr>
          <w:rtl/>
        </w:rPr>
        <w:t>וקנדה</w:t>
      </w:r>
      <w:r w:rsidRPr="00FC337B">
        <w:rPr>
          <w:rtl/>
          <w:lang w:bidi="ar-SA"/>
        </w:rPr>
        <w:t xml:space="preserve">) </w:t>
      </w:r>
      <w:r w:rsidRPr="00FC337B">
        <w:rPr>
          <w:rtl/>
        </w:rPr>
        <w:t>נערך</w:t>
      </w:r>
      <w:r w:rsidRPr="00FC337B">
        <w:rPr>
          <w:rtl/>
          <w:lang w:bidi="ar-SA"/>
        </w:rPr>
        <w:t xml:space="preserve"> </w:t>
      </w:r>
      <w:r w:rsidRPr="00FC337B">
        <w:rPr>
          <w:rtl/>
        </w:rPr>
        <w:t>על</w:t>
      </w:r>
      <w:r w:rsidRPr="00FC337B">
        <w:rPr>
          <w:rtl/>
          <w:lang w:bidi="ar-SA"/>
        </w:rPr>
        <w:t xml:space="preserve"> </w:t>
      </w:r>
      <w:r w:rsidRPr="00FC337B">
        <w:rPr>
          <w:rtl/>
        </w:rPr>
        <w:t>ידי</w:t>
      </w:r>
      <w:r w:rsidRPr="00FC337B">
        <w:rPr>
          <w:rtl/>
          <w:lang w:bidi="ar-SA"/>
        </w:rPr>
        <w:t xml:space="preserve"> </w:t>
      </w:r>
      <w:r w:rsidRPr="00FC337B">
        <w:rPr>
          <w:rtl/>
        </w:rPr>
        <w:t>מיטשל</w:t>
      </w:r>
      <w:r w:rsidRPr="00FC337B">
        <w:rPr>
          <w:rtl/>
          <w:lang w:bidi="ar-SA"/>
        </w:rPr>
        <w:t xml:space="preserve"> </w:t>
      </w:r>
      <w:r w:rsidRPr="00FC337B">
        <w:rPr>
          <w:rtl/>
        </w:rPr>
        <w:t>וגרווין</w:t>
      </w:r>
      <w:r w:rsidRPr="00FC337B">
        <w:rPr>
          <w:rtl/>
          <w:lang w:bidi="ar-SA"/>
        </w:rPr>
        <w:t xml:space="preserve"> (</w:t>
      </w:r>
      <w:r w:rsidR="009063E4">
        <w:rPr>
          <w:lang w:bidi="ar-SA"/>
        </w:rPr>
        <w:t>Mitchell &amp; Gerwin, 2007</w:t>
      </w:r>
      <w:r w:rsidRPr="00FC337B">
        <w:rPr>
          <w:rtl/>
          <w:lang w:bidi="ar-SA"/>
        </w:rPr>
        <w:t xml:space="preserve">) </w:t>
      </w:r>
      <w:r w:rsidRPr="00FC337B">
        <w:rPr>
          <w:rtl/>
        </w:rPr>
        <w:t>מטעם</w:t>
      </w:r>
      <w:r w:rsidRPr="00FC337B">
        <w:rPr>
          <w:rtl/>
          <w:lang w:bidi="ar-SA"/>
        </w:rPr>
        <w:t xml:space="preserve"> </w:t>
      </w:r>
      <w:r w:rsidRPr="00FC337B">
        <w:rPr>
          <w:rtl/>
        </w:rPr>
        <w:t>המכון</w:t>
      </w:r>
      <w:r w:rsidRPr="00FC337B">
        <w:rPr>
          <w:rtl/>
          <w:lang w:bidi="ar-SA"/>
        </w:rPr>
        <w:t xml:space="preserve"> </w:t>
      </w:r>
      <w:r w:rsidRPr="00FC337B">
        <w:rPr>
          <w:rtl/>
        </w:rPr>
        <w:t>למחקר</w:t>
      </w:r>
      <w:r w:rsidRPr="00FC337B">
        <w:rPr>
          <w:rtl/>
          <w:lang w:bidi="ar-SA"/>
        </w:rPr>
        <w:t xml:space="preserve"> </w:t>
      </w:r>
      <w:r w:rsidR="00D24E40">
        <w:rPr>
          <w:rtl/>
        </w:rPr>
        <w:t>חינוך וַלדורף</w:t>
      </w:r>
      <w:r w:rsidR="00451963">
        <w:rPr>
          <w:rtl/>
        </w:rPr>
        <w:t>,</w:t>
      </w:r>
      <w:r w:rsidRPr="00FC337B">
        <w:rPr>
          <w:rtl/>
          <w:lang w:bidi="ar-SA"/>
        </w:rPr>
        <w:t xml:space="preserve"> </w:t>
      </w:r>
      <w:r w:rsidRPr="00FC337B">
        <w:rPr>
          <w:rtl/>
        </w:rPr>
        <w:t>וסקר</w:t>
      </w:r>
      <w:r w:rsidRPr="00FC337B">
        <w:rPr>
          <w:rtl/>
          <w:lang w:bidi="ar-SA"/>
        </w:rPr>
        <w:t xml:space="preserve"> </w:t>
      </w:r>
      <w:r w:rsidRPr="00FC337B">
        <w:rPr>
          <w:rtl/>
        </w:rPr>
        <w:t>למעלה</w:t>
      </w:r>
      <w:r w:rsidRPr="00FC337B">
        <w:rPr>
          <w:rtl/>
          <w:lang w:bidi="ar-SA"/>
        </w:rPr>
        <w:t xml:space="preserve"> </w:t>
      </w:r>
      <w:r w:rsidRPr="00FC337B">
        <w:rPr>
          <w:rtl/>
        </w:rPr>
        <w:t>מ</w:t>
      </w:r>
      <w:r w:rsidRPr="00FC337B">
        <w:rPr>
          <w:rtl/>
          <w:lang w:bidi="ar-SA"/>
        </w:rPr>
        <w:t>-</w:t>
      </w:r>
      <w:r w:rsidR="00E07F2F">
        <w:rPr>
          <w:rFonts w:hint="cs"/>
          <w:rtl/>
        </w:rPr>
        <w:t>60</w:t>
      </w:r>
      <w:r w:rsidRPr="00FC337B">
        <w:rPr>
          <w:rtl/>
          <w:lang w:bidi="ar-SA"/>
        </w:rPr>
        <w:t xml:space="preserve"> </w:t>
      </w:r>
      <w:r w:rsidRPr="00FC337B">
        <w:rPr>
          <w:rtl/>
        </w:rPr>
        <w:t>שנה</w:t>
      </w:r>
      <w:r w:rsidRPr="00FC337B">
        <w:rPr>
          <w:rtl/>
          <w:lang w:bidi="ar-SA"/>
        </w:rPr>
        <w:t xml:space="preserve"> </w:t>
      </w:r>
      <w:r w:rsidRPr="00FC337B">
        <w:rPr>
          <w:rtl/>
        </w:rPr>
        <w:t>של</w:t>
      </w:r>
      <w:r w:rsidRPr="00FC337B">
        <w:rPr>
          <w:rtl/>
          <w:lang w:bidi="ar-SA"/>
        </w:rPr>
        <w:t xml:space="preserve"> </w:t>
      </w:r>
      <w:r w:rsidRPr="00FC337B">
        <w:rPr>
          <w:rtl/>
        </w:rPr>
        <w:t>בוגרים</w:t>
      </w:r>
      <w:r w:rsidR="00F4770C">
        <w:rPr>
          <w:rFonts w:hint="cs"/>
          <w:rtl/>
        </w:rPr>
        <w:t xml:space="preserve"> ובוגרות</w:t>
      </w:r>
      <w:r w:rsidRPr="00FC337B">
        <w:rPr>
          <w:rtl/>
          <w:lang w:bidi="ar-SA"/>
        </w:rPr>
        <w:t xml:space="preserve"> (</w:t>
      </w:r>
      <w:r w:rsidRPr="00FC337B">
        <w:rPr>
          <w:rtl/>
        </w:rPr>
        <w:t>שסיימו</w:t>
      </w:r>
      <w:r w:rsidRPr="00FC337B">
        <w:rPr>
          <w:rtl/>
          <w:lang w:bidi="ar-SA"/>
        </w:rPr>
        <w:t xml:space="preserve"> </w:t>
      </w:r>
      <w:r w:rsidRPr="00FC337B">
        <w:rPr>
          <w:rtl/>
        </w:rPr>
        <w:t>בין</w:t>
      </w:r>
      <w:r w:rsidRPr="00FC337B">
        <w:rPr>
          <w:rtl/>
          <w:lang w:bidi="ar-SA"/>
        </w:rPr>
        <w:t xml:space="preserve"> </w:t>
      </w:r>
      <w:r w:rsidRPr="00FC337B">
        <w:rPr>
          <w:rtl/>
        </w:rPr>
        <w:t>השנים</w:t>
      </w:r>
      <w:r w:rsidR="001D6DE7">
        <w:rPr>
          <w:rFonts w:hint="cs"/>
          <w:rtl/>
        </w:rPr>
        <w:t xml:space="preserve"> </w:t>
      </w:r>
      <w:r w:rsidR="00E07F2F">
        <w:rPr>
          <w:rFonts w:hint="cs"/>
          <w:rtl/>
        </w:rPr>
        <w:t xml:space="preserve">1943 </w:t>
      </w:r>
      <w:r w:rsidRPr="00FC337B">
        <w:rPr>
          <w:rtl/>
        </w:rPr>
        <w:t>ל</w:t>
      </w:r>
      <w:r w:rsidRPr="00FC337B">
        <w:rPr>
          <w:rtl/>
          <w:lang w:bidi="ar-SA"/>
        </w:rPr>
        <w:t>-</w:t>
      </w:r>
      <w:r w:rsidR="00E07F2F">
        <w:rPr>
          <w:rFonts w:hint="cs"/>
          <w:rtl/>
        </w:rPr>
        <w:t>2005</w:t>
      </w:r>
      <w:r w:rsidRPr="00FC337B">
        <w:rPr>
          <w:rtl/>
          <w:lang w:bidi="ar-SA"/>
        </w:rPr>
        <w:t xml:space="preserve">) </w:t>
      </w:r>
      <w:r w:rsidRPr="00FC337B">
        <w:rPr>
          <w:rtl/>
        </w:rPr>
        <w:t>מ</w:t>
      </w:r>
      <w:r w:rsidRPr="00FC337B">
        <w:rPr>
          <w:rtl/>
          <w:lang w:bidi="ar-SA"/>
        </w:rPr>
        <w:t>-</w:t>
      </w:r>
      <w:r w:rsidR="00E07F2F">
        <w:rPr>
          <w:rFonts w:hint="cs"/>
          <w:rtl/>
        </w:rPr>
        <w:t>26</w:t>
      </w:r>
      <w:r w:rsidRPr="00FC337B">
        <w:rPr>
          <w:rtl/>
          <w:lang w:bidi="ar-SA"/>
        </w:rPr>
        <w:t xml:space="preserve"> </w:t>
      </w:r>
      <w:r w:rsidRPr="00FC337B">
        <w:rPr>
          <w:rtl/>
        </w:rPr>
        <w:t>בתי</w:t>
      </w:r>
      <w:r w:rsidRPr="00FC337B">
        <w:rPr>
          <w:rtl/>
          <w:lang w:bidi="ar-SA"/>
        </w:rPr>
        <w:t xml:space="preserve"> </w:t>
      </w:r>
      <w:r w:rsidRPr="00FC337B">
        <w:rPr>
          <w:rtl/>
        </w:rPr>
        <w:t>ספר</w:t>
      </w:r>
      <w:r w:rsidRPr="00FC337B">
        <w:rPr>
          <w:rtl/>
          <w:lang w:bidi="ar-SA"/>
        </w:rPr>
        <w:t xml:space="preserve"> </w:t>
      </w:r>
      <w:r w:rsidRPr="00FC337B">
        <w:rPr>
          <w:rtl/>
        </w:rPr>
        <w:t>תיכוניים</w:t>
      </w:r>
      <w:r w:rsidRPr="00FC337B">
        <w:rPr>
          <w:rtl/>
          <w:lang w:bidi="ar-SA"/>
        </w:rPr>
        <w:t xml:space="preserve"> </w:t>
      </w:r>
      <w:r w:rsidRPr="00FC337B">
        <w:rPr>
          <w:rtl/>
        </w:rPr>
        <w:t>של</w:t>
      </w:r>
      <w:r w:rsidR="00BE3998">
        <w:rPr>
          <w:rtl/>
        </w:rPr>
        <w:t xml:space="preserve"> וַלדורף</w:t>
      </w:r>
      <w:r w:rsidRPr="00FC337B">
        <w:rPr>
          <w:rtl/>
          <w:lang w:bidi="ar-SA"/>
        </w:rPr>
        <w:t xml:space="preserve"> (</w:t>
      </w:r>
      <w:r w:rsidR="009063E4">
        <w:rPr>
          <w:lang w:bidi="ar-SA"/>
        </w:rPr>
        <w:t>Mitchell &amp; Gerwin, 2007</w:t>
      </w:r>
      <w:r w:rsidRPr="00FC337B">
        <w:rPr>
          <w:rtl/>
          <w:lang w:bidi="ar-SA"/>
        </w:rPr>
        <w:t xml:space="preserve">). </w:t>
      </w:r>
      <w:r w:rsidRPr="00FC337B">
        <w:rPr>
          <w:rtl/>
        </w:rPr>
        <w:t>המחקר</w:t>
      </w:r>
      <w:r w:rsidRPr="00FC337B">
        <w:rPr>
          <w:rtl/>
          <w:lang w:bidi="ar-SA"/>
        </w:rPr>
        <w:t xml:space="preserve"> </w:t>
      </w:r>
      <w:r w:rsidRPr="00FC337B">
        <w:rPr>
          <w:rtl/>
        </w:rPr>
        <w:t>מצא</w:t>
      </w:r>
      <w:r w:rsidRPr="00FC337B">
        <w:rPr>
          <w:rtl/>
          <w:lang w:bidi="ar-SA"/>
        </w:rPr>
        <w:t xml:space="preserve"> </w:t>
      </w:r>
      <w:r w:rsidRPr="00FC337B">
        <w:rPr>
          <w:rtl/>
        </w:rPr>
        <w:t>כי</w:t>
      </w:r>
      <w:r w:rsidRPr="00FC337B">
        <w:rPr>
          <w:rtl/>
          <w:lang w:bidi="ar-SA"/>
        </w:rPr>
        <w:t xml:space="preserve"> </w:t>
      </w:r>
      <w:r w:rsidRPr="00FC337B">
        <w:rPr>
          <w:rtl/>
        </w:rPr>
        <w:t>רוב</w:t>
      </w:r>
      <w:r w:rsidRPr="00FC337B">
        <w:rPr>
          <w:rtl/>
          <w:lang w:bidi="ar-SA"/>
        </w:rPr>
        <w:t xml:space="preserve"> </w:t>
      </w:r>
      <w:r w:rsidRPr="00FC337B">
        <w:rPr>
          <w:rtl/>
        </w:rPr>
        <w:lastRenderedPageBreak/>
        <w:t>מוחלט</w:t>
      </w:r>
      <w:r w:rsidRPr="00FC337B">
        <w:rPr>
          <w:rtl/>
          <w:lang w:bidi="ar-SA"/>
        </w:rPr>
        <w:t xml:space="preserve"> </w:t>
      </w:r>
      <w:r w:rsidRPr="00FC337B">
        <w:rPr>
          <w:rtl/>
        </w:rPr>
        <w:t>של</w:t>
      </w:r>
      <w:r w:rsidRPr="00FC337B">
        <w:rPr>
          <w:rtl/>
          <w:lang w:bidi="ar-SA"/>
        </w:rPr>
        <w:t xml:space="preserve"> </w:t>
      </w:r>
      <w:r w:rsidRPr="00FC337B">
        <w:rPr>
          <w:rtl/>
        </w:rPr>
        <w:t>הבוגרים</w:t>
      </w:r>
      <w:r w:rsidRPr="00FC337B">
        <w:rPr>
          <w:rtl/>
          <w:lang w:bidi="ar-SA"/>
        </w:rPr>
        <w:t xml:space="preserve"> </w:t>
      </w:r>
      <w:r w:rsidR="00F4770C">
        <w:rPr>
          <w:rFonts w:hint="cs"/>
          <w:rtl/>
        </w:rPr>
        <w:t xml:space="preserve">והבוגרות </w:t>
      </w:r>
      <w:r w:rsidRPr="00FC337B">
        <w:rPr>
          <w:rtl/>
          <w:lang w:bidi="ar-SA"/>
        </w:rPr>
        <w:t>(</w:t>
      </w:r>
      <w:r w:rsidR="0084683F">
        <w:rPr>
          <w:rFonts w:hint="cs"/>
          <w:rtl/>
        </w:rPr>
        <w:t>94%</w:t>
      </w:r>
      <w:r w:rsidRPr="00FC337B">
        <w:rPr>
          <w:rtl/>
          <w:lang w:bidi="ar-SA"/>
        </w:rPr>
        <w:t xml:space="preserve">) </w:t>
      </w:r>
      <w:r w:rsidRPr="00FC337B">
        <w:rPr>
          <w:rtl/>
        </w:rPr>
        <w:t>פונים</w:t>
      </w:r>
      <w:r w:rsidRPr="00FC337B">
        <w:rPr>
          <w:rtl/>
          <w:lang w:bidi="ar-SA"/>
        </w:rPr>
        <w:t xml:space="preserve"> </w:t>
      </w:r>
      <w:r w:rsidRPr="00FC337B">
        <w:rPr>
          <w:rtl/>
        </w:rPr>
        <w:t>ללימודים</w:t>
      </w:r>
      <w:r w:rsidRPr="00FC337B">
        <w:rPr>
          <w:rtl/>
          <w:lang w:bidi="ar-SA"/>
        </w:rPr>
        <w:t xml:space="preserve"> </w:t>
      </w:r>
      <w:r w:rsidRPr="00FC337B">
        <w:rPr>
          <w:rtl/>
        </w:rPr>
        <w:t>בקולג</w:t>
      </w:r>
      <w:r w:rsidRPr="00FC337B">
        <w:rPr>
          <w:rtl/>
          <w:lang w:bidi="ar-SA"/>
        </w:rPr>
        <w:t xml:space="preserve">' </w:t>
      </w:r>
      <w:r w:rsidRPr="00FC337B">
        <w:rPr>
          <w:rtl/>
        </w:rPr>
        <w:t>ובאוניברסיטה</w:t>
      </w:r>
      <w:r w:rsidR="00451963">
        <w:rPr>
          <w:rtl/>
        </w:rPr>
        <w:t>,</w:t>
      </w:r>
      <w:r w:rsidRPr="00FC337B">
        <w:rPr>
          <w:rtl/>
          <w:lang w:bidi="ar-SA"/>
        </w:rPr>
        <w:t xml:space="preserve"> </w:t>
      </w:r>
      <w:r w:rsidRPr="00FC337B">
        <w:rPr>
          <w:rtl/>
        </w:rPr>
        <w:t>ו</w:t>
      </w:r>
      <w:r w:rsidRPr="00FC337B">
        <w:rPr>
          <w:rtl/>
          <w:lang w:bidi="ar-SA"/>
        </w:rPr>
        <w:t>-</w:t>
      </w:r>
      <w:r w:rsidR="0084683F">
        <w:rPr>
          <w:rFonts w:hint="cs"/>
          <w:rtl/>
        </w:rPr>
        <w:t>88%</w:t>
      </w:r>
      <w:r w:rsidRPr="00FC337B">
        <w:rPr>
          <w:rtl/>
          <w:lang w:bidi="ar-SA"/>
        </w:rPr>
        <w:t xml:space="preserve"> </w:t>
      </w:r>
      <w:r w:rsidRPr="00FC337B">
        <w:rPr>
          <w:rtl/>
        </w:rPr>
        <w:t>השלימו</w:t>
      </w:r>
      <w:r w:rsidRPr="00FC337B">
        <w:rPr>
          <w:rtl/>
          <w:lang w:bidi="ar-SA"/>
        </w:rPr>
        <w:t xml:space="preserve"> </w:t>
      </w:r>
      <w:r w:rsidRPr="00FC337B">
        <w:rPr>
          <w:rtl/>
        </w:rPr>
        <w:t>או</w:t>
      </w:r>
      <w:r w:rsidRPr="00FC337B">
        <w:rPr>
          <w:rtl/>
          <w:lang w:bidi="ar-SA"/>
        </w:rPr>
        <w:t xml:space="preserve"> </w:t>
      </w:r>
      <w:r w:rsidRPr="00FC337B">
        <w:rPr>
          <w:rtl/>
        </w:rPr>
        <w:t>היו</w:t>
      </w:r>
      <w:r w:rsidRPr="00FC337B">
        <w:rPr>
          <w:rtl/>
          <w:lang w:bidi="ar-SA"/>
        </w:rPr>
        <w:t xml:space="preserve"> </w:t>
      </w:r>
      <w:r w:rsidRPr="00FC337B">
        <w:rPr>
          <w:rtl/>
        </w:rPr>
        <w:t>בתהליך</w:t>
      </w:r>
      <w:r w:rsidRPr="00FC337B">
        <w:rPr>
          <w:rtl/>
          <w:lang w:bidi="ar-SA"/>
        </w:rPr>
        <w:t xml:space="preserve"> </w:t>
      </w:r>
      <w:r w:rsidRPr="00FC337B">
        <w:rPr>
          <w:rtl/>
        </w:rPr>
        <w:t>השלמה</w:t>
      </w:r>
      <w:r w:rsidRPr="00FC337B">
        <w:rPr>
          <w:rtl/>
          <w:lang w:bidi="ar-SA"/>
        </w:rPr>
        <w:t xml:space="preserve"> </w:t>
      </w:r>
      <w:r w:rsidRPr="00FC337B">
        <w:rPr>
          <w:rtl/>
        </w:rPr>
        <w:t>של</w:t>
      </w:r>
      <w:r w:rsidRPr="00FC337B">
        <w:rPr>
          <w:rtl/>
          <w:lang w:bidi="ar-SA"/>
        </w:rPr>
        <w:t xml:space="preserve"> </w:t>
      </w:r>
      <w:r w:rsidRPr="00FC337B">
        <w:rPr>
          <w:rtl/>
        </w:rPr>
        <w:t>תואר</w:t>
      </w:r>
      <w:r w:rsidRPr="00FC337B">
        <w:rPr>
          <w:rtl/>
          <w:lang w:bidi="ar-SA"/>
        </w:rPr>
        <w:t xml:space="preserve"> </w:t>
      </w:r>
      <w:r w:rsidRPr="00FC337B">
        <w:rPr>
          <w:rtl/>
        </w:rPr>
        <w:t>אקדמי</w:t>
      </w:r>
      <w:r w:rsidRPr="00FC337B">
        <w:rPr>
          <w:rtl/>
          <w:lang w:bidi="ar-SA"/>
        </w:rPr>
        <w:t xml:space="preserve"> </w:t>
      </w:r>
      <w:r w:rsidRPr="00FC337B">
        <w:rPr>
          <w:rtl/>
        </w:rPr>
        <w:t>בעת</w:t>
      </w:r>
      <w:r w:rsidRPr="00FC337B">
        <w:rPr>
          <w:rtl/>
          <w:lang w:bidi="ar-SA"/>
        </w:rPr>
        <w:t xml:space="preserve"> </w:t>
      </w:r>
      <w:r w:rsidRPr="00FC337B">
        <w:rPr>
          <w:rtl/>
        </w:rPr>
        <w:t>הסקר</w:t>
      </w:r>
      <w:r w:rsidRPr="00FC337B">
        <w:rPr>
          <w:rtl/>
          <w:lang w:bidi="ar-SA"/>
        </w:rPr>
        <w:t xml:space="preserve"> (</w:t>
      </w:r>
      <w:r w:rsidR="009063E4">
        <w:rPr>
          <w:lang w:bidi="ar-SA"/>
        </w:rPr>
        <w:t>Mitchell &amp; Gerwin, 2007</w:t>
      </w:r>
      <w:r w:rsidRPr="00FC337B">
        <w:rPr>
          <w:rtl/>
          <w:lang w:bidi="ar-SA"/>
        </w:rPr>
        <w:t xml:space="preserve">). </w:t>
      </w:r>
      <w:r w:rsidRPr="00FC337B">
        <w:rPr>
          <w:rtl/>
        </w:rPr>
        <w:t>מבחינת</w:t>
      </w:r>
      <w:r w:rsidRPr="00FC337B">
        <w:rPr>
          <w:rtl/>
          <w:lang w:bidi="ar-SA"/>
        </w:rPr>
        <w:t xml:space="preserve"> </w:t>
      </w:r>
      <w:r w:rsidRPr="00FC337B">
        <w:rPr>
          <w:rtl/>
        </w:rPr>
        <w:t>תחומי</w:t>
      </w:r>
      <w:r w:rsidRPr="00FC337B">
        <w:rPr>
          <w:rtl/>
          <w:lang w:bidi="ar-SA"/>
        </w:rPr>
        <w:t xml:space="preserve"> </w:t>
      </w:r>
      <w:r w:rsidRPr="00FC337B">
        <w:rPr>
          <w:rtl/>
        </w:rPr>
        <w:t>הלימוד</w:t>
      </w:r>
      <w:r w:rsidR="00451963">
        <w:rPr>
          <w:rtl/>
        </w:rPr>
        <w:t>,</w:t>
      </w:r>
      <w:r w:rsidRPr="00FC337B">
        <w:rPr>
          <w:rtl/>
          <w:lang w:bidi="ar-SA"/>
        </w:rPr>
        <w:t xml:space="preserve"> </w:t>
      </w:r>
      <w:r w:rsidRPr="00FC337B">
        <w:rPr>
          <w:rtl/>
        </w:rPr>
        <w:t>בוגרי</w:t>
      </w:r>
      <w:r w:rsidR="00BE3998">
        <w:rPr>
          <w:rtl/>
        </w:rPr>
        <w:t xml:space="preserve"> </w:t>
      </w:r>
      <w:r w:rsidR="00F4770C">
        <w:rPr>
          <w:rFonts w:hint="cs"/>
          <w:rtl/>
        </w:rPr>
        <w:t xml:space="preserve">ובוגרות </w:t>
      </w:r>
      <w:r w:rsidR="00BE3998">
        <w:rPr>
          <w:rtl/>
        </w:rPr>
        <w:t>וַלדורף</w:t>
      </w:r>
      <w:r w:rsidRPr="00FC337B">
        <w:rPr>
          <w:rtl/>
          <w:lang w:bidi="ar-SA"/>
        </w:rPr>
        <w:t xml:space="preserve"> </w:t>
      </w:r>
      <w:r w:rsidRPr="00FC337B">
        <w:rPr>
          <w:rtl/>
        </w:rPr>
        <w:t>נוטים</w:t>
      </w:r>
      <w:r w:rsidRPr="00FC337B">
        <w:rPr>
          <w:rtl/>
          <w:lang w:bidi="ar-SA"/>
        </w:rPr>
        <w:t xml:space="preserve"> </w:t>
      </w:r>
      <w:r w:rsidRPr="00FC337B">
        <w:rPr>
          <w:rtl/>
        </w:rPr>
        <w:t>ללמוד</w:t>
      </w:r>
      <w:r w:rsidRPr="00FC337B">
        <w:rPr>
          <w:rtl/>
          <w:lang w:bidi="ar-SA"/>
        </w:rPr>
        <w:t xml:space="preserve"> </w:t>
      </w:r>
      <w:r w:rsidRPr="00FC337B">
        <w:rPr>
          <w:rtl/>
        </w:rPr>
        <w:t>אמנויות</w:t>
      </w:r>
      <w:r w:rsidRPr="00FC337B">
        <w:rPr>
          <w:rtl/>
          <w:lang w:bidi="ar-SA"/>
        </w:rPr>
        <w:t xml:space="preserve"> </w:t>
      </w:r>
      <w:r w:rsidRPr="00FC337B">
        <w:rPr>
          <w:rtl/>
        </w:rPr>
        <w:t>ומדעי</w:t>
      </w:r>
      <w:r w:rsidRPr="00FC337B">
        <w:rPr>
          <w:rtl/>
          <w:lang w:bidi="ar-SA"/>
        </w:rPr>
        <w:t xml:space="preserve"> </w:t>
      </w:r>
      <w:r w:rsidRPr="00FC337B">
        <w:rPr>
          <w:rtl/>
        </w:rPr>
        <w:t>הרוח</w:t>
      </w:r>
      <w:r w:rsidRPr="00FC337B">
        <w:rPr>
          <w:rtl/>
          <w:lang w:bidi="ar-SA"/>
        </w:rPr>
        <w:t xml:space="preserve"> </w:t>
      </w:r>
      <w:r w:rsidRPr="00FC337B">
        <w:rPr>
          <w:rtl/>
        </w:rPr>
        <w:t>בשיעור</w:t>
      </w:r>
      <w:r w:rsidRPr="00FC337B">
        <w:rPr>
          <w:rtl/>
          <w:lang w:bidi="ar-SA"/>
        </w:rPr>
        <w:t xml:space="preserve"> </w:t>
      </w:r>
      <w:r w:rsidRPr="00FC337B">
        <w:rPr>
          <w:rtl/>
        </w:rPr>
        <w:t>הגבוה</w:t>
      </w:r>
      <w:r w:rsidRPr="00FC337B">
        <w:rPr>
          <w:rtl/>
          <w:lang w:bidi="ar-SA"/>
        </w:rPr>
        <w:t xml:space="preserve"> </w:t>
      </w:r>
      <w:r w:rsidRPr="00FC337B">
        <w:rPr>
          <w:rtl/>
        </w:rPr>
        <w:t>פי</w:t>
      </w:r>
      <w:r w:rsidRPr="00FC337B">
        <w:rPr>
          <w:rtl/>
          <w:lang w:bidi="ar-SA"/>
        </w:rPr>
        <w:t xml:space="preserve"> </w:t>
      </w:r>
      <w:r w:rsidRPr="00FC337B">
        <w:rPr>
          <w:rtl/>
        </w:rPr>
        <w:t>שלושה</w:t>
      </w:r>
      <w:r w:rsidRPr="00FC337B">
        <w:rPr>
          <w:rtl/>
          <w:lang w:bidi="ar-SA"/>
        </w:rPr>
        <w:t xml:space="preserve"> </w:t>
      </w:r>
      <w:r w:rsidRPr="00FC337B">
        <w:rPr>
          <w:rtl/>
        </w:rPr>
        <w:t>מהממוצע</w:t>
      </w:r>
      <w:r w:rsidRPr="00FC337B">
        <w:rPr>
          <w:rtl/>
          <w:lang w:bidi="ar-SA"/>
        </w:rPr>
        <w:t xml:space="preserve"> </w:t>
      </w:r>
      <w:r w:rsidRPr="00FC337B">
        <w:rPr>
          <w:rtl/>
        </w:rPr>
        <w:t>ב</w:t>
      </w:r>
      <w:r w:rsidR="00A9085E">
        <w:rPr>
          <w:rtl/>
        </w:rPr>
        <w:t>ארה"ב</w:t>
      </w:r>
      <w:r w:rsidR="00451963">
        <w:rPr>
          <w:rtl/>
        </w:rPr>
        <w:t>,</w:t>
      </w:r>
      <w:r w:rsidRPr="00FC337B">
        <w:rPr>
          <w:rtl/>
          <w:lang w:bidi="ar-SA"/>
        </w:rPr>
        <w:t xml:space="preserve"> </w:t>
      </w:r>
      <w:r w:rsidRPr="00FC337B">
        <w:rPr>
          <w:rtl/>
        </w:rPr>
        <w:t>אך</w:t>
      </w:r>
      <w:r w:rsidRPr="00FC337B">
        <w:rPr>
          <w:rtl/>
          <w:lang w:bidi="ar-SA"/>
        </w:rPr>
        <w:t xml:space="preserve"> </w:t>
      </w:r>
      <w:r w:rsidRPr="00FC337B">
        <w:rPr>
          <w:rtl/>
        </w:rPr>
        <w:t>המחקר</w:t>
      </w:r>
      <w:r w:rsidRPr="00FC337B">
        <w:rPr>
          <w:rtl/>
          <w:lang w:bidi="ar-SA"/>
        </w:rPr>
        <w:t xml:space="preserve"> </w:t>
      </w:r>
      <w:r w:rsidRPr="00FC337B">
        <w:rPr>
          <w:rtl/>
        </w:rPr>
        <w:t>הפריך</w:t>
      </w:r>
      <w:r w:rsidRPr="00FC337B">
        <w:rPr>
          <w:rtl/>
          <w:lang w:bidi="ar-SA"/>
        </w:rPr>
        <w:t xml:space="preserve"> </w:t>
      </w:r>
      <w:r w:rsidRPr="00FC337B">
        <w:rPr>
          <w:rtl/>
        </w:rPr>
        <w:t>את</w:t>
      </w:r>
      <w:r w:rsidRPr="00FC337B">
        <w:rPr>
          <w:rtl/>
          <w:lang w:bidi="ar-SA"/>
        </w:rPr>
        <w:t xml:space="preserve"> </w:t>
      </w:r>
      <w:r w:rsidRPr="00FC337B">
        <w:rPr>
          <w:rtl/>
        </w:rPr>
        <w:t>הסברה</w:t>
      </w:r>
      <w:r w:rsidRPr="00FC337B">
        <w:rPr>
          <w:rtl/>
          <w:lang w:bidi="ar-SA"/>
        </w:rPr>
        <w:t xml:space="preserve"> </w:t>
      </w:r>
      <w:r w:rsidRPr="00FC337B">
        <w:rPr>
          <w:rtl/>
        </w:rPr>
        <w:t>שהם</w:t>
      </w:r>
      <w:r w:rsidRPr="00FC337B">
        <w:rPr>
          <w:rtl/>
          <w:lang w:bidi="ar-SA"/>
        </w:rPr>
        <w:t xml:space="preserve"> </w:t>
      </w:r>
      <w:r w:rsidRPr="00FC337B">
        <w:rPr>
          <w:rtl/>
        </w:rPr>
        <w:t>נמנעים</w:t>
      </w:r>
      <w:r w:rsidRPr="00FC337B">
        <w:rPr>
          <w:rtl/>
          <w:lang w:bidi="ar-SA"/>
        </w:rPr>
        <w:t xml:space="preserve"> </w:t>
      </w:r>
      <w:r w:rsidRPr="00FC337B">
        <w:rPr>
          <w:rtl/>
        </w:rPr>
        <w:t>ממדעים</w:t>
      </w:r>
      <w:r w:rsidRPr="00FC337B">
        <w:rPr>
          <w:rtl/>
          <w:lang w:bidi="ar-SA"/>
        </w:rPr>
        <w:t xml:space="preserve">: </w:t>
      </w:r>
      <w:r w:rsidRPr="00FC337B">
        <w:rPr>
          <w:rtl/>
        </w:rPr>
        <w:t>הבוגרים</w:t>
      </w:r>
      <w:r w:rsidRPr="00FC337B">
        <w:rPr>
          <w:rtl/>
          <w:lang w:bidi="ar-SA"/>
        </w:rPr>
        <w:t xml:space="preserve"> </w:t>
      </w:r>
      <w:r w:rsidRPr="00FC337B">
        <w:rPr>
          <w:rtl/>
        </w:rPr>
        <w:t>פנו</w:t>
      </w:r>
      <w:r w:rsidRPr="00FC337B">
        <w:rPr>
          <w:rtl/>
          <w:lang w:bidi="ar-SA"/>
        </w:rPr>
        <w:t xml:space="preserve"> </w:t>
      </w:r>
      <w:r w:rsidRPr="00FC337B">
        <w:rPr>
          <w:rtl/>
        </w:rPr>
        <w:t>ללימודי</w:t>
      </w:r>
      <w:r w:rsidRPr="00FC337B">
        <w:rPr>
          <w:rtl/>
          <w:lang w:bidi="ar-SA"/>
        </w:rPr>
        <w:t xml:space="preserve"> </w:t>
      </w:r>
      <w:r w:rsidRPr="00FC337B">
        <w:rPr>
          <w:rtl/>
        </w:rPr>
        <w:t>מדעי</w:t>
      </w:r>
      <w:r w:rsidRPr="00FC337B">
        <w:rPr>
          <w:rtl/>
          <w:lang w:bidi="ar-SA"/>
        </w:rPr>
        <w:t xml:space="preserve"> </w:t>
      </w:r>
      <w:r w:rsidRPr="00FC337B">
        <w:rPr>
          <w:rtl/>
        </w:rPr>
        <w:t>החיים</w:t>
      </w:r>
      <w:r w:rsidRPr="00FC337B">
        <w:rPr>
          <w:rtl/>
          <w:lang w:bidi="ar-SA"/>
        </w:rPr>
        <w:t xml:space="preserve"> </w:t>
      </w:r>
      <w:r w:rsidRPr="00FC337B">
        <w:rPr>
          <w:rtl/>
        </w:rPr>
        <w:t>והטבע</w:t>
      </w:r>
      <w:r w:rsidRPr="00FC337B">
        <w:rPr>
          <w:rtl/>
          <w:lang w:bidi="ar-SA"/>
        </w:rPr>
        <w:t xml:space="preserve"> </w:t>
      </w:r>
      <w:r w:rsidRPr="00FC337B">
        <w:rPr>
          <w:rtl/>
        </w:rPr>
        <w:t>בשיעור</w:t>
      </w:r>
      <w:r w:rsidRPr="00FC337B">
        <w:rPr>
          <w:rtl/>
          <w:lang w:bidi="ar-SA"/>
        </w:rPr>
        <w:t xml:space="preserve"> </w:t>
      </w:r>
      <w:r w:rsidRPr="00FC337B">
        <w:rPr>
          <w:rtl/>
        </w:rPr>
        <w:t>כפול</w:t>
      </w:r>
      <w:r w:rsidRPr="00FC337B">
        <w:rPr>
          <w:rtl/>
          <w:lang w:bidi="ar-SA"/>
        </w:rPr>
        <w:t xml:space="preserve"> </w:t>
      </w:r>
      <w:r w:rsidRPr="00FC337B">
        <w:rPr>
          <w:rtl/>
        </w:rPr>
        <w:t>מעמיתיהם</w:t>
      </w:r>
      <w:r w:rsidRPr="00FC337B">
        <w:rPr>
          <w:rtl/>
          <w:lang w:bidi="ar-SA"/>
        </w:rPr>
        <w:t xml:space="preserve"> </w:t>
      </w:r>
      <w:r w:rsidR="00F4770C">
        <w:rPr>
          <w:rFonts w:hint="cs"/>
          <w:rtl/>
        </w:rPr>
        <w:t xml:space="preserve">ועמיתותיהן </w:t>
      </w:r>
      <w:r w:rsidRPr="00FC337B">
        <w:rPr>
          <w:rtl/>
        </w:rPr>
        <w:t>בחינוך</w:t>
      </w:r>
      <w:r w:rsidRPr="00FC337B">
        <w:rPr>
          <w:rtl/>
          <w:lang w:bidi="ar-SA"/>
        </w:rPr>
        <w:t xml:space="preserve"> </w:t>
      </w:r>
      <w:r w:rsidRPr="00FC337B">
        <w:rPr>
          <w:rtl/>
        </w:rPr>
        <w:t>הכללי</w:t>
      </w:r>
      <w:r w:rsidRPr="00FC337B">
        <w:rPr>
          <w:rtl/>
          <w:lang w:bidi="ar-SA"/>
        </w:rPr>
        <w:t xml:space="preserve"> (</w:t>
      </w:r>
      <w:r w:rsidR="009063E4">
        <w:rPr>
          <w:lang w:bidi="ar-SA"/>
        </w:rPr>
        <w:t>Mitchell &amp; Gerwin, 2007</w:t>
      </w:r>
      <w:r w:rsidRPr="00FC337B">
        <w:rPr>
          <w:rtl/>
          <w:lang w:bidi="ar-SA"/>
        </w:rPr>
        <w:t>).</w:t>
      </w:r>
    </w:p>
    <w:p w14:paraId="7308B296" w14:textId="21F1D975" w:rsidR="00FC337B" w:rsidRDefault="00FC337B" w:rsidP="00A37757">
      <w:pPr>
        <w:rPr>
          <w:rtl/>
        </w:rPr>
      </w:pPr>
      <w:r w:rsidRPr="00FC337B">
        <w:rPr>
          <w:rtl/>
        </w:rPr>
        <w:t>בבחירת</w:t>
      </w:r>
      <w:r w:rsidRPr="00FC337B">
        <w:rPr>
          <w:rtl/>
          <w:lang w:bidi="ar-SA"/>
        </w:rPr>
        <w:t xml:space="preserve"> </w:t>
      </w:r>
      <w:r w:rsidRPr="00FC337B">
        <w:rPr>
          <w:rtl/>
        </w:rPr>
        <w:t>מקום</w:t>
      </w:r>
      <w:r w:rsidRPr="00FC337B">
        <w:rPr>
          <w:rtl/>
          <w:lang w:bidi="ar-SA"/>
        </w:rPr>
        <w:t xml:space="preserve"> </w:t>
      </w:r>
      <w:r w:rsidRPr="00FC337B">
        <w:rPr>
          <w:rtl/>
        </w:rPr>
        <w:t>עבודה</w:t>
      </w:r>
      <w:r w:rsidR="00451963">
        <w:rPr>
          <w:rtl/>
        </w:rPr>
        <w:t>,</w:t>
      </w:r>
      <w:r w:rsidRPr="00FC337B">
        <w:rPr>
          <w:rtl/>
          <w:lang w:bidi="ar-SA"/>
        </w:rPr>
        <w:t xml:space="preserve"> </w:t>
      </w:r>
      <w:r w:rsidRPr="00FC337B">
        <w:rPr>
          <w:rtl/>
        </w:rPr>
        <w:t>הבוגרים</w:t>
      </w:r>
      <w:r w:rsidRPr="00FC337B">
        <w:rPr>
          <w:rtl/>
          <w:lang w:bidi="ar-SA"/>
        </w:rPr>
        <w:t xml:space="preserve"> </w:t>
      </w:r>
      <w:r w:rsidRPr="00FC337B">
        <w:rPr>
          <w:rtl/>
        </w:rPr>
        <w:t>העניקו</w:t>
      </w:r>
      <w:r w:rsidRPr="00FC337B">
        <w:rPr>
          <w:rtl/>
          <w:lang w:bidi="ar-SA"/>
        </w:rPr>
        <w:t xml:space="preserve"> </w:t>
      </w:r>
      <w:r w:rsidRPr="00FC337B">
        <w:rPr>
          <w:rtl/>
        </w:rPr>
        <w:t>חשיבות</w:t>
      </w:r>
      <w:r w:rsidRPr="00FC337B">
        <w:rPr>
          <w:rtl/>
          <w:lang w:bidi="ar-SA"/>
        </w:rPr>
        <w:t xml:space="preserve"> </w:t>
      </w:r>
      <w:r w:rsidRPr="00FC337B">
        <w:rPr>
          <w:rtl/>
        </w:rPr>
        <w:t>עליונה</w:t>
      </w:r>
      <w:r w:rsidRPr="00FC337B">
        <w:rPr>
          <w:rtl/>
          <w:lang w:bidi="ar-SA"/>
        </w:rPr>
        <w:t xml:space="preserve"> </w:t>
      </w:r>
      <w:r w:rsidRPr="00FC337B">
        <w:rPr>
          <w:rtl/>
        </w:rPr>
        <w:t>לאווירה</w:t>
      </w:r>
      <w:r w:rsidRPr="00FC337B">
        <w:rPr>
          <w:rtl/>
          <w:lang w:bidi="ar-SA"/>
        </w:rPr>
        <w:t xml:space="preserve"> </w:t>
      </w:r>
      <w:r w:rsidRPr="00FC337B">
        <w:rPr>
          <w:rtl/>
        </w:rPr>
        <w:t>חברתית</w:t>
      </w:r>
      <w:r w:rsidRPr="00FC337B">
        <w:rPr>
          <w:rtl/>
          <w:lang w:bidi="ar-SA"/>
        </w:rPr>
        <w:t xml:space="preserve"> </w:t>
      </w:r>
      <w:r w:rsidRPr="00FC337B">
        <w:rPr>
          <w:rtl/>
        </w:rPr>
        <w:t>טובה</w:t>
      </w:r>
      <w:r w:rsidR="00451963">
        <w:rPr>
          <w:rtl/>
        </w:rPr>
        <w:t>,</w:t>
      </w:r>
      <w:r w:rsidRPr="00FC337B">
        <w:rPr>
          <w:rtl/>
          <w:lang w:bidi="ar-SA"/>
        </w:rPr>
        <w:t xml:space="preserve"> </w:t>
      </w:r>
      <w:r w:rsidRPr="00FC337B">
        <w:rPr>
          <w:rtl/>
        </w:rPr>
        <w:t>עקרונות</w:t>
      </w:r>
      <w:r w:rsidRPr="00FC337B">
        <w:rPr>
          <w:rtl/>
          <w:lang w:bidi="ar-SA"/>
        </w:rPr>
        <w:t xml:space="preserve"> </w:t>
      </w:r>
      <w:r w:rsidRPr="00FC337B">
        <w:rPr>
          <w:rtl/>
        </w:rPr>
        <w:t>אתיים</w:t>
      </w:r>
      <w:r w:rsidRPr="00FC337B">
        <w:rPr>
          <w:rtl/>
          <w:lang w:bidi="ar-SA"/>
        </w:rPr>
        <w:t xml:space="preserve"> </w:t>
      </w:r>
      <w:r w:rsidRPr="00FC337B">
        <w:rPr>
          <w:rtl/>
        </w:rPr>
        <w:t>והזדמנות</w:t>
      </w:r>
      <w:r w:rsidRPr="00FC337B">
        <w:rPr>
          <w:rtl/>
          <w:lang w:bidi="ar-SA"/>
        </w:rPr>
        <w:t xml:space="preserve"> </w:t>
      </w:r>
      <w:r w:rsidRPr="00FC337B">
        <w:rPr>
          <w:rtl/>
        </w:rPr>
        <w:t>לעזור</w:t>
      </w:r>
      <w:r w:rsidRPr="00FC337B">
        <w:rPr>
          <w:rtl/>
          <w:lang w:bidi="ar-SA"/>
        </w:rPr>
        <w:t xml:space="preserve"> </w:t>
      </w:r>
      <w:r w:rsidRPr="00FC337B">
        <w:rPr>
          <w:rtl/>
        </w:rPr>
        <w:t>לזולת</w:t>
      </w:r>
      <w:r w:rsidRPr="00FC337B">
        <w:rPr>
          <w:rtl/>
          <w:lang w:bidi="ar-SA"/>
        </w:rPr>
        <w:t xml:space="preserve"> (</w:t>
      </w:r>
      <w:r w:rsidRPr="00FC337B">
        <w:rPr>
          <w:rtl/>
        </w:rPr>
        <w:t>מעל</w:t>
      </w:r>
      <w:r w:rsidRPr="00FC337B">
        <w:rPr>
          <w:rtl/>
          <w:lang w:bidi="ar-SA"/>
        </w:rPr>
        <w:t xml:space="preserve"> </w:t>
      </w:r>
      <w:r w:rsidR="001550B4">
        <w:rPr>
          <w:rtl/>
        </w:rPr>
        <w:t>80%</w:t>
      </w:r>
      <w:r w:rsidRPr="00FC337B">
        <w:rPr>
          <w:rtl/>
          <w:lang w:bidi="ar-SA"/>
        </w:rPr>
        <w:t xml:space="preserve"> </w:t>
      </w:r>
      <w:r w:rsidRPr="00FC337B">
        <w:rPr>
          <w:rtl/>
        </w:rPr>
        <w:t>דירגו</w:t>
      </w:r>
      <w:r w:rsidRPr="00FC337B">
        <w:rPr>
          <w:rtl/>
          <w:lang w:bidi="ar-SA"/>
        </w:rPr>
        <w:t xml:space="preserve"> </w:t>
      </w:r>
      <w:r w:rsidRPr="00FC337B">
        <w:rPr>
          <w:rtl/>
        </w:rPr>
        <w:t>פרמטרים</w:t>
      </w:r>
      <w:r w:rsidRPr="00FC337B">
        <w:rPr>
          <w:rtl/>
          <w:lang w:bidi="ar-SA"/>
        </w:rPr>
        <w:t xml:space="preserve"> </w:t>
      </w:r>
      <w:r w:rsidRPr="00FC337B">
        <w:rPr>
          <w:rtl/>
        </w:rPr>
        <w:t>אלו</w:t>
      </w:r>
      <w:r w:rsidRPr="00FC337B">
        <w:rPr>
          <w:rtl/>
          <w:lang w:bidi="ar-SA"/>
        </w:rPr>
        <w:t xml:space="preserve"> </w:t>
      </w:r>
      <w:r w:rsidRPr="00FC337B">
        <w:rPr>
          <w:rtl/>
        </w:rPr>
        <w:t>כחשובים</w:t>
      </w:r>
      <w:r w:rsidRPr="00FC337B">
        <w:rPr>
          <w:rtl/>
          <w:lang w:bidi="ar-SA"/>
        </w:rPr>
        <w:t xml:space="preserve"> </w:t>
      </w:r>
      <w:r w:rsidRPr="00FC337B">
        <w:rPr>
          <w:rtl/>
        </w:rPr>
        <w:t>ביותר</w:t>
      </w:r>
      <w:r w:rsidRPr="00FC337B">
        <w:rPr>
          <w:rtl/>
          <w:lang w:bidi="ar-SA"/>
        </w:rPr>
        <w:t>)</w:t>
      </w:r>
      <w:r w:rsidR="00451963">
        <w:rPr>
          <w:rtl/>
        </w:rPr>
        <w:t>,</w:t>
      </w:r>
      <w:r w:rsidRPr="00FC337B">
        <w:rPr>
          <w:rtl/>
          <w:lang w:bidi="ar-SA"/>
        </w:rPr>
        <w:t xml:space="preserve"> </w:t>
      </w:r>
      <w:r w:rsidRPr="00FC337B">
        <w:rPr>
          <w:rtl/>
        </w:rPr>
        <w:t>בעוד</w:t>
      </w:r>
      <w:r w:rsidRPr="00FC337B">
        <w:rPr>
          <w:rtl/>
          <w:lang w:bidi="ar-SA"/>
        </w:rPr>
        <w:t xml:space="preserve"> </w:t>
      </w:r>
      <w:r w:rsidRPr="00FC337B">
        <w:rPr>
          <w:rtl/>
        </w:rPr>
        <w:t>ששכר</w:t>
      </w:r>
      <w:r w:rsidRPr="00FC337B">
        <w:rPr>
          <w:rtl/>
          <w:lang w:bidi="ar-SA"/>
        </w:rPr>
        <w:t xml:space="preserve"> </w:t>
      </w:r>
      <w:r w:rsidRPr="00FC337B">
        <w:rPr>
          <w:rtl/>
        </w:rPr>
        <w:t>גבוה</w:t>
      </w:r>
      <w:r w:rsidRPr="00FC337B">
        <w:rPr>
          <w:rtl/>
          <w:lang w:bidi="ar-SA"/>
        </w:rPr>
        <w:t xml:space="preserve"> </w:t>
      </w:r>
      <w:r w:rsidRPr="00FC337B">
        <w:rPr>
          <w:rtl/>
        </w:rPr>
        <w:t>וביטחון</w:t>
      </w:r>
      <w:r w:rsidRPr="00FC337B">
        <w:rPr>
          <w:rtl/>
          <w:lang w:bidi="ar-SA"/>
        </w:rPr>
        <w:t xml:space="preserve"> </w:t>
      </w:r>
      <w:r w:rsidRPr="00FC337B">
        <w:rPr>
          <w:rtl/>
        </w:rPr>
        <w:t>תעסוקתי</w:t>
      </w:r>
      <w:r w:rsidRPr="00FC337B">
        <w:rPr>
          <w:rtl/>
          <w:lang w:bidi="ar-SA"/>
        </w:rPr>
        <w:t xml:space="preserve"> </w:t>
      </w:r>
      <w:r w:rsidRPr="00FC337B">
        <w:rPr>
          <w:rtl/>
        </w:rPr>
        <w:t>דורגו</w:t>
      </w:r>
      <w:r w:rsidRPr="00FC337B">
        <w:rPr>
          <w:rtl/>
          <w:lang w:bidi="ar-SA"/>
        </w:rPr>
        <w:t xml:space="preserve"> </w:t>
      </w:r>
      <w:r w:rsidRPr="00FC337B">
        <w:rPr>
          <w:rtl/>
        </w:rPr>
        <w:t>במקומות</w:t>
      </w:r>
      <w:r w:rsidRPr="00FC337B">
        <w:rPr>
          <w:rtl/>
          <w:lang w:bidi="ar-SA"/>
        </w:rPr>
        <w:t xml:space="preserve"> </w:t>
      </w:r>
      <w:r w:rsidRPr="00FC337B">
        <w:rPr>
          <w:rtl/>
        </w:rPr>
        <w:t>נמוכים</w:t>
      </w:r>
      <w:r w:rsidRPr="00FC337B">
        <w:rPr>
          <w:rtl/>
          <w:lang w:bidi="ar-SA"/>
        </w:rPr>
        <w:t xml:space="preserve"> </w:t>
      </w:r>
      <w:r w:rsidRPr="00FC337B">
        <w:rPr>
          <w:rtl/>
        </w:rPr>
        <w:t>יחסית</w:t>
      </w:r>
      <w:r w:rsidRPr="00FC337B">
        <w:rPr>
          <w:rtl/>
          <w:lang w:bidi="ar-SA"/>
        </w:rPr>
        <w:t xml:space="preserve"> (</w:t>
      </w:r>
      <w:r w:rsidR="009063E4">
        <w:rPr>
          <w:lang w:bidi="ar-SA"/>
        </w:rPr>
        <w:t>Mitchell &amp; Gerwin, 2007</w:t>
      </w:r>
      <w:r w:rsidRPr="00FC337B">
        <w:rPr>
          <w:rtl/>
          <w:lang w:bidi="ar-SA"/>
        </w:rPr>
        <w:t xml:space="preserve">). </w:t>
      </w:r>
      <w:r w:rsidRPr="00FC337B">
        <w:rPr>
          <w:rtl/>
        </w:rPr>
        <w:t>בנוסף</w:t>
      </w:r>
      <w:r w:rsidR="00451963">
        <w:rPr>
          <w:rtl/>
        </w:rPr>
        <w:t>,</w:t>
      </w:r>
      <w:r w:rsidRPr="00FC337B">
        <w:rPr>
          <w:rtl/>
          <w:lang w:bidi="ar-SA"/>
        </w:rPr>
        <w:t xml:space="preserve"> </w:t>
      </w:r>
      <w:r w:rsidRPr="00FC337B">
        <w:rPr>
          <w:rtl/>
        </w:rPr>
        <w:t>נמצא</w:t>
      </w:r>
      <w:r w:rsidRPr="00FC337B">
        <w:rPr>
          <w:rtl/>
          <w:lang w:bidi="ar-SA"/>
        </w:rPr>
        <w:t xml:space="preserve"> </w:t>
      </w:r>
      <w:r w:rsidRPr="00FC337B">
        <w:rPr>
          <w:rtl/>
        </w:rPr>
        <w:t>כי</w:t>
      </w:r>
      <w:r w:rsidRPr="00FC337B">
        <w:rPr>
          <w:rtl/>
          <w:lang w:bidi="ar-SA"/>
        </w:rPr>
        <w:t xml:space="preserve"> </w:t>
      </w:r>
      <w:r w:rsidRPr="00FC337B">
        <w:rPr>
          <w:rtl/>
        </w:rPr>
        <w:t>בוגרי</w:t>
      </w:r>
      <w:r w:rsidR="00BE3998">
        <w:rPr>
          <w:rtl/>
        </w:rPr>
        <w:t xml:space="preserve"> </w:t>
      </w:r>
      <w:r w:rsidR="00F4770C">
        <w:rPr>
          <w:rFonts w:hint="cs"/>
          <w:rtl/>
        </w:rPr>
        <w:t xml:space="preserve">ובוגרות </w:t>
      </w:r>
      <w:r w:rsidR="00BE3998">
        <w:rPr>
          <w:rtl/>
        </w:rPr>
        <w:t>וַלדורף</w:t>
      </w:r>
      <w:r w:rsidRPr="00FC337B">
        <w:rPr>
          <w:rtl/>
          <w:lang w:bidi="ar-SA"/>
        </w:rPr>
        <w:t xml:space="preserve"> </w:t>
      </w:r>
      <w:r w:rsidRPr="00FC337B">
        <w:rPr>
          <w:rtl/>
        </w:rPr>
        <w:t>מבלים</w:t>
      </w:r>
      <w:r w:rsidRPr="00FC337B">
        <w:rPr>
          <w:rtl/>
          <w:lang w:bidi="ar-SA"/>
        </w:rPr>
        <w:t xml:space="preserve"> </w:t>
      </w:r>
      <w:r w:rsidRPr="00FC337B">
        <w:rPr>
          <w:rtl/>
        </w:rPr>
        <w:t>משמעותית</w:t>
      </w:r>
      <w:r w:rsidRPr="00FC337B">
        <w:rPr>
          <w:rtl/>
          <w:lang w:bidi="ar-SA"/>
        </w:rPr>
        <w:t xml:space="preserve"> </w:t>
      </w:r>
      <w:r w:rsidRPr="00FC337B">
        <w:rPr>
          <w:rtl/>
        </w:rPr>
        <w:t>פחות</w:t>
      </w:r>
      <w:r w:rsidRPr="00FC337B">
        <w:rPr>
          <w:rtl/>
          <w:lang w:bidi="ar-SA"/>
        </w:rPr>
        <w:t xml:space="preserve"> </w:t>
      </w:r>
      <w:r w:rsidRPr="00FC337B">
        <w:rPr>
          <w:rtl/>
        </w:rPr>
        <w:t>זמן</w:t>
      </w:r>
      <w:r w:rsidRPr="00FC337B">
        <w:rPr>
          <w:rtl/>
          <w:lang w:bidi="ar-SA"/>
        </w:rPr>
        <w:t xml:space="preserve"> </w:t>
      </w:r>
      <w:r w:rsidRPr="00FC337B">
        <w:rPr>
          <w:rtl/>
        </w:rPr>
        <w:t>מול</w:t>
      </w:r>
      <w:r w:rsidRPr="00FC337B">
        <w:rPr>
          <w:rtl/>
          <w:lang w:bidi="ar-SA"/>
        </w:rPr>
        <w:t xml:space="preserve"> </w:t>
      </w:r>
      <w:r w:rsidRPr="00FC337B">
        <w:rPr>
          <w:rtl/>
        </w:rPr>
        <w:t>מסכים</w:t>
      </w:r>
      <w:r w:rsidRPr="00FC337B">
        <w:rPr>
          <w:rtl/>
          <w:lang w:bidi="ar-SA"/>
        </w:rPr>
        <w:t xml:space="preserve"> </w:t>
      </w:r>
      <w:r w:rsidRPr="00FC337B">
        <w:rPr>
          <w:rtl/>
        </w:rPr>
        <w:t>ויותר</w:t>
      </w:r>
      <w:r w:rsidRPr="00FC337B">
        <w:rPr>
          <w:rtl/>
          <w:lang w:bidi="ar-SA"/>
        </w:rPr>
        <w:t xml:space="preserve"> </w:t>
      </w:r>
      <w:r w:rsidRPr="00FC337B">
        <w:rPr>
          <w:rtl/>
        </w:rPr>
        <w:t>זמן</w:t>
      </w:r>
      <w:r w:rsidRPr="00FC337B">
        <w:rPr>
          <w:rtl/>
          <w:lang w:bidi="ar-SA"/>
        </w:rPr>
        <w:t xml:space="preserve"> </w:t>
      </w:r>
      <w:r w:rsidRPr="00FC337B">
        <w:rPr>
          <w:rtl/>
        </w:rPr>
        <w:t>בטיפוח</w:t>
      </w:r>
      <w:r w:rsidRPr="00FC337B">
        <w:rPr>
          <w:rtl/>
          <w:lang w:bidi="ar-SA"/>
        </w:rPr>
        <w:t xml:space="preserve"> </w:t>
      </w:r>
      <w:r w:rsidRPr="00FC337B">
        <w:rPr>
          <w:rtl/>
        </w:rPr>
        <w:t>קשרים</w:t>
      </w:r>
      <w:r w:rsidRPr="00FC337B">
        <w:rPr>
          <w:rtl/>
          <w:lang w:bidi="ar-SA"/>
        </w:rPr>
        <w:t xml:space="preserve"> </w:t>
      </w:r>
      <w:r w:rsidRPr="00FC337B">
        <w:rPr>
          <w:rtl/>
        </w:rPr>
        <w:t>חברתיים</w:t>
      </w:r>
      <w:r w:rsidR="00451963">
        <w:rPr>
          <w:rtl/>
        </w:rPr>
        <w:t>,</w:t>
      </w:r>
      <w:r w:rsidRPr="00FC337B">
        <w:rPr>
          <w:rtl/>
          <w:lang w:bidi="ar-SA"/>
        </w:rPr>
        <w:t xml:space="preserve"> </w:t>
      </w:r>
      <w:r w:rsidRPr="00FC337B">
        <w:rPr>
          <w:rtl/>
        </w:rPr>
        <w:t>פעילות</w:t>
      </w:r>
      <w:r w:rsidRPr="00FC337B">
        <w:rPr>
          <w:rtl/>
          <w:lang w:bidi="ar-SA"/>
        </w:rPr>
        <w:t xml:space="preserve"> </w:t>
      </w:r>
      <w:r w:rsidR="007362DF">
        <w:rPr>
          <w:rtl/>
        </w:rPr>
        <w:t>אמנות</w:t>
      </w:r>
      <w:r w:rsidRPr="00FC337B">
        <w:rPr>
          <w:rtl/>
        </w:rPr>
        <w:t>ית</w:t>
      </w:r>
      <w:r w:rsidRPr="00FC337B">
        <w:rPr>
          <w:rtl/>
          <w:lang w:bidi="ar-SA"/>
        </w:rPr>
        <w:t xml:space="preserve"> </w:t>
      </w:r>
      <w:r w:rsidRPr="00FC337B">
        <w:rPr>
          <w:rtl/>
        </w:rPr>
        <w:t>ומעורבות</w:t>
      </w:r>
      <w:r w:rsidRPr="00FC337B">
        <w:rPr>
          <w:rtl/>
          <w:lang w:bidi="ar-SA"/>
        </w:rPr>
        <w:t xml:space="preserve"> </w:t>
      </w:r>
      <w:r w:rsidRPr="00FC337B">
        <w:rPr>
          <w:rtl/>
        </w:rPr>
        <w:t>קהילתית</w:t>
      </w:r>
      <w:r w:rsidRPr="00FC337B">
        <w:rPr>
          <w:rtl/>
          <w:lang w:bidi="ar-SA"/>
        </w:rPr>
        <w:t xml:space="preserve"> </w:t>
      </w:r>
      <w:r w:rsidRPr="00FC337B">
        <w:rPr>
          <w:rtl/>
        </w:rPr>
        <w:t>בהשוואה</w:t>
      </w:r>
      <w:r w:rsidRPr="00FC337B">
        <w:rPr>
          <w:rtl/>
          <w:lang w:bidi="ar-SA"/>
        </w:rPr>
        <w:t xml:space="preserve"> </w:t>
      </w:r>
      <w:r w:rsidRPr="00FC337B">
        <w:rPr>
          <w:rtl/>
        </w:rPr>
        <w:t>לממוצע</w:t>
      </w:r>
      <w:r w:rsidRPr="00FC337B">
        <w:rPr>
          <w:rtl/>
          <w:lang w:bidi="ar-SA"/>
        </w:rPr>
        <w:t xml:space="preserve"> </w:t>
      </w:r>
      <w:r w:rsidRPr="00FC337B">
        <w:rPr>
          <w:rtl/>
        </w:rPr>
        <w:t>הארצי</w:t>
      </w:r>
      <w:r w:rsidRPr="00FC337B">
        <w:rPr>
          <w:rtl/>
          <w:lang w:bidi="ar-SA"/>
        </w:rPr>
        <w:t xml:space="preserve"> </w:t>
      </w:r>
      <w:r w:rsidRPr="00FC337B">
        <w:rPr>
          <w:rtl/>
        </w:rPr>
        <w:t>ב</w:t>
      </w:r>
      <w:r w:rsidR="00A9085E">
        <w:rPr>
          <w:rtl/>
        </w:rPr>
        <w:t>ארה"ב</w:t>
      </w:r>
      <w:r w:rsidRPr="00FC337B">
        <w:rPr>
          <w:rtl/>
          <w:lang w:bidi="ar-SA"/>
        </w:rPr>
        <w:t xml:space="preserve"> (</w:t>
      </w:r>
      <w:r w:rsidR="009063E4">
        <w:rPr>
          <w:lang w:bidi="ar-SA"/>
        </w:rPr>
        <w:t>Mitchell &amp; Gerwin, 2007</w:t>
      </w:r>
      <w:r w:rsidRPr="00FC337B">
        <w:rPr>
          <w:rtl/>
          <w:lang w:bidi="ar-SA"/>
        </w:rPr>
        <w:t>).</w:t>
      </w:r>
    </w:p>
    <w:p w14:paraId="2FB8255F" w14:textId="5F8278BC" w:rsidR="00FC337B" w:rsidRPr="00FC337B" w:rsidRDefault="00FC337B" w:rsidP="009A6C93">
      <w:pPr>
        <w:pStyle w:val="3"/>
      </w:pPr>
      <w:bookmarkStart w:id="28" w:name="_Toc239109184"/>
      <w:r w:rsidRPr="00FC337B">
        <w:rPr>
          <w:rtl/>
          <w:lang w:bidi="he-IL"/>
        </w:rPr>
        <w:t>חקר</w:t>
      </w:r>
      <w:r w:rsidRPr="00FC337B">
        <w:rPr>
          <w:rtl/>
        </w:rPr>
        <w:t xml:space="preserve"> </w:t>
      </w:r>
      <w:r w:rsidRPr="00FC337B">
        <w:rPr>
          <w:rtl/>
          <w:lang w:bidi="he-IL"/>
        </w:rPr>
        <w:t>הבוגרים</w:t>
      </w:r>
      <w:r w:rsidRPr="00FC337B">
        <w:rPr>
          <w:rtl/>
        </w:rPr>
        <w:t xml:space="preserve"> </w:t>
      </w:r>
      <w:r w:rsidRPr="00FC337B">
        <w:rPr>
          <w:rtl/>
          <w:lang w:bidi="he-IL"/>
        </w:rPr>
        <w:t>באוסטרליה</w:t>
      </w:r>
      <w:r w:rsidRPr="00FC337B">
        <w:rPr>
          <w:rtl/>
        </w:rPr>
        <w:t xml:space="preserve"> </w:t>
      </w:r>
      <w:r w:rsidRPr="00FC337B">
        <w:rPr>
          <w:rtl/>
          <w:lang w:bidi="he-IL"/>
        </w:rPr>
        <w:t>וניו</w:t>
      </w:r>
      <w:r w:rsidRPr="00FC337B">
        <w:rPr>
          <w:rtl/>
        </w:rPr>
        <w:t xml:space="preserve"> </w:t>
      </w:r>
      <w:r w:rsidRPr="00FC337B">
        <w:rPr>
          <w:rtl/>
          <w:lang w:bidi="he-IL"/>
        </w:rPr>
        <w:t>זילנד</w:t>
      </w:r>
      <w:r w:rsidRPr="00FC337B">
        <w:rPr>
          <w:rtl/>
        </w:rPr>
        <w:t xml:space="preserve"> (Carey &amp; Haralambous</w:t>
      </w:r>
      <w:r w:rsidR="00451963">
        <w:rPr>
          <w:rtl/>
          <w:lang w:bidi="he-IL"/>
        </w:rPr>
        <w:t>,</w:t>
      </w:r>
      <w:r w:rsidRPr="00FC337B">
        <w:rPr>
          <w:rtl/>
        </w:rPr>
        <w:t xml:space="preserve"> 2023)</w:t>
      </w:r>
      <w:bookmarkEnd w:id="28"/>
    </w:p>
    <w:p w14:paraId="467E712C" w14:textId="06E40EDC" w:rsidR="00FC337B" w:rsidRPr="00FC337B" w:rsidRDefault="00FC337B" w:rsidP="00A37757">
      <w:r w:rsidRPr="00FC337B">
        <w:rPr>
          <w:rtl/>
        </w:rPr>
        <w:t>מחקר</w:t>
      </w:r>
      <w:r w:rsidRPr="00FC337B">
        <w:rPr>
          <w:rtl/>
          <w:lang w:bidi="ar-SA"/>
        </w:rPr>
        <w:t xml:space="preserve"> </w:t>
      </w:r>
      <w:r w:rsidRPr="00FC337B">
        <w:rPr>
          <w:rtl/>
        </w:rPr>
        <w:t>הבוגרים</w:t>
      </w:r>
      <w:r w:rsidRPr="00FC337B">
        <w:rPr>
          <w:rtl/>
          <w:lang w:bidi="ar-SA"/>
        </w:rPr>
        <w:t xml:space="preserve"> </w:t>
      </w:r>
      <w:r w:rsidRPr="00FC337B">
        <w:rPr>
          <w:rtl/>
        </w:rPr>
        <w:t>באוסטרליה</w:t>
      </w:r>
      <w:r w:rsidRPr="00FC337B">
        <w:rPr>
          <w:rtl/>
          <w:lang w:bidi="ar-SA"/>
        </w:rPr>
        <w:t xml:space="preserve"> </w:t>
      </w:r>
      <w:r w:rsidRPr="00FC337B">
        <w:rPr>
          <w:rtl/>
        </w:rPr>
        <w:t>וניו</w:t>
      </w:r>
      <w:r w:rsidRPr="00FC337B">
        <w:rPr>
          <w:rtl/>
          <w:lang w:bidi="ar-SA"/>
        </w:rPr>
        <w:t xml:space="preserve"> </w:t>
      </w:r>
      <w:r w:rsidRPr="00FC337B">
        <w:rPr>
          <w:rtl/>
        </w:rPr>
        <w:t>זילנד</w:t>
      </w:r>
      <w:r w:rsidR="00451963">
        <w:rPr>
          <w:rtl/>
        </w:rPr>
        <w:t>,</w:t>
      </w:r>
      <w:r w:rsidRPr="00FC337B">
        <w:rPr>
          <w:rtl/>
          <w:lang w:bidi="ar-SA"/>
        </w:rPr>
        <w:t xml:space="preserve"> </w:t>
      </w:r>
      <w:r w:rsidRPr="00FC337B">
        <w:rPr>
          <w:rtl/>
        </w:rPr>
        <w:t>שפורסם</w:t>
      </w:r>
      <w:r w:rsidRPr="00FC337B">
        <w:rPr>
          <w:rtl/>
          <w:lang w:bidi="ar-SA"/>
        </w:rPr>
        <w:t xml:space="preserve"> </w:t>
      </w:r>
      <w:r w:rsidRPr="00FC337B">
        <w:rPr>
          <w:rtl/>
        </w:rPr>
        <w:t>במהדורתו</w:t>
      </w:r>
      <w:r w:rsidRPr="00FC337B">
        <w:rPr>
          <w:rtl/>
          <w:lang w:bidi="ar-SA"/>
        </w:rPr>
        <w:t xml:space="preserve"> </w:t>
      </w:r>
      <w:r w:rsidRPr="00FC337B">
        <w:rPr>
          <w:rtl/>
        </w:rPr>
        <w:t>השנייה</w:t>
      </w:r>
      <w:r w:rsidRPr="00FC337B">
        <w:rPr>
          <w:rtl/>
          <w:lang w:bidi="ar-SA"/>
        </w:rPr>
        <w:t xml:space="preserve"> </w:t>
      </w:r>
      <w:r w:rsidRPr="00FC337B">
        <w:rPr>
          <w:rtl/>
        </w:rPr>
        <w:t>בשנת</w:t>
      </w:r>
      <w:r w:rsidR="001D6DE7">
        <w:rPr>
          <w:rFonts w:hint="cs"/>
          <w:rtl/>
        </w:rPr>
        <w:t xml:space="preserve"> 2023 </w:t>
      </w:r>
      <w:r w:rsidRPr="00FC337B">
        <w:rPr>
          <w:rtl/>
        </w:rPr>
        <w:t>ונערך</w:t>
      </w:r>
      <w:r w:rsidRPr="00FC337B">
        <w:rPr>
          <w:rtl/>
          <w:lang w:bidi="ar-SA"/>
        </w:rPr>
        <w:t xml:space="preserve"> </w:t>
      </w:r>
      <w:r w:rsidRPr="00FC337B">
        <w:rPr>
          <w:rtl/>
        </w:rPr>
        <w:t>על</w:t>
      </w:r>
      <w:r w:rsidRPr="00FC337B">
        <w:rPr>
          <w:rtl/>
          <w:lang w:bidi="ar-SA"/>
        </w:rPr>
        <w:t xml:space="preserve"> </w:t>
      </w:r>
      <w:r w:rsidRPr="00FC337B">
        <w:rPr>
          <w:rtl/>
        </w:rPr>
        <w:t>ידי</w:t>
      </w:r>
      <w:r w:rsidRPr="00FC337B">
        <w:rPr>
          <w:rtl/>
          <w:lang w:bidi="ar-SA"/>
        </w:rPr>
        <w:t xml:space="preserve"> </w:t>
      </w:r>
      <w:r w:rsidRPr="00FC337B">
        <w:rPr>
          <w:rtl/>
        </w:rPr>
        <w:t>קארי</w:t>
      </w:r>
      <w:r w:rsidRPr="00FC337B">
        <w:rPr>
          <w:rtl/>
          <w:lang w:bidi="ar-SA"/>
        </w:rPr>
        <w:t xml:space="preserve"> </w:t>
      </w:r>
      <w:r w:rsidRPr="00FC337B">
        <w:rPr>
          <w:rtl/>
        </w:rPr>
        <w:t>והרלמבוס</w:t>
      </w:r>
      <w:r w:rsidRPr="00FC337B">
        <w:rPr>
          <w:rtl/>
          <w:lang w:bidi="ar-SA"/>
        </w:rPr>
        <w:t xml:space="preserve"> (</w:t>
      </w:r>
      <w:r w:rsidR="00452DAE">
        <w:t>Carey &amp; Haralambous, 2023</w:t>
      </w:r>
      <w:r w:rsidRPr="00FC337B">
        <w:rPr>
          <w:rtl/>
          <w:lang w:bidi="ar-SA"/>
        </w:rPr>
        <w:t xml:space="preserve">) </w:t>
      </w:r>
      <w:r w:rsidRPr="00FC337B">
        <w:rPr>
          <w:rtl/>
        </w:rPr>
        <w:t>בשיתוף</w:t>
      </w:r>
      <w:r w:rsidRPr="00FC337B">
        <w:rPr>
          <w:rtl/>
          <w:lang w:bidi="ar-SA"/>
        </w:rPr>
        <w:t xml:space="preserve"> </w:t>
      </w:r>
      <w:r w:rsidRPr="00FC337B">
        <w:rPr>
          <w:rtl/>
        </w:rPr>
        <w:t>אוניברסיטת</w:t>
      </w:r>
      <w:r w:rsidRPr="00FC337B">
        <w:rPr>
          <w:rtl/>
          <w:lang w:bidi="ar-SA"/>
        </w:rPr>
        <w:t xml:space="preserve"> </w:t>
      </w:r>
      <w:r w:rsidRPr="00FC337B">
        <w:rPr>
          <w:rtl/>
        </w:rPr>
        <w:t>סאנשיין</w:t>
      </w:r>
      <w:r w:rsidRPr="00FC337B">
        <w:rPr>
          <w:rtl/>
          <w:lang w:bidi="ar-SA"/>
        </w:rPr>
        <w:t xml:space="preserve"> </w:t>
      </w:r>
      <w:r w:rsidRPr="00FC337B">
        <w:rPr>
          <w:rtl/>
        </w:rPr>
        <w:t>קוסט</w:t>
      </w:r>
      <w:r w:rsidRPr="00FC337B">
        <w:rPr>
          <w:rtl/>
          <w:lang w:bidi="ar-SA"/>
        </w:rPr>
        <w:t xml:space="preserve"> (USC)</w:t>
      </w:r>
      <w:r w:rsidR="00451963">
        <w:rPr>
          <w:rtl/>
        </w:rPr>
        <w:t>,</w:t>
      </w:r>
      <w:r w:rsidRPr="00FC337B">
        <w:rPr>
          <w:rtl/>
          <w:lang w:bidi="ar-SA"/>
        </w:rPr>
        <w:t xml:space="preserve"> </w:t>
      </w:r>
      <w:r w:rsidRPr="00FC337B">
        <w:rPr>
          <w:rtl/>
        </w:rPr>
        <w:t>מציג</w:t>
      </w:r>
      <w:r w:rsidRPr="00FC337B">
        <w:rPr>
          <w:rtl/>
          <w:lang w:bidi="ar-SA"/>
        </w:rPr>
        <w:t xml:space="preserve"> </w:t>
      </w:r>
      <w:r w:rsidRPr="00FC337B">
        <w:rPr>
          <w:rtl/>
        </w:rPr>
        <w:t>ממצאים</w:t>
      </w:r>
      <w:r w:rsidRPr="00FC337B">
        <w:rPr>
          <w:rtl/>
          <w:lang w:bidi="ar-SA"/>
        </w:rPr>
        <w:t xml:space="preserve"> </w:t>
      </w:r>
      <w:r w:rsidRPr="00FC337B">
        <w:rPr>
          <w:rtl/>
        </w:rPr>
        <w:t>דומים</w:t>
      </w:r>
      <w:r w:rsidRPr="00FC337B">
        <w:rPr>
          <w:rtl/>
          <w:lang w:bidi="ar-SA"/>
        </w:rPr>
        <w:t xml:space="preserve"> </w:t>
      </w:r>
      <w:r w:rsidRPr="00FC337B">
        <w:rPr>
          <w:rtl/>
        </w:rPr>
        <w:t>ומשלימים</w:t>
      </w:r>
      <w:r w:rsidRPr="00FC337B">
        <w:rPr>
          <w:rtl/>
          <w:lang w:bidi="ar-SA"/>
        </w:rPr>
        <w:t xml:space="preserve">. </w:t>
      </w:r>
      <w:r w:rsidRPr="00FC337B">
        <w:rPr>
          <w:rtl/>
        </w:rPr>
        <w:t>המחקר</w:t>
      </w:r>
      <w:r w:rsidRPr="00FC337B">
        <w:rPr>
          <w:rtl/>
          <w:lang w:bidi="ar-SA"/>
        </w:rPr>
        <w:t xml:space="preserve"> </w:t>
      </w:r>
      <w:r w:rsidRPr="00FC337B">
        <w:rPr>
          <w:rtl/>
        </w:rPr>
        <w:t>מצא</w:t>
      </w:r>
      <w:r w:rsidRPr="00FC337B">
        <w:rPr>
          <w:rtl/>
          <w:lang w:bidi="ar-SA"/>
        </w:rPr>
        <w:t xml:space="preserve"> </w:t>
      </w:r>
      <w:r w:rsidRPr="00FC337B">
        <w:rPr>
          <w:rtl/>
        </w:rPr>
        <w:t>כי</w:t>
      </w:r>
      <w:r w:rsidRPr="00FC337B">
        <w:rPr>
          <w:rtl/>
          <w:lang w:bidi="ar-SA"/>
        </w:rPr>
        <w:t xml:space="preserve"> </w:t>
      </w:r>
      <w:r w:rsidR="001550B4">
        <w:rPr>
          <w:rtl/>
        </w:rPr>
        <w:t>49%</w:t>
      </w:r>
      <w:r w:rsidRPr="00FC337B">
        <w:rPr>
          <w:rtl/>
          <w:lang w:bidi="ar-SA"/>
        </w:rPr>
        <w:t xml:space="preserve"> </w:t>
      </w:r>
      <w:r w:rsidRPr="00FC337B">
        <w:rPr>
          <w:rtl/>
        </w:rPr>
        <w:t>מבוגרי</w:t>
      </w:r>
      <w:r w:rsidRPr="00FC337B">
        <w:rPr>
          <w:rtl/>
          <w:lang w:bidi="ar-SA"/>
        </w:rPr>
        <w:t xml:space="preserve"> </w:t>
      </w:r>
      <w:r w:rsidR="004654A3">
        <w:rPr>
          <w:rFonts w:hint="cs"/>
          <w:rtl/>
        </w:rPr>
        <w:t>ובוגרות בתי ספר ולדורף ("</w:t>
      </w:r>
      <w:r w:rsidR="004654A3">
        <w:t>Steiner Schools</w:t>
      </w:r>
      <w:r w:rsidR="004654A3">
        <w:rPr>
          <w:rFonts w:hint="cs"/>
          <w:rtl/>
        </w:rPr>
        <w:t xml:space="preserve">") </w:t>
      </w:r>
      <w:r w:rsidRPr="00FC337B">
        <w:rPr>
          <w:rtl/>
        </w:rPr>
        <w:t>באוסטרליה</w:t>
      </w:r>
      <w:r w:rsidRPr="00FC337B">
        <w:rPr>
          <w:rtl/>
          <w:lang w:bidi="ar-SA"/>
        </w:rPr>
        <w:t xml:space="preserve"> </w:t>
      </w:r>
      <w:r w:rsidRPr="00FC337B">
        <w:rPr>
          <w:rtl/>
        </w:rPr>
        <w:t>מחזיקים</w:t>
      </w:r>
      <w:r w:rsidRPr="00FC337B">
        <w:rPr>
          <w:rtl/>
          <w:lang w:bidi="ar-SA"/>
        </w:rPr>
        <w:t xml:space="preserve"> </w:t>
      </w:r>
      <w:r w:rsidRPr="00FC337B">
        <w:rPr>
          <w:rtl/>
        </w:rPr>
        <w:t>בתואר</w:t>
      </w:r>
      <w:r w:rsidRPr="00FC337B">
        <w:rPr>
          <w:rtl/>
          <w:lang w:bidi="ar-SA"/>
        </w:rPr>
        <w:t xml:space="preserve"> </w:t>
      </w:r>
      <w:r w:rsidRPr="00FC337B">
        <w:rPr>
          <w:rtl/>
        </w:rPr>
        <w:t>ראשון</w:t>
      </w:r>
      <w:r w:rsidRPr="00FC337B">
        <w:rPr>
          <w:rtl/>
          <w:lang w:bidi="ar-SA"/>
        </w:rPr>
        <w:t xml:space="preserve"> </w:t>
      </w:r>
      <w:r w:rsidRPr="00FC337B">
        <w:rPr>
          <w:rtl/>
        </w:rPr>
        <w:t>ומעלה</w:t>
      </w:r>
      <w:r w:rsidR="00451963">
        <w:rPr>
          <w:rtl/>
        </w:rPr>
        <w:t>,</w:t>
      </w:r>
      <w:r w:rsidRPr="00FC337B">
        <w:rPr>
          <w:rtl/>
          <w:lang w:bidi="ar-SA"/>
        </w:rPr>
        <w:t xml:space="preserve"> </w:t>
      </w:r>
      <w:r w:rsidRPr="00FC337B">
        <w:rPr>
          <w:rtl/>
        </w:rPr>
        <w:t>שיעור</w:t>
      </w:r>
      <w:r w:rsidRPr="00FC337B">
        <w:rPr>
          <w:rtl/>
          <w:lang w:bidi="ar-SA"/>
        </w:rPr>
        <w:t xml:space="preserve"> </w:t>
      </w:r>
      <w:r w:rsidRPr="00FC337B">
        <w:rPr>
          <w:rtl/>
        </w:rPr>
        <w:t>הגבוה</w:t>
      </w:r>
      <w:r w:rsidRPr="00FC337B">
        <w:rPr>
          <w:rtl/>
          <w:lang w:bidi="ar-SA"/>
        </w:rPr>
        <w:t xml:space="preserve"> </w:t>
      </w:r>
      <w:r w:rsidRPr="00FC337B">
        <w:rPr>
          <w:rtl/>
        </w:rPr>
        <w:t>משמעותית</w:t>
      </w:r>
      <w:r w:rsidRPr="00FC337B">
        <w:rPr>
          <w:rtl/>
          <w:lang w:bidi="ar-SA"/>
        </w:rPr>
        <w:t xml:space="preserve"> </w:t>
      </w:r>
      <w:r w:rsidRPr="00FC337B">
        <w:rPr>
          <w:rtl/>
        </w:rPr>
        <w:t>מהממוצע</w:t>
      </w:r>
      <w:r w:rsidRPr="00FC337B">
        <w:rPr>
          <w:rtl/>
          <w:lang w:bidi="ar-SA"/>
        </w:rPr>
        <w:t xml:space="preserve"> </w:t>
      </w:r>
      <w:r w:rsidRPr="00FC337B">
        <w:rPr>
          <w:rtl/>
        </w:rPr>
        <w:t>הלאומי</w:t>
      </w:r>
      <w:r w:rsidRPr="00FC337B">
        <w:rPr>
          <w:rtl/>
          <w:lang w:bidi="ar-SA"/>
        </w:rPr>
        <w:t xml:space="preserve"> </w:t>
      </w:r>
      <w:r w:rsidRPr="00FC337B">
        <w:rPr>
          <w:rtl/>
        </w:rPr>
        <w:t>באוסטרליה</w:t>
      </w:r>
      <w:r w:rsidRPr="00FC337B">
        <w:rPr>
          <w:rtl/>
          <w:lang w:bidi="ar-SA"/>
        </w:rPr>
        <w:t xml:space="preserve"> </w:t>
      </w:r>
      <w:r w:rsidRPr="00FC337B">
        <w:rPr>
          <w:rtl/>
        </w:rPr>
        <w:t>העומד</w:t>
      </w:r>
      <w:r w:rsidRPr="00FC337B">
        <w:rPr>
          <w:rtl/>
          <w:lang w:bidi="ar-SA"/>
        </w:rPr>
        <w:t xml:space="preserve"> </w:t>
      </w:r>
      <w:r w:rsidRPr="00FC337B">
        <w:rPr>
          <w:rtl/>
        </w:rPr>
        <w:t>על</w:t>
      </w:r>
      <w:r w:rsidRPr="00FC337B">
        <w:rPr>
          <w:rtl/>
          <w:lang w:bidi="ar-SA"/>
        </w:rPr>
        <w:t xml:space="preserve"> </w:t>
      </w:r>
      <w:r w:rsidR="004654A3">
        <w:rPr>
          <w:rFonts w:hint="cs"/>
          <w:rtl/>
        </w:rPr>
        <w:t xml:space="preserve">31% </w:t>
      </w:r>
      <w:r w:rsidRPr="00FC337B">
        <w:rPr>
          <w:rtl/>
          <w:lang w:bidi="ar-SA"/>
        </w:rPr>
        <w:t>(</w:t>
      </w:r>
      <w:r w:rsidR="00452DAE">
        <w:t>Carey &amp; Haralambous, 2023</w:t>
      </w:r>
      <w:r w:rsidRPr="00FC337B">
        <w:rPr>
          <w:rtl/>
          <w:lang w:bidi="ar-SA"/>
        </w:rPr>
        <w:t xml:space="preserve">). </w:t>
      </w:r>
      <w:r w:rsidRPr="00FC337B">
        <w:rPr>
          <w:rtl/>
        </w:rPr>
        <w:t>הבוגרים</w:t>
      </w:r>
      <w:r w:rsidRPr="00FC337B">
        <w:rPr>
          <w:rtl/>
          <w:lang w:bidi="ar-SA"/>
        </w:rPr>
        <w:t xml:space="preserve"> </w:t>
      </w:r>
      <w:r w:rsidRPr="00FC337B">
        <w:rPr>
          <w:rtl/>
        </w:rPr>
        <w:t>הציגו</w:t>
      </w:r>
      <w:r w:rsidRPr="00FC337B">
        <w:rPr>
          <w:rtl/>
          <w:lang w:bidi="ar-SA"/>
        </w:rPr>
        <w:t xml:space="preserve"> </w:t>
      </w:r>
      <w:r w:rsidRPr="00FC337B">
        <w:rPr>
          <w:rtl/>
        </w:rPr>
        <w:t>נטייה</w:t>
      </w:r>
      <w:r w:rsidRPr="00FC337B">
        <w:rPr>
          <w:rtl/>
          <w:lang w:bidi="ar-SA"/>
        </w:rPr>
        <w:t xml:space="preserve"> </w:t>
      </w:r>
      <w:r w:rsidRPr="00FC337B">
        <w:rPr>
          <w:rtl/>
        </w:rPr>
        <w:t>ברורה</w:t>
      </w:r>
      <w:r w:rsidRPr="00FC337B">
        <w:rPr>
          <w:rtl/>
          <w:lang w:bidi="ar-SA"/>
        </w:rPr>
        <w:t xml:space="preserve"> </w:t>
      </w:r>
      <w:r w:rsidRPr="00FC337B">
        <w:rPr>
          <w:rtl/>
        </w:rPr>
        <w:t>לבחירת</w:t>
      </w:r>
      <w:r w:rsidRPr="00FC337B">
        <w:rPr>
          <w:rtl/>
          <w:lang w:bidi="ar-SA"/>
        </w:rPr>
        <w:t xml:space="preserve"> </w:t>
      </w:r>
      <w:r w:rsidRPr="00FC337B">
        <w:rPr>
          <w:rtl/>
        </w:rPr>
        <w:t>קריירות</w:t>
      </w:r>
      <w:r w:rsidRPr="00FC337B">
        <w:rPr>
          <w:rtl/>
          <w:lang w:bidi="ar-SA"/>
        </w:rPr>
        <w:t xml:space="preserve"> '</w:t>
      </w:r>
      <w:r w:rsidRPr="00FC337B">
        <w:rPr>
          <w:rtl/>
        </w:rPr>
        <w:t>ממוקדות</w:t>
      </w:r>
      <w:r w:rsidRPr="00FC337B">
        <w:rPr>
          <w:rtl/>
          <w:lang w:bidi="ar-SA"/>
        </w:rPr>
        <w:t xml:space="preserve"> </w:t>
      </w:r>
      <w:r w:rsidRPr="00FC337B">
        <w:rPr>
          <w:rtl/>
        </w:rPr>
        <w:t>אדם</w:t>
      </w:r>
      <w:r w:rsidRPr="00FC337B">
        <w:rPr>
          <w:rtl/>
          <w:lang w:bidi="ar-SA"/>
        </w:rPr>
        <w:t xml:space="preserve">' </w:t>
      </w:r>
      <w:r w:rsidRPr="00FC337B">
        <w:rPr>
          <w:rtl/>
        </w:rPr>
        <w:t>וטיפוליות</w:t>
      </w:r>
      <w:r w:rsidRPr="00FC337B">
        <w:rPr>
          <w:rtl/>
          <w:lang w:bidi="ar-SA"/>
        </w:rPr>
        <w:t xml:space="preserve"> (Caring Professions) </w:t>
      </w:r>
      <w:r w:rsidRPr="00FC337B">
        <w:rPr>
          <w:rtl/>
        </w:rPr>
        <w:t>כגון</w:t>
      </w:r>
      <w:r w:rsidRPr="00FC337B">
        <w:rPr>
          <w:rtl/>
          <w:lang w:bidi="ar-SA"/>
        </w:rPr>
        <w:t xml:space="preserve"> </w:t>
      </w:r>
      <w:r w:rsidRPr="00FC337B">
        <w:rPr>
          <w:rtl/>
        </w:rPr>
        <w:t>חינוך</w:t>
      </w:r>
      <w:r w:rsidR="00451963">
        <w:rPr>
          <w:rtl/>
        </w:rPr>
        <w:t>,</w:t>
      </w:r>
      <w:r w:rsidRPr="00FC337B">
        <w:rPr>
          <w:rtl/>
          <w:lang w:bidi="ar-SA"/>
        </w:rPr>
        <w:t xml:space="preserve"> </w:t>
      </w:r>
      <w:r w:rsidRPr="00FC337B">
        <w:rPr>
          <w:rtl/>
        </w:rPr>
        <w:t>בריאות</w:t>
      </w:r>
      <w:r w:rsidRPr="00FC337B">
        <w:rPr>
          <w:rtl/>
          <w:lang w:bidi="ar-SA"/>
        </w:rPr>
        <w:t xml:space="preserve"> </w:t>
      </w:r>
      <w:r w:rsidRPr="00FC337B">
        <w:rPr>
          <w:rtl/>
        </w:rPr>
        <w:t>ורווחה</w:t>
      </w:r>
      <w:r w:rsidR="00451963">
        <w:rPr>
          <w:rtl/>
        </w:rPr>
        <w:t>,</w:t>
      </w:r>
      <w:r w:rsidRPr="00FC337B">
        <w:rPr>
          <w:rtl/>
          <w:lang w:bidi="ar-SA"/>
        </w:rPr>
        <w:t xml:space="preserve"> </w:t>
      </w:r>
      <w:r w:rsidR="007362DF">
        <w:rPr>
          <w:rtl/>
        </w:rPr>
        <w:t>אמנות</w:t>
      </w:r>
      <w:r w:rsidRPr="00FC337B">
        <w:rPr>
          <w:rtl/>
          <w:lang w:bidi="ar-SA"/>
        </w:rPr>
        <w:t xml:space="preserve"> </w:t>
      </w:r>
      <w:r w:rsidRPr="00FC337B">
        <w:rPr>
          <w:rtl/>
        </w:rPr>
        <w:t>ושירותים</w:t>
      </w:r>
      <w:r w:rsidRPr="00FC337B">
        <w:rPr>
          <w:rtl/>
          <w:lang w:bidi="ar-SA"/>
        </w:rPr>
        <w:t xml:space="preserve"> </w:t>
      </w:r>
      <w:r w:rsidRPr="00FC337B">
        <w:rPr>
          <w:rtl/>
        </w:rPr>
        <w:t>קהילתיים</w:t>
      </w:r>
      <w:r w:rsidRPr="00FC337B">
        <w:rPr>
          <w:rtl/>
          <w:lang w:bidi="ar-SA"/>
        </w:rPr>
        <w:t xml:space="preserve"> (</w:t>
      </w:r>
      <w:r w:rsidR="00452DAE">
        <w:t>Carey &amp; Haralambous, 2023</w:t>
      </w:r>
      <w:r w:rsidRPr="00FC337B">
        <w:rPr>
          <w:rtl/>
          <w:lang w:bidi="ar-SA"/>
        </w:rPr>
        <w:t>).</w:t>
      </w:r>
    </w:p>
    <w:p w14:paraId="7BC87FA5" w14:textId="48BA3B3B" w:rsidR="00FC337B" w:rsidRPr="00FC337B" w:rsidRDefault="00452DAE" w:rsidP="00A37757">
      <w:r>
        <w:rPr>
          <w:rFonts w:hint="cs"/>
          <w:rtl/>
        </w:rPr>
        <w:t>ה</w:t>
      </w:r>
      <w:r w:rsidR="00FC337B" w:rsidRPr="00FC337B">
        <w:rPr>
          <w:rtl/>
        </w:rPr>
        <w:t>רוב</w:t>
      </w:r>
      <w:r w:rsidR="00FC337B" w:rsidRPr="00FC337B">
        <w:rPr>
          <w:rtl/>
          <w:lang w:bidi="ar-SA"/>
        </w:rPr>
        <w:t xml:space="preserve"> </w:t>
      </w:r>
      <w:r w:rsidR="00FC337B" w:rsidRPr="00FC337B">
        <w:rPr>
          <w:rtl/>
        </w:rPr>
        <w:t>מוחלט</w:t>
      </w:r>
      <w:r w:rsidR="00FC337B" w:rsidRPr="00FC337B">
        <w:rPr>
          <w:rtl/>
          <w:lang w:bidi="ar-SA"/>
        </w:rPr>
        <w:t xml:space="preserve"> </w:t>
      </w:r>
      <w:r w:rsidR="00FC337B" w:rsidRPr="00FC337B">
        <w:rPr>
          <w:rtl/>
        </w:rPr>
        <w:t>של</w:t>
      </w:r>
      <w:r w:rsidR="00FC337B" w:rsidRPr="00FC337B">
        <w:rPr>
          <w:rtl/>
          <w:lang w:bidi="ar-SA"/>
        </w:rPr>
        <w:t xml:space="preserve"> </w:t>
      </w:r>
      <w:r w:rsidR="00FC337B" w:rsidRPr="00FC337B">
        <w:rPr>
          <w:rtl/>
        </w:rPr>
        <w:t>הבוגרים</w:t>
      </w:r>
      <w:r w:rsidR="004654A3">
        <w:rPr>
          <w:rFonts w:hint="cs"/>
          <w:rtl/>
        </w:rPr>
        <w:t xml:space="preserve"> והבוגרות</w:t>
      </w:r>
      <w:r w:rsidR="00FC337B" w:rsidRPr="00FC337B">
        <w:rPr>
          <w:rtl/>
          <w:lang w:bidi="ar-SA"/>
        </w:rPr>
        <w:t xml:space="preserve"> (</w:t>
      </w:r>
      <w:r w:rsidR="0089165F">
        <w:rPr>
          <w:rtl/>
        </w:rPr>
        <w:t>89%</w:t>
      </w:r>
      <w:r w:rsidR="00FC337B" w:rsidRPr="00FC337B">
        <w:rPr>
          <w:rtl/>
          <w:lang w:bidi="ar-SA"/>
        </w:rPr>
        <w:t xml:space="preserve">) </w:t>
      </w:r>
      <w:r w:rsidR="00FC337B" w:rsidRPr="00FC337B">
        <w:rPr>
          <w:rtl/>
        </w:rPr>
        <w:t>ציינו</w:t>
      </w:r>
      <w:r w:rsidR="00FC337B" w:rsidRPr="00FC337B">
        <w:rPr>
          <w:rtl/>
          <w:lang w:bidi="ar-SA"/>
        </w:rPr>
        <w:t xml:space="preserve"> </w:t>
      </w:r>
      <w:r w:rsidR="00FC337B" w:rsidRPr="00FC337B">
        <w:rPr>
          <w:rtl/>
        </w:rPr>
        <w:t>כי</w:t>
      </w:r>
      <w:r w:rsidR="00FC337B" w:rsidRPr="00FC337B">
        <w:rPr>
          <w:rtl/>
          <w:lang w:bidi="ar-SA"/>
        </w:rPr>
        <w:t xml:space="preserve"> </w:t>
      </w:r>
      <w:r w:rsidR="00FC337B" w:rsidRPr="00FC337B">
        <w:rPr>
          <w:rtl/>
        </w:rPr>
        <w:t>היו</w:t>
      </w:r>
      <w:r w:rsidR="00FC337B" w:rsidRPr="00FC337B">
        <w:rPr>
          <w:rtl/>
          <w:lang w:bidi="ar-SA"/>
        </w:rPr>
        <w:t xml:space="preserve"> </w:t>
      </w:r>
      <w:r w:rsidR="00FC337B" w:rsidRPr="00FC337B">
        <w:rPr>
          <w:rtl/>
        </w:rPr>
        <w:t>בוחרים</w:t>
      </w:r>
      <w:r w:rsidR="00FC337B" w:rsidRPr="00FC337B">
        <w:rPr>
          <w:rtl/>
          <w:lang w:bidi="ar-SA"/>
        </w:rPr>
        <w:t xml:space="preserve"> </w:t>
      </w:r>
      <w:r w:rsidR="00FC337B" w:rsidRPr="00FC337B">
        <w:rPr>
          <w:rtl/>
        </w:rPr>
        <w:t>ללמוד</w:t>
      </w:r>
      <w:r w:rsidR="00FC337B" w:rsidRPr="00FC337B">
        <w:rPr>
          <w:rtl/>
          <w:lang w:bidi="ar-SA"/>
        </w:rPr>
        <w:t xml:space="preserve"> </w:t>
      </w:r>
      <w:r w:rsidR="00FC337B" w:rsidRPr="00FC337B">
        <w:rPr>
          <w:rtl/>
        </w:rPr>
        <w:t>בבית</w:t>
      </w:r>
      <w:r w:rsidR="00FC337B" w:rsidRPr="00FC337B">
        <w:rPr>
          <w:rtl/>
          <w:lang w:bidi="ar-SA"/>
        </w:rPr>
        <w:t xml:space="preserve"> </w:t>
      </w:r>
      <w:r w:rsidR="00FC337B" w:rsidRPr="00FC337B">
        <w:rPr>
          <w:rtl/>
        </w:rPr>
        <w:t>ספר</w:t>
      </w:r>
      <w:r w:rsidR="00FC337B" w:rsidRPr="00FC337B">
        <w:rPr>
          <w:rtl/>
          <w:lang w:bidi="ar-SA"/>
        </w:rPr>
        <w:t xml:space="preserve"> </w:t>
      </w:r>
      <w:r w:rsidR="00FC337B" w:rsidRPr="00FC337B">
        <w:rPr>
          <w:rtl/>
        </w:rPr>
        <w:t>ולדורף</w:t>
      </w:r>
      <w:r w:rsidR="00FC337B" w:rsidRPr="00FC337B">
        <w:rPr>
          <w:rtl/>
          <w:lang w:bidi="ar-SA"/>
        </w:rPr>
        <w:t xml:space="preserve"> </w:t>
      </w:r>
      <w:r w:rsidR="00FC337B" w:rsidRPr="00FC337B">
        <w:rPr>
          <w:rtl/>
        </w:rPr>
        <w:t>שוב</w:t>
      </w:r>
      <w:r w:rsidR="00451963">
        <w:rPr>
          <w:rtl/>
        </w:rPr>
        <w:t>,</w:t>
      </w:r>
      <w:r w:rsidR="00FC337B" w:rsidRPr="00FC337B">
        <w:rPr>
          <w:rtl/>
          <w:lang w:bidi="ar-SA"/>
        </w:rPr>
        <w:t xml:space="preserve"> </w:t>
      </w:r>
      <w:r w:rsidR="00FC337B" w:rsidRPr="00FC337B">
        <w:rPr>
          <w:rtl/>
        </w:rPr>
        <w:t>ושיעור</w:t>
      </w:r>
      <w:r w:rsidR="00FC337B" w:rsidRPr="00FC337B">
        <w:rPr>
          <w:rtl/>
          <w:lang w:bidi="ar-SA"/>
        </w:rPr>
        <w:t xml:space="preserve"> </w:t>
      </w:r>
      <w:r w:rsidR="00FC337B" w:rsidRPr="00FC337B">
        <w:rPr>
          <w:rtl/>
        </w:rPr>
        <w:t>זהה</w:t>
      </w:r>
      <w:r w:rsidR="00FC337B" w:rsidRPr="00FC337B">
        <w:rPr>
          <w:rtl/>
          <w:lang w:bidi="ar-SA"/>
        </w:rPr>
        <w:t xml:space="preserve"> (</w:t>
      </w:r>
      <w:r w:rsidR="0089165F">
        <w:rPr>
          <w:rtl/>
        </w:rPr>
        <w:t>89%</w:t>
      </w:r>
      <w:r w:rsidR="00FC337B" w:rsidRPr="00FC337B">
        <w:rPr>
          <w:rtl/>
          <w:lang w:bidi="ar-SA"/>
        </w:rPr>
        <w:t xml:space="preserve">) </w:t>
      </w:r>
      <w:r w:rsidR="00FC337B" w:rsidRPr="00FC337B">
        <w:rPr>
          <w:rtl/>
        </w:rPr>
        <w:t>דיווחו</w:t>
      </w:r>
      <w:r w:rsidR="00FC337B" w:rsidRPr="00FC337B">
        <w:rPr>
          <w:rtl/>
          <w:lang w:bidi="ar-SA"/>
        </w:rPr>
        <w:t xml:space="preserve"> </w:t>
      </w:r>
      <w:r w:rsidR="00FC337B" w:rsidRPr="00FC337B">
        <w:rPr>
          <w:rtl/>
        </w:rPr>
        <w:t>כי</w:t>
      </w:r>
      <w:r w:rsidR="00FC337B" w:rsidRPr="00FC337B">
        <w:rPr>
          <w:rtl/>
          <w:lang w:bidi="ar-SA"/>
        </w:rPr>
        <w:t xml:space="preserve"> </w:t>
      </w:r>
      <w:r w:rsidR="00FC337B" w:rsidRPr="00FC337B">
        <w:rPr>
          <w:rtl/>
        </w:rPr>
        <w:t>הם</w:t>
      </w:r>
      <w:r w:rsidR="00FC337B" w:rsidRPr="00FC337B">
        <w:rPr>
          <w:rtl/>
          <w:lang w:bidi="ar-SA"/>
        </w:rPr>
        <w:t xml:space="preserve"> </w:t>
      </w:r>
      <w:r w:rsidR="00FC337B" w:rsidRPr="00FC337B">
        <w:rPr>
          <w:rtl/>
        </w:rPr>
        <w:t>רואים</w:t>
      </w:r>
      <w:r w:rsidR="00FC337B" w:rsidRPr="00FC337B">
        <w:rPr>
          <w:rtl/>
          <w:lang w:bidi="ar-SA"/>
        </w:rPr>
        <w:t xml:space="preserve"> </w:t>
      </w:r>
      <w:r w:rsidR="00FC337B" w:rsidRPr="00FC337B">
        <w:rPr>
          <w:rtl/>
        </w:rPr>
        <w:t>רלוונטיות</w:t>
      </w:r>
      <w:r w:rsidR="00FC337B" w:rsidRPr="00FC337B">
        <w:rPr>
          <w:rtl/>
          <w:lang w:bidi="ar-SA"/>
        </w:rPr>
        <w:t xml:space="preserve"> </w:t>
      </w:r>
      <w:r w:rsidR="00FC337B" w:rsidRPr="00FC337B">
        <w:rPr>
          <w:rtl/>
        </w:rPr>
        <w:t>רבה</w:t>
      </w:r>
      <w:r w:rsidR="00FC337B" w:rsidRPr="00FC337B">
        <w:rPr>
          <w:rtl/>
          <w:lang w:bidi="ar-SA"/>
        </w:rPr>
        <w:t xml:space="preserve"> </w:t>
      </w:r>
      <w:r w:rsidR="00FC337B" w:rsidRPr="00FC337B">
        <w:rPr>
          <w:rtl/>
        </w:rPr>
        <w:t>ליסודות</w:t>
      </w:r>
      <w:r w:rsidR="00FC337B" w:rsidRPr="00FC337B">
        <w:rPr>
          <w:rtl/>
          <w:lang w:bidi="ar-SA"/>
        </w:rPr>
        <w:t xml:space="preserve"> </w:t>
      </w:r>
      <w:r w:rsidR="00FC337B" w:rsidRPr="00FC337B">
        <w:rPr>
          <w:rtl/>
        </w:rPr>
        <w:t>האנתרופוסופיים</w:t>
      </w:r>
      <w:r w:rsidR="00FC337B" w:rsidRPr="00FC337B">
        <w:rPr>
          <w:rtl/>
          <w:lang w:bidi="ar-SA"/>
        </w:rPr>
        <w:t xml:space="preserve"> </w:t>
      </w:r>
      <w:r w:rsidR="00FC337B" w:rsidRPr="00FC337B">
        <w:rPr>
          <w:rtl/>
        </w:rPr>
        <w:t>והפילוסופיים</w:t>
      </w:r>
      <w:r w:rsidR="00FC337B" w:rsidRPr="00FC337B">
        <w:rPr>
          <w:rtl/>
          <w:lang w:bidi="ar-SA"/>
        </w:rPr>
        <w:t xml:space="preserve"> </w:t>
      </w:r>
      <w:r w:rsidR="00FC337B" w:rsidRPr="00FC337B">
        <w:rPr>
          <w:rtl/>
        </w:rPr>
        <w:t>בחייהם</w:t>
      </w:r>
      <w:r w:rsidR="00FC337B" w:rsidRPr="00FC337B">
        <w:rPr>
          <w:rtl/>
          <w:lang w:bidi="ar-SA"/>
        </w:rPr>
        <w:t xml:space="preserve"> </w:t>
      </w:r>
      <w:r w:rsidR="00FC337B" w:rsidRPr="00FC337B">
        <w:rPr>
          <w:rtl/>
        </w:rPr>
        <w:t>הבוגרים</w:t>
      </w:r>
      <w:r w:rsidR="00FC337B" w:rsidRPr="00FC337B">
        <w:rPr>
          <w:rtl/>
          <w:lang w:bidi="ar-SA"/>
        </w:rPr>
        <w:t xml:space="preserve"> </w:t>
      </w:r>
      <w:r w:rsidR="00FC337B" w:rsidRPr="00FC337B">
        <w:rPr>
          <w:rtl/>
        </w:rPr>
        <w:t>כיום</w:t>
      </w:r>
      <w:r w:rsidR="00FC337B" w:rsidRPr="00FC337B">
        <w:rPr>
          <w:rtl/>
          <w:lang w:bidi="ar-SA"/>
        </w:rPr>
        <w:t xml:space="preserve"> (</w:t>
      </w:r>
      <w:r>
        <w:t>Carey &amp; Haralambous, 2023</w:t>
      </w:r>
      <w:r w:rsidR="00FC337B" w:rsidRPr="00FC337B">
        <w:rPr>
          <w:rtl/>
          <w:lang w:bidi="ar-SA"/>
        </w:rPr>
        <w:t xml:space="preserve">). </w:t>
      </w:r>
      <w:r w:rsidR="00FC337B" w:rsidRPr="00FC337B">
        <w:rPr>
          <w:rtl/>
        </w:rPr>
        <w:t>הבוגרים</w:t>
      </w:r>
      <w:r w:rsidR="00FC337B" w:rsidRPr="00FC337B">
        <w:rPr>
          <w:rtl/>
          <w:lang w:bidi="ar-SA"/>
        </w:rPr>
        <w:t xml:space="preserve"> </w:t>
      </w:r>
      <w:r w:rsidR="00FC337B" w:rsidRPr="00FC337B">
        <w:rPr>
          <w:rtl/>
        </w:rPr>
        <w:t>דיווחו</w:t>
      </w:r>
      <w:r w:rsidR="00FC337B" w:rsidRPr="00FC337B">
        <w:rPr>
          <w:rtl/>
          <w:lang w:bidi="ar-SA"/>
        </w:rPr>
        <w:t xml:space="preserve"> </w:t>
      </w:r>
      <w:r w:rsidR="00FC337B" w:rsidRPr="00FC337B">
        <w:rPr>
          <w:rtl/>
        </w:rPr>
        <w:t>על</w:t>
      </w:r>
      <w:r w:rsidR="00FC337B" w:rsidRPr="00FC337B">
        <w:rPr>
          <w:rtl/>
          <w:lang w:bidi="ar-SA"/>
        </w:rPr>
        <w:t xml:space="preserve"> </w:t>
      </w:r>
      <w:r w:rsidR="00FC337B" w:rsidRPr="00FC337B">
        <w:rPr>
          <w:rtl/>
        </w:rPr>
        <w:t>השפעה</w:t>
      </w:r>
      <w:r w:rsidR="00FC337B" w:rsidRPr="00FC337B">
        <w:rPr>
          <w:rtl/>
          <w:lang w:bidi="ar-SA"/>
        </w:rPr>
        <w:t xml:space="preserve"> </w:t>
      </w:r>
      <w:r w:rsidR="00FC337B" w:rsidRPr="00FC337B">
        <w:rPr>
          <w:rtl/>
        </w:rPr>
        <w:t>חיובית</w:t>
      </w:r>
      <w:r w:rsidR="00FC337B" w:rsidRPr="00FC337B">
        <w:rPr>
          <w:rtl/>
          <w:lang w:bidi="ar-SA"/>
        </w:rPr>
        <w:t xml:space="preserve"> </w:t>
      </w:r>
      <w:r w:rsidR="00FC337B" w:rsidRPr="00FC337B">
        <w:rPr>
          <w:rtl/>
        </w:rPr>
        <w:t>חזקה</w:t>
      </w:r>
      <w:r w:rsidR="00FC337B" w:rsidRPr="00FC337B">
        <w:rPr>
          <w:rtl/>
          <w:lang w:bidi="ar-SA"/>
        </w:rPr>
        <w:t xml:space="preserve"> </w:t>
      </w:r>
      <w:r w:rsidR="00FC337B" w:rsidRPr="00FC337B">
        <w:rPr>
          <w:rtl/>
        </w:rPr>
        <w:t>של</w:t>
      </w:r>
      <w:r w:rsidR="00FC337B" w:rsidRPr="00FC337B">
        <w:rPr>
          <w:rtl/>
          <w:lang w:bidi="ar-SA"/>
        </w:rPr>
        <w:t xml:space="preserve"> </w:t>
      </w:r>
      <w:r w:rsidR="00FC337B" w:rsidRPr="00FC337B">
        <w:rPr>
          <w:rtl/>
        </w:rPr>
        <w:t>החינוך</w:t>
      </w:r>
      <w:r w:rsidR="00FC337B" w:rsidRPr="00FC337B">
        <w:rPr>
          <w:rtl/>
          <w:lang w:bidi="ar-SA"/>
        </w:rPr>
        <w:t xml:space="preserve"> </w:t>
      </w:r>
      <w:r w:rsidR="00FC337B" w:rsidRPr="00FC337B">
        <w:rPr>
          <w:rtl/>
        </w:rPr>
        <w:t>על</w:t>
      </w:r>
      <w:r w:rsidR="00FC337B" w:rsidRPr="00FC337B">
        <w:rPr>
          <w:rtl/>
          <w:lang w:bidi="ar-SA"/>
        </w:rPr>
        <w:t xml:space="preserve"> </w:t>
      </w:r>
      <w:r w:rsidR="00FC337B" w:rsidRPr="00FC337B">
        <w:rPr>
          <w:rtl/>
        </w:rPr>
        <w:t>יכולתם</w:t>
      </w:r>
      <w:r w:rsidR="00FC337B" w:rsidRPr="00FC337B">
        <w:rPr>
          <w:rtl/>
          <w:lang w:bidi="ar-SA"/>
        </w:rPr>
        <w:t xml:space="preserve"> </w:t>
      </w:r>
      <w:r w:rsidR="00FC337B" w:rsidRPr="00FC337B">
        <w:rPr>
          <w:rtl/>
        </w:rPr>
        <w:t>לחשיבה</w:t>
      </w:r>
      <w:r w:rsidR="00FC337B" w:rsidRPr="00FC337B">
        <w:rPr>
          <w:rtl/>
          <w:lang w:bidi="ar-SA"/>
        </w:rPr>
        <w:t xml:space="preserve"> </w:t>
      </w:r>
      <w:r w:rsidR="00FC337B" w:rsidRPr="00FC337B">
        <w:rPr>
          <w:rtl/>
        </w:rPr>
        <w:t>עצמאית</w:t>
      </w:r>
      <w:r w:rsidR="00FC337B" w:rsidRPr="00FC337B">
        <w:rPr>
          <w:rtl/>
          <w:lang w:bidi="ar-SA"/>
        </w:rPr>
        <w:t xml:space="preserve"> (</w:t>
      </w:r>
      <w:r w:rsidR="00DB343F">
        <w:rPr>
          <w:rtl/>
        </w:rPr>
        <w:t>71.5%</w:t>
      </w:r>
      <w:r w:rsidR="00FC337B" w:rsidRPr="00FC337B">
        <w:rPr>
          <w:rtl/>
          <w:lang w:bidi="ar-SA"/>
        </w:rPr>
        <w:t>)</w:t>
      </w:r>
      <w:r w:rsidR="00451963">
        <w:rPr>
          <w:rtl/>
        </w:rPr>
        <w:t>,</w:t>
      </w:r>
      <w:r w:rsidR="00FC337B" w:rsidRPr="00FC337B">
        <w:rPr>
          <w:rtl/>
          <w:lang w:bidi="ar-SA"/>
        </w:rPr>
        <w:t xml:space="preserve"> </w:t>
      </w:r>
      <w:r w:rsidR="00FC337B" w:rsidRPr="00FC337B">
        <w:rPr>
          <w:rtl/>
        </w:rPr>
        <w:t>פתרון</w:t>
      </w:r>
      <w:r w:rsidR="00FC337B" w:rsidRPr="00FC337B">
        <w:rPr>
          <w:rtl/>
          <w:lang w:bidi="ar-SA"/>
        </w:rPr>
        <w:t xml:space="preserve"> </w:t>
      </w:r>
      <w:r w:rsidR="00FC337B" w:rsidRPr="00FC337B">
        <w:rPr>
          <w:rtl/>
        </w:rPr>
        <w:t>בעיות</w:t>
      </w:r>
      <w:r w:rsidR="00FC337B" w:rsidRPr="00FC337B">
        <w:rPr>
          <w:rtl/>
          <w:lang w:bidi="ar-SA"/>
        </w:rPr>
        <w:t xml:space="preserve"> </w:t>
      </w:r>
      <w:r w:rsidR="00FC337B" w:rsidRPr="00FC337B">
        <w:rPr>
          <w:rtl/>
        </w:rPr>
        <w:t>יצירתי</w:t>
      </w:r>
      <w:r w:rsidR="00451963">
        <w:rPr>
          <w:rtl/>
        </w:rPr>
        <w:t>,</w:t>
      </w:r>
      <w:r w:rsidR="00FC337B" w:rsidRPr="00FC337B">
        <w:rPr>
          <w:rtl/>
          <w:lang w:bidi="ar-SA"/>
        </w:rPr>
        <w:t xml:space="preserve"> </w:t>
      </w:r>
      <w:r w:rsidR="00FC337B" w:rsidRPr="00FC337B">
        <w:rPr>
          <w:rtl/>
        </w:rPr>
        <w:t>חוסן</w:t>
      </w:r>
      <w:r w:rsidR="00FC337B" w:rsidRPr="00FC337B">
        <w:rPr>
          <w:rtl/>
          <w:lang w:bidi="ar-SA"/>
        </w:rPr>
        <w:t xml:space="preserve"> </w:t>
      </w:r>
      <w:r w:rsidR="00FC337B" w:rsidRPr="00FC337B">
        <w:rPr>
          <w:rtl/>
        </w:rPr>
        <w:t>נפשי</w:t>
      </w:r>
      <w:r w:rsidR="00FC337B" w:rsidRPr="00FC337B">
        <w:rPr>
          <w:rtl/>
          <w:lang w:bidi="ar-SA"/>
        </w:rPr>
        <w:t xml:space="preserve"> </w:t>
      </w:r>
      <w:r w:rsidR="00FC337B" w:rsidRPr="00FC337B">
        <w:rPr>
          <w:rtl/>
        </w:rPr>
        <w:t>ומודעות</w:t>
      </w:r>
      <w:r w:rsidR="00FC337B" w:rsidRPr="00FC337B">
        <w:rPr>
          <w:rtl/>
          <w:lang w:bidi="ar-SA"/>
        </w:rPr>
        <w:t xml:space="preserve"> </w:t>
      </w:r>
      <w:r w:rsidR="00FC337B" w:rsidRPr="00FC337B">
        <w:rPr>
          <w:rtl/>
        </w:rPr>
        <w:t>סביבתית</w:t>
      </w:r>
      <w:r w:rsidR="00FC337B" w:rsidRPr="00FC337B">
        <w:rPr>
          <w:rtl/>
          <w:lang w:bidi="ar-SA"/>
        </w:rPr>
        <w:t xml:space="preserve"> </w:t>
      </w:r>
      <w:r w:rsidR="00FC337B" w:rsidRPr="00FC337B">
        <w:rPr>
          <w:rtl/>
        </w:rPr>
        <w:t>גבוהה</w:t>
      </w:r>
      <w:r w:rsidR="00FC337B" w:rsidRPr="00FC337B">
        <w:rPr>
          <w:rtl/>
          <w:lang w:bidi="ar-SA"/>
        </w:rPr>
        <w:t xml:space="preserve"> (</w:t>
      </w:r>
      <w:r w:rsidR="0089165F">
        <w:rPr>
          <w:rtl/>
        </w:rPr>
        <w:t>84.9%</w:t>
      </w:r>
      <w:r w:rsidR="00FC337B" w:rsidRPr="00FC337B">
        <w:rPr>
          <w:rtl/>
          <w:lang w:bidi="ar-SA"/>
        </w:rPr>
        <w:t xml:space="preserve">) </w:t>
      </w:r>
      <w:r w:rsidR="00FC337B" w:rsidRPr="00FC337B">
        <w:rPr>
          <w:rtl/>
        </w:rPr>
        <w:t>המלווה</w:t>
      </w:r>
      <w:r w:rsidR="00FC337B" w:rsidRPr="00FC337B">
        <w:rPr>
          <w:rtl/>
          <w:lang w:bidi="ar-SA"/>
        </w:rPr>
        <w:t xml:space="preserve"> </w:t>
      </w:r>
      <w:r w:rsidR="00FC337B" w:rsidRPr="00FC337B">
        <w:rPr>
          <w:rtl/>
        </w:rPr>
        <w:t>בזיקה</w:t>
      </w:r>
      <w:r w:rsidR="00FC337B" w:rsidRPr="00FC337B">
        <w:rPr>
          <w:rtl/>
          <w:lang w:bidi="ar-SA"/>
        </w:rPr>
        <w:t xml:space="preserve"> </w:t>
      </w:r>
      <w:r w:rsidR="00FC337B" w:rsidRPr="00FC337B">
        <w:rPr>
          <w:rtl/>
        </w:rPr>
        <w:t>עמוקה</w:t>
      </w:r>
      <w:r w:rsidR="00FC337B" w:rsidRPr="00FC337B">
        <w:rPr>
          <w:rtl/>
          <w:lang w:bidi="ar-SA"/>
        </w:rPr>
        <w:t xml:space="preserve"> </w:t>
      </w:r>
      <w:r w:rsidR="00FC337B" w:rsidRPr="00FC337B">
        <w:rPr>
          <w:rtl/>
        </w:rPr>
        <w:t>לטבע</w:t>
      </w:r>
      <w:r w:rsidR="00FC337B" w:rsidRPr="00FC337B">
        <w:rPr>
          <w:rtl/>
          <w:lang w:bidi="ar-SA"/>
        </w:rPr>
        <w:t xml:space="preserve"> (</w:t>
      </w:r>
      <w:r>
        <w:t>Carey &amp; Haralambous, 2023</w:t>
      </w:r>
      <w:r w:rsidR="00FC337B" w:rsidRPr="00FC337B">
        <w:rPr>
          <w:rtl/>
          <w:lang w:bidi="ar-SA"/>
        </w:rPr>
        <w:t>).</w:t>
      </w:r>
    </w:p>
    <w:p w14:paraId="55D5D4E7" w14:textId="2B5EA016" w:rsidR="00FC337B" w:rsidRPr="00FC337B" w:rsidRDefault="00FC337B" w:rsidP="009A6C93">
      <w:pPr>
        <w:pStyle w:val="3"/>
      </w:pPr>
      <w:bookmarkStart w:id="29" w:name="_Toc239109185"/>
      <w:r w:rsidRPr="00FC337B">
        <w:rPr>
          <w:rtl/>
          <w:lang w:bidi="he-IL"/>
        </w:rPr>
        <w:t>מחקר</w:t>
      </w:r>
      <w:r w:rsidRPr="00FC337B">
        <w:rPr>
          <w:rtl/>
        </w:rPr>
        <w:t xml:space="preserve"> </w:t>
      </w:r>
      <w:r w:rsidRPr="00FC337B">
        <w:rPr>
          <w:rtl/>
          <w:lang w:bidi="he-IL"/>
        </w:rPr>
        <w:t>הבוגרים</w:t>
      </w:r>
      <w:r w:rsidRPr="00FC337B">
        <w:rPr>
          <w:rtl/>
        </w:rPr>
        <w:t xml:space="preserve"> </w:t>
      </w:r>
      <w:r w:rsidRPr="00FC337B">
        <w:rPr>
          <w:rtl/>
          <w:lang w:bidi="he-IL"/>
        </w:rPr>
        <w:t>בישראל</w:t>
      </w:r>
      <w:r w:rsidRPr="00FC337B">
        <w:rPr>
          <w:rtl/>
        </w:rPr>
        <w:t xml:space="preserve"> (</w:t>
      </w:r>
      <w:r w:rsidR="00DB343F">
        <w:rPr>
          <w:rtl/>
          <w:lang w:bidi="he-IL"/>
        </w:rPr>
        <w:t>גולדשמידט, 2013</w:t>
      </w:r>
      <w:r w:rsidR="00DB343F">
        <w:rPr>
          <w:rFonts w:hint="cs"/>
          <w:rtl/>
          <w:lang w:bidi="he-IL"/>
        </w:rPr>
        <w:t>)</w:t>
      </w:r>
      <w:r w:rsidRPr="00FC337B">
        <w:rPr>
          <w:rtl/>
        </w:rPr>
        <w:t xml:space="preserve"> </w:t>
      </w:r>
      <w:r w:rsidRPr="00FC337B">
        <w:rPr>
          <w:rtl/>
          <w:lang w:bidi="he-IL"/>
        </w:rPr>
        <w:t>והשתלבות</w:t>
      </w:r>
      <w:r w:rsidRPr="00FC337B">
        <w:rPr>
          <w:rtl/>
        </w:rPr>
        <w:t xml:space="preserve"> </w:t>
      </w:r>
      <w:r w:rsidRPr="00FC337B">
        <w:rPr>
          <w:rtl/>
          <w:lang w:bidi="he-IL"/>
        </w:rPr>
        <w:t>ב</w:t>
      </w:r>
      <w:r w:rsidR="005128A7">
        <w:rPr>
          <w:rtl/>
          <w:lang w:bidi="he-IL"/>
        </w:rPr>
        <w:t>צה"ל</w:t>
      </w:r>
      <w:bookmarkEnd w:id="29"/>
    </w:p>
    <w:p w14:paraId="0755746B" w14:textId="091CD808" w:rsidR="00FC337B" w:rsidRPr="00FC337B" w:rsidRDefault="00FC337B" w:rsidP="00A37757">
      <w:r w:rsidRPr="00FC337B">
        <w:rPr>
          <w:rtl/>
        </w:rPr>
        <w:t>בישראל</w:t>
      </w:r>
      <w:r w:rsidRPr="00FC337B">
        <w:rPr>
          <w:rtl/>
          <w:lang w:bidi="ar-SA"/>
        </w:rPr>
        <w:t xml:space="preserve"> </w:t>
      </w:r>
      <w:r w:rsidRPr="00FC337B">
        <w:rPr>
          <w:rtl/>
        </w:rPr>
        <w:t>נערך</w:t>
      </w:r>
      <w:r w:rsidRPr="00FC337B">
        <w:rPr>
          <w:rtl/>
          <w:lang w:bidi="ar-SA"/>
        </w:rPr>
        <w:t xml:space="preserve"> </w:t>
      </w:r>
      <w:r w:rsidRPr="00FC337B">
        <w:rPr>
          <w:rtl/>
        </w:rPr>
        <w:t>מחקר</w:t>
      </w:r>
      <w:r w:rsidRPr="00FC337B">
        <w:rPr>
          <w:rtl/>
          <w:lang w:bidi="ar-SA"/>
        </w:rPr>
        <w:t xml:space="preserve"> </w:t>
      </w:r>
      <w:r w:rsidRPr="00FC337B">
        <w:rPr>
          <w:rtl/>
        </w:rPr>
        <w:t>חלוצי</w:t>
      </w:r>
      <w:r w:rsidRPr="00FC337B">
        <w:rPr>
          <w:rtl/>
          <w:lang w:bidi="ar-SA"/>
        </w:rPr>
        <w:t xml:space="preserve"> </w:t>
      </w:r>
      <w:r w:rsidRPr="00FC337B">
        <w:rPr>
          <w:rtl/>
        </w:rPr>
        <w:t>על</w:t>
      </w:r>
      <w:r w:rsidRPr="00FC337B">
        <w:rPr>
          <w:rtl/>
          <w:lang w:bidi="ar-SA"/>
        </w:rPr>
        <w:t xml:space="preserve"> </w:t>
      </w:r>
      <w:r w:rsidRPr="00FC337B">
        <w:rPr>
          <w:rtl/>
        </w:rPr>
        <w:t>ידי</w:t>
      </w:r>
      <w:r w:rsidRPr="00FC337B">
        <w:rPr>
          <w:rtl/>
          <w:lang w:bidi="ar-SA"/>
        </w:rPr>
        <w:t xml:space="preserve"> </w:t>
      </w:r>
      <w:r w:rsidR="005128A7">
        <w:rPr>
          <w:rFonts w:hint="cs"/>
          <w:rtl/>
        </w:rPr>
        <w:t xml:space="preserve">דר' </w:t>
      </w:r>
      <w:r w:rsidRPr="00FC337B">
        <w:rPr>
          <w:rtl/>
        </w:rPr>
        <w:t>גלעד</w:t>
      </w:r>
      <w:r w:rsidRPr="00FC337B">
        <w:rPr>
          <w:rtl/>
          <w:lang w:bidi="ar-SA"/>
        </w:rPr>
        <w:t xml:space="preserve"> </w:t>
      </w:r>
      <w:r w:rsidRPr="00FC337B">
        <w:rPr>
          <w:rtl/>
        </w:rPr>
        <w:t>גולדשמידט</w:t>
      </w:r>
      <w:r w:rsidRPr="00FC337B">
        <w:rPr>
          <w:rtl/>
          <w:lang w:bidi="ar-SA"/>
        </w:rPr>
        <w:t xml:space="preserve"> (</w:t>
      </w:r>
      <w:r w:rsidRPr="00FC337B">
        <w:rPr>
          <w:rtl/>
        </w:rPr>
        <w:t>שפורסם</w:t>
      </w:r>
      <w:r w:rsidRPr="00FC337B">
        <w:rPr>
          <w:rtl/>
          <w:lang w:bidi="ar-SA"/>
        </w:rPr>
        <w:t xml:space="preserve"> </w:t>
      </w:r>
      <w:r w:rsidRPr="00FC337B">
        <w:rPr>
          <w:rtl/>
        </w:rPr>
        <w:t>כספר</w:t>
      </w:r>
      <w:r w:rsidRPr="00FC337B">
        <w:rPr>
          <w:rtl/>
          <w:lang w:bidi="ar-SA"/>
        </w:rPr>
        <w:t xml:space="preserve"> '</w:t>
      </w:r>
      <w:r w:rsidRPr="00FC337B">
        <w:rPr>
          <w:rtl/>
        </w:rPr>
        <w:t>אני</w:t>
      </w:r>
      <w:r w:rsidRPr="00FC337B">
        <w:rPr>
          <w:rtl/>
          <w:lang w:bidi="ar-SA"/>
        </w:rPr>
        <w:t xml:space="preserve"> </w:t>
      </w:r>
      <w:r w:rsidRPr="00FC337B">
        <w:rPr>
          <w:rtl/>
        </w:rPr>
        <w:t>מביט</w:t>
      </w:r>
      <w:r w:rsidRPr="00FC337B">
        <w:rPr>
          <w:rtl/>
          <w:lang w:bidi="ar-SA"/>
        </w:rPr>
        <w:t xml:space="preserve"> </w:t>
      </w:r>
      <w:r w:rsidRPr="00FC337B">
        <w:rPr>
          <w:rtl/>
        </w:rPr>
        <w:t>אל</w:t>
      </w:r>
      <w:r w:rsidRPr="00FC337B">
        <w:rPr>
          <w:rtl/>
          <w:lang w:bidi="ar-SA"/>
        </w:rPr>
        <w:t xml:space="preserve"> </w:t>
      </w:r>
      <w:r w:rsidRPr="00FC337B">
        <w:rPr>
          <w:rtl/>
        </w:rPr>
        <w:t>העולם</w:t>
      </w:r>
      <w:r w:rsidRPr="00FC337B">
        <w:rPr>
          <w:rtl/>
          <w:lang w:bidi="ar-SA"/>
        </w:rPr>
        <w:t xml:space="preserve">' </w:t>
      </w:r>
      <w:r w:rsidRPr="00FC337B">
        <w:rPr>
          <w:rtl/>
        </w:rPr>
        <w:t>ב</w:t>
      </w:r>
      <w:r w:rsidRPr="00FC337B">
        <w:rPr>
          <w:rtl/>
          <w:lang w:bidi="ar-SA"/>
        </w:rPr>
        <w:t>-</w:t>
      </w:r>
      <w:r w:rsidR="0089165F">
        <w:rPr>
          <w:rFonts w:hint="cs"/>
          <w:rtl/>
        </w:rPr>
        <w:t xml:space="preserve">2013 </w:t>
      </w:r>
      <w:r w:rsidRPr="00FC337B">
        <w:rPr>
          <w:rtl/>
        </w:rPr>
        <w:t>וכמאמר</w:t>
      </w:r>
      <w:r w:rsidRPr="00FC337B">
        <w:rPr>
          <w:rtl/>
          <w:lang w:bidi="ar-SA"/>
        </w:rPr>
        <w:t xml:space="preserve"> </w:t>
      </w:r>
      <w:r w:rsidRPr="00FC337B">
        <w:rPr>
          <w:rtl/>
        </w:rPr>
        <w:t>ב</w:t>
      </w:r>
      <w:r w:rsidRPr="00FC337B">
        <w:rPr>
          <w:rtl/>
          <w:lang w:bidi="ar-SA"/>
        </w:rPr>
        <w:t>-</w:t>
      </w:r>
      <w:r w:rsidR="0089165F">
        <w:rPr>
          <w:rFonts w:hint="cs"/>
          <w:rtl/>
        </w:rPr>
        <w:t>2014</w:t>
      </w:r>
      <w:r w:rsidRPr="00FC337B">
        <w:rPr>
          <w:rtl/>
          <w:lang w:bidi="ar-SA"/>
        </w:rPr>
        <w:t xml:space="preserve">). </w:t>
      </w:r>
      <w:r w:rsidRPr="00FC337B">
        <w:rPr>
          <w:rtl/>
        </w:rPr>
        <w:t>המחקר</w:t>
      </w:r>
      <w:r w:rsidRPr="00FC337B">
        <w:rPr>
          <w:rtl/>
          <w:lang w:bidi="ar-SA"/>
        </w:rPr>
        <w:t xml:space="preserve"> </w:t>
      </w:r>
      <w:r w:rsidRPr="00FC337B">
        <w:rPr>
          <w:rtl/>
        </w:rPr>
        <w:t>התבסס</w:t>
      </w:r>
      <w:r w:rsidRPr="00FC337B">
        <w:rPr>
          <w:rtl/>
          <w:lang w:bidi="ar-SA"/>
        </w:rPr>
        <w:t xml:space="preserve"> </w:t>
      </w:r>
      <w:r w:rsidRPr="00FC337B">
        <w:rPr>
          <w:rtl/>
        </w:rPr>
        <w:t>על</w:t>
      </w:r>
      <w:r w:rsidRPr="00FC337B">
        <w:rPr>
          <w:rtl/>
          <w:lang w:bidi="ar-SA"/>
        </w:rPr>
        <w:t xml:space="preserve"> </w:t>
      </w:r>
      <w:r w:rsidRPr="00FC337B">
        <w:rPr>
          <w:rtl/>
        </w:rPr>
        <w:t>מתודולוגיה</w:t>
      </w:r>
      <w:r w:rsidRPr="00FC337B">
        <w:rPr>
          <w:rtl/>
          <w:lang w:bidi="ar-SA"/>
        </w:rPr>
        <w:t xml:space="preserve"> </w:t>
      </w:r>
      <w:r w:rsidRPr="00FC337B">
        <w:rPr>
          <w:rtl/>
        </w:rPr>
        <w:t>איכותנית</w:t>
      </w:r>
      <w:r w:rsidRPr="00FC337B">
        <w:rPr>
          <w:rtl/>
          <w:lang w:bidi="ar-SA"/>
        </w:rPr>
        <w:t xml:space="preserve"> </w:t>
      </w:r>
      <w:r w:rsidRPr="00FC337B">
        <w:rPr>
          <w:rtl/>
        </w:rPr>
        <w:t>וראיונות</w:t>
      </w:r>
      <w:r w:rsidRPr="00FC337B">
        <w:rPr>
          <w:rtl/>
          <w:lang w:bidi="ar-SA"/>
        </w:rPr>
        <w:t xml:space="preserve"> </w:t>
      </w:r>
      <w:r w:rsidRPr="00FC337B">
        <w:rPr>
          <w:rtl/>
        </w:rPr>
        <w:t>עומק</w:t>
      </w:r>
      <w:r w:rsidRPr="00FC337B">
        <w:rPr>
          <w:rtl/>
          <w:lang w:bidi="ar-SA"/>
        </w:rPr>
        <w:t xml:space="preserve"> </w:t>
      </w:r>
      <w:r w:rsidRPr="00FC337B">
        <w:rPr>
          <w:rtl/>
        </w:rPr>
        <w:t>עם</w:t>
      </w:r>
      <w:r w:rsidRPr="00FC337B">
        <w:rPr>
          <w:rtl/>
          <w:lang w:bidi="ar-SA"/>
        </w:rPr>
        <w:t xml:space="preserve"> </w:t>
      </w:r>
      <w:r w:rsidRPr="00FC337B">
        <w:rPr>
          <w:rtl/>
        </w:rPr>
        <w:t>כ</w:t>
      </w:r>
      <w:r w:rsidRPr="00FC337B">
        <w:rPr>
          <w:rtl/>
          <w:lang w:bidi="ar-SA"/>
        </w:rPr>
        <w:t>-</w:t>
      </w:r>
      <w:r w:rsidR="0089165F">
        <w:rPr>
          <w:rFonts w:hint="cs"/>
          <w:rtl/>
        </w:rPr>
        <w:t>50</w:t>
      </w:r>
      <w:r w:rsidR="0089165F" w:rsidRPr="00FC337B">
        <w:rPr>
          <w:rtl/>
          <w:lang w:bidi="ar-SA"/>
        </w:rPr>
        <w:t xml:space="preserve"> </w:t>
      </w:r>
      <w:r w:rsidR="002C6833">
        <w:rPr>
          <w:rFonts w:hint="cs"/>
          <w:rtl/>
        </w:rPr>
        <w:t>בוגרות ו</w:t>
      </w:r>
      <w:r w:rsidRPr="00FC337B">
        <w:rPr>
          <w:rtl/>
        </w:rPr>
        <w:t>בוגרי</w:t>
      </w:r>
      <w:r w:rsidRPr="00FC337B">
        <w:rPr>
          <w:rtl/>
          <w:lang w:bidi="ar-SA"/>
        </w:rPr>
        <w:t xml:space="preserve"> </w:t>
      </w:r>
      <w:r w:rsidRPr="00FC337B">
        <w:rPr>
          <w:rtl/>
        </w:rPr>
        <w:t>בית</w:t>
      </w:r>
      <w:r w:rsidRPr="00FC337B">
        <w:rPr>
          <w:rtl/>
          <w:lang w:bidi="ar-SA"/>
        </w:rPr>
        <w:t xml:space="preserve"> </w:t>
      </w:r>
      <w:r w:rsidRPr="00FC337B">
        <w:rPr>
          <w:rtl/>
        </w:rPr>
        <w:t>הספר</w:t>
      </w:r>
      <w:r w:rsidRPr="00FC337B">
        <w:rPr>
          <w:rtl/>
          <w:lang w:bidi="ar-SA"/>
        </w:rPr>
        <w:t xml:space="preserve"> </w:t>
      </w:r>
      <w:r w:rsidRPr="00FC337B">
        <w:rPr>
          <w:rtl/>
        </w:rPr>
        <w:t>הוולדורפי</w:t>
      </w:r>
      <w:r w:rsidRPr="00FC337B">
        <w:rPr>
          <w:rtl/>
          <w:lang w:bidi="ar-SA"/>
        </w:rPr>
        <w:t xml:space="preserve"> '</w:t>
      </w:r>
      <w:r w:rsidRPr="00FC337B">
        <w:rPr>
          <w:rtl/>
        </w:rPr>
        <w:t>הרדוף</w:t>
      </w:r>
      <w:r w:rsidRPr="00FC337B">
        <w:rPr>
          <w:rtl/>
          <w:lang w:bidi="ar-SA"/>
        </w:rPr>
        <w:t>' (</w:t>
      </w:r>
      <w:r w:rsidR="00E663E9">
        <w:rPr>
          <w:rtl/>
        </w:rPr>
        <w:t>גולדשמידט, 2013</w:t>
      </w:r>
      <w:r w:rsidRPr="00FC337B">
        <w:rPr>
          <w:rtl/>
          <w:lang w:bidi="ar-SA"/>
        </w:rPr>
        <w:t xml:space="preserve">). </w:t>
      </w:r>
      <w:r w:rsidRPr="00FC337B">
        <w:rPr>
          <w:rtl/>
        </w:rPr>
        <w:t>ממצא</w:t>
      </w:r>
      <w:r w:rsidRPr="00FC337B">
        <w:rPr>
          <w:rtl/>
          <w:lang w:bidi="ar-SA"/>
        </w:rPr>
        <w:t xml:space="preserve"> </w:t>
      </w:r>
      <w:r w:rsidRPr="00FC337B">
        <w:rPr>
          <w:rtl/>
        </w:rPr>
        <w:t>ייחודי</w:t>
      </w:r>
      <w:r w:rsidRPr="00FC337B">
        <w:rPr>
          <w:rtl/>
          <w:lang w:bidi="ar-SA"/>
        </w:rPr>
        <w:t xml:space="preserve"> </w:t>
      </w:r>
      <w:r w:rsidRPr="00FC337B">
        <w:rPr>
          <w:rtl/>
        </w:rPr>
        <w:t>ומרכזי</w:t>
      </w:r>
      <w:r w:rsidRPr="00FC337B">
        <w:rPr>
          <w:rtl/>
          <w:lang w:bidi="ar-SA"/>
        </w:rPr>
        <w:t xml:space="preserve"> </w:t>
      </w:r>
      <w:r w:rsidRPr="00FC337B">
        <w:rPr>
          <w:rtl/>
        </w:rPr>
        <w:t>שעלה</w:t>
      </w:r>
      <w:r w:rsidRPr="00FC337B">
        <w:rPr>
          <w:rtl/>
          <w:lang w:bidi="ar-SA"/>
        </w:rPr>
        <w:t xml:space="preserve"> </w:t>
      </w:r>
      <w:r w:rsidRPr="00FC337B">
        <w:rPr>
          <w:rtl/>
        </w:rPr>
        <w:t>במחקר</w:t>
      </w:r>
      <w:r w:rsidRPr="00FC337B">
        <w:rPr>
          <w:rtl/>
          <w:lang w:bidi="ar-SA"/>
        </w:rPr>
        <w:t xml:space="preserve"> </w:t>
      </w:r>
      <w:r w:rsidRPr="00FC337B">
        <w:rPr>
          <w:rtl/>
        </w:rPr>
        <w:t>זה</w:t>
      </w:r>
      <w:r w:rsidRPr="00FC337B">
        <w:rPr>
          <w:rtl/>
          <w:lang w:bidi="ar-SA"/>
        </w:rPr>
        <w:t xml:space="preserve"> </w:t>
      </w:r>
      <w:r w:rsidRPr="00FC337B">
        <w:rPr>
          <w:rtl/>
        </w:rPr>
        <w:t>הוא</w:t>
      </w:r>
      <w:r w:rsidRPr="00FC337B">
        <w:rPr>
          <w:rtl/>
          <w:lang w:bidi="ar-SA"/>
        </w:rPr>
        <w:t xml:space="preserve"> </w:t>
      </w:r>
      <w:r w:rsidRPr="00FC337B">
        <w:rPr>
          <w:rtl/>
        </w:rPr>
        <w:t>ההשתלבות</w:t>
      </w:r>
      <w:r w:rsidRPr="00FC337B">
        <w:rPr>
          <w:rtl/>
          <w:lang w:bidi="ar-SA"/>
        </w:rPr>
        <w:t xml:space="preserve"> </w:t>
      </w:r>
      <w:r w:rsidRPr="00FC337B">
        <w:rPr>
          <w:rtl/>
        </w:rPr>
        <w:t>המוצלחת</w:t>
      </w:r>
      <w:r w:rsidRPr="00FC337B">
        <w:rPr>
          <w:rtl/>
          <w:lang w:bidi="ar-SA"/>
        </w:rPr>
        <w:t xml:space="preserve"> </w:t>
      </w:r>
      <w:r w:rsidRPr="00FC337B">
        <w:rPr>
          <w:rtl/>
        </w:rPr>
        <w:t>והבולטת</w:t>
      </w:r>
      <w:r w:rsidRPr="00FC337B">
        <w:rPr>
          <w:rtl/>
          <w:lang w:bidi="ar-SA"/>
        </w:rPr>
        <w:t xml:space="preserve"> </w:t>
      </w:r>
      <w:r w:rsidRPr="00FC337B">
        <w:rPr>
          <w:rtl/>
        </w:rPr>
        <w:t>של</w:t>
      </w:r>
      <w:r w:rsidRPr="00FC337B">
        <w:rPr>
          <w:rtl/>
          <w:lang w:bidi="ar-SA"/>
        </w:rPr>
        <w:t xml:space="preserve"> </w:t>
      </w:r>
      <w:r w:rsidRPr="00FC337B">
        <w:rPr>
          <w:rtl/>
        </w:rPr>
        <w:t>הבוגרים</w:t>
      </w:r>
      <w:r w:rsidRPr="00FC337B">
        <w:rPr>
          <w:rtl/>
          <w:lang w:bidi="ar-SA"/>
        </w:rPr>
        <w:t xml:space="preserve"> </w:t>
      </w:r>
      <w:r w:rsidR="0039388E">
        <w:rPr>
          <w:rFonts w:hint="cs"/>
          <w:rtl/>
        </w:rPr>
        <w:t xml:space="preserve">והבוגרות </w:t>
      </w:r>
      <w:r w:rsidRPr="00FC337B">
        <w:rPr>
          <w:rtl/>
        </w:rPr>
        <w:t>בשירות</w:t>
      </w:r>
      <w:r w:rsidRPr="00FC337B">
        <w:rPr>
          <w:rtl/>
          <w:lang w:bidi="ar-SA"/>
        </w:rPr>
        <w:t xml:space="preserve"> </w:t>
      </w:r>
      <w:r w:rsidRPr="00FC337B">
        <w:rPr>
          <w:rtl/>
        </w:rPr>
        <w:t>הצבאי</w:t>
      </w:r>
      <w:r w:rsidRPr="00FC337B">
        <w:rPr>
          <w:rtl/>
          <w:lang w:bidi="ar-SA"/>
        </w:rPr>
        <w:t xml:space="preserve"> </w:t>
      </w:r>
      <w:r w:rsidRPr="00FC337B">
        <w:rPr>
          <w:rtl/>
        </w:rPr>
        <w:t>ב</w:t>
      </w:r>
      <w:r w:rsidR="005128A7">
        <w:rPr>
          <w:rtl/>
        </w:rPr>
        <w:t>צה"ל</w:t>
      </w:r>
      <w:r w:rsidRPr="00FC337B">
        <w:rPr>
          <w:rtl/>
          <w:lang w:bidi="ar-SA"/>
        </w:rPr>
        <w:t xml:space="preserve"> (</w:t>
      </w:r>
      <w:r w:rsidR="00E663E9">
        <w:rPr>
          <w:rtl/>
        </w:rPr>
        <w:t>גולדשמידט, 2013</w:t>
      </w:r>
      <w:r w:rsidRPr="00FC337B">
        <w:rPr>
          <w:rtl/>
          <w:lang w:bidi="ar-SA"/>
        </w:rPr>
        <w:t xml:space="preserve">). </w:t>
      </w:r>
      <w:r w:rsidRPr="00FC337B">
        <w:rPr>
          <w:rtl/>
        </w:rPr>
        <w:t>למרות</w:t>
      </w:r>
      <w:r w:rsidRPr="00FC337B">
        <w:rPr>
          <w:rtl/>
          <w:lang w:bidi="ar-SA"/>
        </w:rPr>
        <w:t xml:space="preserve"> </w:t>
      </w:r>
      <w:r w:rsidRPr="00FC337B">
        <w:rPr>
          <w:rtl/>
        </w:rPr>
        <w:t>שגדלו</w:t>
      </w:r>
      <w:r w:rsidRPr="00FC337B">
        <w:rPr>
          <w:rtl/>
          <w:lang w:bidi="ar-SA"/>
        </w:rPr>
        <w:t xml:space="preserve"> </w:t>
      </w:r>
      <w:r w:rsidRPr="00FC337B">
        <w:rPr>
          <w:rtl/>
        </w:rPr>
        <w:t>בתוך</w:t>
      </w:r>
      <w:r w:rsidRPr="00FC337B">
        <w:rPr>
          <w:rtl/>
          <w:lang w:bidi="ar-SA"/>
        </w:rPr>
        <w:t xml:space="preserve"> '</w:t>
      </w:r>
      <w:r w:rsidRPr="00FC337B">
        <w:rPr>
          <w:rtl/>
        </w:rPr>
        <w:t>חממה</w:t>
      </w:r>
      <w:r w:rsidRPr="00FC337B">
        <w:rPr>
          <w:rtl/>
          <w:lang w:bidi="ar-SA"/>
        </w:rPr>
        <w:t xml:space="preserve">' </w:t>
      </w:r>
      <w:r w:rsidRPr="00FC337B">
        <w:rPr>
          <w:rtl/>
        </w:rPr>
        <w:t>חינוכית</w:t>
      </w:r>
      <w:r w:rsidRPr="00FC337B">
        <w:rPr>
          <w:rtl/>
          <w:lang w:bidi="ar-SA"/>
        </w:rPr>
        <w:t xml:space="preserve"> </w:t>
      </w:r>
      <w:r w:rsidRPr="00FC337B">
        <w:rPr>
          <w:rtl/>
        </w:rPr>
        <w:t>מוגנת</w:t>
      </w:r>
      <w:r w:rsidRPr="00FC337B">
        <w:rPr>
          <w:rtl/>
          <w:lang w:bidi="ar-SA"/>
        </w:rPr>
        <w:t xml:space="preserve"> </w:t>
      </w:r>
      <w:r w:rsidRPr="00FC337B">
        <w:rPr>
          <w:rtl/>
        </w:rPr>
        <w:t>בשני</w:t>
      </w:r>
      <w:r w:rsidRPr="00FC337B">
        <w:rPr>
          <w:rtl/>
          <w:lang w:bidi="ar-SA"/>
        </w:rPr>
        <w:t xml:space="preserve"> </w:t>
      </w:r>
      <w:r w:rsidRPr="00FC337B">
        <w:rPr>
          <w:rtl/>
        </w:rPr>
        <w:t>השביעונים</w:t>
      </w:r>
      <w:r w:rsidRPr="00FC337B">
        <w:rPr>
          <w:rtl/>
          <w:lang w:bidi="ar-SA"/>
        </w:rPr>
        <w:t xml:space="preserve"> </w:t>
      </w:r>
      <w:r w:rsidRPr="00FC337B">
        <w:rPr>
          <w:rtl/>
        </w:rPr>
        <w:t>הראשונים</w:t>
      </w:r>
      <w:r w:rsidRPr="00FC337B">
        <w:rPr>
          <w:rtl/>
          <w:lang w:bidi="ar-SA"/>
        </w:rPr>
        <w:t xml:space="preserve"> </w:t>
      </w:r>
      <w:r w:rsidRPr="00FC337B">
        <w:rPr>
          <w:rtl/>
        </w:rPr>
        <w:t>לחייהם</w:t>
      </w:r>
      <w:r w:rsidR="00451963">
        <w:rPr>
          <w:rtl/>
        </w:rPr>
        <w:t>,</w:t>
      </w:r>
      <w:r w:rsidRPr="00FC337B">
        <w:rPr>
          <w:rtl/>
          <w:lang w:bidi="ar-SA"/>
        </w:rPr>
        <w:t xml:space="preserve"> </w:t>
      </w:r>
      <w:r w:rsidRPr="00FC337B">
        <w:rPr>
          <w:rtl/>
        </w:rPr>
        <w:t>הבוגרים</w:t>
      </w:r>
      <w:r w:rsidRPr="00FC337B">
        <w:rPr>
          <w:rtl/>
          <w:lang w:bidi="ar-SA"/>
        </w:rPr>
        <w:t xml:space="preserve"> </w:t>
      </w:r>
      <w:r w:rsidR="0039388E">
        <w:rPr>
          <w:rFonts w:hint="cs"/>
          <w:rtl/>
        </w:rPr>
        <w:t xml:space="preserve">והבוגרות כאחד </w:t>
      </w:r>
      <w:r w:rsidRPr="00FC337B">
        <w:rPr>
          <w:rtl/>
        </w:rPr>
        <w:t>הפגינו</w:t>
      </w:r>
      <w:r w:rsidRPr="00FC337B">
        <w:rPr>
          <w:rtl/>
          <w:lang w:bidi="ar-SA"/>
        </w:rPr>
        <w:t xml:space="preserve"> </w:t>
      </w:r>
      <w:r w:rsidRPr="00FC337B">
        <w:rPr>
          <w:rtl/>
        </w:rPr>
        <w:t>חוסן</w:t>
      </w:r>
      <w:r w:rsidRPr="00FC337B">
        <w:rPr>
          <w:rtl/>
          <w:lang w:bidi="ar-SA"/>
        </w:rPr>
        <w:t xml:space="preserve"> </w:t>
      </w:r>
      <w:r w:rsidRPr="00FC337B">
        <w:rPr>
          <w:rtl/>
        </w:rPr>
        <w:t>נפשי</w:t>
      </w:r>
      <w:r w:rsidRPr="00FC337B">
        <w:rPr>
          <w:rtl/>
          <w:lang w:bidi="ar-SA"/>
        </w:rPr>
        <w:t xml:space="preserve"> </w:t>
      </w:r>
      <w:r w:rsidRPr="00FC337B">
        <w:rPr>
          <w:rtl/>
        </w:rPr>
        <w:t>גבוה</w:t>
      </w:r>
      <w:r w:rsidR="00451963">
        <w:rPr>
          <w:rtl/>
        </w:rPr>
        <w:t>,</w:t>
      </w:r>
      <w:r w:rsidRPr="00FC337B">
        <w:rPr>
          <w:rtl/>
          <w:lang w:bidi="ar-SA"/>
        </w:rPr>
        <w:t xml:space="preserve"> </w:t>
      </w:r>
      <w:r w:rsidRPr="00FC337B">
        <w:rPr>
          <w:rtl/>
        </w:rPr>
        <w:t>בגרות</w:t>
      </w:r>
      <w:r w:rsidRPr="00FC337B">
        <w:rPr>
          <w:rtl/>
          <w:lang w:bidi="ar-SA"/>
        </w:rPr>
        <w:t xml:space="preserve"> </w:t>
      </w:r>
      <w:r w:rsidRPr="00FC337B">
        <w:rPr>
          <w:rtl/>
        </w:rPr>
        <w:t>אישית</w:t>
      </w:r>
      <w:r w:rsidRPr="00FC337B">
        <w:rPr>
          <w:rtl/>
          <w:lang w:bidi="ar-SA"/>
        </w:rPr>
        <w:t xml:space="preserve"> </w:t>
      </w:r>
      <w:r w:rsidRPr="00FC337B">
        <w:rPr>
          <w:rtl/>
        </w:rPr>
        <w:t>ויכולת</w:t>
      </w:r>
      <w:r w:rsidRPr="00FC337B">
        <w:rPr>
          <w:rtl/>
          <w:lang w:bidi="ar-SA"/>
        </w:rPr>
        <w:t xml:space="preserve"> </w:t>
      </w:r>
      <w:r w:rsidRPr="00FC337B">
        <w:rPr>
          <w:rtl/>
        </w:rPr>
        <w:t>ליצור</w:t>
      </w:r>
      <w:r w:rsidRPr="00FC337B">
        <w:rPr>
          <w:rtl/>
          <w:lang w:bidi="ar-SA"/>
        </w:rPr>
        <w:t xml:space="preserve"> </w:t>
      </w:r>
      <w:r w:rsidRPr="00FC337B">
        <w:rPr>
          <w:rtl/>
        </w:rPr>
        <w:t>קשרים</w:t>
      </w:r>
      <w:r w:rsidRPr="00FC337B">
        <w:rPr>
          <w:rtl/>
          <w:lang w:bidi="ar-SA"/>
        </w:rPr>
        <w:t xml:space="preserve"> </w:t>
      </w:r>
      <w:r w:rsidRPr="00FC337B">
        <w:rPr>
          <w:rtl/>
        </w:rPr>
        <w:t>אנושיים</w:t>
      </w:r>
      <w:r w:rsidRPr="00FC337B">
        <w:rPr>
          <w:rtl/>
          <w:lang w:bidi="ar-SA"/>
        </w:rPr>
        <w:t xml:space="preserve"> </w:t>
      </w:r>
      <w:r w:rsidRPr="00FC337B">
        <w:rPr>
          <w:rtl/>
        </w:rPr>
        <w:t>משמעותיים</w:t>
      </w:r>
      <w:r w:rsidRPr="00FC337B">
        <w:rPr>
          <w:rtl/>
          <w:lang w:bidi="ar-SA"/>
        </w:rPr>
        <w:t xml:space="preserve"> </w:t>
      </w:r>
      <w:r w:rsidRPr="00FC337B">
        <w:rPr>
          <w:rtl/>
        </w:rPr>
        <w:t>עם</w:t>
      </w:r>
      <w:r w:rsidRPr="00FC337B">
        <w:rPr>
          <w:rtl/>
          <w:lang w:bidi="ar-SA"/>
        </w:rPr>
        <w:t xml:space="preserve"> </w:t>
      </w:r>
      <w:r w:rsidRPr="00FC337B">
        <w:rPr>
          <w:rtl/>
        </w:rPr>
        <w:t>מפקדים</w:t>
      </w:r>
      <w:r w:rsidRPr="00FC337B">
        <w:rPr>
          <w:rtl/>
          <w:lang w:bidi="ar-SA"/>
        </w:rPr>
        <w:t xml:space="preserve"> </w:t>
      </w:r>
      <w:r w:rsidRPr="00FC337B">
        <w:rPr>
          <w:rtl/>
        </w:rPr>
        <w:t>ופקודים</w:t>
      </w:r>
      <w:r w:rsidRPr="00FC337B">
        <w:rPr>
          <w:rtl/>
          <w:lang w:bidi="ar-SA"/>
        </w:rPr>
        <w:t xml:space="preserve"> </w:t>
      </w:r>
      <w:r w:rsidRPr="00FC337B">
        <w:rPr>
          <w:rtl/>
        </w:rPr>
        <w:t>כאחד</w:t>
      </w:r>
      <w:r w:rsidRPr="00FC337B">
        <w:rPr>
          <w:rtl/>
          <w:lang w:bidi="ar-SA"/>
        </w:rPr>
        <w:t xml:space="preserve"> (</w:t>
      </w:r>
      <w:r w:rsidR="00E663E9">
        <w:rPr>
          <w:rtl/>
        </w:rPr>
        <w:t>גולדשמידט, 2013</w:t>
      </w:r>
      <w:r w:rsidRPr="00FC337B">
        <w:rPr>
          <w:rtl/>
          <w:lang w:bidi="ar-SA"/>
        </w:rPr>
        <w:t>).</w:t>
      </w:r>
    </w:p>
    <w:p w14:paraId="745FDFD2" w14:textId="06FE1C4E" w:rsidR="00FC337B" w:rsidRDefault="00FC337B" w:rsidP="00A37757">
      <w:pPr>
        <w:rPr>
          <w:rtl/>
        </w:rPr>
      </w:pPr>
      <w:r w:rsidRPr="00FC337B">
        <w:rPr>
          <w:rtl/>
        </w:rPr>
        <w:t>גולדשמידט</w:t>
      </w:r>
      <w:r w:rsidRPr="00FC337B">
        <w:rPr>
          <w:rtl/>
          <w:lang w:bidi="ar-SA"/>
        </w:rPr>
        <w:t xml:space="preserve"> </w:t>
      </w:r>
      <w:r w:rsidRPr="00FC337B">
        <w:rPr>
          <w:rtl/>
        </w:rPr>
        <w:t>מצא</w:t>
      </w:r>
      <w:r w:rsidRPr="00FC337B">
        <w:rPr>
          <w:rtl/>
          <w:lang w:bidi="ar-SA"/>
        </w:rPr>
        <w:t xml:space="preserve"> </w:t>
      </w:r>
      <w:r w:rsidRPr="00FC337B">
        <w:rPr>
          <w:rtl/>
        </w:rPr>
        <w:t>כי</w:t>
      </w:r>
      <w:r w:rsidRPr="00FC337B">
        <w:rPr>
          <w:rtl/>
          <w:lang w:bidi="ar-SA"/>
        </w:rPr>
        <w:t xml:space="preserve"> </w:t>
      </w:r>
      <w:r w:rsidRPr="00FC337B">
        <w:rPr>
          <w:rtl/>
        </w:rPr>
        <w:t>בוגרי</w:t>
      </w:r>
      <w:r w:rsidR="00E57DC0">
        <w:rPr>
          <w:rFonts w:hint="cs"/>
          <w:rtl/>
        </w:rPr>
        <w:t xml:space="preserve"> ובוגרות חינוך ולדורף בישראל </w:t>
      </w:r>
      <w:r w:rsidRPr="00FC337B">
        <w:rPr>
          <w:rtl/>
        </w:rPr>
        <w:t>שומרים</w:t>
      </w:r>
      <w:r w:rsidRPr="00FC337B">
        <w:rPr>
          <w:rtl/>
          <w:lang w:bidi="ar-SA"/>
        </w:rPr>
        <w:t xml:space="preserve"> </w:t>
      </w:r>
      <w:r w:rsidRPr="00FC337B">
        <w:rPr>
          <w:rtl/>
        </w:rPr>
        <w:t>על</w:t>
      </w:r>
      <w:r w:rsidRPr="00FC337B">
        <w:rPr>
          <w:rtl/>
          <w:lang w:bidi="ar-SA"/>
        </w:rPr>
        <w:t xml:space="preserve"> '</w:t>
      </w:r>
      <w:r w:rsidRPr="00FC337B">
        <w:rPr>
          <w:rtl/>
        </w:rPr>
        <w:t>מצפן</w:t>
      </w:r>
      <w:r w:rsidRPr="00FC337B">
        <w:rPr>
          <w:rtl/>
          <w:lang w:bidi="ar-SA"/>
        </w:rPr>
        <w:t xml:space="preserve"> </w:t>
      </w:r>
      <w:r w:rsidRPr="00FC337B">
        <w:rPr>
          <w:rtl/>
        </w:rPr>
        <w:t>מוסרי</w:t>
      </w:r>
      <w:r w:rsidRPr="00FC337B">
        <w:rPr>
          <w:rtl/>
          <w:lang w:bidi="ar-SA"/>
        </w:rPr>
        <w:t xml:space="preserve"> </w:t>
      </w:r>
      <w:r w:rsidRPr="00FC337B">
        <w:rPr>
          <w:rtl/>
        </w:rPr>
        <w:t>עצמאי</w:t>
      </w:r>
      <w:r w:rsidRPr="00FC337B">
        <w:rPr>
          <w:rtl/>
          <w:lang w:bidi="ar-SA"/>
        </w:rPr>
        <w:t xml:space="preserve">' </w:t>
      </w:r>
      <w:r w:rsidRPr="00FC337B">
        <w:rPr>
          <w:rtl/>
        </w:rPr>
        <w:t>ואוטונומי</w:t>
      </w:r>
      <w:r w:rsidRPr="00FC337B">
        <w:rPr>
          <w:rtl/>
          <w:lang w:bidi="ar-SA"/>
        </w:rPr>
        <w:t xml:space="preserve"> </w:t>
      </w:r>
      <w:r w:rsidRPr="00FC337B">
        <w:rPr>
          <w:rtl/>
        </w:rPr>
        <w:t>גם</w:t>
      </w:r>
      <w:r w:rsidRPr="00FC337B">
        <w:rPr>
          <w:rtl/>
          <w:lang w:bidi="ar-SA"/>
        </w:rPr>
        <w:t xml:space="preserve"> </w:t>
      </w:r>
      <w:r w:rsidRPr="00FC337B">
        <w:rPr>
          <w:rtl/>
        </w:rPr>
        <w:t>בתוך</w:t>
      </w:r>
      <w:r w:rsidRPr="00FC337B">
        <w:rPr>
          <w:rtl/>
          <w:lang w:bidi="ar-SA"/>
        </w:rPr>
        <w:t xml:space="preserve"> </w:t>
      </w:r>
      <w:r w:rsidRPr="00FC337B">
        <w:rPr>
          <w:rtl/>
        </w:rPr>
        <w:t>מערכות</w:t>
      </w:r>
      <w:r w:rsidRPr="00FC337B">
        <w:rPr>
          <w:rtl/>
          <w:lang w:bidi="ar-SA"/>
        </w:rPr>
        <w:t xml:space="preserve"> </w:t>
      </w:r>
      <w:r w:rsidRPr="00FC337B">
        <w:rPr>
          <w:rtl/>
        </w:rPr>
        <w:t>נוקשות</w:t>
      </w:r>
      <w:r w:rsidRPr="00FC337B">
        <w:rPr>
          <w:rtl/>
          <w:lang w:bidi="ar-SA"/>
        </w:rPr>
        <w:t xml:space="preserve"> </w:t>
      </w:r>
      <w:r w:rsidRPr="00FC337B">
        <w:rPr>
          <w:rtl/>
        </w:rPr>
        <w:t>והיררכיות</w:t>
      </w:r>
      <w:r w:rsidRPr="00FC337B">
        <w:rPr>
          <w:rtl/>
          <w:lang w:bidi="ar-SA"/>
        </w:rPr>
        <w:t xml:space="preserve"> </w:t>
      </w:r>
      <w:r w:rsidRPr="00FC337B">
        <w:rPr>
          <w:rtl/>
        </w:rPr>
        <w:t>כמו</w:t>
      </w:r>
      <w:r w:rsidRPr="00FC337B">
        <w:rPr>
          <w:rtl/>
          <w:lang w:bidi="ar-SA"/>
        </w:rPr>
        <w:t xml:space="preserve"> </w:t>
      </w:r>
      <w:r w:rsidRPr="00FC337B">
        <w:rPr>
          <w:rtl/>
        </w:rPr>
        <w:t>הצבא</w:t>
      </w:r>
      <w:r w:rsidR="00451963">
        <w:rPr>
          <w:rtl/>
        </w:rPr>
        <w:t>,</w:t>
      </w:r>
      <w:r w:rsidRPr="00FC337B">
        <w:rPr>
          <w:rtl/>
          <w:lang w:bidi="ar-SA"/>
        </w:rPr>
        <w:t xml:space="preserve"> </w:t>
      </w:r>
      <w:r w:rsidRPr="00FC337B">
        <w:rPr>
          <w:rtl/>
        </w:rPr>
        <w:t>ומסוגלים</w:t>
      </w:r>
      <w:r w:rsidRPr="00FC337B">
        <w:rPr>
          <w:rtl/>
          <w:lang w:bidi="ar-SA"/>
        </w:rPr>
        <w:t xml:space="preserve"> </w:t>
      </w:r>
      <w:r w:rsidRPr="00FC337B">
        <w:rPr>
          <w:rtl/>
        </w:rPr>
        <w:t>להתבונן</w:t>
      </w:r>
      <w:r w:rsidRPr="00FC337B">
        <w:rPr>
          <w:rtl/>
          <w:lang w:bidi="ar-SA"/>
        </w:rPr>
        <w:t xml:space="preserve"> </w:t>
      </w:r>
      <w:r w:rsidRPr="00FC337B">
        <w:rPr>
          <w:rtl/>
        </w:rPr>
        <w:t>במערכת</w:t>
      </w:r>
      <w:r w:rsidRPr="00FC337B">
        <w:rPr>
          <w:rtl/>
          <w:lang w:bidi="ar-SA"/>
        </w:rPr>
        <w:t xml:space="preserve"> </w:t>
      </w:r>
      <w:r w:rsidRPr="00FC337B">
        <w:rPr>
          <w:rtl/>
        </w:rPr>
        <w:t>באופן</w:t>
      </w:r>
      <w:r w:rsidRPr="00FC337B">
        <w:rPr>
          <w:rtl/>
          <w:lang w:bidi="ar-SA"/>
        </w:rPr>
        <w:t xml:space="preserve"> </w:t>
      </w:r>
      <w:r w:rsidRPr="00FC337B">
        <w:rPr>
          <w:rtl/>
        </w:rPr>
        <w:t>רפלקטיבי</w:t>
      </w:r>
      <w:r w:rsidRPr="00FC337B">
        <w:rPr>
          <w:rtl/>
          <w:lang w:bidi="ar-SA"/>
        </w:rPr>
        <w:t xml:space="preserve"> '</w:t>
      </w:r>
      <w:r w:rsidRPr="00FC337B">
        <w:rPr>
          <w:rtl/>
        </w:rPr>
        <w:t>מבחוץ</w:t>
      </w:r>
      <w:r w:rsidRPr="00FC337B">
        <w:rPr>
          <w:rtl/>
          <w:lang w:bidi="ar-SA"/>
        </w:rPr>
        <w:t xml:space="preserve">' </w:t>
      </w:r>
      <w:r w:rsidRPr="00FC337B">
        <w:rPr>
          <w:rtl/>
        </w:rPr>
        <w:t>תוך</w:t>
      </w:r>
      <w:r w:rsidRPr="00FC337B">
        <w:rPr>
          <w:rtl/>
          <w:lang w:bidi="ar-SA"/>
        </w:rPr>
        <w:t xml:space="preserve"> </w:t>
      </w:r>
      <w:r w:rsidRPr="00FC337B">
        <w:rPr>
          <w:rtl/>
        </w:rPr>
        <w:t>שמירה</w:t>
      </w:r>
      <w:r w:rsidRPr="00FC337B">
        <w:rPr>
          <w:rtl/>
          <w:lang w:bidi="ar-SA"/>
        </w:rPr>
        <w:t xml:space="preserve"> </w:t>
      </w:r>
      <w:r w:rsidRPr="00FC337B">
        <w:rPr>
          <w:rtl/>
        </w:rPr>
        <w:t>על</w:t>
      </w:r>
      <w:r w:rsidRPr="00FC337B">
        <w:rPr>
          <w:rtl/>
          <w:lang w:bidi="ar-SA"/>
        </w:rPr>
        <w:t xml:space="preserve"> </w:t>
      </w:r>
      <w:r w:rsidRPr="00FC337B">
        <w:rPr>
          <w:rtl/>
        </w:rPr>
        <w:t>ערכי</w:t>
      </w:r>
      <w:r w:rsidRPr="00FC337B">
        <w:rPr>
          <w:rtl/>
          <w:lang w:bidi="ar-SA"/>
        </w:rPr>
        <w:t xml:space="preserve"> </w:t>
      </w:r>
      <w:r w:rsidRPr="00FC337B">
        <w:rPr>
          <w:rtl/>
        </w:rPr>
        <w:t>היסוד</w:t>
      </w:r>
      <w:r w:rsidRPr="00FC337B">
        <w:rPr>
          <w:rtl/>
          <w:lang w:bidi="ar-SA"/>
        </w:rPr>
        <w:t xml:space="preserve"> </w:t>
      </w:r>
      <w:r w:rsidRPr="00FC337B">
        <w:rPr>
          <w:rtl/>
        </w:rPr>
        <w:t>הפנימיים</w:t>
      </w:r>
      <w:r w:rsidRPr="00FC337B">
        <w:rPr>
          <w:rtl/>
          <w:lang w:bidi="ar-SA"/>
        </w:rPr>
        <w:t xml:space="preserve"> </w:t>
      </w:r>
      <w:r w:rsidRPr="00FC337B">
        <w:rPr>
          <w:rtl/>
        </w:rPr>
        <w:t>שלהם</w:t>
      </w:r>
      <w:r w:rsidRPr="00FC337B">
        <w:rPr>
          <w:rtl/>
          <w:lang w:bidi="ar-SA"/>
        </w:rPr>
        <w:t xml:space="preserve"> (</w:t>
      </w:r>
      <w:r w:rsidR="00E663E9">
        <w:rPr>
          <w:rtl/>
        </w:rPr>
        <w:t>גולדשמידט, 2013</w:t>
      </w:r>
      <w:r w:rsidRPr="00FC337B">
        <w:rPr>
          <w:rtl/>
          <w:lang w:bidi="ar-SA"/>
        </w:rPr>
        <w:t xml:space="preserve">). </w:t>
      </w:r>
      <w:r w:rsidRPr="00FC337B">
        <w:rPr>
          <w:rtl/>
        </w:rPr>
        <w:t>מחקר</w:t>
      </w:r>
      <w:r w:rsidRPr="00FC337B">
        <w:rPr>
          <w:rtl/>
          <w:lang w:bidi="ar-SA"/>
        </w:rPr>
        <w:t xml:space="preserve"> </w:t>
      </w:r>
      <w:r w:rsidRPr="00FC337B">
        <w:rPr>
          <w:rtl/>
        </w:rPr>
        <w:t>זה</w:t>
      </w:r>
      <w:r w:rsidRPr="00FC337B">
        <w:rPr>
          <w:rtl/>
          <w:lang w:bidi="ar-SA"/>
        </w:rPr>
        <w:t xml:space="preserve"> </w:t>
      </w:r>
      <w:r w:rsidRPr="00FC337B">
        <w:rPr>
          <w:rtl/>
        </w:rPr>
        <w:t>מדגיש</w:t>
      </w:r>
      <w:r w:rsidRPr="00FC337B">
        <w:rPr>
          <w:rtl/>
          <w:lang w:bidi="ar-SA"/>
        </w:rPr>
        <w:t xml:space="preserve"> </w:t>
      </w:r>
      <w:r w:rsidRPr="00FC337B">
        <w:rPr>
          <w:rtl/>
        </w:rPr>
        <w:t>כי</w:t>
      </w:r>
      <w:r w:rsidRPr="00FC337B">
        <w:rPr>
          <w:rtl/>
          <w:lang w:bidi="ar-SA"/>
        </w:rPr>
        <w:t xml:space="preserve"> </w:t>
      </w:r>
      <w:r w:rsidRPr="00FC337B">
        <w:rPr>
          <w:rtl/>
        </w:rPr>
        <w:t>החוסן</w:t>
      </w:r>
      <w:r w:rsidRPr="00FC337B">
        <w:rPr>
          <w:rtl/>
          <w:lang w:bidi="ar-SA"/>
        </w:rPr>
        <w:t xml:space="preserve"> </w:t>
      </w:r>
      <w:r w:rsidRPr="00FC337B">
        <w:rPr>
          <w:rtl/>
        </w:rPr>
        <w:t>והעמידות</w:t>
      </w:r>
      <w:r w:rsidRPr="00FC337B">
        <w:rPr>
          <w:rtl/>
          <w:lang w:bidi="ar-SA"/>
        </w:rPr>
        <w:t xml:space="preserve"> </w:t>
      </w:r>
      <w:r w:rsidRPr="00FC337B">
        <w:rPr>
          <w:rtl/>
        </w:rPr>
        <w:t>של</w:t>
      </w:r>
      <w:r w:rsidRPr="00FC337B">
        <w:rPr>
          <w:rtl/>
          <w:lang w:bidi="ar-SA"/>
        </w:rPr>
        <w:t xml:space="preserve"> </w:t>
      </w:r>
      <w:r w:rsidRPr="00FC337B">
        <w:rPr>
          <w:rtl/>
        </w:rPr>
        <w:t>הבוגרים</w:t>
      </w:r>
      <w:r w:rsidR="001B1787">
        <w:rPr>
          <w:rFonts w:hint="cs"/>
          <w:rtl/>
        </w:rPr>
        <w:t xml:space="preserve"> והבוגרות</w:t>
      </w:r>
      <w:r w:rsidRPr="00FC337B">
        <w:rPr>
          <w:rtl/>
          <w:lang w:bidi="ar-SA"/>
        </w:rPr>
        <w:t xml:space="preserve"> </w:t>
      </w:r>
      <w:r w:rsidRPr="00FC337B">
        <w:rPr>
          <w:rtl/>
        </w:rPr>
        <w:t>הישראלים</w:t>
      </w:r>
      <w:r w:rsidRPr="00FC337B">
        <w:rPr>
          <w:rtl/>
          <w:lang w:bidi="ar-SA"/>
        </w:rPr>
        <w:t xml:space="preserve"> </w:t>
      </w:r>
      <w:r w:rsidRPr="00FC337B">
        <w:rPr>
          <w:rtl/>
        </w:rPr>
        <w:t>קשורים</w:t>
      </w:r>
      <w:r w:rsidRPr="00FC337B">
        <w:rPr>
          <w:rtl/>
          <w:lang w:bidi="ar-SA"/>
        </w:rPr>
        <w:t xml:space="preserve"> </w:t>
      </w:r>
      <w:r w:rsidRPr="00FC337B">
        <w:rPr>
          <w:rtl/>
        </w:rPr>
        <w:t>ישירות</w:t>
      </w:r>
      <w:r w:rsidRPr="00FC337B">
        <w:rPr>
          <w:rtl/>
          <w:lang w:bidi="ar-SA"/>
        </w:rPr>
        <w:t xml:space="preserve"> </w:t>
      </w:r>
      <w:r w:rsidRPr="00FC337B">
        <w:rPr>
          <w:rtl/>
        </w:rPr>
        <w:t>לפיתוח</w:t>
      </w:r>
      <w:r w:rsidRPr="00FC337B">
        <w:rPr>
          <w:rtl/>
          <w:lang w:bidi="ar-SA"/>
        </w:rPr>
        <w:t xml:space="preserve"> </w:t>
      </w:r>
      <w:r w:rsidRPr="00FC337B">
        <w:rPr>
          <w:rtl/>
        </w:rPr>
        <w:t>כוח</w:t>
      </w:r>
      <w:r w:rsidRPr="00FC337B">
        <w:rPr>
          <w:rtl/>
          <w:lang w:bidi="ar-SA"/>
        </w:rPr>
        <w:t xml:space="preserve"> </w:t>
      </w:r>
      <w:r w:rsidRPr="00FC337B">
        <w:rPr>
          <w:rtl/>
        </w:rPr>
        <w:t>הרצון</w:t>
      </w:r>
      <w:r w:rsidRPr="00FC337B">
        <w:rPr>
          <w:rtl/>
          <w:lang w:bidi="ar-SA"/>
        </w:rPr>
        <w:t xml:space="preserve"> </w:t>
      </w:r>
      <w:r w:rsidRPr="00FC337B">
        <w:rPr>
          <w:rtl/>
        </w:rPr>
        <w:t>וה</w:t>
      </w:r>
      <w:r w:rsidRPr="00FC337B">
        <w:rPr>
          <w:rtl/>
          <w:lang w:bidi="ar-SA"/>
        </w:rPr>
        <w:t>'</w:t>
      </w:r>
      <w:r w:rsidRPr="00FC337B">
        <w:rPr>
          <w:rtl/>
        </w:rPr>
        <w:t>אני</w:t>
      </w:r>
      <w:r w:rsidRPr="00FC337B">
        <w:rPr>
          <w:rtl/>
          <w:lang w:bidi="ar-SA"/>
        </w:rPr>
        <w:t xml:space="preserve">' </w:t>
      </w:r>
      <w:r w:rsidRPr="00FC337B">
        <w:rPr>
          <w:rtl/>
        </w:rPr>
        <w:t>האוטונומי</w:t>
      </w:r>
      <w:r w:rsidRPr="00FC337B">
        <w:rPr>
          <w:rtl/>
          <w:lang w:bidi="ar-SA"/>
        </w:rPr>
        <w:t xml:space="preserve"> </w:t>
      </w:r>
      <w:r w:rsidRPr="00FC337B">
        <w:rPr>
          <w:rtl/>
        </w:rPr>
        <w:t>שספגו</w:t>
      </w:r>
      <w:r w:rsidRPr="00FC337B">
        <w:rPr>
          <w:rtl/>
          <w:lang w:bidi="ar-SA"/>
        </w:rPr>
        <w:t xml:space="preserve"> </w:t>
      </w:r>
      <w:r w:rsidRPr="00FC337B">
        <w:rPr>
          <w:rtl/>
        </w:rPr>
        <w:t>במהלך</w:t>
      </w:r>
      <w:r w:rsidRPr="00FC337B">
        <w:rPr>
          <w:rtl/>
          <w:lang w:bidi="ar-SA"/>
        </w:rPr>
        <w:t xml:space="preserve"> </w:t>
      </w:r>
      <w:r w:rsidRPr="00FC337B">
        <w:rPr>
          <w:rtl/>
        </w:rPr>
        <w:t>שנות</w:t>
      </w:r>
      <w:r w:rsidRPr="00FC337B">
        <w:rPr>
          <w:rtl/>
          <w:lang w:bidi="ar-SA"/>
        </w:rPr>
        <w:t xml:space="preserve"> </w:t>
      </w:r>
      <w:r w:rsidRPr="00FC337B">
        <w:rPr>
          <w:rtl/>
        </w:rPr>
        <w:t>לימודיהם</w:t>
      </w:r>
      <w:r w:rsidRPr="00FC337B">
        <w:rPr>
          <w:rtl/>
          <w:lang w:bidi="ar-SA"/>
        </w:rPr>
        <w:t xml:space="preserve"> </w:t>
      </w:r>
      <w:r w:rsidRPr="00FC337B">
        <w:rPr>
          <w:rtl/>
        </w:rPr>
        <w:t>ב</w:t>
      </w:r>
      <w:r w:rsidR="00D24E40">
        <w:rPr>
          <w:rtl/>
        </w:rPr>
        <w:t>חינוך וַלדורף</w:t>
      </w:r>
      <w:r w:rsidRPr="00FC337B">
        <w:rPr>
          <w:rtl/>
          <w:lang w:bidi="ar-SA"/>
        </w:rPr>
        <w:t xml:space="preserve"> (</w:t>
      </w:r>
      <w:r w:rsidR="00E663E9">
        <w:rPr>
          <w:rtl/>
        </w:rPr>
        <w:t>גולדשמידט, 2013</w:t>
      </w:r>
      <w:r w:rsidRPr="00FC337B">
        <w:rPr>
          <w:rtl/>
          <w:lang w:bidi="ar-SA"/>
        </w:rPr>
        <w:t>).</w:t>
      </w:r>
    </w:p>
    <w:p w14:paraId="19378299" w14:textId="1E4A35AF" w:rsidR="00FC337B" w:rsidRPr="00924EBA" w:rsidRDefault="006B3407" w:rsidP="00FE07CC">
      <w:pPr>
        <w:pStyle w:val="2"/>
      </w:pPr>
      <w:bookmarkStart w:id="30" w:name="_Toc239109186"/>
      <w:r w:rsidRPr="00924EBA">
        <w:rPr>
          <w:rFonts w:hint="cs"/>
          <w:rtl/>
        </w:rPr>
        <w:lastRenderedPageBreak/>
        <w:t>2.</w:t>
      </w:r>
      <w:r w:rsidR="00A73711">
        <w:rPr>
          <w:rFonts w:hint="cs"/>
          <w:rtl/>
        </w:rPr>
        <w:t>5</w:t>
      </w:r>
      <w:r w:rsidR="00A73711" w:rsidRPr="00924EBA">
        <w:rPr>
          <w:rFonts w:hint="cs"/>
          <w:rtl/>
        </w:rPr>
        <w:t xml:space="preserve"> </w:t>
      </w:r>
      <w:r w:rsidR="00FC337B" w:rsidRPr="00924EBA">
        <w:rPr>
          <w:rtl/>
        </w:rPr>
        <w:t>היסודות התיאורטיים של החינוך ההוליסטי והלמידה החווייתית</w:t>
      </w:r>
      <w:bookmarkEnd w:id="30"/>
    </w:p>
    <w:p w14:paraId="0199D3CB" w14:textId="5DA584CC" w:rsidR="00FC337B" w:rsidRPr="00FC337B" w:rsidRDefault="00FC337B" w:rsidP="009A6C93">
      <w:pPr>
        <w:pStyle w:val="3"/>
      </w:pPr>
      <w:bookmarkStart w:id="31" w:name="_Toc239109187"/>
      <w:r w:rsidRPr="00FC337B">
        <w:rPr>
          <w:rtl/>
          <w:lang w:bidi="he-IL"/>
        </w:rPr>
        <w:t>פסיכולוגיה</w:t>
      </w:r>
      <w:r w:rsidRPr="00FC337B">
        <w:rPr>
          <w:rtl/>
        </w:rPr>
        <w:t xml:space="preserve"> </w:t>
      </w:r>
      <w:r w:rsidRPr="00FC337B">
        <w:rPr>
          <w:rtl/>
          <w:lang w:bidi="he-IL"/>
        </w:rPr>
        <w:t>חיובית</w:t>
      </w:r>
      <w:r w:rsidRPr="00FC337B">
        <w:rPr>
          <w:rtl/>
        </w:rPr>
        <w:t xml:space="preserve"> </w:t>
      </w:r>
      <w:r w:rsidRPr="00FC337B">
        <w:rPr>
          <w:rtl/>
          <w:lang w:bidi="he-IL"/>
        </w:rPr>
        <w:t>ומיינדסט</w:t>
      </w:r>
      <w:r w:rsidRPr="00FC337B">
        <w:rPr>
          <w:rtl/>
        </w:rPr>
        <w:t xml:space="preserve"> </w:t>
      </w:r>
      <w:r w:rsidRPr="00FC337B">
        <w:rPr>
          <w:rtl/>
          <w:lang w:bidi="he-IL"/>
        </w:rPr>
        <w:t>של</w:t>
      </w:r>
      <w:r w:rsidRPr="00FC337B">
        <w:rPr>
          <w:rtl/>
        </w:rPr>
        <w:t xml:space="preserve"> </w:t>
      </w:r>
      <w:r w:rsidRPr="00FC337B">
        <w:rPr>
          <w:rtl/>
          <w:lang w:bidi="he-IL"/>
        </w:rPr>
        <w:t>צמיחה</w:t>
      </w:r>
      <w:r w:rsidRPr="00FC337B">
        <w:rPr>
          <w:rtl/>
        </w:rPr>
        <w:t xml:space="preserve"> (Dweck)</w:t>
      </w:r>
      <w:bookmarkEnd w:id="31"/>
    </w:p>
    <w:p w14:paraId="055ECCAB" w14:textId="52A84113" w:rsidR="00FC337B" w:rsidRPr="00FC337B" w:rsidRDefault="00FC337B" w:rsidP="00A37757">
      <w:r w:rsidRPr="00FC337B">
        <w:rPr>
          <w:rtl/>
        </w:rPr>
        <w:t>הבסיס</w:t>
      </w:r>
      <w:r w:rsidRPr="00FC337B">
        <w:rPr>
          <w:rtl/>
          <w:lang w:bidi="ar-SA"/>
        </w:rPr>
        <w:t xml:space="preserve"> </w:t>
      </w:r>
      <w:r w:rsidRPr="00FC337B">
        <w:rPr>
          <w:rtl/>
        </w:rPr>
        <w:t>התיאורטי</w:t>
      </w:r>
      <w:r w:rsidRPr="00FC337B">
        <w:rPr>
          <w:rtl/>
          <w:lang w:bidi="ar-SA"/>
        </w:rPr>
        <w:t xml:space="preserve"> </w:t>
      </w:r>
      <w:r w:rsidRPr="00FC337B">
        <w:rPr>
          <w:rtl/>
        </w:rPr>
        <w:t>של</w:t>
      </w:r>
      <w:r w:rsidRPr="00FC337B">
        <w:rPr>
          <w:rtl/>
          <w:lang w:bidi="ar-SA"/>
        </w:rPr>
        <w:t xml:space="preserve"> </w:t>
      </w:r>
      <w:r w:rsidRPr="00FC337B">
        <w:rPr>
          <w:rtl/>
        </w:rPr>
        <w:t>החינוך</w:t>
      </w:r>
      <w:r w:rsidRPr="00FC337B">
        <w:rPr>
          <w:rtl/>
          <w:lang w:bidi="ar-SA"/>
        </w:rPr>
        <w:t xml:space="preserve"> </w:t>
      </w:r>
      <w:r w:rsidRPr="00FC337B">
        <w:rPr>
          <w:rtl/>
        </w:rPr>
        <w:t>ההוליסטי</w:t>
      </w:r>
      <w:r w:rsidRPr="00FC337B">
        <w:rPr>
          <w:rtl/>
          <w:lang w:bidi="ar-SA"/>
        </w:rPr>
        <w:t xml:space="preserve"> </w:t>
      </w:r>
      <w:r w:rsidRPr="00FC337B">
        <w:rPr>
          <w:rtl/>
        </w:rPr>
        <w:t>והחיובי</w:t>
      </w:r>
      <w:r w:rsidRPr="00FC337B">
        <w:rPr>
          <w:rtl/>
          <w:lang w:bidi="ar-SA"/>
        </w:rPr>
        <w:t xml:space="preserve"> </w:t>
      </w:r>
      <w:r w:rsidRPr="00FC337B">
        <w:rPr>
          <w:rtl/>
        </w:rPr>
        <w:t>נשען</w:t>
      </w:r>
      <w:r w:rsidRPr="00FC337B">
        <w:rPr>
          <w:rtl/>
          <w:lang w:bidi="ar-SA"/>
        </w:rPr>
        <w:t xml:space="preserve"> </w:t>
      </w:r>
      <w:r w:rsidRPr="00FC337B">
        <w:rPr>
          <w:rtl/>
        </w:rPr>
        <w:t>על</w:t>
      </w:r>
      <w:r w:rsidRPr="00FC337B">
        <w:rPr>
          <w:rtl/>
          <w:lang w:bidi="ar-SA"/>
        </w:rPr>
        <w:t xml:space="preserve"> </w:t>
      </w:r>
      <w:r w:rsidRPr="00FC337B">
        <w:rPr>
          <w:rtl/>
        </w:rPr>
        <w:t>מחקרים</w:t>
      </w:r>
      <w:r w:rsidRPr="00FC337B">
        <w:rPr>
          <w:rtl/>
          <w:lang w:bidi="ar-SA"/>
        </w:rPr>
        <w:t xml:space="preserve"> </w:t>
      </w:r>
      <w:r w:rsidRPr="00FC337B">
        <w:rPr>
          <w:rtl/>
        </w:rPr>
        <w:t>משמעותיים</w:t>
      </w:r>
      <w:r w:rsidRPr="00FC337B">
        <w:rPr>
          <w:rtl/>
          <w:lang w:bidi="ar-SA"/>
        </w:rPr>
        <w:t xml:space="preserve"> </w:t>
      </w:r>
      <w:r w:rsidRPr="00FC337B">
        <w:rPr>
          <w:rtl/>
        </w:rPr>
        <w:t>בפסיכולוגיה</w:t>
      </w:r>
      <w:r w:rsidRPr="00FC337B">
        <w:rPr>
          <w:rtl/>
          <w:lang w:bidi="ar-SA"/>
        </w:rPr>
        <w:t xml:space="preserve"> </w:t>
      </w:r>
      <w:r w:rsidRPr="00FC337B">
        <w:rPr>
          <w:rtl/>
        </w:rPr>
        <w:t>של</w:t>
      </w:r>
      <w:r w:rsidRPr="00FC337B">
        <w:rPr>
          <w:rtl/>
          <w:lang w:bidi="ar-SA"/>
        </w:rPr>
        <w:t xml:space="preserve"> </w:t>
      </w:r>
      <w:r w:rsidRPr="00FC337B">
        <w:rPr>
          <w:rtl/>
        </w:rPr>
        <w:t>הלמידה</w:t>
      </w:r>
      <w:r w:rsidRPr="00FC337B">
        <w:rPr>
          <w:rtl/>
          <w:lang w:bidi="ar-SA"/>
        </w:rPr>
        <w:t xml:space="preserve">. </w:t>
      </w:r>
      <w:r w:rsidRPr="00FC337B">
        <w:rPr>
          <w:rtl/>
        </w:rPr>
        <w:t>אחת</w:t>
      </w:r>
      <w:r w:rsidRPr="00FC337B">
        <w:rPr>
          <w:rtl/>
          <w:lang w:bidi="ar-SA"/>
        </w:rPr>
        <w:t xml:space="preserve"> </w:t>
      </w:r>
      <w:r w:rsidRPr="00FC337B">
        <w:rPr>
          <w:rtl/>
        </w:rPr>
        <w:t>הדמויות</w:t>
      </w:r>
      <w:r w:rsidRPr="00FC337B">
        <w:rPr>
          <w:rtl/>
          <w:lang w:bidi="ar-SA"/>
        </w:rPr>
        <w:t xml:space="preserve"> </w:t>
      </w:r>
      <w:r w:rsidRPr="00FC337B">
        <w:rPr>
          <w:rtl/>
        </w:rPr>
        <w:t>המשפיעות</w:t>
      </w:r>
      <w:r w:rsidRPr="00FC337B">
        <w:rPr>
          <w:rtl/>
          <w:lang w:bidi="ar-SA"/>
        </w:rPr>
        <w:t xml:space="preserve"> </w:t>
      </w:r>
      <w:r w:rsidRPr="00FC337B">
        <w:rPr>
          <w:rtl/>
        </w:rPr>
        <w:t>ביותר</w:t>
      </w:r>
      <w:r w:rsidRPr="00FC337B">
        <w:rPr>
          <w:rtl/>
          <w:lang w:bidi="ar-SA"/>
        </w:rPr>
        <w:t xml:space="preserve"> </w:t>
      </w:r>
      <w:r w:rsidRPr="00FC337B">
        <w:rPr>
          <w:rtl/>
        </w:rPr>
        <w:t>בהקשר</w:t>
      </w:r>
      <w:r w:rsidRPr="00FC337B">
        <w:rPr>
          <w:rtl/>
          <w:lang w:bidi="ar-SA"/>
        </w:rPr>
        <w:t xml:space="preserve"> </w:t>
      </w:r>
      <w:r w:rsidRPr="00FC337B">
        <w:rPr>
          <w:rtl/>
        </w:rPr>
        <w:t>זה</w:t>
      </w:r>
      <w:r w:rsidRPr="00FC337B">
        <w:rPr>
          <w:rtl/>
          <w:lang w:bidi="ar-SA"/>
        </w:rPr>
        <w:t xml:space="preserve"> </w:t>
      </w:r>
      <w:r w:rsidRPr="00FC337B">
        <w:rPr>
          <w:rtl/>
        </w:rPr>
        <w:t>היא</w:t>
      </w:r>
      <w:r w:rsidRPr="00FC337B">
        <w:rPr>
          <w:rtl/>
          <w:lang w:bidi="ar-SA"/>
        </w:rPr>
        <w:t xml:space="preserve"> </w:t>
      </w:r>
      <w:r w:rsidRPr="00FC337B">
        <w:rPr>
          <w:rtl/>
        </w:rPr>
        <w:t>הפסיכולוגית</w:t>
      </w:r>
      <w:r w:rsidRPr="00FC337B">
        <w:rPr>
          <w:rtl/>
          <w:lang w:bidi="ar-SA"/>
        </w:rPr>
        <w:t xml:space="preserve"> </w:t>
      </w:r>
      <w:r w:rsidRPr="00FC337B">
        <w:rPr>
          <w:rtl/>
        </w:rPr>
        <w:t>קרול</w:t>
      </w:r>
      <w:r w:rsidRPr="00FC337B">
        <w:rPr>
          <w:rtl/>
          <w:lang w:bidi="ar-SA"/>
        </w:rPr>
        <w:t xml:space="preserve"> </w:t>
      </w:r>
      <w:r w:rsidRPr="00FC337B">
        <w:rPr>
          <w:rtl/>
        </w:rPr>
        <w:t>דואק</w:t>
      </w:r>
      <w:r w:rsidRPr="00FC337B">
        <w:rPr>
          <w:rtl/>
          <w:lang w:bidi="ar-SA"/>
        </w:rPr>
        <w:t xml:space="preserve"> (Carol Dweck)</w:t>
      </w:r>
      <w:r w:rsidR="00451963">
        <w:rPr>
          <w:rtl/>
        </w:rPr>
        <w:t>,</w:t>
      </w:r>
      <w:r w:rsidRPr="00FC337B">
        <w:rPr>
          <w:rtl/>
          <w:lang w:bidi="ar-SA"/>
        </w:rPr>
        <w:t xml:space="preserve"> </w:t>
      </w:r>
      <w:r w:rsidRPr="00FC337B">
        <w:rPr>
          <w:rtl/>
        </w:rPr>
        <w:t>אשר</w:t>
      </w:r>
      <w:r w:rsidRPr="00FC337B">
        <w:rPr>
          <w:rtl/>
          <w:lang w:bidi="ar-SA"/>
        </w:rPr>
        <w:t xml:space="preserve"> </w:t>
      </w:r>
      <w:r w:rsidRPr="00FC337B">
        <w:rPr>
          <w:rtl/>
        </w:rPr>
        <w:t>טבעה</w:t>
      </w:r>
      <w:r w:rsidRPr="00FC337B">
        <w:rPr>
          <w:rtl/>
          <w:lang w:bidi="ar-SA"/>
        </w:rPr>
        <w:t xml:space="preserve"> </w:t>
      </w:r>
      <w:r w:rsidRPr="00FC337B">
        <w:rPr>
          <w:rtl/>
        </w:rPr>
        <w:t>את</w:t>
      </w:r>
      <w:r w:rsidRPr="00FC337B">
        <w:rPr>
          <w:rtl/>
          <w:lang w:bidi="ar-SA"/>
        </w:rPr>
        <w:t xml:space="preserve"> </w:t>
      </w:r>
      <w:r w:rsidRPr="00FC337B">
        <w:rPr>
          <w:rtl/>
        </w:rPr>
        <w:t>המושג</w:t>
      </w:r>
      <w:r w:rsidRPr="00FC337B">
        <w:rPr>
          <w:rtl/>
          <w:lang w:bidi="ar-SA"/>
        </w:rPr>
        <w:t xml:space="preserve"> '</w:t>
      </w:r>
      <w:r w:rsidRPr="00FC337B">
        <w:rPr>
          <w:rtl/>
        </w:rPr>
        <w:t>מיינדסט</w:t>
      </w:r>
      <w:r w:rsidRPr="00FC337B">
        <w:rPr>
          <w:rtl/>
          <w:lang w:bidi="ar-SA"/>
        </w:rPr>
        <w:t xml:space="preserve"> </w:t>
      </w:r>
      <w:r w:rsidRPr="00FC337B">
        <w:rPr>
          <w:rtl/>
        </w:rPr>
        <w:t>של</w:t>
      </w:r>
      <w:r w:rsidRPr="00FC337B">
        <w:rPr>
          <w:rtl/>
          <w:lang w:bidi="ar-SA"/>
        </w:rPr>
        <w:t xml:space="preserve"> </w:t>
      </w:r>
      <w:r w:rsidRPr="00FC337B">
        <w:rPr>
          <w:rtl/>
        </w:rPr>
        <w:t>צמיחה</w:t>
      </w:r>
      <w:r w:rsidRPr="00FC337B">
        <w:rPr>
          <w:rtl/>
          <w:lang w:bidi="ar-SA"/>
        </w:rPr>
        <w:t>' (Growth Mindset) (</w:t>
      </w:r>
      <w:r w:rsidR="00E663E9">
        <w:rPr>
          <w:rtl/>
        </w:rPr>
        <w:t>גולדשמידט, 2013</w:t>
      </w:r>
      <w:r w:rsidRPr="00FC337B">
        <w:rPr>
          <w:rtl/>
          <w:lang w:bidi="ar-SA"/>
        </w:rPr>
        <w:t xml:space="preserve">). </w:t>
      </w:r>
      <w:r w:rsidRPr="00FC337B">
        <w:rPr>
          <w:rtl/>
        </w:rPr>
        <w:t>דואק</w:t>
      </w:r>
      <w:r w:rsidRPr="00FC337B">
        <w:rPr>
          <w:rtl/>
          <w:lang w:bidi="ar-SA"/>
        </w:rPr>
        <w:t xml:space="preserve"> </w:t>
      </w:r>
      <w:r w:rsidRPr="00FC337B">
        <w:rPr>
          <w:rtl/>
        </w:rPr>
        <w:t>הראתה</w:t>
      </w:r>
      <w:r w:rsidRPr="00FC337B">
        <w:rPr>
          <w:rtl/>
          <w:lang w:bidi="ar-SA"/>
        </w:rPr>
        <w:t xml:space="preserve"> </w:t>
      </w:r>
      <w:r w:rsidRPr="00FC337B">
        <w:rPr>
          <w:rtl/>
        </w:rPr>
        <w:t>כי</w:t>
      </w:r>
      <w:r w:rsidRPr="00FC337B">
        <w:rPr>
          <w:rtl/>
          <w:lang w:bidi="ar-SA"/>
        </w:rPr>
        <w:t xml:space="preserve"> </w:t>
      </w:r>
      <w:r w:rsidRPr="00FC337B">
        <w:rPr>
          <w:rtl/>
        </w:rPr>
        <w:t>תלמידים</w:t>
      </w:r>
      <w:r w:rsidRPr="00FC337B">
        <w:rPr>
          <w:rtl/>
          <w:lang w:bidi="ar-SA"/>
        </w:rPr>
        <w:t xml:space="preserve"> </w:t>
      </w:r>
      <w:r w:rsidRPr="00FC337B">
        <w:rPr>
          <w:rtl/>
        </w:rPr>
        <w:t>המאמינים</w:t>
      </w:r>
      <w:r w:rsidRPr="00FC337B">
        <w:rPr>
          <w:rtl/>
          <w:lang w:bidi="ar-SA"/>
        </w:rPr>
        <w:t xml:space="preserve"> </w:t>
      </w:r>
      <w:r w:rsidRPr="00FC337B">
        <w:rPr>
          <w:rtl/>
        </w:rPr>
        <w:t>שהיכולות</w:t>
      </w:r>
      <w:r w:rsidRPr="00FC337B">
        <w:rPr>
          <w:rtl/>
          <w:lang w:bidi="ar-SA"/>
        </w:rPr>
        <w:t xml:space="preserve"> </w:t>
      </w:r>
      <w:r w:rsidRPr="00FC337B">
        <w:rPr>
          <w:rtl/>
        </w:rPr>
        <w:t>והאינטליגנציה</w:t>
      </w:r>
      <w:r w:rsidRPr="00FC337B">
        <w:rPr>
          <w:rtl/>
          <w:lang w:bidi="ar-SA"/>
        </w:rPr>
        <w:t xml:space="preserve"> </w:t>
      </w:r>
      <w:r w:rsidRPr="00FC337B">
        <w:rPr>
          <w:rtl/>
        </w:rPr>
        <w:t>שלהם</w:t>
      </w:r>
      <w:r w:rsidRPr="00FC337B">
        <w:rPr>
          <w:rtl/>
          <w:lang w:bidi="ar-SA"/>
        </w:rPr>
        <w:t xml:space="preserve"> </w:t>
      </w:r>
      <w:r w:rsidRPr="00FC337B">
        <w:rPr>
          <w:rtl/>
        </w:rPr>
        <w:t>ניתנות</w:t>
      </w:r>
      <w:r w:rsidRPr="00FC337B">
        <w:rPr>
          <w:rtl/>
          <w:lang w:bidi="ar-SA"/>
        </w:rPr>
        <w:t xml:space="preserve"> </w:t>
      </w:r>
      <w:r w:rsidRPr="00FC337B">
        <w:rPr>
          <w:rtl/>
        </w:rPr>
        <w:t>לפיתוח</w:t>
      </w:r>
      <w:r w:rsidRPr="00FC337B">
        <w:rPr>
          <w:rtl/>
          <w:lang w:bidi="ar-SA"/>
        </w:rPr>
        <w:t xml:space="preserve"> </w:t>
      </w:r>
      <w:r w:rsidRPr="00FC337B">
        <w:rPr>
          <w:rtl/>
        </w:rPr>
        <w:t>ושיפור</w:t>
      </w:r>
      <w:r w:rsidRPr="00FC337B">
        <w:rPr>
          <w:rtl/>
          <w:lang w:bidi="ar-SA"/>
        </w:rPr>
        <w:t xml:space="preserve"> </w:t>
      </w:r>
      <w:r w:rsidRPr="00FC337B">
        <w:rPr>
          <w:rtl/>
        </w:rPr>
        <w:t>באמצעות</w:t>
      </w:r>
      <w:r w:rsidRPr="00FC337B">
        <w:rPr>
          <w:rtl/>
          <w:lang w:bidi="ar-SA"/>
        </w:rPr>
        <w:t xml:space="preserve"> </w:t>
      </w:r>
      <w:r w:rsidRPr="00FC337B">
        <w:rPr>
          <w:rtl/>
        </w:rPr>
        <w:t>מאמץ</w:t>
      </w:r>
      <w:r w:rsidR="00451963">
        <w:rPr>
          <w:rtl/>
        </w:rPr>
        <w:t>,</w:t>
      </w:r>
      <w:r w:rsidRPr="00FC337B">
        <w:rPr>
          <w:rtl/>
          <w:lang w:bidi="ar-SA"/>
        </w:rPr>
        <w:t xml:space="preserve"> </w:t>
      </w:r>
      <w:r w:rsidRPr="00FC337B">
        <w:rPr>
          <w:rtl/>
        </w:rPr>
        <w:t>התמדה</w:t>
      </w:r>
      <w:r w:rsidRPr="00FC337B">
        <w:rPr>
          <w:rtl/>
          <w:lang w:bidi="ar-SA"/>
        </w:rPr>
        <w:t xml:space="preserve"> </w:t>
      </w:r>
      <w:r w:rsidRPr="00FC337B">
        <w:rPr>
          <w:rtl/>
        </w:rPr>
        <w:t>ולמידה</w:t>
      </w:r>
      <w:r w:rsidRPr="00FC337B">
        <w:rPr>
          <w:rtl/>
          <w:lang w:bidi="ar-SA"/>
        </w:rPr>
        <w:t xml:space="preserve"> </w:t>
      </w:r>
      <w:r w:rsidRPr="00FC337B">
        <w:rPr>
          <w:rtl/>
        </w:rPr>
        <w:t>מטעויות</w:t>
      </w:r>
      <w:r w:rsidR="00451963">
        <w:rPr>
          <w:rtl/>
        </w:rPr>
        <w:t>,</w:t>
      </w:r>
      <w:r w:rsidRPr="00FC337B">
        <w:rPr>
          <w:rtl/>
          <w:lang w:bidi="ar-SA"/>
        </w:rPr>
        <w:t xml:space="preserve"> </w:t>
      </w:r>
      <w:r w:rsidRPr="00FC337B">
        <w:rPr>
          <w:rtl/>
        </w:rPr>
        <w:t>מפתחים</w:t>
      </w:r>
      <w:r w:rsidRPr="00FC337B">
        <w:rPr>
          <w:rtl/>
          <w:lang w:bidi="ar-SA"/>
        </w:rPr>
        <w:t xml:space="preserve"> </w:t>
      </w:r>
      <w:r w:rsidR="002014AA">
        <w:rPr>
          <w:rFonts w:hint="cs"/>
          <w:rtl/>
        </w:rPr>
        <w:t xml:space="preserve">חוסן </w:t>
      </w:r>
      <w:r w:rsidRPr="00FC337B">
        <w:rPr>
          <w:rtl/>
        </w:rPr>
        <w:t>נפשי</w:t>
      </w:r>
      <w:r w:rsidRPr="00FC337B">
        <w:rPr>
          <w:rtl/>
          <w:lang w:bidi="ar-SA"/>
        </w:rPr>
        <w:t xml:space="preserve"> </w:t>
      </w:r>
      <w:r w:rsidRPr="00FC337B">
        <w:rPr>
          <w:rtl/>
        </w:rPr>
        <w:t>רב</w:t>
      </w:r>
      <w:r w:rsidRPr="00FC337B">
        <w:rPr>
          <w:rtl/>
          <w:lang w:bidi="ar-SA"/>
        </w:rPr>
        <w:t xml:space="preserve"> </w:t>
      </w:r>
      <w:r w:rsidRPr="00FC337B">
        <w:rPr>
          <w:rtl/>
        </w:rPr>
        <w:t>יותר</w:t>
      </w:r>
      <w:r w:rsidRPr="00FC337B">
        <w:rPr>
          <w:rtl/>
          <w:lang w:bidi="ar-SA"/>
        </w:rPr>
        <w:t xml:space="preserve"> </w:t>
      </w:r>
      <w:r w:rsidRPr="00FC337B">
        <w:rPr>
          <w:rtl/>
        </w:rPr>
        <w:t>מול</w:t>
      </w:r>
      <w:r w:rsidRPr="00FC337B">
        <w:rPr>
          <w:rtl/>
          <w:lang w:bidi="ar-SA"/>
        </w:rPr>
        <w:t xml:space="preserve"> </w:t>
      </w:r>
      <w:r w:rsidRPr="00FC337B">
        <w:rPr>
          <w:rtl/>
        </w:rPr>
        <w:t>כישלונות</w:t>
      </w:r>
      <w:r w:rsidRPr="00FC337B">
        <w:rPr>
          <w:rtl/>
          <w:lang w:bidi="ar-SA"/>
        </w:rPr>
        <w:t xml:space="preserve"> </w:t>
      </w:r>
      <w:r w:rsidRPr="00FC337B">
        <w:rPr>
          <w:rtl/>
        </w:rPr>
        <w:t>ומשקיעים</w:t>
      </w:r>
      <w:r w:rsidRPr="00FC337B">
        <w:rPr>
          <w:rtl/>
          <w:lang w:bidi="ar-SA"/>
        </w:rPr>
        <w:t xml:space="preserve"> </w:t>
      </w:r>
      <w:r w:rsidRPr="00FC337B">
        <w:rPr>
          <w:rtl/>
        </w:rPr>
        <w:t>יותר</w:t>
      </w:r>
      <w:r w:rsidRPr="00FC337B">
        <w:rPr>
          <w:rtl/>
          <w:lang w:bidi="ar-SA"/>
        </w:rPr>
        <w:t xml:space="preserve"> </w:t>
      </w:r>
      <w:r w:rsidRPr="00FC337B">
        <w:rPr>
          <w:rtl/>
        </w:rPr>
        <w:t>בלמידה</w:t>
      </w:r>
      <w:r w:rsidRPr="00FC337B">
        <w:rPr>
          <w:rtl/>
          <w:lang w:bidi="ar-SA"/>
        </w:rPr>
        <w:t xml:space="preserve"> </w:t>
      </w:r>
      <w:r w:rsidRPr="00FC337B">
        <w:rPr>
          <w:rtl/>
        </w:rPr>
        <w:t>עצמה</w:t>
      </w:r>
      <w:r w:rsidRPr="00FC337B">
        <w:rPr>
          <w:rtl/>
          <w:lang w:bidi="ar-SA"/>
        </w:rPr>
        <w:t xml:space="preserve"> (</w:t>
      </w:r>
      <w:r w:rsidR="00E663E9">
        <w:rPr>
          <w:rtl/>
        </w:rPr>
        <w:t>גולדשמידט, 2013</w:t>
      </w:r>
      <w:r w:rsidRPr="00FC337B">
        <w:rPr>
          <w:rtl/>
          <w:lang w:bidi="ar-SA"/>
        </w:rPr>
        <w:t xml:space="preserve">). </w:t>
      </w:r>
      <w:r w:rsidRPr="00FC337B">
        <w:rPr>
          <w:rtl/>
        </w:rPr>
        <w:t>לעומתם</w:t>
      </w:r>
      <w:r w:rsidR="00451963">
        <w:rPr>
          <w:rtl/>
        </w:rPr>
        <w:t>,</w:t>
      </w:r>
      <w:r w:rsidRPr="00FC337B">
        <w:rPr>
          <w:rtl/>
          <w:lang w:bidi="ar-SA"/>
        </w:rPr>
        <w:t xml:space="preserve"> </w:t>
      </w:r>
      <w:r w:rsidRPr="00FC337B">
        <w:rPr>
          <w:rtl/>
        </w:rPr>
        <w:t>תלמידים</w:t>
      </w:r>
      <w:r w:rsidRPr="00FC337B">
        <w:rPr>
          <w:rtl/>
          <w:lang w:bidi="ar-SA"/>
        </w:rPr>
        <w:t xml:space="preserve"> </w:t>
      </w:r>
      <w:r w:rsidRPr="00FC337B">
        <w:rPr>
          <w:rtl/>
        </w:rPr>
        <w:t>בעלי</w:t>
      </w:r>
      <w:r w:rsidRPr="00FC337B">
        <w:rPr>
          <w:rtl/>
          <w:lang w:bidi="ar-SA"/>
        </w:rPr>
        <w:t xml:space="preserve"> '</w:t>
      </w:r>
      <w:r w:rsidRPr="00FC337B">
        <w:rPr>
          <w:rtl/>
        </w:rPr>
        <w:t>מיינדסט</w:t>
      </w:r>
      <w:r w:rsidRPr="00FC337B">
        <w:rPr>
          <w:rtl/>
          <w:lang w:bidi="ar-SA"/>
        </w:rPr>
        <w:t xml:space="preserve"> </w:t>
      </w:r>
      <w:r w:rsidRPr="00FC337B">
        <w:rPr>
          <w:rtl/>
        </w:rPr>
        <w:t>קבוע</w:t>
      </w:r>
      <w:r w:rsidRPr="00FC337B">
        <w:rPr>
          <w:rtl/>
          <w:lang w:bidi="ar-SA"/>
        </w:rPr>
        <w:t xml:space="preserve">' (Fixed Mindset) </w:t>
      </w:r>
      <w:r w:rsidRPr="00FC337B">
        <w:rPr>
          <w:rtl/>
        </w:rPr>
        <w:t>נוטים</w:t>
      </w:r>
      <w:r w:rsidRPr="00FC337B">
        <w:rPr>
          <w:rtl/>
          <w:lang w:bidi="ar-SA"/>
        </w:rPr>
        <w:t xml:space="preserve"> </w:t>
      </w:r>
      <w:r w:rsidRPr="00FC337B">
        <w:rPr>
          <w:rtl/>
        </w:rPr>
        <w:t>להימנע</w:t>
      </w:r>
      <w:r w:rsidRPr="00FC337B">
        <w:rPr>
          <w:rtl/>
          <w:lang w:bidi="ar-SA"/>
        </w:rPr>
        <w:t xml:space="preserve"> </w:t>
      </w:r>
      <w:r w:rsidRPr="00FC337B">
        <w:rPr>
          <w:rtl/>
        </w:rPr>
        <w:t>מאתגרים</w:t>
      </w:r>
      <w:r w:rsidRPr="00FC337B">
        <w:rPr>
          <w:rtl/>
          <w:lang w:bidi="ar-SA"/>
        </w:rPr>
        <w:t xml:space="preserve"> </w:t>
      </w:r>
      <w:r w:rsidRPr="00FC337B">
        <w:rPr>
          <w:rtl/>
        </w:rPr>
        <w:t>מחשש</w:t>
      </w:r>
      <w:r w:rsidRPr="00FC337B">
        <w:rPr>
          <w:rtl/>
          <w:lang w:bidi="ar-SA"/>
        </w:rPr>
        <w:t xml:space="preserve"> </w:t>
      </w:r>
      <w:r w:rsidRPr="00FC337B">
        <w:rPr>
          <w:rtl/>
        </w:rPr>
        <w:t>להיכשל</w:t>
      </w:r>
      <w:r w:rsidRPr="00FC337B">
        <w:rPr>
          <w:rtl/>
          <w:lang w:bidi="ar-SA"/>
        </w:rPr>
        <w:t xml:space="preserve"> </w:t>
      </w:r>
      <w:r w:rsidRPr="00FC337B">
        <w:rPr>
          <w:rtl/>
        </w:rPr>
        <w:t>ולהיתפס</w:t>
      </w:r>
      <w:r w:rsidRPr="00FC337B">
        <w:rPr>
          <w:rtl/>
          <w:lang w:bidi="ar-SA"/>
        </w:rPr>
        <w:t xml:space="preserve"> </w:t>
      </w:r>
      <w:r w:rsidRPr="00FC337B">
        <w:rPr>
          <w:rtl/>
        </w:rPr>
        <w:t>כלא</w:t>
      </w:r>
      <w:r w:rsidRPr="00FC337B">
        <w:rPr>
          <w:rtl/>
          <w:lang w:bidi="ar-SA"/>
        </w:rPr>
        <w:t xml:space="preserve"> </w:t>
      </w:r>
      <w:r w:rsidRPr="00FC337B">
        <w:rPr>
          <w:rtl/>
        </w:rPr>
        <w:t>חכמים</w:t>
      </w:r>
      <w:r w:rsidRPr="00FC337B">
        <w:rPr>
          <w:rtl/>
          <w:lang w:bidi="ar-SA"/>
        </w:rPr>
        <w:t xml:space="preserve">. </w:t>
      </w:r>
      <w:r w:rsidRPr="00FC337B">
        <w:rPr>
          <w:rtl/>
        </w:rPr>
        <w:t>פדגוגיית</w:t>
      </w:r>
      <w:r w:rsidR="00BE3998">
        <w:rPr>
          <w:rtl/>
        </w:rPr>
        <w:t xml:space="preserve"> וַלדורף</w:t>
      </w:r>
      <w:r w:rsidRPr="00FC337B">
        <w:rPr>
          <w:rtl/>
          <w:lang w:bidi="ar-SA"/>
        </w:rPr>
        <w:t xml:space="preserve"> </w:t>
      </w:r>
      <w:r w:rsidRPr="00FC337B">
        <w:rPr>
          <w:rtl/>
        </w:rPr>
        <w:t>מיישמת</w:t>
      </w:r>
      <w:r w:rsidRPr="00FC337B">
        <w:rPr>
          <w:rtl/>
          <w:lang w:bidi="ar-SA"/>
        </w:rPr>
        <w:t xml:space="preserve"> </w:t>
      </w:r>
      <w:r w:rsidRPr="00FC337B">
        <w:rPr>
          <w:rtl/>
        </w:rPr>
        <w:t>ע</w:t>
      </w:r>
      <w:r w:rsidR="002014AA">
        <w:rPr>
          <w:rFonts w:hint="cs"/>
          <w:rtl/>
        </w:rPr>
        <w:t>י</w:t>
      </w:r>
      <w:r w:rsidRPr="00FC337B">
        <w:rPr>
          <w:rtl/>
        </w:rPr>
        <w:t>קרון</w:t>
      </w:r>
      <w:r w:rsidRPr="00FC337B">
        <w:rPr>
          <w:rtl/>
          <w:lang w:bidi="ar-SA"/>
        </w:rPr>
        <w:t xml:space="preserve"> </w:t>
      </w:r>
      <w:r w:rsidRPr="00FC337B">
        <w:rPr>
          <w:rtl/>
        </w:rPr>
        <w:t>זה</w:t>
      </w:r>
      <w:r w:rsidRPr="00FC337B">
        <w:rPr>
          <w:rtl/>
          <w:lang w:bidi="ar-SA"/>
        </w:rPr>
        <w:t xml:space="preserve"> </w:t>
      </w:r>
      <w:r w:rsidRPr="00FC337B">
        <w:rPr>
          <w:rtl/>
        </w:rPr>
        <w:t>על</w:t>
      </w:r>
      <w:r w:rsidRPr="00FC337B">
        <w:rPr>
          <w:rtl/>
          <w:lang w:bidi="ar-SA"/>
        </w:rPr>
        <w:t xml:space="preserve"> </w:t>
      </w:r>
      <w:r w:rsidRPr="00FC337B">
        <w:rPr>
          <w:rtl/>
        </w:rPr>
        <w:t>ידי</w:t>
      </w:r>
      <w:r w:rsidRPr="00FC337B">
        <w:rPr>
          <w:rtl/>
          <w:lang w:bidi="ar-SA"/>
        </w:rPr>
        <w:t xml:space="preserve"> </w:t>
      </w:r>
      <w:r w:rsidRPr="00FC337B">
        <w:rPr>
          <w:rtl/>
        </w:rPr>
        <w:t>שבח</w:t>
      </w:r>
      <w:r w:rsidRPr="00FC337B">
        <w:rPr>
          <w:rtl/>
          <w:lang w:bidi="ar-SA"/>
        </w:rPr>
        <w:t xml:space="preserve"> </w:t>
      </w:r>
      <w:r w:rsidRPr="00FC337B">
        <w:rPr>
          <w:rtl/>
        </w:rPr>
        <w:t>והערכה</w:t>
      </w:r>
      <w:r w:rsidRPr="00FC337B">
        <w:rPr>
          <w:rtl/>
          <w:lang w:bidi="ar-SA"/>
        </w:rPr>
        <w:t xml:space="preserve"> </w:t>
      </w:r>
      <w:r w:rsidRPr="00FC337B">
        <w:rPr>
          <w:rtl/>
        </w:rPr>
        <w:t>של</w:t>
      </w:r>
      <w:r w:rsidRPr="00FC337B">
        <w:rPr>
          <w:rtl/>
          <w:lang w:bidi="ar-SA"/>
        </w:rPr>
        <w:t xml:space="preserve"> </w:t>
      </w:r>
      <w:r w:rsidRPr="00FC337B">
        <w:rPr>
          <w:rtl/>
        </w:rPr>
        <w:t>המאמץ</w:t>
      </w:r>
      <w:r w:rsidRPr="00FC337B">
        <w:rPr>
          <w:rtl/>
          <w:lang w:bidi="ar-SA"/>
        </w:rPr>
        <w:t xml:space="preserve"> </w:t>
      </w:r>
      <w:r w:rsidRPr="00FC337B">
        <w:rPr>
          <w:rtl/>
        </w:rPr>
        <w:t>והתהליך</w:t>
      </w:r>
      <w:r w:rsidRPr="00FC337B">
        <w:rPr>
          <w:rtl/>
          <w:lang w:bidi="ar-SA"/>
        </w:rPr>
        <w:t xml:space="preserve"> </w:t>
      </w:r>
      <w:r w:rsidRPr="00FC337B">
        <w:rPr>
          <w:rtl/>
        </w:rPr>
        <w:t>האישי</w:t>
      </w:r>
      <w:r w:rsidRPr="00FC337B">
        <w:rPr>
          <w:rtl/>
          <w:lang w:bidi="ar-SA"/>
        </w:rPr>
        <w:t xml:space="preserve"> </w:t>
      </w:r>
      <w:r w:rsidRPr="00FC337B">
        <w:rPr>
          <w:rtl/>
        </w:rPr>
        <w:t>של</w:t>
      </w:r>
      <w:r w:rsidRPr="00FC337B">
        <w:rPr>
          <w:rtl/>
          <w:lang w:bidi="ar-SA"/>
        </w:rPr>
        <w:t xml:space="preserve"> </w:t>
      </w:r>
      <w:r w:rsidRPr="00FC337B">
        <w:rPr>
          <w:rtl/>
        </w:rPr>
        <w:t>התלמיד</w:t>
      </w:r>
      <w:r w:rsidR="00451963">
        <w:rPr>
          <w:rtl/>
        </w:rPr>
        <w:t>,</w:t>
      </w:r>
      <w:r w:rsidRPr="00FC337B">
        <w:rPr>
          <w:rtl/>
          <w:lang w:bidi="ar-SA"/>
        </w:rPr>
        <w:t xml:space="preserve"> </w:t>
      </w:r>
      <w:r w:rsidRPr="00FC337B">
        <w:rPr>
          <w:rtl/>
        </w:rPr>
        <w:t>ולא</w:t>
      </w:r>
      <w:r w:rsidRPr="00FC337B">
        <w:rPr>
          <w:rtl/>
          <w:lang w:bidi="ar-SA"/>
        </w:rPr>
        <w:t xml:space="preserve"> </w:t>
      </w:r>
      <w:r w:rsidRPr="00FC337B">
        <w:rPr>
          <w:rtl/>
        </w:rPr>
        <w:t>של</w:t>
      </w:r>
      <w:r w:rsidRPr="00FC337B">
        <w:rPr>
          <w:rtl/>
          <w:lang w:bidi="ar-SA"/>
        </w:rPr>
        <w:t xml:space="preserve"> </w:t>
      </w:r>
      <w:r w:rsidRPr="00FC337B">
        <w:rPr>
          <w:rtl/>
        </w:rPr>
        <w:t>התוצאה</w:t>
      </w:r>
      <w:r w:rsidRPr="00FC337B">
        <w:rPr>
          <w:rtl/>
          <w:lang w:bidi="ar-SA"/>
        </w:rPr>
        <w:t xml:space="preserve"> </w:t>
      </w:r>
      <w:r w:rsidRPr="00FC337B">
        <w:rPr>
          <w:rtl/>
        </w:rPr>
        <w:t>הסופית</w:t>
      </w:r>
      <w:r w:rsidRPr="00FC337B">
        <w:rPr>
          <w:rtl/>
          <w:lang w:bidi="ar-SA"/>
        </w:rPr>
        <w:t xml:space="preserve"> </w:t>
      </w:r>
      <w:r w:rsidRPr="00FC337B">
        <w:rPr>
          <w:rtl/>
        </w:rPr>
        <w:t>בלבד</w:t>
      </w:r>
      <w:r w:rsidRPr="00FC337B">
        <w:rPr>
          <w:rtl/>
          <w:lang w:bidi="ar-SA"/>
        </w:rPr>
        <w:t xml:space="preserve"> (</w:t>
      </w:r>
      <w:r w:rsidR="00E663E9">
        <w:rPr>
          <w:rtl/>
        </w:rPr>
        <w:t>גולדשמידט, 2013</w:t>
      </w:r>
      <w:r w:rsidRPr="00FC337B">
        <w:rPr>
          <w:rtl/>
          <w:lang w:bidi="ar-SA"/>
        </w:rPr>
        <w:t>).</w:t>
      </w:r>
    </w:p>
    <w:p w14:paraId="20DE7F43" w14:textId="31E461D3" w:rsidR="00FC337B" w:rsidRPr="00FC337B" w:rsidRDefault="00FC337B" w:rsidP="009A6C93">
      <w:pPr>
        <w:pStyle w:val="3"/>
      </w:pPr>
      <w:bookmarkStart w:id="32" w:name="_Toc239109188"/>
      <w:r w:rsidRPr="00FC337B">
        <w:rPr>
          <w:rtl/>
          <w:lang w:bidi="he-IL"/>
        </w:rPr>
        <w:t>חינוך</w:t>
      </w:r>
      <w:r w:rsidRPr="00FC337B">
        <w:rPr>
          <w:rtl/>
        </w:rPr>
        <w:t xml:space="preserve"> </w:t>
      </w:r>
      <w:r w:rsidRPr="00FC337B">
        <w:rPr>
          <w:rtl/>
          <w:lang w:bidi="he-IL"/>
        </w:rPr>
        <w:t>מבוסס</w:t>
      </w:r>
      <w:r w:rsidRPr="00FC337B">
        <w:rPr>
          <w:rtl/>
        </w:rPr>
        <w:t xml:space="preserve"> </w:t>
      </w:r>
      <w:r w:rsidRPr="00FC337B">
        <w:rPr>
          <w:rtl/>
          <w:lang w:bidi="he-IL"/>
        </w:rPr>
        <w:t>יחסים</w:t>
      </w:r>
      <w:r w:rsidRPr="00FC337B">
        <w:rPr>
          <w:rtl/>
        </w:rPr>
        <w:t xml:space="preserve"> (Pierson)</w:t>
      </w:r>
      <w:bookmarkEnd w:id="32"/>
    </w:p>
    <w:p w14:paraId="12C4E2BA" w14:textId="142C8409" w:rsidR="00FC337B" w:rsidRPr="00FC337B" w:rsidRDefault="00FC337B" w:rsidP="00A37757">
      <w:r w:rsidRPr="00FC337B">
        <w:rPr>
          <w:rtl/>
        </w:rPr>
        <w:t>עמוד</w:t>
      </w:r>
      <w:r w:rsidRPr="00FC337B">
        <w:rPr>
          <w:rtl/>
          <w:lang w:bidi="ar-SA"/>
        </w:rPr>
        <w:t xml:space="preserve"> </w:t>
      </w:r>
      <w:r w:rsidRPr="00FC337B">
        <w:rPr>
          <w:rtl/>
        </w:rPr>
        <w:t>תווך</w:t>
      </w:r>
      <w:r w:rsidRPr="00FC337B">
        <w:rPr>
          <w:rtl/>
          <w:lang w:bidi="ar-SA"/>
        </w:rPr>
        <w:t xml:space="preserve"> </w:t>
      </w:r>
      <w:r w:rsidRPr="00FC337B">
        <w:rPr>
          <w:rtl/>
        </w:rPr>
        <w:t>תיאורטי</w:t>
      </w:r>
      <w:r w:rsidRPr="00FC337B">
        <w:rPr>
          <w:rtl/>
          <w:lang w:bidi="ar-SA"/>
        </w:rPr>
        <w:t xml:space="preserve"> </w:t>
      </w:r>
      <w:r w:rsidRPr="00FC337B">
        <w:rPr>
          <w:rtl/>
        </w:rPr>
        <w:t>נוסף</w:t>
      </w:r>
      <w:r w:rsidRPr="00FC337B">
        <w:rPr>
          <w:rtl/>
          <w:lang w:bidi="ar-SA"/>
        </w:rPr>
        <w:t xml:space="preserve"> </w:t>
      </w:r>
      <w:r w:rsidRPr="00FC337B">
        <w:rPr>
          <w:rtl/>
        </w:rPr>
        <w:t>הוא</w:t>
      </w:r>
      <w:r w:rsidRPr="00FC337B">
        <w:rPr>
          <w:rtl/>
          <w:lang w:bidi="ar-SA"/>
        </w:rPr>
        <w:t xml:space="preserve"> '</w:t>
      </w:r>
      <w:r w:rsidRPr="00FC337B">
        <w:rPr>
          <w:rtl/>
        </w:rPr>
        <w:t>חינוך</w:t>
      </w:r>
      <w:r w:rsidRPr="00FC337B">
        <w:rPr>
          <w:rtl/>
          <w:lang w:bidi="ar-SA"/>
        </w:rPr>
        <w:t xml:space="preserve"> </w:t>
      </w:r>
      <w:r w:rsidRPr="00FC337B">
        <w:rPr>
          <w:rtl/>
        </w:rPr>
        <w:t>מבוסס</w:t>
      </w:r>
      <w:r w:rsidRPr="00FC337B">
        <w:rPr>
          <w:rtl/>
          <w:lang w:bidi="ar-SA"/>
        </w:rPr>
        <w:t xml:space="preserve"> </w:t>
      </w:r>
      <w:r w:rsidRPr="00FC337B">
        <w:rPr>
          <w:rtl/>
        </w:rPr>
        <w:t>יחסים</w:t>
      </w:r>
      <w:r w:rsidRPr="00FC337B">
        <w:rPr>
          <w:rtl/>
          <w:lang w:bidi="ar-SA"/>
        </w:rPr>
        <w:t xml:space="preserve">' </w:t>
      </w:r>
      <w:r w:rsidRPr="00FC337B">
        <w:rPr>
          <w:rtl/>
        </w:rPr>
        <w:t>כפי</w:t>
      </w:r>
      <w:r w:rsidRPr="00FC337B">
        <w:rPr>
          <w:rtl/>
          <w:lang w:bidi="ar-SA"/>
        </w:rPr>
        <w:t xml:space="preserve"> </w:t>
      </w:r>
      <w:r w:rsidRPr="00FC337B">
        <w:rPr>
          <w:rtl/>
        </w:rPr>
        <w:t>שמציגה</w:t>
      </w:r>
      <w:r w:rsidRPr="00FC337B">
        <w:rPr>
          <w:rtl/>
          <w:lang w:bidi="ar-SA"/>
        </w:rPr>
        <w:t xml:space="preserve"> </w:t>
      </w:r>
      <w:r w:rsidRPr="00FC337B">
        <w:rPr>
          <w:rtl/>
        </w:rPr>
        <w:t>המחנכת</w:t>
      </w:r>
      <w:r w:rsidRPr="00FC337B">
        <w:rPr>
          <w:rtl/>
          <w:lang w:bidi="ar-SA"/>
        </w:rPr>
        <w:t xml:space="preserve"> </w:t>
      </w:r>
      <w:r w:rsidRPr="00FC337B">
        <w:rPr>
          <w:rtl/>
        </w:rPr>
        <w:t>ריטה</w:t>
      </w:r>
      <w:r w:rsidRPr="00FC337B">
        <w:rPr>
          <w:rtl/>
          <w:lang w:bidi="ar-SA"/>
        </w:rPr>
        <w:t xml:space="preserve"> </w:t>
      </w:r>
      <w:r w:rsidRPr="00FC337B">
        <w:rPr>
          <w:rtl/>
        </w:rPr>
        <w:t>פירסון</w:t>
      </w:r>
      <w:r w:rsidRPr="00FC337B">
        <w:rPr>
          <w:rtl/>
          <w:lang w:bidi="ar-SA"/>
        </w:rPr>
        <w:t xml:space="preserve"> (Rita Pierson). </w:t>
      </w:r>
      <w:r w:rsidRPr="00FC337B">
        <w:rPr>
          <w:rtl/>
        </w:rPr>
        <w:t>פירסון</w:t>
      </w:r>
      <w:r w:rsidRPr="00FC337B">
        <w:rPr>
          <w:rtl/>
          <w:lang w:bidi="ar-SA"/>
        </w:rPr>
        <w:t xml:space="preserve"> </w:t>
      </w:r>
      <w:r w:rsidRPr="00FC337B">
        <w:rPr>
          <w:rtl/>
        </w:rPr>
        <w:t>טוענת</w:t>
      </w:r>
      <w:r w:rsidRPr="00FC337B">
        <w:rPr>
          <w:rtl/>
          <w:lang w:bidi="ar-SA"/>
        </w:rPr>
        <w:t xml:space="preserve"> </w:t>
      </w:r>
      <w:r w:rsidRPr="00FC337B">
        <w:rPr>
          <w:rtl/>
        </w:rPr>
        <w:t>כי</w:t>
      </w:r>
      <w:r w:rsidRPr="00FC337B">
        <w:rPr>
          <w:rtl/>
          <w:lang w:bidi="ar-SA"/>
        </w:rPr>
        <w:t xml:space="preserve"> </w:t>
      </w:r>
      <w:r w:rsidRPr="00FC337B">
        <w:rPr>
          <w:rtl/>
        </w:rPr>
        <w:t>ילדים</w:t>
      </w:r>
      <w:r w:rsidR="001B1787">
        <w:rPr>
          <w:rFonts w:hint="cs"/>
          <w:rtl/>
        </w:rPr>
        <w:t xml:space="preserve"> וילדות</w:t>
      </w:r>
      <w:r w:rsidRPr="00FC337B">
        <w:rPr>
          <w:rtl/>
          <w:lang w:bidi="ar-SA"/>
        </w:rPr>
        <w:t xml:space="preserve"> </w:t>
      </w:r>
      <w:r w:rsidRPr="00FC337B">
        <w:rPr>
          <w:rtl/>
        </w:rPr>
        <w:t>אינם</w:t>
      </w:r>
      <w:r w:rsidRPr="00FC337B">
        <w:rPr>
          <w:rtl/>
          <w:lang w:bidi="ar-SA"/>
        </w:rPr>
        <w:t xml:space="preserve"> </w:t>
      </w:r>
      <w:r w:rsidRPr="00FC337B">
        <w:rPr>
          <w:rtl/>
        </w:rPr>
        <w:t>לומדים</w:t>
      </w:r>
      <w:r w:rsidRPr="00FC337B">
        <w:rPr>
          <w:rtl/>
          <w:lang w:bidi="ar-SA"/>
        </w:rPr>
        <w:t xml:space="preserve"> </w:t>
      </w:r>
      <w:r w:rsidRPr="00FC337B">
        <w:rPr>
          <w:rtl/>
        </w:rPr>
        <w:t>מאנשים</w:t>
      </w:r>
      <w:r w:rsidRPr="00FC337B">
        <w:rPr>
          <w:rtl/>
          <w:lang w:bidi="ar-SA"/>
        </w:rPr>
        <w:t xml:space="preserve"> </w:t>
      </w:r>
      <w:r w:rsidRPr="00FC337B">
        <w:rPr>
          <w:rtl/>
        </w:rPr>
        <w:t>שהם</w:t>
      </w:r>
      <w:r w:rsidRPr="00FC337B">
        <w:rPr>
          <w:rtl/>
          <w:lang w:bidi="ar-SA"/>
        </w:rPr>
        <w:t xml:space="preserve"> </w:t>
      </w:r>
      <w:r w:rsidRPr="00FC337B">
        <w:rPr>
          <w:rtl/>
        </w:rPr>
        <w:t>אינם</w:t>
      </w:r>
      <w:r w:rsidRPr="00FC337B">
        <w:rPr>
          <w:rtl/>
          <w:lang w:bidi="ar-SA"/>
        </w:rPr>
        <w:t xml:space="preserve"> </w:t>
      </w:r>
      <w:r w:rsidRPr="00FC337B">
        <w:rPr>
          <w:rtl/>
        </w:rPr>
        <w:t>אוהבים</w:t>
      </w:r>
      <w:r w:rsidRPr="00FC337B">
        <w:rPr>
          <w:rtl/>
          <w:lang w:bidi="ar-SA"/>
        </w:rPr>
        <w:t xml:space="preserve"> </w:t>
      </w:r>
      <w:r w:rsidRPr="00FC337B">
        <w:rPr>
          <w:rtl/>
        </w:rPr>
        <w:t>ומעריכים</w:t>
      </w:r>
      <w:r w:rsidR="00451963">
        <w:rPr>
          <w:rtl/>
        </w:rPr>
        <w:t>,</w:t>
      </w:r>
      <w:r w:rsidRPr="00FC337B">
        <w:rPr>
          <w:rtl/>
          <w:lang w:bidi="ar-SA"/>
        </w:rPr>
        <w:t xml:space="preserve"> </w:t>
      </w:r>
      <w:r w:rsidRPr="00FC337B">
        <w:rPr>
          <w:rtl/>
        </w:rPr>
        <w:t>וכי</w:t>
      </w:r>
      <w:r w:rsidRPr="00FC337B">
        <w:rPr>
          <w:rtl/>
          <w:lang w:bidi="ar-SA"/>
        </w:rPr>
        <w:t xml:space="preserve"> </w:t>
      </w:r>
      <w:r w:rsidRPr="00FC337B">
        <w:rPr>
          <w:rtl/>
        </w:rPr>
        <w:t>קשר</w:t>
      </w:r>
      <w:r w:rsidRPr="00FC337B">
        <w:rPr>
          <w:rtl/>
          <w:lang w:bidi="ar-SA"/>
        </w:rPr>
        <w:t xml:space="preserve"> </w:t>
      </w:r>
      <w:r w:rsidRPr="00FC337B">
        <w:rPr>
          <w:rtl/>
        </w:rPr>
        <w:t>אישי</w:t>
      </w:r>
      <w:r w:rsidRPr="00FC337B">
        <w:rPr>
          <w:rtl/>
          <w:lang w:bidi="ar-SA"/>
        </w:rPr>
        <w:t xml:space="preserve"> </w:t>
      </w:r>
      <w:r w:rsidRPr="00FC337B">
        <w:rPr>
          <w:rtl/>
        </w:rPr>
        <w:t>חם</w:t>
      </w:r>
      <w:r w:rsidR="00451963">
        <w:rPr>
          <w:rtl/>
        </w:rPr>
        <w:t>,</w:t>
      </w:r>
      <w:r w:rsidRPr="00FC337B">
        <w:rPr>
          <w:rtl/>
          <w:lang w:bidi="ar-SA"/>
        </w:rPr>
        <w:t xml:space="preserve"> </w:t>
      </w:r>
      <w:r w:rsidRPr="00FC337B">
        <w:rPr>
          <w:rtl/>
        </w:rPr>
        <w:t>מכבד</w:t>
      </w:r>
      <w:r w:rsidRPr="00FC337B">
        <w:rPr>
          <w:rtl/>
          <w:lang w:bidi="ar-SA"/>
        </w:rPr>
        <w:t xml:space="preserve"> </w:t>
      </w:r>
      <w:r w:rsidRPr="00FC337B">
        <w:rPr>
          <w:rtl/>
        </w:rPr>
        <w:t>ומאמין</w:t>
      </w:r>
      <w:r w:rsidRPr="00FC337B">
        <w:rPr>
          <w:rtl/>
          <w:lang w:bidi="ar-SA"/>
        </w:rPr>
        <w:t xml:space="preserve"> </w:t>
      </w:r>
      <w:r w:rsidRPr="00FC337B">
        <w:rPr>
          <w:rtl/>
        </w:rPr>
        <w:t>מצד</w:t>
      </w:r>
      <w:r w:rsidRPr="00FC337B">
        <w:rPr>
          <w:rtl/>
          <w:lang w:bidi="ar-SA"/>
        </w:rPr>
        <w:t xml:space="preserve"> </w:t>
      </w:r>
      <w:r w:rsidRPr="00FC337B">
        <w:rPr>
          <w:rtl/>
        </w:rPr>
        <w:t>המורה</w:t>
      </w:r>
      <w:r w:rsidRPr="00FC337B">
        <w:rPr>
          <w:rtl/>
          <w:lang w:bidi="ar-SA"/>
        </w:rPr>
        <w:t xml:space="preserve"> </w:t>
      </w:r>
      <w:r w:rsidRPr="00FC337B">
        <w:rPr>
          <w:rtl/>
        </w:rPr>
        <w:t>הוא</w:t>
      </w:r>
      <w:r w:rsidRPr="00FC337B">
        <w:rPr>
          <w:rtl/>
          <w:lang w:bidi="ar-SA"/>
        </w:rPr>
        <w:t xml:space="preserve"> </w:t>
      </w:r>
      <w:r w:rsidRPr="00FC337B">
        <w:rPr>
          <w:rtl/>
        </w:rPr>
        <w:t>התנאי</w:t>
      </w:r>
      <w:r w:rsidRPr="00FC337B">
        <w:rPr>
          <w:rtl/>
          <w:lang w:bidi="ar-SA"/>
        </w:rPr>
        <w:t xml:space="preserve"> </w:t>
      </w:r>
      <w:r w:rsidRPr="00FC337B">
        <w:rPr>
          <w:rtl/>
        </w:rPr>
        <w:t>ההכרחי</w:t>
      </w:r>
      <w:r w:rsidRPr="00FC337B">
        <w:rPr>
          <w:rtl/>
          <w:lang w:bidi="ar-SA"/>
        </w:rPr>
        <w:t xml:space="preserve"> </w:t>
      </w:r>
      <w:r w:rsidRPr="00FC337B">
        <w:rPr>
          <w:rtl/>
        </w:rPr>
        <w:t>והראשוני</w:t>
      </w:r>
      <w:r w:rsidRPr="00FC337B">
        <w:rPr>
          <w:rtl/>
          <w:lang w:bidi="ar-SA"/>
        </w:rPr>
        <w:t xml:space="preserve"> </w:t>
      </w:r>
      <w:r w:rsidRPr="00FC337B">
        <w:rPr>
          <w:rtl/>
        </w:rPr>
        <w:t>לכל</w:t>
      </w:r>
      <w:r w:rsidRPr="00FC337B">
        <w:rPr>
          <w:rtl/>
          <w:lang w:bidi="ar-SA"/>
        </w:rPr>
        <w:t xml:space="preserve"> </w:t>
      </w:r>
      <w:r w:rsidRPr="00FC337B">
        <w:rPr>
          <w:rtl/>
        </w:rPr>
        <w:t>למידה</w:t>
      </w:r>
      <w:r w:rsidRPr="00FC337B">
        <w:rPr>
          <w:rtl/>
          <w:lang w:bidi="ar-SA"/>
        </w:rPr>
        <w:t xml:space="preserve"> </w:t>
      </w:r>
      <w:r w:rsidRPr="00FC337B">
        <w:rPr>
          <w:rtl/>
        </w:rPr>
        <w:t>משמעותית</w:t>
      </w:r>
      <w:r w:rsidRPr="00FC337B">
        <w:rPr>
          <w:rtl/>
          <w:lang w:bidi="ar-SA"/>
        </w:rPr>
        <w:t xml:space="preserve"> (</w:t>
      </w:r>
      <w:r w:rsidR="00E663E9">
        <w:rPr>
          <w:rtl/>
        </w:rPr>
        <w:t>גולדשמידט, 2013</w:t>
      </w:r>
      <w:r w:rsidRPr="00FC337B">
        <w:rPr>
          <w:rtl/>
          <w:lang w:bidi="ar-SA"/>
        </w:rPr>
        <w:t xml:space="preserve">). </w:t>
      </w:r>
      <w:r w:rsidRPr="00FC337B">
        <w:rPr>
          <w:rtl/>
        </w:rPr>
        <w:t>תפקיד</w:t>
      </w:r>
      <w:r w:rsidRPr="00FC337B">
        <w:rPr>
          <w:rtl/>
          <w:lang w:bidi="ar-SA"/>
        </w:rPr>
        <w:t xml:space="preserve"> </w:t>
      </w:r>
      <w:r w:rsidRPr="00FC337B">
        <w:rPr>
          <w:rtl/>
        </w:rPr>
        <w:t>המורה</w:t>
      </w:r>
      <w:r w:rsidRPr="00FC337B">
        <w:rPr>
          <w:rtl/>
          <w:lang w:bidi="ar-SA"/>
        </w:rPr>
        <w:t xml:space="preserve"> </w:t>
      </w:r>
      <w:r w:rsidRPr="00FC337B">
        <w:rPr>
          <w:rtl/>
        </w:rPr>
        <w:t>אינו</w:t>
      </w:r>
      <w:r w:rsidRPr="00FC337B">
        <w:rPr>
          <w:rtl/>
          <w:lang w:bidi="ar-SA"/>
        </w:rPr>
        <w:t xml:space="preserve"> </w:t>
      </w:r>
      <w:r w:rsidRPr="00FC337B">
        <w:rPr>
          <w:rtl/>
        </w:rPr>
        <w:t>מסתכם</w:t>
      </w:r>
      <w:r w:rsidRPr="00FC337B">
        <w:rPr>
          <w:rtl/>
          <w:lang w:bidi="ar-SA"/>
        </w:rPr>
        <w:t xml:space="preserve"> </w:t>
      </w:r>
      <w:r w:rsidRPr="00FC337B">
        <w:rPr>
          <w:rtl/>
        </w:rPr>
        <w:t>בהעברת</w:t>
      </w:r>
      <w:r w:rsidRPr="00FC337B">
        <w:rPr>
          <w:rtl/>
          <w:lang w:bidi="ar-SA"/>
        </w:rPr>
        <w:t xml:space="preserve"> </w:t>
      </w:r>
      <w:r w:rsidRPr="00FC337B">
        <w:rPr>
          <w:rtl/>
        </w:rPr>
        <w:t>ידע</w:t>
      </w:r>
      <w:r w:rsidR="00451963">
        <w:rPr>
          <w:rtl/>
        </w:rPr>
        <w:t>,</w:t>
      </w:r>
      <w:r w:rsidRPr="00FC337B">
        <w:rPr>
          <w:rtl/>
          <w:lang w:bidi="ar-SA"/>
        </w:rPr>
        <w:t xml:space="preserve"> </w:t>
      </w:r>
      <w:r w:rsidRPr="00FC337B">
        <w:rPr>
          <w:rtl/>
        </w:rPr>
        <w:t>אלא</w:t>
      </w:r>
      <w:r w:rsidRPr="00FC337B">
        <w:rPr>
          <w:rtl/>
          <w:lang w:bidi="ar-SA"/>
        </w:rPr>
        <w:t xml:space="preserve"> </w:t>
      </w:r>
      <w:r w:rsidRPr="00FC337B">
        <w:rPr>
          <w:rtl/>
        </w:rPr>
        <w:t>בעיצוב</w:t>
      </w:r>
      <w:r w:rsidRPr="00FC337B">
        <w:rPr>
          <w:rtl/>
          <w:lang w:bidi="ar-SA"/>
        </w:rPr>
        <w:t xml:space="preserve"> </w:t>
      </w:r>
      <w:r w:rsidRPr="00FC337B">
        <w:rPr>
          <w:rtl/>
        </w:rPr>
        <w:t>דמות</w:t>
      </w:r>
      <w:r w:rsidRPr="00FC337B">
        <w:rPr>
          <w:rtl/>
          <w:lang w:bidi="ar-SA"/>
        </w:rPr>
        <w:t xml:space="preserve"> </w:t>
      </w:r>
      <w:r w:rsidRPr="00FC337B">
        <w:rPr>
          <w:rtl/>
        </w:rPr>
        <w:t>תומכת</w:t>
      </w:r>
      <w:r w:rsidR="00B527AF">
        <w:rPr>
          <w:rFonts w:hint="cs"/>
          <w:rtl/>
        </w:rPr>
        <w:t>,</w:t>
      </w:r>
      <w:r w:rsidRPr="00FC337B">
        <w:rPr>
          <w:rtl/>
          <w:lang w:bidi="ar-SA"/>
        </w:rPr>
        <w:t xml:space="preserve"> </w:t>
      </w:r>
      <w:r w:rsidRPr="00FC337B">
        <w:rPr>
          <w:rtl/>
        </w:rPr>
        <w:t>המלווה</w:t>
      </w:r>
      <w:r w:rsidRPr="00FC337B">
        <w:rPr>
          <w:rtl/>
          <w:lang w:bidi="ar-SA"/>
        </w:rPr>
        <w:t xml:space="preserve"> </w:t>
      </w:r>
      <w:r w:rsidRPr="00FC337B">
        <w:rPr>
          <w:rtl/>
        </w:rPr>
        <w:t>את</w:t>
      </w:r>
      <w:r w:rsidRPr="00FC337B">
        <w:rPr>
          <w:rtl/>
          <w:lang w:bidi="ar-SA"/>
        </w:rPr>
        <w:t xml:space="preserve"> </w:t>
      </w:r>
      <w:r w:rsidRPr="00FC337B">
        <w:rPr>
          <w:rtl/>
        </w:rPr>
        <w:t>ההתפתחות</w:t>
      </w:r>
      <w:r w:rsidRPr="00FC337B">
        <w:rPr>
          <w:rtl/>
          <w:lang w:bidi="ar-SA"/>
        </w:rPr>
        <w:t xml:space="preserve"> </w:t>
      </w:r>
      <w:r w:rsidRPr="00FC337B">
        <w:rPr>
          <w:rtl/>
        </w:rPr>
        <w:t>הרגשית</w:t>
      </w:r>
      <w:r w:rsidRPr="00FC337B">
        <w:rPr>
          <w:rtl/>
          <w:lang w:bidi="ar-SA"/>
        </w:rPr>
        <w:t xml:space="preserve"> </w:t>
      </w:r>
      <w:r w:rsidRPr="00FC337B">
        <w:rPr>
          <w:rtl/>
        </w:rPr>
        <w:t>של</w:t>
      </w:r>
      <w:r w:rsidRPr="00FC337B">
        <w:rPr>
          <w:rtl/>
          <w:lang w:bidi="ar-SA"/>
        </w:rPr>
        <w:t xml:space="preserve"> </w:t>
      </w:r>
      <w:r w:rsidRPr="00FC337B">
        <w:rPr>
          <w:rtl/>
        </w:rPr>
        <w:t>הילד</w:t>
      </w:r>
      <w:r w:rsidR="001B1787">
        <w:rPr>
          <w:rFonts w:hint="cs"/>
          <w:rtl/>
        </w:rPr>
        <w:t xml:space="preserve"> והילדה</w:t>
      </w:r>
      <w:r w:rsidRPr="00FC337B">
        <w:rPr>
          <w:rtl/>
          <w:lang w:bidi="ar-SA"/>
        </w:rPr>
        <w:t xml:space="preserve">. </w:t>
      </w:r>
      <w:r w:rsidRPr="00FC337B">
        <w:rPr>
          <w:rtl/>
        </w:rPr>
        <w:t>ב</w:t>
      </w:r>
      <w:r w:rsidR="00D24E40">
        <w:rPr>
          <w:rtl/>
        </w:rPr>
        <w:t>חינוך וַלדורף</w:t>
      </w:r>
      <w:r w:rsidR="00451963">
        <w:rPr>
          <w:rtl/>
        </w:rPr>
        <w:t>,</w:t>
      </w:r>
      <w:r w:rsidRPr="00FC337B">
        <w:rPr>
          <w:rtl/>
          <w:lang w:bidi="ar-SA"/>
        </w:rPr>
        <w:t xml:space="preserve"> </w:t>
      </w:r>
      <w:r w:rsidRPr="00FC337B">
        <w:rPr>
          <w:rtl/>
        </w:rPr>
        <w:t>ע</w:t>
      </w:r>
      <w:r w:rsidR="00B527AF">
        <w:rPr>
          <w:rFonts w:hint="cs"/>
          <w:rtl/>
        </w:rPr>
        <w:t>י</w:t>
      </w:r>
      <w:r w:rsidRPr="00FC337B">
        <w:rPr>
          <w:rtl/>
        </w:rPr>
        <w:t>קרון</w:t>
      </w:r>
      <w:r w:rsidRPr="00FC337B">
        <w:rPr>
          <w:rtl/>
          <w:lang w:bidi="ar-SA"/>
        </w:rPr>
        <w:t xml:space="preserve"> </w:t>
      </w:r>
      <w:r w:rsidRPr="00FC337B">
        <w:rPr>
          <w:rtl/>
        </w:rPr>
        <w:t>זה</w:t>
      </w:r>
      <w:r w:rsidRPr="00FC337B">
        <w:rPr>
          <w:rtl/>
          <w:lang w:bidi="ar-SA"/>
        </w:rPr>
        <w:t xml:space="preserve"> </w:t>
      </w:r>
      <w:r w:rsidRPr="00FC337B">
        <w:rPr>
          <w:rtl/>
        </w:rPr>
        <w:t>מיושם</w:t>
      </w:r>
      <w:r w:rsidRPr="00FC337B">
        <w:rPr>
          <w:rtl/>
          <w:lang w:bidi="ar-SA"/>
        </w:rPr>
        <w:t xml:space="preserve"> </w:t>
      </w:r>
      <w:r w:rsidRPr="00FC337B">
        <w:rPr>
          <w:rtl/>
        </w:rPr>
        <w:t>באופן</w:t>
      </w:r>
      <w:r w:rsidRPr="00FC337B">
        <w:rPr>
          <w:rtl/>
          <w:lang w:bidi="ar-SA"/>
        </w:rPr>
        <w:t xml:space="preserve"> </w:t>
      </w:r>
      <w:r w:rsidRPr="00FC337B">
        <w:rPr>
          <w:rtl/>
        </w:rPr>
        <w:t>קיצוני</w:t>
      </w:r>
      <w:r w:rsidRPr="00FC337B">
        <w:rPr>
          <w:rtl/>
          <w:lang w:bidi="ar-SA"/>
        </w:rPr>
        <w:t xml:space="preserve"> </w:t>
      </w:r>
      <w:r w:rsidRPr="00FC337B">
        <w:rPr>
          <w:rtl/>
        </w:rPr>
        <w:t>דרך</w:t>
      </w:r>
      <w:r w:rsidRPr="00FC337B">
        <w:rPr>
          <w:rtl/>
          <w:lang w:bidi="ar-SA"/>
        </w:rPr>
        <w:t xml:space="preserve"> </w:t>
      </w:r>
      <w:r w:rsidRPr="00FC337B">
        <w:rPr>
          <w:rtl/>
        </w:rPr>
        <w:t>מודל</w:t>
      </w:r>
      <w:r w:rsidRPr="00FC337B">
        <w:rPr>
          <w:rtl/>
          <w:lang w:bidi="ar-SA"/>
        </w:rPr>
        <w:t xml:space="preserve"> '</w:t>
      </w:r>
      <w:r w:rsidRPr="00FC337B">
        <w:rPr>
          <w:rtl/>
        </w:rPr>
        <w:t>מורה</w:t>
      </w:r>
      <w:r w:rsidRPr="00FC337B">
        <w:rPr>
          <w:rtl/>
          <w:lang w:bidi="ar-SA"/>
        </w:rPr>
        <w:t xml:space="preserve"> </w:t>
      </w:r>
      <w:r w:rsidRPr="00FC337B">
        <w:rPr>
          <w:rtl/>
        </w:rPr>
        <w:t>הכיתה</w:t>
      </w:r>
      <w:r w:rsidRPr="00FC337B">
        <w:rPr>
          <w:rtl/>
          <w:lang w:bidi="ar-SA"/>
        </w:rPr>
        <w:t xml:space="preserve">' </w:t>
      </w:r>
      <w:r w:rsidRPr="00FC337B">
        <w:rPr>
          <w:rtl/>
        </w:rPr>
        <w:t>המלווה</w:t>
      </w:r>
      <w:r w:rsidRPr="00FC337B">
        <w:rPr>
          <w:rtl/>
          <w:lang w:bidi="ar-SA"/>
        </w:rPr>
        <w:t xml:space="preserve"> </w:t>
      </w:r>
      <w:r w:rsidRPr="00FC337B">
        <w:rPr>
          <w:rtl/>
        </w:rPr>
        <w:t>את</w:t>
      </w:r>
      <w:r w:rsidRPr="00FC337B">
        <w:rPr>
          <w:rtl/>
          <w:lang w:bidi="ar-SA"/>
        </w:rPr>
        <w:t xml:space="preserve"> </w:t>
      </w:r>
      <w:r w:rsidRPr="00FC337B">
        <w:rPr>
          <w:rtl/>
        </w:rPr>
        <w:t>הכיתה</w:t>
      </w:r>
      <w:r w:rsidRPr="00FC337B">
        <w:rPr>
          <w:rtl/>
          <w:lang w:bidi="ar-SA"/>
        </w:rPr>
        <w:t xml:space="preserve"> </w:t>
      </w:r>
      <w:r w:rsidRPr="00FC337B">
        <w:rPr>
          <w:rtl/>
        </w:rPr>
        <w:t>לאורך</w:t>
      </w:r>
      <w:r w:rsidRPr="00FC337B">
        <w:rPr>
          <w:rtl/>
          <w:lang w:bidi="ar-SA"/>
        </w:rPr>
        <w:t xml:space="preserve"> </w:t>
      </w:r>
      <w:r w:rsidRPr="00FC337B">
        <w:rPr>
          <w:rtl/>
        </w:rPr>
        <w:t>שמונה</w:t>
      </w:r>
      <w:r w:rsidRPr="00FC337B">
        <w:rPr>
          <w:rtl/>
          <w:lang w:bidi="ar-SA"/>
        </w:rPr>
        <w:t xml:space="preserve"> </w:t>
      </w:r>
      <w:r w:rsidRPr="00FC337B">
        <w:rPr>
          <w:rtl/>
        </w:rPr>
        <w:t>שנים</w:t>
      </w:r>
      <w:r w:rsidRPr="00FC337B">
        <w:rPr>
          <w:rtl/>
          <w:lang w:bidi="ar-SA"/>
        </w:rPr>
        <w:t xml:space="preserve"> </w:t>
      </w:r>
      <w:r w:rsidRPr="00FC337B">
        <w:rPr>
          <w:rtl/>
        </w:rPr>
        <w:t>רצופות</w:t>
      </w:r>
      <w:r w:rsidR="00451963">
        <w:rPr>
          <w:rtl/>
        </w:rPr>
        <w:t>,</w:t>
      </w:r>
      <w:r w:rsidRPr="00FC337B">
        <w:rPr>
          <w:rtl/>
          <w:lang w:bidi="ar-SA"/>
        </w:rPr>
        <w:t xml:space="preserve"> </w:t>
      </w:r>
      <w:r w:rsidRPr="00FC337B">
        <w:rPr>
          <w:rtl/>
        </w:rPr>
        <w:t>ובכך</w:t>
      </w:r>
      <w:r w:rsidRPr="00FC337B">
        <w:rPr>
          <w:rtl/>
          <w:lang w:bidi="ar-SA"/>
        </w:rPr>
        <w:t xml:space="preserve"> </w:t>
      </w:r>
      <w:r w:rsidRPr="00FC337B">
        <w:rPr>
          <w:rtl/>
        </w:rPr>
        <w:t>בונה</w:t>
      </w:r>
      <w:r w:rsidRPr="00FC337B">
        <w:rPr>
          <w:rtl/>
          <w:lang w:bidi="ar-SA"/>
        </w:rPr>
        <w:t xml:space="preserve"> </w:t>
      </w:r>
      <w:r w:rsidRPr="00FC337B">
        <w:rPr>
          <w:rtl/>
        </w:rPr>
        <w:t>רשת</w:t>
      </w:r>
      <w:r w:rsidRPr="00FC337B">
        <w:rPr>
          <w:rtl/>
          <w:lang w:bidi="ar-SA"/>
        </w:rPr>
        <w:t xml:space="preserve"> </w:t>
      </w:r>
      <w:r w:rsidRPr="00FC337B">
        <w:rPr>
          <w:rtl/>
        </w:rPr>
        <w:t>ביטחון</w:t>
      </w:r>
      <w:r w:rsidRPr="00FC337B">
        <w:rPr>
          <w:rtl/>
          <w:lang w:bidi="ar-SA"/>
        </w:rPr>
        <w:t xml:space="preserve"> </w:t>
      </w:r>
      <w:r w:rsidRPr="00FC337B">
        <w:rPr>
          <w:rtl/>
        </w:rPr>
        <w:t>ויחסים</w:t>
      </w:r>
      <w:r w:rsidRPr="00FC337B">
        <w:rPr>
          <w:rtl/>
          <w:lang w:bidi="ar-SA"/>
        </w:rPr>
        <w:t xml:space="preserve"> </w:t>
      </w:r>
      <w:r w:rsidRPr="00FC337B">
        <w:rPr>
          <w:rtl/>
        </w:rPr>
        <w:t>עמוקים</w:t>
      </w:r>
      <w:r w:rsidRPr="00FC337B">
        <w:rPr>
          <w:rtl/>
          <w:lang w:bidi="ar-SA"/>
        </w:rPr>
        <w:t xml:space="preserve"> </w:t>
      </w:r>
      <w:r w:rsidRPr="00FC337B">
        <w:rPr>
          <w:rtl/>
        </w:rPr>
        <w:t>ויציבים</w:t>
      </w:r>
      <w:r w:rsidRPr="00FC337B">
        <w:rPr>
          <w:rtl/>
          <w:lang w:bidi="ar-SA"/>
        </w:rPr>
        <w:t xml:space="preserve"> (</w:t>
      </w:r>
      <w:r w:rsidR="00E663E9">
        <w:rPr>
          <w:rtl/>
        </w:rPr>
        <w:t>גולדשמידט, 2013</w:t>
      </w:r>
      <w:r w:rsidRPr="00FC337B">
        <w:rPr>
          <w:rtl/>
          <w:lang w:bidi="ar-SA"/>
        </w:rPr>
        <w:t>).</w:t>
      </w:r>
    </w:p>
    <w:p w14:paraId="263AA24C" w14:textId="3727A0EF" w:rsidR="00FC337B" w:rsidRPr="00FC337B" w:rsidRDefault="00FC337B" w:rsidP="009A6C93">
      <w:pPr>
        <w:pStyle w:val="3"/>
      </w:pPr>
      <w:bookmarkStart w:id="33" w:name="_Toc239109189"/>
      <w:r w:rsidRPr="00FC337B">
        <w:rPr>
          <w:rtl/>
          <w:lang w:bidi="he-IL"/>
        </w:rPr>
        <w:t>רווחה</w:t>
      </w:r>
      <w:r w:rsidRPr="00FC337B">
        <w:rPr>
          <w:rtl/>
        </w:rPr>
        <w:t xml:space="preserve"> </w:t>
      </w:r>
      <w:r w:rsidRPr="00FC337B">
        <w:rPr>
          <w:rtl/>
          <w:lang w:bidi="he-IL"/>
        </w:rPr>
        <w:t>נפשית</w:t>
      </w:r>
      <w:r w:rsidRPr="00FC337B">
        <w:rPr>
          <w:rtl/>
        </w:rPr>
        <w:t xml:space="preserve"> (</w:t>
      </w:r>
      <w:r w:rsidR="00B527AF">
        <w:t>Well</w:t>
      </w:r>
      <w:r w:rsidR="00E87D4B">
        <w:t>bei</w:t>
      </w:r>
      <w:r w:rsidR="00B527AF">
        <w:t>ng</w:t>
      </w:r>
      <w:r w:rsidRPr="00FC337B">
        <w:rPr>
          <w:rtl/>
        </w:rPr>
        <w:t xml:space="preserve">) </w:t>
      </w:r>
      <w:r w:rsidRPr="00FC337B">
        <w:rPr>
          <w:rtl/>
          <w:lang w:bidi="he-IL"/>
        </w:rPr>
        <w:t>והגדרתה</w:t>
      </w:r>
      <w:bookmarkEnd w:id="33"/>
    </w:p>
    <w:p w14:paraId="3270F997" w14:textId="0C5F13AA" w:rsidR="00FC337B" w:rsidRPr="00FC337B" w:rsidRDefault="00FC337B" w:rsidP="00A37757">
      <w:r w:rsidRPr="00FC337B">
        <w:rPr>
          <w:rtl/>
        </w:rPr>
        <w:t>המונח</w:t>
      </w:r>
      <w:r w:rsidRPr="00FC337B">
        <w:rPr>
          <w:rtl/>
          <w:lang w:bidi="ar-SA"/>
        </w:rPr>
        <w:t xml:space="preserve"> Wellbeing (</w:t>
      </w:r>
      <w:r w:rsidRPr="00FC337B">
        <w:rPr>
          <w:rtl/>
        </w:rPr>
        <w:t>רווחה</w:t>
      </w:r>
      <w:r w:rsidRPr="00FC337B">
        <w:rPr>
          <w:rtl/>
          <w:lang w:bidi="ar-SA"/>
        </w:rPr>
        <w:t xml:space="preserve"> </w:t>
      </w:r>
      <w:r w:rsidRPr="00FC337B">
        <w:rPr>
          <w:rtl/>
        </w:rPr>
        <w:t>נפשית</w:t>
      </w:r>
      <w:r w:rsidRPr="00FC337B">
        <w:rPr>
          <w:rtl/>
          <w:lang w:bidi="ar-SA"/>
        </w:rPr>
        <w:t xml:space="preserve">) </w:t>
      </w:r>
      <w:r w:rsidRPr="00FC337B">
        <w:rPr>
          <w:rtl/>
        </w:rPr>
        <w:t>מוגדר</w:t>
      </w:r>
      <w:r w:rsidRPr="00FC337B">
        <w:rPr>
          <w:rtl/>
          <w:lang w:bidi="ar-SA"/>
        </w:rPr>
        <w:t xml:space="preserve"> </w:t>
      </w:r>
      <w:r w:rsidRPr="00FC337B">
        <w:rPr>
          <w:rtl/>
        </w:rPr>
        <w:t>כשילוב</w:t>
      </w:r>
      <w:r w:rsidRPr="00FC337B">
        <w:rPr>
          <w:rtl/>
          <w:lang w:bidi="ar-SA"/>
        </w:rPr>
        <w:t xml:space="preserve"> </w:t>
      </w:r>
      <w:r w:rsidRPr="00FC337B">
        <w:rPr>
          <w:rtl/>
        </w:rPr>
        <w:t>של</w:t>
      </w:r>
      <w:r w:rsidRPr="00FC337B">
        <w:rPr>
          <w:rtl/>
          <w:lang w:bidi="ar-SA"/>
        </w:rPr>
        <w:t xml:space="preserve"> </w:t>
      </w:r>
      <w:r w:rsidRPr="00FC337B">
        <w:rPr>
          <w:rtl/>
        </w:rPr>
        <w:t>תחושה</w:t>
      </w:r>
      <w:r w:rsidRPr="00FC337B">
        <w:rPr>
          <w:rtl/>
          <w:lang w:bidi="ar-SA"/>
        </w:rPr>
        <w:t xml:space="preserve"> </w:t>
      </w:r>
      <w:r w:rsidRPr="00FC337B">
        <w:rPr>
          <w:rtl/>
        </w:rPr>
        <w:t>טובה</w:t>
      </w:r>
      <w:r w:rsidRPr="00FC337B">
        <w:rPr>
          <w:rtl/>
          <w:lang w:bidi="ar-SA"/>
        </w:rPr>
        <w:t xml:space="preserve"> </w:t>
      </w:r>
      <w:r w:rsidRPr="00FC337B">
        <w:rPr>
          <w:rtl/>
        </w:rPr>
        <w:t>ותפקוד</w:t>
      </w:r>
      <w:r w:rsidRPr="00FC337B">
        <w:rPr>
          <w:rtl/>
          <w:lang w:bidi="ar-SA"/>
        </w:rPr>
        <w:t xml:space="preserve"> </w:t>
      </w:r>
      <w:r w:rsidRPr="00FC337B">
        <w:rPr>
          <w:rtl/>
        </w:rPr>
        <w:t>יעיל</w:t>
      </w:r>
      <w:r w:rsidRPr="00FC337B">
        <w:rPr>
          <w:rtl/>
          <w:lang w:bidi="ar-SA"/>
        </w:rPr>
        <w:t xml:space="preserve"> </w:t>
      </w:r>
      <w:r w:rsidRPr="00FC337B">
        <w:rPr>
          <w:rtl/>
        </w:rPr>
        <w:t>ביום</w:t>
      </w:r>
      <w:r w:rsidRPr="00FC337B">
        <w:rPr>
          <w:rtl/>
          <w:lang w:bidi="ar-SA"/>
        </w:rPr>
        <w:t>-</w:t>
      </w:r>
      <w:r w:rsidRPr="00FC337B">
        <w:rPr>
          <w:rtl/>
        </w:rPr>
        <w:t>יום</w:t>
      </w:r>
      <w:r w:rsidR="00451963">
        <w:rPr>
          <w:rtl/>
        </w:rPr>
        <w:t>,</w:t>
      </w:r>
      <w:r w:rsidRPr="00FC337B">
        <w:rPr>
          <w:rtl/>
          <w:lang w:bidi="ar-SA"/>
        </w:rPr>
        <w:t xml:space="preserve"> </w:t>
      </w:r>
      <w:r w:rsidRPr="00FC337B">
        <w:rPr>
          <w:rtl/>
        </w:rPr>
        <w:t>הכולל</w:t>
      </w:r>
      <w:r w:rsidRPr="00FC337B">
        <w:rPr>
          <w:rtl/>
          <w:lang w:bidi="ar-SA"/>
        </w:rPr>
        <w:t xml:space="preserve"> </w:t>
      </w:r>
      <w:r w:rsidRPr="00FC337B">
        <w:rPr>
          <w:rtl/>
        </w:rPr>
        <w:t>סקרנות</w:t>
      </w:r>
      <w:r w:rsidR="00451963">
        <w:rPr>
          <w:rtl/>
        </w:rPr>
        <w:t>,</w:t>
      </w:r>
      <w:r w:rsidRPr="00FC337B">
        <w:rPr>
          <w:rtl/>
          <w:lang w:bidi="ar-SA"/>
        </w:rPr>
        <w:t xml:space="preserve"> </w:t>
      </w:r>
      <w:r w:rsidRPr="00FC337B">
        <w:rPr>
          <w:rtl/>
        </w:rPr>
        <w:t>הנאה</w:t>
      </w:r>
      <w:r w:rsidR="00451963">
        <w:rPr>
          <w:rtl/>
        </w:rPr>
        <w:t>,</w:t>
      </w:r>
      <w:r w:rsidRPr="00FC337B">
        <w:rPr>
          <w:rtl/>
          <w:lang w:bidi="ar-SA"/>
        </w:rPr>
        <w:t xml:space="preserve"> </w:t>
      </w:r>
      <w:r w:rsidRPr="00FC337B">
        <w:rPr>
          <w:rtl/>
        </w:rPr>
        <w:t>שביעות</w:t>
      </w:r>
      <w:r w:rsidRPr="00FC337B">
        <w:rPr>
          <w:rtl/>
          <w:lang w:bidi="ar-SA"/>
        </w:rPr>
        <w:t xml:space="preserve"> </w:t>
      </w:r>
      <w:r w:rsidRPr="00FC337B">
        <w:rPr>
          <w:rtl/>
        </w:rPr>
        <w:t>רצון</w:t>
      </w:r>
      <w:r w:rsidRPr="00FC337B">
        <w:rPr>
          <w:rtl/>
          <w:lang w:bidi="ar-SA"/>
        </w:rPr>
        <w:t xml:space="preserve"> </w:t>
      </w:r>
      <w:r w:rsidRPr="00FC337B">
        <w:rPr>
          <w:rtl/>
        </w:rPr>
        <w:t>ומעורבות</w:t>
      </w:r>
      <w:r w:rsidRPr="00FC337B">
        <w:rPr>
          <w:rtl/>
          <w:lang w:bidi="ar-SA"/>
        </w:rPr>
        <w:t xml:space="preserve"> </w:t>
      </w:r>
      <w:r w:rsidRPr="00FC337B">
        <w:rPr>
          <w:rtl/>
        </w:rPr>
        <w:t>פעילה</w:t>
      </w:r>
      <w:r w:rsidRPr="00FC337B">
        <w:rPr>
          <w:rtl/>
          <w:lang w:bidi="ar-SA"/>
        </w:rPr>
        <w:t xml:space="preserve"> (</w:t>
      </w:r>
      <w:r w:rsidR="00D1118D">
        <w:t>Huppert, 2009</w:t>
      </w:r>
      <w:r w:rsidRPr="00FC337B">
        <w:rPr>
          <w:rtl/>
          <w:lang w:bidi="ar-SA"/>
        </w:rPr>
        <w:t xml:space="preserve">). </w:t>
      </w:r>
      <w:r w:rsidRPr="00FC337B">
        <w:rPr>
          <w:rtl/>
        </w:rPr>
        <w:t>מחקרים</w:t>
      </w:r>
      <w:r w:rsidRPr="00FC337B">
        <w:rPr>
          <w:rtl/>
          <w:lang w:bidi="ar-SA"/>
        </w:rPr>
        <w:t xml:space="preserve"> </w:t>
      </w:r>
      <w:r w:rsidRPr="00FC337B">
        <w:rPr>
          <w:rtl/>
        </w:rPr>
        <w:t>מראים</w:t>
      </w:r>
      <w:r w:rsidRPr="00FC337B">
        <w:rPr>
          <w:rtl/>
          <w:lang w:bidi="ar-SA"/>
        </w:rPr>
        <w:t xml:space="preserve"> </w:t>
      </w:r>
      <w:r w:rsidRPr="00FC337B">
        <w:rPr>
          <w:rtl/>
        </w:rPr>
        <w:t>כי</w:t>
      </w:r>
      <w:r w:rsidRPr="00FC337B">
        <w:rPr>
          <w:rtl/>
          <w:lang w:bidi="ar-SA"/>
        </w:rPr>
        <w:t xml:space="preserve"> </w:t>
      </w:r>
      <w:r w:rsidRPr="00FC337B">
        <w:rPr>
          <w:rtl/>
        </w:rPr>
        <w:t>חוויות</w:t>
      </w:r>
      <w:r w:rsidRPr="00FC337B">
        <w:rPr>
          <w:rtl/>
          <w:lang w:bidi="ar-SA"/>
        </w:rPr>
        <w:t xml:space="preserve"> </w:t>
      </w:r>
      <w:r w:rsidRPr="00FC337B">
        <w:rPr>
          <w:rtl/>
        </w:rPr>
        <w:t>רגשיות</w:t>
      </w:r>
      <w:r w:rsidRPr="00FC337B">
        <w:rPr>
          <w:rtl/>
          <w:lang w:bidi="ar-SA"/>
        </w:rPr>
        <w:t xml:space="preserve"> </w:t>
      </w:r>
      <w:r w:rsidRPr="00FC337B">
        <w:rPr>
          <w:rtl/>
        </w:rPr>
        <w:t>חיוביות</w:t>
      </w:r>
      <w:r w:rsidRPr="00FC337B">
        <w:rPr>
          <w:rtl/>
          <w:lang w:bidi="ar-SA"/>
        </w:rPr>
        <w:t xml:space="preserve"> </w:t>
      </w:r>
      <w:r w:rsidRPr="00FC337B">
        <w:rPr>
          <w:rtl/>
        </w:rPr>
        <w:t>מרחיבות</w:t>
      </w:r>
      <w:r w:rsidRPr="00FC337B">
        <w:rPr>
          <w:rtl/>
          <w:lang w:bidi="ar-SA"/>
        </w:rPr>
        <w:t xml:space="preserve"> </w:t>
      </w:r>
      <w:r w:rsidRPr="00FC337B">
        <w:rPr>
          <w:rtl/>
        </w:rPr>
        <w:t>את</w:t>
      </w:r>
      <w:r w:rsidRPr="00FC337B">
        <w:rPr>
          <w:rtl/>
          <w:lang w:bidi="ar-SA"/>
        </w:rPr>
        <w:t xml:space="preserve"> </w:t>
      </w:r>
      <w:r w:rsidRPr="00FC337B">
        <w:rPr>
          <w:rtl/>
        </w:rPr>
        <w:t>משאבי</w:t>
      </w:r>
      <w:r w:rsidRPr="00FC337B">
        <w:rPr>
          <w:rtl/>
          <w:lang w:bidi="ar-SA"/>
        </w:rPr>
        <w:t xml:space="preserve"> </w:t>
      </w:r>
      <w:r w:rsidRPr="00FC337B">
        <w:rPr>
          <w:rtl/>
        </w:rPr>
        <w:t>הקשב</w:t>
      </w:r>
      <w:r w:rsidRPr="00FC337B">
        <w:rPr>
          <w:rtl/>
          <w:lang w:bidi="ar-SA"/>
        </w:rPr>
        <w:t xml:space="preserve"> </w:t>
      </w:r>
      <w:r w:rsidRPr="00FC337B">
        <w:rPr>
          <w:rtl/>
        </w:rPr>
        <w:t>והמחשבה</w:t>
      </w:r>
      <w:r w:rsidRPr="00FC337B">
        <w:rPr>
          <w:rtl/>
          <w:lang w:bidi="ar-SA"/>
        </w:rPr>
        <w:t xml:space="preserve"> </w:t>
      </w:r>
      <w:r w:rsidRPr="00FC337B">
        <w:rPr>
          <w:rtl/>
        </w:rPr>
        <w:t>של</w:t>
      </w:r>
      <w:r w:rsidRPr="00FC337B">
        <w:rPr>
          <w:rtl/>
          <w:lang w:bidi="ar-SA"/>
        </w:rPr>
        <w:t xml:space="preserve"> </w:t>
      </w:r>
      <w:r w:rsidRPr="00FC337B">
        <w:rPr>
          <w:rtl/>
        </w:rPr>
        <w:t>הלומד</w:t>
      </w:r>
      <w:r w:rsidR="00C342CA">
        <w:rPr>
          <w:rFonts w:hint="cs"/>
          <w:rtl/>
        </w:rPr>
        <w:t xml:space="preserve"> או הלומדת</w:t>
      </w:r>
      <w:r w:rsidR="00451963">
        <w:rPr>
          <w:rtl/>
        </w:rPr>
        <w:t>,</w:t>
      </w:r>
      <w:r w:rsidRPr="00FC337B">
        <w:rPr>
          <w:rtl/>
          <w:lang w:bidi="ar-SA"/>
        </w:rPr>
        <w:t xml:space="preserve"> </w:t>
      </w:r>
      <w:r w:rsidRPr="00FC337B">
        <w:rPr>
          <w:rtl/>
        </w:rPr>
        <w:t>מק</w:t>
      </w:r>
      <w:r w:rsidR="00C342CA">
        <w:rPr>
          <w:rFonts w:hint="cs"/>
          <w:rtl/>
        </w:rPr>
        <w:t>י</w:t>
      </w:r>
      <w:r w:rsidRPr="00FC337B">
        <w:rPr>
          <w:rtl/>
        </w:rPr>
        <w:t>לות</w:t>
      </w:r>
      <w:r w:rsidRPr="00FC337B">
        <w:rPr>
          <w:rtl/>
          <w:lang w:bidi="ar-SA"/>
        </w:rPr>
        <w:t xml:space="preserve"> </w:t>
      </w:r>
      <w:r w:rsidRPr="00FC337B">
        <w:rPr>
          <w:rtl/>
        </w:rPr>
        <w:t>על</w:t>
      </w:r>
      <w:r w:rsidRPr="00FC337B">
        <w:rPr>
          <w:rtl/>
          <w:lang w:bidi="ar-SA"/>
        </w:rPr>
        <w:t xml:space="preserve"> </w:t>
      </w:r>
      <w:r w:rsidRPr="00FC337B">
        <w:rPr>
          <w:rtl/>
        </w:rPr>
        <w:t>קליטת</w:t>
      </w:r>
      <w:r w:rsidRPr="00FC337B">
        <w:rPr>
          <w:rtl/>
          <w:lang w:bidi="ar-SA"/>
        </w:rPr>
        <w:t xml:space="preserve"> </w:t>
      </w:r>
      <w:r w:rsidRPr="00FC337B">
        <w:rPr>
          <w:rtl/>
        </w:rPr>
        <w:t>מסרים</w:t>
      </w:r>
      <w:r w:rsidRPr="00FC337B">
        <w:rPr>
          <w:rtl/>
          <w:lang w:bidi="ar-SA"/>
        </w:rPr>
        <w:t xml:space="preserve"> </w:t>
      </w:r>
      <w:r w:rsidRPr="00FC337B">
        <w:rPr>
          <w:rtl/>
        </w:rPr>
        <w:t>ומעודדות</w:t>
      </w:r>
      <w:r w:rsidRPr="00FC337B">
        <w:rPr>
          <w:rtl/>
          <w:lang w:bidi="ar-SA"/>
        </w:rPr>
        <w:t xml:space="preserve"> </w:t>
      </w:r>
      <w:r w:rsidRPr="00FC337B">
        <w:rPr>
          <w:rtl/>
        </w:rPr>
        <w:t>מעורבות</w:t>
      </w:r>
      <w:r w:rsidRPr="00FC337B">
        <w:rPr>
          <w:rtl/>
          <w:lang w:bidi="ar-SA"/>
        </w:rPr>
        <w:t xml:space="preserve"> </w:t>
      </w:r>
      <w:r w:rsidRPr="00FC337B">
        <w:rPr>
          <w:rtl/>
        </w:rPr>
        <w:t>חברתית</w:t>
      </w:r>
      <w:r w:rsidRPr="00FC337B">
        <w:rPr>
          <w:rtl/>
          <w:lang w:bidi="ar-SA"/>
        </w:rPr>
        <w:t xml:space="preserve"> (</w:t>
      </w:r>
      <w:r w:rsidR="00D1118D">
        <w:t>Fredrickson &amp; Branigan, 2005</w:t>
      </w:r>
      <w:r w:rsidRPr="00FC337B">
        <w:rPr>
          <w:rtl/>
          <w:lang w:bidi="ar-SA"/>
        </w:rPr>
        <w:t xml:space="preserve">). </w:t>
      </w:r>
      <w:r w:rsidRPr="00FC337B">
        <w:rPr>
          <w:rtl/>
        </w:rPr>
        <w:t>המרכז</w:t>
      </w:r>
      <w:r w:rsidRPr="00FC337B">
        <w:rPr>
          <w:rtl/>
          <w:lang w:bidi="ar-SA"/>
        </w:rPr>
        <w:t xml:space="preserve"> </w:t>
      </w:r>
      <w:r w:rsidRPr="00FC337B">
        <w:rPr>
          <w:rtl/>
        </w:rPr>
        <w:t>לרווחה</w:t>
      </w:r>
      <w:r w:rsidRPr="00FC337B">
        <w:rPr>
          <w:rtl/>
          <w:lang w:bidi="ar-SA"/>
        </w:rPr>
        <w:t xml:space="preserve"> </w:t>
      </w:r>
      <w:r w:rsidRPr="00FC337B">
        <w:rPr>
          <w:rtl/>
        </w:rPr>
        <w:t>נפשית</w:t>
      </w:r>
      <w:r w:rsidRPr="00FC337B">
        <w:rPr>
          <w:rtl/>
          <w:lang w:bidi="ar-SA"/>
        </w:rPr>
        <w:t xml:space="preserve"> </w:t>
      </w:r>
      <w:r w:rsidRPr="00FC337B">
        <w:rPr>
          <w:rtl/>
        </w:rPr>
        <w:t>בבריטניה</w:t>
      </w:r>
      <w:r w:rsidRPr="00FC337B">
        <w:rPr>
          <w:rtl/>
          <w:lang w:bidi="ar-SA"/>
        </w:rPr>
        <w:t xml:space="preserve"> </w:t>
      </w:r>
      <w:r w:rsidRPr="00FC337B">
        <w:rPr>
          <w:rtl/>
        </w:rPr>
        <w:t>ניסח</w:t>
      </w:r>
      <w:r w:rsidRPr="00FC337B">
        <w:rPr>
          <w:rtl/>
          <w:lang w:bidi="ar-SA"/>
        </w:rPr>
        <w:t xml:space="preserve"> </w:t>
      </w:r>
      <w:r w:rsidRPr="00FC337B">
        <w:rPr>
          <w:rtl/>
        </w:rPr>
        <w:t>חמישה</w:t>
      </w:r>
      <w:r w:rsidRPr="00FC337B">
        <w:rPr>
          <w:rtl/>
          <w:lang w:bidi="ar-SA"/>
        </w:rPr>
        <w:t xml:space="preserve"> </w:t>
      </w:r>
      <w:r w:rsidRPr="00FC337B">
        <w:rPr>
          <w:rtl/>
        </w:rPr>
        <w:t>עקרונות</w:t>
      </w:r>
      <w:r w:rsidRPr="00FC337B">
        <w:rPr>
          <w:rtl/>
          <w:lang w:bidi="ar-SA"/>
        </w:rPr>
        <w:t xml:space="preserve"> </w:t>
      </w:r>
      <w:r w:rsidRPr="00FC337B">
        <w:rPr>
          <w:rtl/>
        </w:rPr>
        <w:t>פעולה</w:t>
      </w:r>
      <w:r w:rsidRPr="00FC337B">
        <w:rPr>
          <w:rtl/>
          <w:lang w:bidi="ar-SA"/>
        </w:rPr>
        <w:t xml:space="preserve"> </w:t>
      </w:r>
      <w:r w:rsidRPr="00FC337B">
        <w:rPr>
          <w:rtl/>
        </w:rPr>
        <w:t>לחיזוק</w:t>
      </w:r>
      <w:r w:rsidRPr="00FC337B">
        <w:rPr>
          <w:rtl/>
          <w:lang w:bidi="ar-SA"/>
        </w:rPr>
        <w:t xml:space="preserve"> </w:t>
      </w:r>
      <w:r w:rsidRPr="00FC337B">
        <w:rPr>
          <w:rtl/>
        </w:rPr>
        <w:t>רווחה</w:t>
      </w:r>
      <w:r w:rsidRPr="00FC337B">
        <w:rPr>
          <w:rtl/>
          <w:lang w:bidi="ar-SA"/>
        </w:rPr>
        <w:t xml:space="preserve"> </w:t>
      </w:r>
      <w:r w:rsidRPr="00FC337B">
        <w:rPr>
          <w:rtl/>
        </w:rPr>
        <w:t>זו</w:t>
      </w:r>
      <w:r w:rsidRPr="00FC337B">
        <w:rPr>
          <w:rtl/>
          <w:lang w:bidi="ar-SA"/>
        </w:rPr>
        <w:t xml:space="preserve">: </w:t>
      </w:r>
      <w:r w:rsidRPr="00FC337B">
        <w:rPr>
          <w:rtl/>
        </w:rPr>
        <w:t>יצירת</w:t>
      </w:r>
      <w:r w:rsidRPr="00FC337B">
        <w:rPr>
          <w:rtl/>
          <w:lang w:bidi="ar-SA"/>
        </w:rPr>
        <w:t xml:space="preserve"> </w:t>
      </w:r>
      <w:r w:rsidRPr="00FC337B">
        <w:rPr>
          <w:rtl/>
        </w:rPr>
        <w:t>קשרים</w:t>
      </w:r>
      <w:r w:rsidRPr="00FC337B">
        <w:rPr>
          <w:rtl/>
          <w:lang w:bidi="ar-SA"/>
        </w:rPr>
        <w:t xml:space="preserve"> </w:t>
      </w:r>
      <w:r w:rsidRPr="00FC337B">
        <w:rPr>
          <w:rtl/>
        </w:rPr>
        <w:t>חברתיים</w:t>
      </w:r>
      <w:r w:rsidRPr="00FC337B">
        <w:rPr>
          <w:rtl/>
          <w:lang w:bidi="ar-SA"/>
        </w:rPr>
        <w:t xml:space="preserve"> </w:t>
      </w:r>
      <w:r w:rsidRPr="00FC337B">
        <w:rPr>
          <w:rtl/>
        </w:rPr>
        <w:t>קרובים</w:t>
      </w:r>
      <w:r w:rsidR="00451963">
        <w:rPr>
          <w:rtl/>
        </w:rPr>
        <w:t>,</w:t>
      </w:r>
      <w:r w:rsidRPr="00FC337B">
        <w:rPr>
          <w:rtl/>
          <w:lang w:bidi="ar-SA"/>
        </w:rPr>
        <w:t xml:space="preserve"> </w:t>
      </w:r>
      <w:r w:rsidRPr="00FC337B">
        <w:rPr>
          <w:rtl/>
        </w:rPr>
        <w:t>שמירה</w:t>
      </w:r>
      <w:r w:rsidRPr="00FC337B">
        <w:rPr>
          <w:rtl/>
          <w:lang w:bidi="ar-SA"/>
        </w:rPr>
        <w:t xml:space="preserve"> </w:t>
      </w:r>
      <w:r w:rsidRPr="00FC337B">
        <w:rPr>
          <w:rtl/>
        </w:rPr>
        <w:t>על</w:t>
      </w:r>
      <w:r w:rsidRPr="00FC337B">
        <w:rPr>
          <w:rtl/>
          <w:lang w:bidi="ar-SA"/>
        </w:rPr>
        <w:t xml:space="preserve"> </w:t>
      </w:r>
      <w:r w:rsidRPr="00FC337B">
        <w:rPr>
          <w:rtl/>
        </w:rPr>
        <w:t>פעילות</w:t>
      </w:r>
      <w:r w:rsidRPr="00FC337B">
        <w:rPr>
          <w:rtl/>
          <w:lang w:bidi="ar-SA"/>
        </w:rPr>
        <w:t xml:space="preserve"> </w:t>
      </w:r>
      <w:r w:rsidRPr="00FC337B">
        <w:rPr>
          <w:rtl/>
        </w:rPr>
        <w:t>גופנית</w:t>
      </w:r>
      <w:r w:rsidRPr="00FC337B">
        <w:rPr>
          <w:rtl/>
          <w:lang w:bidi="ar-SA"/>
        </w:rPr>
        <w:t xml:space="preserve"> </w:t>
      </w:r>
      <w:r w:rsidRPr="00FC337B">
        <w:rPr>
          <w:rtl/>
        </w:rPr>
        <w:t>אקטיבית</w:t>
      </w:r>
      <w:r w:rsidR="00451963">
        <w:rPr>
          <w:rtl/>
        </w:rPr>
        <w:t>,</w:t>
      </w:r>
      <w:r w:rsidRPr="00FC337B">
        <w:rPr>
          <w:rtl/>
          <w:lang w:bidi="ar-SA"/>
        </w:rPr>
        <w:t xml:space="preserve"> </w:t>
      </w:r>
      <w:r w:rsidRPr="00FC337B">
        <w:rPr>
          <w:rtl/>
        </w:rPr>
        <w:t>הפגנת</w:t>
      </w:r>
      <w:r w:rsidRPr="00FC337B">
        <w:rPr>
          <w:rtl/>
          <w:lang w:bidi="ar-SA"/>
        </w:rPr>
        <w:t xml:space="preserve"> </w:t>
      </w:r>
      <w:r w:rsidRPr="00FC337B">
        <w:rPr>
          <w:rtl/>
        </w:rPr>
        <w:t>ערנות</w:t>
      </w:r>
      <w:r w:rsidRPr="00FC337B">
        <w:rPr>
          <w:rtl/>
          <w:lang w:bidi="ar-SA"/>
        </w:rPr>
        <w:t xml:space="preserve"> </w:t>
      </w:r>
      <w:r w:rsidRPr="00FC337B">
        <w:rPr>
          <w:rtl/>
        </w:rPr>
        <w:t>וסקרנות</w:t>
      </w:r>
      <w:r w:rsidRPr="00FC337B">
        <w:rPr>
          <w:rtl/>
          <w:lang w:bidi="ar-SA"/>
        </w:rPr>
        <w:t xml:space="preserve"> </w:t>
      </w:r>
      <w:r w:rsidRPr="00FC337B">
        <w:rPr>
          <w:rtl/>
        </w:rPr>
        <w:t>לסביבה</w:t>
      </w:r>
      <w:r w:rsidR="00451963">
        <w:rPr>
          <w:rtl/>
        </w:rPr>
        <w:t>,</w:t>
      </w:r>
      <w:r w:rsidRPr="00FC337B">
        <w:rPr>
          <w:rtl/>
          <w:lang w:bidi="ar-SA"/>
        </w:rPr>
        <w:t xml:space="preserve"> </w:t>
      </w:r>
      <w:r w:rsidRPr="00FC337B">
        <w:rPr>
          <w:rtl/>
        </w:rPr>
        <w:t>התמדה</w:t>
      </w:r>
      <w:r w:rsidRPr="00FC337B">
        <w:rPr>
          <w:rtl/>
          <w:lang w:bidi="ar-SA"/>
        </w:rPr>
        <w:t xml:space="preserve"> </w:t>
      </w:r>
      <w:r w:rsidRPr="00FC337B">
        <w:rPr>
          <w:rtl/>
        </w:rPr>
        <w:t>בלמידה</w:t>
      </w:r>
      <w:r w:rsidRPr="00FC337B">
        <w:rPr>
          <w:rtl/>
          <w:lang w:bidi="ar-SA"/>
        </w:rPr>
        <w:t xml:space="preserve"> </w:t>
      </w:r>
      <w:r w:rsidRPr="00FC337B">
        <w:rPr>
          <w:rtl/>
        </w:rPr>
        <w:t>ורכישת</w:t>
      </w:r>
      <w:r w:rsidRPr="00FC337B">
        <w:rPr>
          <w:rtl/>
          <w:lang w:bidi="ar-SA"/>
        </w:rPr>
        <w:t xml:space="preserve"> </w:t>
      </w:r>
      <w:r w:rsidRPr="00FC337B">
        <w:rPr>
          <w:rtl/>
        </w:rPr>
        <w:t>אתגרים</w:t>
      </w:r>
      <w:r w:rsidR="00451963">
        <w:rPr>
          <w:rtl/>
        </w:rPr>
        <w:t>,</w:t>
      </w:r>
      <w:r w:rsidRPr="00FC337B">
        <w:rPr>
          <w:rtl/>
          <w:lang w:bidi="ar-SA"/>
        </w:rPr>
        <w:t xml:space="preserve"> </w:t>
      </w:r>
      <w:r w:rsidRPr="00FC337B">
        <w:rPr>
          <w:rtl/>
        </w:rPr>
        <w:t>ונתינה</w:t>
      </w:r>
      <w:r w:rsidRPr="00FC337B">
        <w:rPr>
          <w:rtl/>
          <w:lang w:bidi="ar-SA"/>
        </w:rPr>
        <w:t xml:space="preserve"> </w:t>
      </w:r>
      <w:r w:rsidRPr="00FC337B">
        <w:rPr>
          <w:rtl/>
        </w:rPr>
        <w:t>ועשייה</w:t>
      </w:r>
      <w:r w:rsidRPr="00FC337B">
        <w:rPr>
          <w:rtl/>
          <w:lang w:bidi="ar-SA"/>
        </w:rPr>
        <w:t xml:space="preserve"> </w:t>
      </w:r>
      <w:r w:rsidRPr="00FC337B">
        <w:rPr>
          <w:rtl/>
        </w:rPr>
        <w:t>לטובת</w:t>
      </w:r>
      <w:r w:rsidRPr="00FC337B">
        <w:rPr>
          <w:rtl/>
          <w:lang w:bidi="ar-SA"/>
        </w:rPr>
        <w:t xml:space="preserve"> </w:t>
      </w:r>
      <w:r w:rsidRPr="00FC337B">
        <w:rPr>
          <w:rtl/>
        </w:rPr>
        <w:t>הזולת</w:t>
      </w:r>
      <w:r w:rsidRPr="00FC337B">
        <w:rPr>
          <w:rtl/>
          <w:lang w:bidi="ar-SA"/>
        </w:rPr>
        <w:t xml:space="preserve"> (</w:t>
      </w:r>
      <w:r w:rsidR="00D1118D">
        <w:t>New Economic Foundation, 2008</w:t>
      </w:r>
      <w:r w:rsidRPr="00FC337B">
        <w:rPr>
          <w:rtl/>
          <w:lang w:bidi="ar-SA"/>
        </w:rPr>
        <w:t xml:space="preserve">). </w:t>
      </w:r>
      <w:r w:rsidRPr="00FC337B">
        <w:rPr>
          <w:rtl/>
        </w:rPr>
        <w:t>עקרונות</w:t>
      </w:r>
      <w:r w:rsidRPr="00FC337B">
        <w:rPr>
          <w:rtl/>
          <w:lang w:bidi="ar-SA"/>
        </w:rPr>
        <w:t xml:space="preserve"> </w:t>
      </w:r>
      <w:r w:rsidRPr="00FC337B">
        <w:rPr>
          <w:rtl/>
        </w:rPr>
        <w:t>אלו</w:t>
      </w:r>
      <w:r w:rsidRPr="00FC337B">
        <w:rPr>
          <w:rtl/>
          <w:lang w:bidi="ar-SA"/>
        </w:rPr>
        <w:t xml:space="preserve"> </w:t>
      </w:r>
      <w:r w:rsidRPr="00FC337B">
        <w:rPr>
          <w:rtl/>
        </w:rPr>
        <w:t>שלובים</w:t>
      </w:r>
      <w:r w:rsidRPr="00FC337B">
        <w:rPr>
          <w:rtl/>
          <w:lang w:bidi="ar-SA"/>
        </w:rPr>
        <w:t xml:space="preserve"> </w:t>
      </w:r>
      <w:r w:rsidRPr="00FC337B">
        <w:rPr>
          <w:rtl/>
        </w:rPr>
        <w:t>באופן</w:t>
      </w:r>
      <w:r w:rsidRPr="00FC337B">
        <w:rPr>
          <w:rtl/>
          <w:lang w:bidi="ar-SA"/>
        </w:rPr>
        <w:t xml:space="preserve"> </w:t>
      </w:r>
      <w:r w:rsidRPr="00FC337B">
        <w:rPr>
          <w:rtl/>
        </w:rPr>
        <w:t>טבעי</w:t>
      </w:r>
      <w:r w:rsidRPr="00FC337B">
        <w:rPr>
          <w:rtl/>
          <w:lang w:bidi="ar-SA"/>
        </w:rPr>
        <w:t xml:space="preserve"> </w:t>
      </w:r>
      <w:r w:rsidRPr="00FC337B">
        <w:rPr>
          <w:rtl/>
        </w:rPr>
        <w:t>בתוכנית</w:t>
      </w:r>
      <w:r w:rsidRPr="00FC337B">
        <w:rPr>
          <w:rtl/>
          <w:lang w:bidi="ar-SA"/>
        </w:rPr>
        <w:t xml:space="preserve"> </w:t>
      </w:r>
      <w:r w:rsidRPr="00FC337B">
        <w:rPr>
          <w:rtl/>
        </w:rPr>
        <w:t>הלימודים</w:t>
      </w:r>
      <w:r w:rsidRPr="00FC337B">
        <w:rPr>
          <w:rtl/>
          <w:lang w:bidi="ar-SA"/>
        </w:rPr>
        <w:t xml:space="preserve"> </w:t>
      </w:r>
      <w:r w:rsidRPr="00FC337B">
        <w:rPr>
          <w:rtl/>
        </w:rPr>
        <w:t>ההוליסטית</w:t>
      </w:r>
      <w:r w:rsidRPr="00FC337B">
        <w:rPr>
          <w:rtl/>
          <w:lang w:bidi="ar-SA"/>
        </w:rPr>
        <w:t xml:space="preserve"> </w:t>
      </w:r>
      <w:r w:rsidRPr="00FC337B">
        <w:rPr>
          <w:rtl/>
        </w:rPr>
        <w:t>של</w:t>
      </w:r>
      <w:r w:rsidRPr="00FC337B">
        <w:rPr>
          <w:rtl/>
          <w:lang w:bidi="ar-SA"/>
        </w:rPr>
        <w:t xml:space="preserve"> </w:t>
      </w:r>
      <w:r w:rsidR="00D24E40">
        <w:rPr>
          <w:rtl/>
        </w:rPr>
        <w:t>חינוך וַלדורף</w:t>
      </w:r>
      <w:r w:rsidRPr="00FC337B">
        <w:rPr>
          <w:rtl/>
          <w:lang w:bidi="ar-SA"/>
        </w:rPr>
        <w:t xml:space="preserve"> (</w:t>
      </w:r>
      <w:r w:rsidR="00D1118D">
        <w:t>New Economic Foundation, 2008</w:t>
      </w:r>
      <w:r w:rsidRPr="00FC337B">
        <w:rPr>
          <w:rtl/>
          <w:lang w:bidi="ar-SA"/>
        </w:rPr>
        <w:t>).</w:t>
      </w:r>
    </w:p>
    <w:p w14:paraId="3323EBFD" w14:textId="0655C86B" w:rsidR="00FC337B" w:rsidRPr="00FC337B" w:rsidRDefault="00FC337B" w:rsidP="009A6C93">
      <w:pPr>
        <w:pStyle w:val="3"/>
      </w:pPr>
      <w:bookmarkStart w:id="34" w:name="_Toc239109190"/>
      <w:r w:rsidRPr="00FC337B">
        <w:rPr>
          <w:rtl/>
          <w:lang w:bidi="he-IL"/>
        </w:rPr>
        <w:t>השוואה</w:t>
      </w:r>
      <w:r w:rsidRPr="00FC337B">
        <w:rPr>
          <w:rtl/>
        </w:rPr>
        <w:t xml:space="preserve"> </w:t>
      </w:r>
      <w:r w:rsidRPr="00FC337B">
        <w:rPr>
          <w:rtl/>
          <w:lang w:bidi="he-IL"/>
        </w:rPr>
        <w:t>מובנית</w:t>
      </w:r>
      <w:r w:rsidRPr="00FC337B">
        <w:rPr>
          <w:rtl/>
        </w:rPr>
        <w:t xml:space="preserve">: </w:t>
      </w:r>
      <w:r w:rsidRPr="00FC337B">
        <w:rPr>
          <w:rtl/>
          <w:lang w:bidi="he-IL"/>
        </w:rPr>
        <w:t>רודולף</w:t>
      </w:r>
      <w:r w:rsidRPr="00FC337B">
        <w:rPr>
          <w:rtl/>
        </w:rPr>
        <w:t xml:space="preserve"> </w:t>
      </w:r>
      <w:r w:rsidRPr="00FC337B">
        <w:rPr>
          <w:rtl/>
          <w:lang w:bidi="he-IL"/>
        </w:rPr>
        <w:t>שטיינר</w:t>
      </w:r>
      <w:r w:rsidRPr="00FC337B">
        <w:rPr>
          <w:rtl/>
        </w:rPr>
        <w:t xml:space="preserve"> </w:t>
      </w:r>
      <w:r w:rsidRPr="00FC337B">
        <w:rPr>
          <w:rtl/>
          <w:lang w:bidi="he-IL"/>
        </w:rPr>
        <w:t>מול</w:t>
      </w:r>
      <w:r w:rsidRPr="00FC337B">
        <w:rPr>
          <w:rtl/>
        </w:rPr>
        <w:t xml:space="preserve"> </w:t>
      </w:r>
      <w:r w:rsidRPr="00FC337B">
        <w:rPr>
          <w:rtl/>
          <w:lang w:bidi="he-IL"/>
        </w:rPr>
        <w:t>מריה</w:t>
      </w:r>
      <w:r w:rsidRPr="00FC337B">
        <w:rPr>
          <w:rtl/>
        </w:rPr>
        <w:t xml:space="preserve"> </w:t>
      </w:r>
      <w:r w:rsidRPr="00FC337B">
        <w:rPr>
          <w:rtl/>
          <w:lang w:bidi="he-IL"/>
        </w:rPr>
        <w:t>מונטסורי</w:t>
      </w:r>
      <w:bookmarkEnd w:id="34"/>
    </w:p>
    <w:p w14:paraId="042107BE" w14:textId="5D90A025" w:rsidR="00FC337B" w:rsidRPr="00FC337B" w:rsidRDefault="00FC337B" w:rsidP="00A37757">
      <w:r w:rsidRPr="00FC337B">
        <w:rPr>
          <w:rtl/>
        </w:rPr>
        <w:t>שני</w:t>
      </w:r>
      <w:r w:rsidRPr="00FC337B">
        <w:rPr>
          <w:rtl/>
          <w:lang w:bidi="ar-SA"/>
        </w:rPr>
        <w:t xml:space="preserve"> </w:t>
      </w:r>
      <w:r w:rsidRPr="00FC337B">
        <w:rPr>
          <w:rtl/>
        </w:rPr>
        <w:t>המחנכים</w:t>
      </w:r>
      <w:r w:rsidRPr="00FC337B">
        <w:rPr>
          <w:rtl/>
          <w:lang w:bidi="ar-SA"/>
        </w:rPr>
        <w:t xml:space="preserve"> </w:t>
      </w:r>
      <w:r w:rsidRPr="00FC337B">
        <w:rPr>
          <w:rtl/>
        </w:rPr>
        <w:t>הבולטים</w:t>
      </w:r>
      <w:r w:rsidRPr="00FC337B">
        <w:rPr>
          <w:rtl/>
          <w:lang w:bidi="ar-SA"/>
        </w:rPr>
        <w:t xml:space="preserve"> </w:t>
      </w:r>
      <w:r w:rsidRPr="00FC337B">
        <w:rPr>
          <w:rtl/>
        </w:rPr>
        <w:t>שהניחו</w:t>
      </w:r>
      <w:r w:rsidRPr="00FC337B">
        <w:rPr>
          <w:rtl/>
          <w:lang w:bidi="ar-SA"/>
        </w:rPr>
        <w:t xml:space="preserve"> </w:t>
      </w:r>
      <w:r w:rsidRPr="00FC337B">
        <w:rPr>
          <w:rtl/>
        </w:rPr>
        <w:t>את</w:t>
      </w:r>
      <w:r w:rsidRPr="00FC337B">
        <w:rPr>
          <w:rtl/>
          <w:lang w:bidi="ar-SA"/>
        </w:rPr>
        <w:t xml:space="preserve"> </w:t>
      </w:r>
      <w:r w:rsidRPr="00FC337B">
        <w:rPr>
          <w:rtl/>
        </w:rPr>
        <w:t>היסודות</w:t>
      </w:r>
      <w:r w:rsidRPr="00FC337B">
        <w:rPr>
          <w:rtl/>
          <w:lang w:bidi="ar-SA"/>
        </w:rPr>
        <w:t xml:space="preserve"> </w:t>
      </w:r>
      <w:r w:rsidRPr="00FC337B">
        <w:rPr>
          <w:rtl/>
        </w:rPr>
        <w:t>המעשיים</w:t>
      </w:r>
      <w:r w:rsidRPr="00FC337B">
        <w:rPr>
          <w:rtl/>
          <w:lang w:bidi="ar-SA"/>
        </w:rPr>
        <w:t xml:space="preserve"> </w:t>
      </w:r>
      <w:r w:rsidRPr="00FC337B">
        <w:rPr>
          <w:rtl/>
        </w:rPr>
        <w:t>לחינוך</w:t>
      </w:r>
      <w:r w:rsidRPr="00FC337B">
        <w:rPr>
          <w:rtl/>
          <w:lang w:bidi="ar-SA"/>
        </w:rPr>
        <w:t xml:space="preserve"> </w:t>
      </w:r>
      <w:r w:rsidRPr="00FC337B">
        <w:rPr>
          <w:rtl/>
        </w:rPr>
        <w:t>ההוליסטי</w:t>
      </w:r>
      <w:r w:rsidRPr="00FC337B">
        <w:rPr>
          <w:rtl/>
          <w:lang w:bidi="ar-SA"/>
        </w:rPr>
        <w:t xml:space="preserve"> </w:t>
      </w:r>
      <w:r w:rsidRPr="00FC337B">
        <w:rPr>
          <w:rtl/>
        </w:rPr>
        <w:t>בתחילת</w:t>
      </w:r>
      <w:r w:rsidRPr="00FC337B">
        <w:rPr>
          <w:rtl/>
          <w:lang w:bidi="ar-SA"/>
        </w:rPr>
        <w:t xml:space="preserve"> </w:t>
      </w:r>
      <w:r w:rsidRPr="00FC337B">
        <w:rPr>
          <w:rtl/>
        </w:rPr>
        <w:t>המאה</w:t>
      </w:r>
      <w:r w:rsidRPr="00FC337B">
        <w:rPr>
          <w:rtl/>
          <w:lang w:bidi="ar-SA"/>
        </w:rPr>
        <w:t xml:space="preserve"> </w:t>
      </w:r>
      <w:r w:rsidRPr="00FC337B">
        <w:rPr>
          <w:rtl/>
        </w:rPr>
        <w:t>העשרים</w:t>
      </w:r>
      <w:r w:rsidRPr="00FC337B">
        <w:rPr>
          <w:rtl/>
          <w:lang w:bidi="ar-SA"/>
        </w:rPr>
        <w:t xml:space="preserve"> </w:t>
      </w:r>
      <w:r w:rsidRPr="00FC337B">
        <w:rPr>
          <w:rtl/>
        </w:rPr>
        <w:t>הם</w:t>
      </w:r>
      <w:r w:rsidRPr="00FC337B">
        <w:rPr>
          <w:rtl/>
          <w:lang w:bidi="ar-SA"/>
        </w:rPr>
        <w:t xml:space="preserve"> </w:t>
      </w:r>
      <w:r w:rsidRPr="00FC337B">
        <w:rPr>
          <w:rtl/>
        </w:rPr>
        <w:t>רודולף</w:t>
      </w:r>
      <w:r w:rsidRPr="00FC337B">
        <w:rPr>
          <w:rtl/>
          <w:lang w:bidi="ar-SA"/>
        </w:rPr>
        <w:t xml:space="preserve"> </w:t>
      </w:r>
      <w:r w:rsidRPr="00FC337B">
        <w:rPr>
          <w:rtl/>
        </w:rPr>
        <w:t>שטיינר</w:t>
      </w:r>
      <w:r w:rsidRPr="00FC337B">
        <w:rPr>
          <w:rtl/>
          <w:lang w:bidi="ar-SA"/>
        </w:rPr>
        <w:t xml:space="preserve"> </w:t>
      </w:r>
      <w:r w:rsidRPr="00FC337B">
        <w:rPr>
          <w:rtl/>
        </w:rPr>
        <w:t>ומריה</w:t>
      </w:r>
      <w:r w:rsidRPr="00FC337B">
        <w:rPr>
          <w:rtl/>
          <w:lang w:bidi="ar-SA"/>
        </w:rPr>
        <w:t xml:space="preserve"> </w:t>
      </w:r>
      <w:r w:rsidRPr="00FC337B">
        <w:rPr>
          <w:rtl/>
        </w:rPr>
        <w:t>מונטסורי</w:t>
      </w:r>
      <w:r w:rsidRPr="00FC337B">
        <w:rPr>
          <w:rtl/>
          <w:lang w:bidi="ar-SA"/>
        </w:rPr>
        <w:t xml:space="preserve"> (</w:t>
      </w:r>
      <w:r w:rsidR="0002163D">
        <w:t>Montessori, 1912</w:t>
      </w:r>
      <w:r w:rsidRPr="00FC337B">
        <w:rPr>
          <w:rtl/>
          <w:lang w:bidi="ar-SA"/>
        </w:rPr>
        <w:t xml:space="preserve">). </w:t>
      </w:r>
      <w:r w:rsidRPr="00FC337B">
        <w:rPr>
          <w:rtl/>
        </w:rPr>
        <w:t>בעוד</w:t>
      </w:r>
      <w:r w:rsidRPr="00FC337B">
        <w:rPr>
          <w:rtl/>
          <w:lang w:bidi="ar-SA"/>
        </w:rPr>
        <w:t xml:space="preserve"> </w:t>
      </w:r>
      <w:r w:rsidRPr="00FC337B">
        <w:rPr>
          <w:rtl/>
        </w:rPr>
        <w:t>ששטיינר</w:t>
      </w:r>
      <w:r w:rsidRPr="00FC337B">
        <w:rPr>
          <w:rtl/>
          <w:lang w:bidi="ar-SA"/>
        </w:rPr>
        <w:t xml:space="preserve"> </w:t>
      </w:r>
      <w:r w:rsidRPr="00FC337B">
        <w:rPr>
          <w:rtl/>
        </w:rPr>
        <w:t>הדגיש</w:t>
      </w:r>
      <w:r w:rsidRPr="00FC337B">
        <w:rPr>
          <w:rtl/>
          <w:lang w:bidi="ar-SA"/>
        </w:rPr>
        <w:t xml:space="preserve"> </w:t>
      </w:r>
      <w:r w:rsidRPr="00FC337B">
        <w:rPr>
          <w:rtl/>
        </w:rPr>
        <w:t>את</w:t>
      </w:r>
      <w:r w:rsidRPr="00FC337B">
        <w:rPr>
          <w:rtl/>
          <w:lang w:bidi="ar-SA"/>
        </w:rPr>
        <w:t xml:space="preserve"> </w:t>
      </w:r>
      <w:r w:rsidRPr="00FC337B">
        <w:rPr>
          <w:rtl/>
        </w:rPr>
        <w:t>שלבי</w:t>
      </w:r>
      <w:r w:rsidRPr="00FC337B">
        <w:rPr>
          <w:rtl/>
          <w:lang w:bidi="ar-SA"/>
        </w:rPr>
        <w:t xml:space="preserve"> </w:t>
      </w:r>
      <w:r w:rsidRPr="00FC337B">
        <w:rPr>
          <w:rtl/>
        </w:rPr>
        <w:t>ההתפתחות</w:t>
      </w:r>
      <w:r w:rsidRPr="00FC337B">
        <w:rPr>
          <w:rtl/>
          <w:lang w:bidi="ar-SA"/>
        </w:rPr>
        <w:t xml:space="preserve"> </w:t>
      </w:r>
      <w:r w:rsidRPr="00FC337B">
        <w:rPr>
          <w:rtl/>
        </w:rPr>
        <w:t>הפנימיים</w:t>
      </w:r>
      <w:r w:rsidRPr="00FC337B">
        <w:rPr>
          <w:rtl/>
          <w:lang w:bidi="ar-SA"/>
        </w:rPr>
        <w:t xml:space="preserve"> </w:t>
      </w:r>
      <w:r w:rsidRPr="00FC337B">
        <w:rPr>
          <w:rtl/>
        </w:rPr>
        <w:t>דרך</w:t>
      </w:r>
      <w:r w:rsidRPr="00FC337B">
        <w:rPr>
          <w:rtl/>
          <w:lang w:bidi="ar-SA"/>
        </w:rPr>
        <w:t xml:space="preserve"> </w:t>
      </w:r>
      <w:r w:rsidRPr="00FC337B">
        <w:rPr>
          <w:rtl/>
        </w:rPr>
        <w:t>מחזורי</w:t>
      </w:r>
      <w:r w:rsidRPr="00FC337B">
        <w:rPr>
          <w:rtl/>
          <w:lang w:bidi="ar-SA"/>
        </w:rPr>
        <w:t xml:space="preserve"> </w:t>
      </w:r>
      <w:r w:rsidRPr="00FC337B">
        <w:rPr>
          <w:rtl/>
        </w:rPr>
        <w:t>שביעונים</w:t>
      </w:r>
      <w:r w:rsidRPr="00FC337B">
        <w:rPr>
          <w:rtl/>
          <w:lang w:bidi="ar-SA"/>
        </w:rPr>
        <w:t xml:space="preserve"> </w:t>
      </w:r>
      <w:r w:rsidRPr="00FC337B">
        <w:rPr>
          <w:rtl/>
        </w:rPr>
        <w:t>ופיתוח</w:t>
      </w:r>
      <w:r w:rsidRPr="00FC337B">
        <w:rPr>
          <w:rtl/>
          <w:lang w:bidi="ar-SA"/>
        </w:rPr>
        <w:t xml:space="preserve"> </w:t>
      </w:r>
      <w:r w:rsidRPr="00FC337B">
        <w:rPr>
          <w:rtl/>
        </w:rPr>
        <w:t>מודרך</w:t>
      </w:r>
      <w:r w:rsidRPr="00FC337B">
        <w:rPr>
          <w:rtl/>
          <w:lang w:bidi="ar-SA"/>
        </w:rPr>
        <w:t xml:space="preserve"> </w:t>
      </w:r>
      <w:r w:rsidRPr="00FC337B">
        <w:rPr>
          <w:rtl/>
        </w:rPr>
        <w:t>ומשותף</w:t>
      </w:r>
      <w:r w:rsidRPr="00FC337B">
        <w:rPr>
          <w:rtl/>
          <w:lang w:bidi="ar-SA"/>
        </w:rPr>
        <w:t xml:space="preserve"> </w:t>
      </w:r>
      <w:r w:rsidRPr="00FC337B">
        <w:rPr>
          <w:rtl/>
        </w:rPr>
        <w:t>של</w:t>
      </w:r>
      <w:r w:rsidRPr="00FC337B">
        <w:rPr>
          <w:rtl/>
          <w:lang w:bidi="ar-SA"/>
        </w:rPr>
        <w:t xml:space="preserve"> '</w:t>
      </w:r>
      <w:r w:rsidRPr="00FC337B">
        <w:rPr>
          <w:rtl/>
        </w:rPr>
        <w:t>ראש</w:t>
      </w:r>
      <w:r w:rsidR="00451963">
        <w:rPr>
          <w:rtl/>
        </w:rPr>
        <w:t>,</w:t>
      </w:r>
      <w:r w:rsidRPr="00FC337B">
        <w:rPr>
          <w:rtl/>
          <w:lang w:bidi="ar-SA"/>
        </w:rPr>
        <w:t xml:space="preserve"> </w:t>
      </w:r>
      <w:r w:rsidRPr="00FC337B">
        <w:rPr>
          <w:rtl/>
        </w:rPr>
        <w:t>לב</w:t>
      </w:r>
      <w:r w:rsidRPr="00FC337B">
        <w:rPr>
          <w:rtl/>
          <w:lang w:bidi="ar-SA"/>
        </w:rPr>
        <w:t xml:space="preserve"> </w:t>
      </w:r>
      <w:r w:rsidRPr="00FC337B">
        <w:rPr>
          <w:rtl/>
        </w:rPr>
        <w:t>וידיים</w:t>
      </w:r>
      <w:r w:rsidRPr="00FC337B">
        <w:rPr>
          <w:rtl/>
          <w:lang w:bidi="ar-SA"/>
        </w:rPr>
        <w:t>'</w:t>
      </w:r>
      <w:r w:rsidR="00451963">
        <w:rPr>
          <w:rtl/>
        </w:rPr>
        <w:t>,</w:t>
      </w:r>
      <w:r w:rsidRPr="00FC337B">
        <w:rPr>
          <w:rtl/>
          <w:lang w:bidi="ar-SA"/>
        </w:rPr>
        <w:t xml:space="preserve"> </w:t>
      </w:r>
      <w:r w:rsidRPr="00FC337B">
        <w:rPr>
          <w:rtl/>
        </w:rPr>
        <w:t>מונטסורי</w:t>
      </w:r>
      <w:r w:rsidRPr="00FC337B">
        <w:rPr>
          <w:rtl/>
          <w:lang w:bidi="ar-SA"/>
        </w:rPr>
        <w:t xml:space="preserve"> </w:t>
      </w:r>
      <w:r w:rsidRPr="00FC337B">
        <w:rPr>
          <w:rtl/>
        </w:rPr>
        <w:t>התמקדה</w:t>
      </w:r>
      <w:r w:rsidRPr="00FC337B">
        <w:rPr>
          <w:rtl/>
          <w:lang w:bidi="ar-SA"/>
        </w:rPr>
        <w:t xml:space="preserve"> </w:t>
      </w:r>
      <w:r w:rsidRPr="00FC337B">
        <w:rPr>
          <w:rtl/>
        </w:rPr>
        <w:t>ברעיון</w:t>
      </w:r>
      <w:r w:rsidRPr="00FC337B">
        <w:rPr>
          <w:rtl/>
          <w:lang w:bidi="ar-SA"/>
        </w:rPr>
        <w:t xml:space="preserve"> </w:t>
      </w:r>
      <w:r w:rsidRPr="00FC337B">
        <w:rPr>
          <w:rtl/>
        </w:rPr>
        <w:t>של</w:t>
      </w:r>
      <w:r w:rsidRPr="00FC337B">
        <w:rPr>
          <w:rtl/>
          <w:lang w:bidi="ar-SA"/>
        </w:rPr>
        <w:t xml:space="preserve"> '</w:t>
      </w:r>
      <w:r w:rsidRPr="00FC337B">
        <w:rPr>
          <w:rtl/>
        </w:rPr>
        <w:t>הילד</w:t>
      </w:r>
      <w:r w:rsidRPr="00FC337B">
        <w:rPr>
          <w:rtl/>
          <w:lang w:bidi="ar-SA"/>
        </w:rPr>
        <w:t xml:space="preserve"> </w:t>
      </w:r>
      <w:r w:rsidRPr="00FC337B">
        <w:rPr>
          <w:rtl/>
        </w:rPr>
        <w:t>כבונה</w:t>
      </w:r>
      <w:r w:rsidRPr="00FC337B">
        <w:rPr>
          <w:rtl/>
          <w:lang w:bidi="ar-SA"/>
        </w:rPr>
        <w:t xml:space="preserve"> </w:t>
      </w:r>
      <w:r w:rsidRPr="00FC337B">
        <w:rPr>
          <w:rtl/>
        </w:rPr>
        <w:t>את</w:t>
      </w:r>
      <w:r w:rsidRPr="00FC337B">
        <w:rPr>
          <w:rtl/>
          <w:lang w:bidi="ar-SA"/>
        </w:rPr>
        <w:t xml:space="preserve"> </w:t>
      </w:r>
      <w:r w:rsidRPr="00FC337B">
        <w:rPr>
          <w:rtl/>
        </w:rPr>
        <w:t>עצמו</w:t>
      </w:r>
      <w:r w:rsidRPr="00FC337B">
        <w:rPr>
          <w:rtl/>
          <w:lang w:bidi="ar-SA"/>
        </w:rPr>
        <w:t xml:space="preserve">' </w:t>
      </w:r>
      <w:r w:rsidRPr="00FC337B">
        <w:rPr>
          <w:rtl/>
        </w:rPr>
        <w:t>ומציאות</w:t>
      </w:r>
      <w:r w:rsidRPr="00FC337B">
        <w:rPr>
          <w:rtl/>
          <w:lang w:bidi="ar-SA"/>
        </w:rPr>
        <w:t xml:space="preserve"> </w:t>
      </w:r>
      <w:r w:rsidRPr="00FC337B">
        <w:rPr>
          <w:rtl/>
        </w:rPr>
        <w:t>של</w:t>
      </w:r>
      <w:r w:rsidRPr="00FC337B">
        <w:rPr>
          <w:rtl/>
          <w:lang w:bidi="ar-SA"/>
        </w:rPr>
        <w:t xml:space="preserve"> </w:t>
      </w:r>
      <w:r w:rsidRPr="00FC337B">
        <w:rPr>
          <w:rtl/>
        </w:rPr>
        <w:t>דחף</w:t>
      </w:r>
      <w:r w:rsidRPr="00FC337B">
        <w:rPr>
          <w:rtl/>
          <w:lang w:bidi="ar-SA"/>
        </w:rPr>
        <w:t xml:space="preserve"> </w:t>
      </w:r>
      <w:r w:rsidRPr="00FC337B">
        <w:rPr>
          <w:rtl/>
        </w:rPr>
        <w:t>פנימי</w:t>
      </w:r>
      <w:r w:rsidRPr="00FC337B">
        <w:rPr>
          <w:rtl/>
          <w:lang w:bidi="ar-SA"/>
        </w:rPr>
        <w:t xml:space="preserve"> </w:t>
      </w:r>
      <w:r w:rsidRPr="00FC337B">
        <w:rPr>
          <w:rtl/>
        </w:rPr>
        <w:t>טבעי</w:t>
      </w:r>
      <w:r w:rsidRPr="00FC337B">
        <w:rPr>
          <w:rtl/>
          <w:lang w:bidi="ar-SA"/>
        </w:rPr>
        <w:t xml:space="preserve"> </w:t>
      </w:r>
      <w:r w:rsidRPr="00FC337B">
        <w:rPr>
          <w:rtl/>
        </w:rPr>
        <w:t>ללמידה</w:t>
      </w:r>
      <w:r w:rsidRPr="00FC337B">
        <w:rPr>
          <w:rtl/>
          <w:lang w:bidi="ar-SA"/>
        </w:rPr>
        <w:t xml:space="preserve"> </w:t>
      </w:r>
      <w:r w:rsidRPr="00FC337B">
        <w:rPr>
          <w:rtl/>
        </w:rPr>
        <w:t>עצמאית</w:t>
      </w:r>
      <w:r w:rsidRPr="00FC337B">
        <w:rPr>
          <w:rtl/>
          <w:lang w:bidi="ar-SA"/>
        </w:rPr>
        <w:t xml:space="preserve"> (</w:t>
      </w:r>
      <w:r w:rsidR="0002163D">
        <w:t>Montessori, 1912</w:t>
      </w:r>
      <w:r w:rsidRPr="00FC337B">
        <w:rPr>
          <w:rtl/>
          <w:lang w:bidi="ar-SA"/>
        </w:rPr>
        <w:t xml:space="preserve">). </w:t>
      </w:r>
      <w:r w:rsidRPr="00FC337B">
        <w:rPr>
          <w:rtl/>
        </w:rPr>
        <w:t>מונטסורי</w:t>
      </w:r>
      <w:r w:rsidRPr="00FC337B">
        <w:rPr>
          <w:rtl/>
          <w:lang w:bidi="ar-SA"/>
        </w:rPr>
        <w:t xml:space="preserve"> </w:t>
      </w:r>
      <w:r w:rsidRPr="00FC337B">
        <w:rPr>
          <w:rtl/>
        </w:rPr>
        <w:t>טבעה</w:t>
      </w:r>
      <w:r w:rsidRPr="00FC337B">
        <w:rPr>
          <w:rtl/>
          <w:lang w:bidi="ar-SA"/>
        </w:rPr>
        <w:t xml:space="preserve"> </w:t>
      </w:r>
      <w:r w:rsidRPr="00FC337B">
        <w:rPr>
          <w:rtl/>
        </w:rPr>
        <w:t>את</w:t>
      </w:r>
      <w:r w:rsidRPr="00FC337B">
        <w:rPr>
          <w:rtl/>
          <w:lang w:bidi="ar-SA"/>
        </w:rPr>
        <w:t xml:space="preserve"> </w:t>
      </w:r>
      <w:r w:rsidRPr="00FC337B">
        <w:rPr>
          <w:rtl/>
        </w:rPr>
        <w:t>המושג</w:t>
      </w:r>
      <w:r w:rsidRPr="00FC337B">
        <w:rPr>
          <w:rtl/>
          <w:lang w:bidi="ar-SA"/>
        </w:rPr>
        <w:t xml:space="preserve"> '</w:t>
      </w:r>
      <w:r w:rsidRPr="00FC337B">
        <w:rPr>
          <w:rtl/>
        </w:rPr>
        <w:t>השכל</w:t>
      </w:r>
      <w:r w:rsidRPr="00FC337B">
        <w:rPr>
          <w:rtl/>
          <w:lang w:bidi="ar-SA"/>
        </w:rPr>
        <w:t xml:space="preserve"> </w:t>
      </w:r>
      <w:r w:rsidRPr="00FC337B">
        <w:rPr>
          <w:rtl/>
        </w:rPr>
        <w:t>הסופג</w:t>
      </w:r>
      <w:r w:rsidRPr="00FC337B">
        <w:rPr>
          <w:rtl/>
          <w:lang w:bidi="ar-SA"/>
        </w:rPr>
        <w:t xml:space="preserve">' </w:t>
      </w:r>
      <w:r w:rsidRPr="00FC337B">
        <w:rPr>
          <w:rtl/>
        </w:rPr>
        <w:t>ופיתחה</w:t>
      </w:r>
      <w:r w:rsidRPr="00FC337B">
        <w:rPr>
          <w:rtl/>
          <w:lang w:bidi="ar-SA"/>
        </w:rPr>
        <w:t xml:space="preserve"> </w:t>
      </w:r>
      <w:r w:rsidRPr="00FC337B">
        <w:rPr>
          <w:rtl/>
        </w:rPr>
        <w:t>את</w:t>
      </w:r>
      <w:r w:rsidRPr="00FC337B">
        <w:rPr>
          <w:rtl/>
          <w:lang w:bidi="ar-SA"/>
        </w:rPr>
        <w:t xml:space="preserve"> </w:t>
      </w:r>
      <w:r w:rsidR="00276238">
        <w:rPr>
          <w:rFonts w:hint="cs"/>
          <w:rtl/>
        </w:rPr>
        <w:t>'</w:t>
      </w:r>
      <w:r w:rsidRPr="00FC337B">
        <w:rPr>
          <w:rtl/>
        </w:rPr>
        <w:t>הסביבה</w:t>
      </w:r>
      <w:r w:rsidRPr="00FC337B">
        <w:rPr>
          <w:rtl/>
          <w:lang w:bidi="ar-SA"/>
        </w:rPr>
        <w:t xml:space="preserve"> </w:t>
      </w:r>
      <w:r w:rsidRPr="00FC337B">
        <w:rPr>
          <w:rtl/>
        </w:rPr>
        <w:t>המוכנה</w:t>
      </w:r>
      <w:r w:rsidRPr="00FC337B">
        <w:rPr>
          <w:rtl/>
          <w:lang w:bidi="ar-SA"/>
        </w:rPr>
        <w:t xml:space="preserve">' – </w:t>
      </w:r>
      <w:r w:rsidRPr="00FC337B">
        <w:rPr>
          <w:rtl/>
        </w:rPr>
        <w:t>כיתה</w:t>
      </w:r>
      <w:r w:rsidRPr="00FC337B">
        <w:rPr>
          <w:rtl/>
          <w:lang w:bidi="ar-SA"/>
        </w:rPr>
        <w:t xml:space="preserve"> </w:t>
      </w:r>
      <w:r w:rsidRPr="00FC337B">
        <w:rPr>
          <w:rtl/>
        </w:rPr>
        <w:t>המצוידת</w:t>
      </w:r>
      <w:r w:rsidRPr="00FC337B">
        <w:rPr>
          <w:rtl/>
          <w:lang w:bidi="ar-SA"/>
        </w:rPr>
        <w:t xml:space="preserve"> </w:t>
      </w:r>
      <w:r w:rsidRPr="00FC337B">
        <w:rPr>
          <w:rtl/>
        </w:rPr>
        <w:t>בחומרי</w:t>
      </w:r>
      <w:r w:rsidRPr="00FC337B">
        <w:rPr>
          <w:rtl/>
          <w:lang w:bidi="ar-SA"/>
        </w:rPr>
        <w:t xml:space="preserve"> </w:t>
      </w:r>
      <w:r w:rsidRPr="00FC337B">
        <w:rPr>
          <w:rtl/>
        </w:rPr>
        <w:t>לימוד</w:t>
      </w:r>
      <w:r w:rsidRPr="00FC337B">
        <w:rPr>
          <w:rtl/>
          <w:lang w:bidi="ar-SA"/>
        </w:rPr>
        <w:t xml:space="preserve"> </w:t>
      </w:r>
      <w:r w:rsidRPr="00FC337B">
        <w:rPr>
          <w:rtl/>
        </w:rPr>
        <w:t>מוחשיים</w:t>
      </w:r>
      <w:r w:rsidRPr="00FC337B">
        <w:rPr>
          <w:rtl/>
          <w:lang w:bidi="ar-SA"/>
        </w:rPr>
        <w:t xml:space="preserve"> </w:t>
      </w:r>
      <w:r w:rsidRPr="00FC337B">
        <w:rPr>
          <w:rtl/>
        </w:rPr>
        <w:t>המאפשרים</w:t>
      </w:r>
      <w:r w:rsidRPr="00FC337B">
        <w:rPr>
          <w:rtl/>
          <w:lang w:bidi="ar-SA"/>
        </w:rPr>
        <w:t xml:space="preserve"> </w:t>
      </w:r>
      <w:r w:rsidRPr="00FC337B">
        <w:rPr>
          <w:rtl/>
        </w:rPr>
        <w:t>לילד</w:t>
      </w:r>
      <w:r w:rsidRPr="00FC337B">
        <w:rPr>
          <w:rtl/>
          <w:lang w:bidi="ar-SA"/>
        </w:rPr>
        <w:t xml:space="preserve"> </w:t>
      </w:r>
      <w:r w:rsidRPr="00FC337B">
        <w:rPr>
          <w:rtl/>
        </w:rPr>
        <w:t>לבחור</w:t>
      </w:r>
      <w:r w:rsidRPr="00FC337B">
        <w:rPr>
          <w:rtl/>
          <w:lang w:bidi="ar-SA"/>
        </w:rPr>
        <w:t xml:space="preserve"> </w:t>
      </w:r>
      <w:r w:rsidRPr="00FC337B">
        <w:rPr>
          <w:rtl/>
        </w:rPr>
        <w:t>באופן</w:t>
      </w:r>
      <w:r w:rsidRPr="00FC337B">
        <w:rPr>
          <w:rtl/>
          <w:lang w:bidi="ar-SA"/>
        </w:rPr>
        <w:t xml:space="preserve"> </w:t>
      </w:r>
      <w:r w:rsidRPr="00FC337B">
        <w:rPr>
          <w:rtl/>
        </w:rPr>
        <w:t>עצמאי</w:t>
      </w:r>
      <w:r w:rsidRPr="00FC337B">
        <w:rPr>
          <w:rtl/>
          <w:lang w:bidi="ar-SA"/>
        </w:rPr>
        <w:t xml:space="preserve"> </w:t>
      </w:r>
      <w:r w:rsidRPr="00FC337B">
        <w:rPr>
          <w:rtl/>
        </w:rPr>
        <w:t>במה</w:t>
      </w:r>
      <w:r w:rsidRPr="00FC337B">
        <w:rPr>
          <w:rtl/>
          <w:lang w:bidi="ar-SA"/>
        </w:rPr>
        <w:t xml:space="preserve"> </w:t>
      </w:r>
      <w:r w:rsidRPr="00FC337B">
        <w:rPr>
          <w:rtl/>
        </w:rPr>
        <w:t>לעסוק</w:t>
      </w:r>
      <w:r w:rsidRPr="00FC337B">
        <w:rPr>
          <w:rtl/>
          <w:lang w:bidi="ar-SA"/>
        </w:rPr>
        <w:t xml:space="preserve"> </w:t>
      </w:r>
      <w:r w:rsidRPr="00FC337B">
        <w:rPr>
          <w:rtl/>
        </w:rPr>
        <w:t>וללמוד</w:t>
      </w:r>
      <w:r w:rsidRPr="00FC337B">
        <w:rPr>
          <w:rtl/>
          <w:lang w:bidi="ar-SA"/>
        </w:rPr>
        <w:t xml:space="preserve"> </w:t>
      </w:r>
      <w:r w:rsidRPr="00FC337B">
        <w:rPr>
          <w:rtl/>
        </w:rPr>
        <w:t>מתוך</w:t>
      </w:r>
      <w:r w:rsidRPr="00FC337B">
        <w:rPr>
          <w:rtl/>
          <w:lang w:bidi="ar-SA"/>
        </w:rPr>
        <w:t xml:space="preserve"> </w:t>
      </w:r>
      <w:r w:rsidRPr="00FC337B">
        <w:rPr>
          <w:rtl/>
        </w:rPr>
        <w:t>התנסות</w:t>
      </w:r>
      <w:r w:rsidRPr="00FC337B">
        <w:rPr>
          <w:rtl/>
          <w:lang w:bidi="ar-SA"/>
        </w:rPr>
        <w:t xml:space="preserve"> </w:t>
      </w:r>
      <w:r w:rsidRPr="00FC337B">
        <w:rPr>
          <w:rtl/>
        </w:rPr>
        <w:t>חושית</w:t>
      </w:r>
      <w:r w:rsidRPr="00FC337B">
        <w:rPr>
          <w:rtl/>
          <w:lang w:bidi="ar-SA"/>
        </w:rPr>
        <w:t xml:space="preserve"> </w:t>
      </w:r>
      <w:r w:rsidRPr="00FC337B">
        <w:rPr>
          <w:rtl/>
        </w:rPr>
        <w:t>ישירה</w:t>
      </w:r>
      <w:r w:rsidRPr="00FC337B">
        <w:rPr>
          <w:rtl/>
          <w:lang w:bidi="ar-SA"/>
        </w:rPr>
        <w:t xml:space="preserve"> (</w:t>
      </w:r>
      <w:r w:rsidR="0002163D">
        <w:t>Montessori, 1912</w:t>
      </w:r>
      <w:r w:rsidRPr="00FC337B">
        <w:rPr>
          <w:rtl/>
          <w:lang w:bidi="ar-SA"/>
        </w:rPr>
        <w:t>).</w:t>
      </w:r>
    </w:p>
    <w:p w14:paraId="0232B00C" w14:textId="31C6D6DE" w:rsidR="00FC337B" w:rsidRPr="00FC337B" w:rsidRDefault="00FC337B" w:rsidP="00A37757">
      <w:r w:rsidRPr="00FC337B">
        <w:rPr>
          <w:rtl/>
        </w:rPr>
        <w:lastRenderedPageBreak/>
        <w:t>למרות</w:t>
      </w:r>
      <w:r w:rsidRPr="00FC337B">
        <w:rPr>
          <w:rtl/>
          <w:lang w:bidi="ar-SA"/>
        </w:rPr>
        <w:t xml:space="preserve"> </w:t>
      </w:r>
      <w:r w:rsidRPr="00FC337B">
        <w:rPr>
          <w:rtl/>
        </w:rPr>
        <w:t>ההבדלים</w:t>
      </w:r>
      <w:r w:rsidRPr="00FC337B">
        <w:rPr>
          <w:rtl/>
          <w:lang w:bidi="ar-SA"/>
        </w:rPr>
        <w:t xml:space="preserve"> </w:t>
      </w:r>
      <w:r w:rsidRPr="00FC337B">
        <w:rPr>
          <w:rtl/>
        </w:rPr>
        <w:t>בין</w:t>
      </w:r>
      <w:r w:rsidRPr="00FC337B">
        <w:rPr>
          <w:rtl/>
          <w:lang w:bidi="ar-SA"/>
        </w:rPr>
        <w:t xml:space="preserve"> </w:t>
      </w:r>
      <w:r w:rsidRPr="00FC337B">
        <w:rPr>
          <w:rtl/>
        </w:rPr>
        <w:t>הגישות</w:t>
      </w:r>
      <w:r w:rsidRPr="00FC337B">
        <w:rPr>
          <w:rtl/>
          <w:lang w:bidi="ar-SA"/>
        </w:rPr>
        <w:t xml:space="preserve"> (</w:t>
      </w:r>
      <w:r w:rsidRPr="00FC337B">
        <w:rPr>
          <w:rtl/>
        </w:rPr>
        <w:t>לדוגמה</w:t>
      </w:r>
      <w:r w:rsidR="00451963">
        <w:rPr>
          <w:rtl/>
        </w:rPr>
        <w:t>,</w:t>
      </w:r>
      <w:r w:rsidRPr="00FC337B">
        <w:rPr>
          <w:rtl/>
          <w:lang w:bidi="ar-SA"/>
        </w:rPr>
        <w:t xml:space="preserve"> </w:t>
      </w:r>
      <w:r w:rsidRPr="00FC337B">
        <w:rPr>
          <w:rtl/>
        </w:rPr>
        <w:t>היחס</w:t>
      </w:r>
      <w:r w:rsidRPr="00FC337B">
        <w:rPr>
          <w:rtl/>
          <w:lang w:bidi="ar-SA"/>
        </w:rPr>
        <w:t xml:space="preserve"> </w:t>
      </w:r>
      <w:r w:rsidRPr="00FC337B">
        <w:rPr>
          <w:rtl/>
        </w:rPr>
        <w:t>למשחק</w:t>
      </w:r>
      <w:r w:rsidRPr="00FC337B">
        <w:rPr>
          <w:rtl/>
          <w:lang w:bidi="ar-SA"/>
        </w:rPr>
        <w:t xml:space="preserve"> </w:t>
      </w:r>
      <w:r w:rsidRPr="00FC337B">
        <w:rPr>
          <w:rtl/>
        </w:rPr>
        <w:t>דמיוני</w:t>
      </w:r>
      <w:r w:rsidRPr="00FC337B">
        <w:rPr>
          <w:rtl/>
          <w:lang w:bidi="ar-SA"/>
        </w:rPr>
        <w:t xml:space="preserve"> </w:t>
      </w:r>
      <w:r w:rsidRPr="00FC337B">
        <w:rPr>
          <w:rtl/>
        </w:rPr>
        <w:t>לעומת</w:t>
      </w:r>
      <w:r w:rsidRPr="00FC337B">
        <w:rPr>
          <w:rtl/>
          <w:lang w:bidi="ar-SA"/>
        </w:rPr>
        <w:t xml:space="preserve"> </w:t>
      </w:r>
      <w:r w:rsidRPr="00FC337B">
        <w:rPr>
          <w:rtl/>
        </w:rPr>
        <w:t>פעילות</w:t>
      </w:r>
      <w:r w:rsidRPr="00FC337B">
        <w:rPr>
          <w:rtl/>
          <w:lang w:bidi="ar-SA"/>
        </w:rPr>
        <w:t xml:space="preserve"> </w:t>
      </w:r>
      <w:r w:rsidRPr="00FC337B">
        <w:rPr>
          <w:rtl/>
        </w:rPr>
        <w:t>ריאליסטית</w:t>
      </w:r>
      <w:r w:rsidRPr="00FC337B">
        <w:rPr>
          <w:rtl/>
          <w:lang w:bidi="ar-SA"/>
        </w:rPr>
        <w:t xml:space="preserve"> </w:t>
      </w:r>
      <w:r w:rsidRPr="00FC337B">
        <w:rPr>
          <w:rtl/>
        </w:rPr>
        <w:t>מוגדרת</w:t>
      </w:r>
      <w:r w:rsidRPr="00FC337B">
        <w:rPr>
          <w:rtl/>
          <w:lang w:bidi="ar-SA"/>
        </w:rPr>
        <w:t>)</w:t>
      </w:r>
      <w:r w:rsidR="00451963">
        <w:rPr>
          <w:rtl/>
        </w:rPr>
        <w:t>,</w:t>
      </w:r>
      <w:r w:rsidRPr="00FC337B">
        <w:rPr>
          <w:rtl/>
          <w:lang w:bidi="ar-SA"/>
        </w:rPr>
        <w:t xml:space="preserve"> </w:t>
      </w:r>
      <w:r w:rsidRPr="00FC337B">
        <w:rPr>
          <w:rtl/>
        </w:rPr>
        <w:t>שתי</w:t>
      </w:r>
      <w:r w:rsidRPr="00FC337B">
        <w:rPr>
          <w:rtl/>
          <w:lang w:bidi="ar-SA"/>
        </w:rPr>
        <w:t xml:space="preserve"> </w:t>
      </w:r>
      <w:r w:rsidRPr="00FC337B">
        <w:rPr>
          <w:rtl/>
        </w:rPr>
        <w:t>הגישות</w:t>
      </w:r>
      <w:r w:rsidRPr="00FC337B">
        <w:rPr>
          <w:rtl/>
          <w:lang w:bidi="ar-SA"/>
        </w:rPr>
        <w:t xml:space="preserve"> </w:t>
      </w:r>
      <w:r w:rsidRPr="00FC337B">
        <w:rPr>
          <w:rtl/>
        </w:rPr>
        <w:t>חולקות</w:t>
      </w:r>
      <w:r w:rsidRPr="00FC337B">
        <w:rPr>
          <w:rtl/>
          <w:lang w:bidi="ar-SA"/>
        </w:rPr>
        <w:t xml:space="preserve"> </w:t>
      </w:r>
      <w:r w:rsidRPr="00FC337B">
        <w:rPr>
          <w:rtl/>
        </w:rPr>
        <w:t>הנחת</w:t>
      </w:r>
      <w:r w:rsidRPr="00FC337B">
        <w:rPr>
          <w:rtl/>
          <w:lang w:bidi="ar-SA"/>
        </w:rPr>
        <w:t xml:space="preserve"> </w:t>
      </w:r>
      <w:r w:rsidRPr="00FC337B">
        <w:rPr>
          <w:rtl/>
        </w:rPr>
        <w:t>יסוד</w:t>
      </w:r>
      <w:r w:rsidRPr="00FC337B">
        <w:rPr>
          <w:rtl/>
          <w:lang w:bidi="ar-SA"/>
        </w:rPr>
        <w:t xml:space="preserve"> </w:t>
      </w:r>
      <w:r w:rsidRPr="00FC337B">
        <w:rPr>
          <w:rtl/>
        </w:rPr>
        <w:t>הוליסטית</w:t>
      </w:r>
      <w:r w:rsidRPr="00FC337B">
        <w:rPr>
          <w:rtl/>
          <w:lang w:bidi="ar-SA"/>
        </w:rPr>
        <w:t xml:space="preserve"> </w:t>
      </w:r>
      <w:r w:rsidRPr="00FC337B">
        <w:rPr>
          <w:rtl/>
        </w:rPr>
        <w:t>משותפת</w:t>
      </w:r>
      <w:r w:rsidRPr="00FC337B">
        <w:rPr>
          <w:rtl/>
          <w:lang w:bidi="ar-SA"/>
        </w:rPr>
        <w:t xml:space="preserve">: </w:t>
      </w:r>
      <w:r w:rsidRPr="00FC337B">
        <w:rPr>
          <w:rtl/>
        </w:rPr>
        <w:t>הילד</w:t>
      </w:r>
      <w:r w:rsidR="00930512">
        <w:rPr>
          <w:rFonts w:hint="cs"/>
          <w:rtl/>
        </w:rPr>
        <w:t xml:space="preserve"> או הילדה אינם </w:t>
      </w:r>
      <w:r w:rsidRPr="00FC337B">
        <w:rPr>
          <w:rtl/>
        </w:rPr>
        <w:t>כלי</w:t>
      </w:r>
      <w:r w:rsidRPr="00FC337B">
        <w:rPr>
          <w:rtl/>
          <w:lang w:bidi="ar-SA"/>
        </w:rPr>
        <w:t xml:space="preserve"> </w:t>
      </w:r>
      <w:r w:rsidRPr="00FC337B">
        <w:rPr>
          <w:rtl/>
        </w:rPr>
        <w:t>קיבול</w:t>
      </w:r>
      <w:r w:rsidRPr="00FC337B">
        <w:rPr>
          <w:rtl/>
          <w:lang w:bidi="ar-SA"/>
        </w:rPr>
        <w:t xml:space="preserve"> </w:t>
      </w:r>
      <w:r w:rsidRPr="00FC337B">
        <w:rPr>
          <w:rtl/>
        </w:rPr>
        <w:t>ריק</w:t>
      </w:r>
      <w:r w:rsidRPr="00FC337B">
        <w:rPr>
          <w:rtl/>
          <w:lang w:bidi="ar-SA"/>
        </w:rPr>
        <w:t xml:space="preserve"> </w:t>
      </w:r>
      <w:r w:rsidRPr="00FC337B">
        <w:rPr>
          <w:rtl/>
        </w:rPr>
        <w:t>למידע</w:t>
      </w:r>
      <w:r w:rsidR="00930512">
        <w:rPr>
          <w:rFonts w:hint="cs"/>
          <w:rtl/>
        </w:rPr>
        <w:t>,</w:t>
      </w:r>
      <w:r w:rsidRPr="00FC337B">
        <w:rPr>
          <w:rtl/>
          <w:lang w:bidi="ar-SA"/>
        </w:rPr>
        <w:t xml:space="preserve"> </w:t>
      </w:r>
      <w:r w:rsidRPr="00FC337B">
        <w:rPr>
          <w:rtl/>
        </w:rPr>
        <w:t>אלא</w:t>
      </w:r>
      <w:r w:rsidRPr="00FC337B">
        <w:rPr>
          <w:rtl/>
          <w:lang w:bidi="ar-SA"/>
        </w:rPr>
        <w:t xml:space="preserve"> </w:t>
      </w:r>
      <w:r w:rsidRPr="00FC337B">
        <w:rPr>
          <w:rtl/>
        </w:rPr>
        <w:t>ישות</w:t>
      </w:r>
      <w:r w:rsidRPr="00FC337B">
        <w:rPr>
          <w:rtl/>
          <w:lang w:bidi="ar-SA"/>
        </w:rPr>
        <w:t xml:space="preserve"> </w:t>
      </w:r>
      <w:r w:rsidRPr="00FC337B">
        <w:rPr>
          <w:rtl/>
        </w:rPr>
        <w:t>מתפתחת</w:t>
      </w:r>
      <w:r w:rsidRPr="00FC337B">
        <w:rPr>
          <w:rtl/>
          <w:lang w:bidi="ar-SA"/>
        </w:rPr>
        <w:t xml:space="preserve"> </w:t>
      </w:r>
      <w:r w:rsidRPr="00FC337B">
        <w:rPr>
          <w:rtl/>
        </w:rPr>
        <w:t>שיש</w:t>
      </w:r>
      <w:r w:rsidRPr="00FC337B">
        <w:rPr>
          <w:rtl/>
          <w:lang w:bidi="ar-SA"/>
        </w:rPr>
        <w:t xml:space="preserve"> </w:t>
      </w:r>
      <w:r w:rsidRPr="00FC337B">
        <w:rPr>
          <w:rtl/>
        </w:rPr>
        <w:t>לטפח</w:t>
      </w:r>
      <w:r w:rsidRPr="00FC337B">
        <w:rPr>
          <w:rtl/>
          <w:lang w:bidi="ar-SA"/>
        </w:rPr>
        <w:t xml:space="preserve"> </w:t>
      </w:r>
      <w:r w:rsidRPr="00FC337B">
        <w:rPr>
          <w:rtl/>
        </w:rPr>
        <w:t>בכל</w:t>
      </w:r>
      <w:r w:rsidRPr="00FC337B">
        <w:rPr>
          <w:rtl/>
          <w:lang w:bidi="ar-SA"/>
        </w:rPr>
        <w:t xml:space="preserve"> </w:t>
      </w:r>
      <w:r w:rsidRPr="00FC337B">
        <w:rPr>
          <w:rtl/>
        </w:rPr>
        <w:t>ממדיה</w:t>
      </w:r>
      <w:r w:rsidR="00451963">
        <w:rPr>
          <w:rtl/>
        </w:rPr>
        <w:t>,</w:t>
      </w:r>
      <w:r w:rsidRPr="00FC337B">
        <w:rPr>
          <w:rtl/>
          <w:lang w:bidi="ar-SA"/>
        </w:rPr>
        <w:t xml:space="preserve"> </w:t>
      </w:r>
      <w:r w:rsidRPr="00FC337B">
        <w:rPr>
          <w:rtl/>
        </w:rPr>
        <w:t>תוך</w:t>
      </w:r>
      <w:r w:rsidRPr="00FC337B">
        <w:rPr>
          <w:rtl/>
          <w:lang w:bidi="ar-SA"/>
        </w:rPr>
        <w:t xml:space="preserve"> </w:t>
      </w:r>
      <w:r w:rsidRPr="00FC337B">
        <w:rPr>
          <w:rtl/>
        </w:rPr>
        <w:t>התנגדות</w:t>
      </w:r>
      <w:r w:rsidRPr="00FC337B">
        <w:rPr>
          <w:rtl/>
          <w:lang w:bidi="ar-SA"/>
        </w:rPr>
        <w:t xml:space="preserve"> </w:t>
      </w:r>
      <w:r w:rsidRPr="00FC337B">
        <w:rPr>
          <w:rtl/>
        </w:rPr>
        <w:t>לחלוקה</w:t>
      </w:r>
      <w:r w:rsidRPr="00FC337B">
        <w:rPr>
          <w:rtl/>
          <w:lang w:bidi="ar-SA"/>
        </w:rPr>
        <w:t xml:space="preserve"> </w:t>
      </w:r>
      <w:r w:rsidRPr="00FC337B">
        <w:rPr>
          <w:rtl/>
        </w:rPr>
        <w:t>חדה</w:t>
      </w:r>
      <w:r w:rsidRPr="00FC337B">
        <w:rPr>
          <w:rtl/>
          <w:lang w:bidi="ar-SA"/>
        </w:rPr>
        <w:t xml:space="preserve"> </w:t>
      </w:r>
      <w:r w:rsidRPr="00FC337B">
        <w:rPr>
          <w:rtl/>
        </w:rPr>
        <w:t>בין</w:t>
      </w:r>
      <w:r w:rsidRPr="00FC337B">
        <w:rPr>
          <w:rtl/>
          <w:lang w:bidi="ar-SA"/>
        </w:rPr>
        <w:t xml:space="preserve"> </w:t>
      </w:r>
      <w:r w:rsidRPr="00FC337B">
        <w:rPr>
          <w:rtl/>
        </w:rPr>
        <w:t>למידה</w:t>
      </w:r>
      <w:r w:rsidRPr="00FC337B">
        <w:rPr>
          <w:rtl/>
          <w:lang w:bidi="ar-SA"/>
        </w:rPr>
        <w:t xml:space="preserve"> </w:t>
      </w:r>
      <w:r w:rsidRPr="00FC337B">
        <w:rPr>
          <w:rtl/>
        </w:rPr>
        <w:t>שכלית</w:t>
      </w:r>
      <w:r w:rsidRPr="00FC337B">
        <w:rPr>
          <w:rtl/>
          <w:lang w:bidi="ar-SA"/>
        </w:rPr>
        <w:t xml:space="preserve"> </w:t>
      </w:r>
      <w:r w:rsidRPr="00FC337B">
        <w:rPr>
          <w:rtl/>
        </w:rPr>
        <w:t>לבין</w:t>
      </w:r>
      <w:r w:rsidRPr="00FC337B">
        <w:rPr>
          <w:rtl/>
          <w:lang w:bidi="ar-SA"/>
        </w:rPr>
        <w:t xml:space="preserve"> </w:t>
      </w:r>
      <w:r w:rsidRPr="00FC337B">
        <w:rPr>
          <w:rtl/>
        </w:rPr>
        <w:t>פעילויות</w:t>
      </w:r>
      <w:r w:rsidRPr="00FC337B">
        <w:rPr>
          <w:rtl/>
          <w:lang w:bidi="ar-SA"/>
        </w:rPr>
        <w:t xml:space="preserve"> </w:t>
      </w:r>
      <w:r w:rsidRPr="00FC337B">
        <w:rPr>
          <w:rtl/>
        </w:rPr>
        <w:t>של</w:t>
      </w:r>
      <w:r w:rsidRPr="00FC337B">
        <w:rPr>
          <w:rtl/>
          <w:lang w:bidi="ar-SA"/>
        </w:rPr>
        <w:t xml:space="preserve"> </w:t>
      </w:r>
      <w:r w:rsidR="007362DF">
        <w:rPr>
          <w:rtl/>
        </w:rPr>
        <w:t>אמנות</w:t>
      </w:r>
      <w:r w:rsidR="00451963">
        <w:rPr>
          <w:rtl/>
        </w:rPr>
        <w:t>,</w:t>
      </w:r>
      <w:r w:rsidRPr="00FC337B">
        <w:rPr>
          <w:rtl/>
          <w:lang w:bidi="ar-SA"/>
        </w:rPr>
        <w:t xml:space="preserve"> </w:t>
      </w:r>
      <w:r w:rsidRPr="00FC337B">
        <w:rPr>
          <w:rtl/>
        </w:rPr>
        <w:t>תנועה</w:t>
      </w:r>
      <w:r w:rsidRPr="00FC337B">
        <w:rPr>
          <w:rtl/>
          <w:lang w:bidi="ar-SA"/>
        </w:rPr>
        <w:t xml:space="preserve"> </w:t>
      </w:r>
      <w:r w:rsidRPr="00FC337B">
        <w:rPr>
          <w:rtl/>
        </w:rPr>
        <w:t>או</w:t>
      </w:r>
      <w:r w:rsidRPr="00FC337B">
        <w:rPr>
          <w:rtl/>
          <w:lang w:bidi="ar-SA"/>
        </w:rPr>
        <w:t xml:space="preserve"> </w:t>
      </w:r>
      <w:r w:rsidRPr="00FC337B">
        <w:rPr>
          <w:rtl/>
        </w:rPr>
        <w:t>עבודת</w:t>
      </w:r>
      <w:r w:rsidRPr="00FC337B">
        <w:rPr>
          <w:rtl/>
          <w:lang w:bidi="ar-SA"/>
        </w:rPr>
        <w:t xml:space="preserve"> </w:t>
      </w:r>
      <w:r w:rsidRPr="00FC337B">
        <w:rPr>
          <w:rtl/>
        </w:rPr>
        <w:t>יד</w:t>
      </w:r>
      <w:r w:rsidRPr="00FC337B">
        <w:rPr>
          <w:rtl/>
          <w:lang w:bidi="ar-SA"/>
        </w:rPr>
        <w:t xml:space="preserve"> (</w:t>
      </w:r>
      <w:r w:rsidR="00E663E9">
        <w:rPr>
          <w:rtl/>
        </w:rPr>
        <w:t>גולדשמידט, 2013</w:t>
      </w:r>
      <w:r w:rsidRPr="00FC337B">
        <w:rPr>
          <w:rtl/>
          <w:lang w:bidi="ar-SA"/>
        </w:rPr>
        <w:t>).</w:t>
      </w:r>
    </w:p>
    <w:p w14:paraId="6D98780A" w14:textId="23F67150" w:rsidR="00FC337B" w:rsidRPr="00FC337B" w:rsidRDefault="00FC337B" w:rsidP="009A6C93">
      <w:pPr>
        <w:pStyle w:val="3"/>
      </w:pPr>
      <w:bookmarkStart w:id="35" w:name="_Toc239109191"/>
      <w:r w:rsidRPr="00FC337B">
        <w:rPr>
          <w:rtl/>
          <w:lang w:bidi="he-IL"/>
        </w:rPr>
        <w:t>למידה</w:t>
      </w:r>
      <w:r w:rsidRPr="00FC337B">
        <w:rPr>
          <w:rtl/>
        </w:rPr>
        <w:t xml:space="preserve"> </w:t>
      </w:r>
      <w:r w:rsidRPr="00FC337B">
        <w:rPr>
          <w:rtl/>
          <w:lang w:bidi="he-IL"/>
        </w:rPr>
        <w:t>מתוך</w:t>
      </w:r>
      <w:r w:rsidRPr="00FC337B">
        <w:rPr>
          <w:rtl/>
        </w:rPr>
        <w:t xml:space="preserve"> </w:t>
      </w:r>
      <w:r w:rsidRPr="00FC337B">
        <w:rPr>
          <w:rtl/>
          <w:lang w:bidi="he-IL"/>
        </w:rPr>
        <w:t>התנסות</w:t>
      </w:r>
      <w:r w:rsidRPr="00FC337B">
        <w:rPr>
          <w:rtl/>
        </w:rPr>
        <w:t xml:space="preserve"> (</w:t>
      </w:r>
      <w:r w:rsidR="00BB0713" w:rsidRPr="00BB0713">
        <w:t>John Dewey</w:t>
      </w:r>
      <w:r w:rsidRPr="00FC337B">
        <w:rPr>
          <w:rtl/>
        </w:rPr>
        <w:t xml:space="preserve">) </w:t>
      </w:r>
      <w:r w:rsidRPr="00FC337B">
        <w:rPr>
          <w:rtl/>
          <w:lang w:bidi="he-IL"/>
        </w:rPr>
        <w:t>וריבוי</w:t>
      </w:r>
      <w:r w:rsidRPr="00FC337B">
        <w:rPr>
          <w:rtl/>
        </w:rPr>
        <w:t xml:space="preserve"> </w:t>
      </w:r>
      <w:r w:rsidRPr="00FC337B">
        <w:rPr>
          <w:rtl/>
          <w:lang w:bidi="he-IL"/>
        </w:rPr>
        <w:t>אינטליגנציות</w:t>
      </w:r>
      <w:r w:rsidRPr="00FC337B">
        <w:rPr>
          <w:rtl/>
        </w:rPr>
        <w:t xml:space="preserve"> (</w:t>
      </w:r>
      <w:r w:rsidR="00BB0713">
        <w:rPr>
          <w:lang w:bidi="he-IL"/>
        </w:rPr>
        <w:t>Howard Gardner</w:t>
      </w:r>
      <w:r w:rsidRPr="00FC337B">
        <w:rPr>
          <w:rtl/>
        </w:rPr>
        <w:t>)</w:t>
      </w:r>
      <w:bookmarkEnd w:id="35"/>
    </w:p>
    <w:p w14:paraId="36DDBC0B" w14:textId="292B3951" w:rsidR="00FC337B" w:rsidRDefault="00FC337B" w:rsidP="00CF5A9E">
      <w:pPr>
        <w:rPr>
          <w:rtl/>
        </w:rPr>
      </w:pPr>
      <w:r w:rsidRPr="00FC337B">
        <w:rPr>
          <w:rtl/>
        </w:rPr>
        <w:t>ג</w:t>
      </w:r>
      <w:r w:rsidRPr="00FC337B">
        <w:rPr>
          <w:rtl/>
          <w:lang w:bidi="ar-SA"/>
        </w:rPr>
        <w:t>'</w:t>
      </w:r>
      <w:r w:rsidRPr="00FC337B">
        <w:rPr>
          <w:rtl/>
        </w:rPr>
        <w:t>ון</w:t>
      </w:r>
      <w:r w:rsidRPr="00FC337B">
        <w:rPr>
          <w:rtl/>
          <w:lang w:bidi="ar-SA"/>
        </w:rPr>
        <w:t xml:space="preserve"> </w:t>
      </w:r>
      <w:r w:rsidRPr="00FC337B">
        <w:rPr>
          <w:rtl/>
        </w:rPr>
        <w:t>דיואי</w:t>
      </w:r>
      <w:r w:rsidRPr="00FC337B">
        <w:rPr>
          <w:rtl/>
          <w:lang w:bidi="ar-SA"/>
        </w:rPr>
        <w:t xml:space="preserve"> (</w:t>
      </w:r>
      <w:r w:rsidR="00BB0713" w:rsidRPr="00BB0713">
        <w:rPr>
          <w:lang w:bidi="ar-SA"/>
        </w:rPr>
        <w:t>John Dewey</w:t>
      </w:r>
      <w:r w:rsidRPr="00FC337B">
        <w:rPr>
          <w:rtl/>
          <w:lang w:bidi="ar-SA"/>
        </w:rPr>
        <w:t>)</w:t>
      </w:r>
      <w:r w:rsidR="00451963">
        <w:rPr>
          <w:rtl/>
        </w:rPr>
        <w:t>,</w:t>
      </w:r>
      <w:r w:rsidRPr="00FC337B">
        <w:rPr>
          <w:rtl/>
          <w:lang w:bidi="ar-SA"/>
        </w:rPr>
        <w:t xml:space="preserve"> </w:t>
      </w:r>
      <w:r w:rsidRPr="00FC337B">
        <w:rPr>
          <w:rtl/>
        </w:rPr>
        <w:t>מאבות</w:t>
      </w:r>
      <w:r w:rsidRPr="00FC337B">
        <w:rPr>
          <w:rtl/>
          <w:lang w:bidi="ar-SA"/>
        </w:rPr>
        <w:t xml:space="preserve"> </w:t>
      </w:r>
      <w:r w:rsidRPr="00FC337B">
        <w:rPr>
          <w:rtl/>
        </w:rPr>
        <w:t>החינוך</w:t>
      </w:r>
      <w:r w:rsidRPr="00FC337B">
        <w:rPr>
          <w:rtl/>
          <w:lang w:bidi="ar-SA"/>
        </w:rPr>
        <w:t xml:space="preserve"> </w:t>
      </w:r>
      <w:r w:rsidRPr="00FC337B">
        <w:rPr>
          <w:rtl/>
        </w:rPr>
        <w:t>הפרוגרסיבי</w:t>
      </w:r>
      <w:r w:rsidR="00451963">
        <w:rPr>
          <w:rtl/>
        </w:rPr>
        <w:t>,</w:t>
      </w:r>
      <w:r w:rsidRPr="00FC337B">
        <w:rPr>
          <w:rtl/>
          <w:lang w:bidi="ar-SA"/>
        </w:rPr>
        <w:t xml:space="preserve"> </w:t>
      </w:r>
      <w:r w:rsidRPr="00FC337B">
        <w:rPr>
          <w:rtl/>
        </w:rPr>
        <w:t>שלל</w:t>
      </w:r>
      <w:r w:rsidRPr="00FC337B">
        <w:rPr>
          <w:rtl/>
          <w:lang w:bidi="ar-SA"/>
        </w:rPr>
        <w:t xml:space="preserve"> </w:t>
      </w:r>
      <w:r w:rsidRPr="00FC337B">
        <w:rPr>
          <w:rtl/>
        </w:rPr>
        <w:t>את</w:t>
      </w:r>
      <w:r w:rsidRPr="00FC337B">
        <w:rPr>
          <w:rtl/>
          <w:lang w:bidi="ar-SA"/>
        </w:rPr>
        <w:t xml:space="preserve"> </w:t>
      </w:r>
      <w:r w:rsidRPr="00FC337B">
        <w:rPr>
          <w:rtl/>
        </w:rPr>
        <w:t>הגישה</w:t>
      </w:r>
      <w:r w:rsidRPr="00FC337B">
        <w:rPr>
          <w:rtl/>
          <w:lang w:bidi="ar-SA"/>
        </w:rPr>
        <w:t xml:space="preserve"> </w:t>
      </w:r>
      <w:r w:rsidRPr="00FC337B">
        <w:rPr>
          <w:rtl/>
        </w:rPr>
        <w:t>המסורתית</w:t>
      </w:r>
      <w:r w:rsidRPr="00FC337B">
        <w:rPr>
          <w:rtl/>
          <w:lang w:bidi="ar-SA"/>
        </w:rPr>
        <w:t xml:space="preserve"> </w:t>
      </w:r>
      <w:r w:rsidRPr="00FC337B">
        <w:rPr>
          <w:rtl/>
        </w:rPr>
        <w:t>המבוססת</w:t>
      </w:r>
      <w:r w:rsidRPr="00FC337B">
        <w:rPr>
          <w:rtl/>
          <w:lang w:bidi="ar-SA"/>
        </w:rPr>
        <w:t xml:space="preserve"> </w:t>
      </w:r>
      <w:r w:rsidRPr="00FC337B">
        <w:rPr>
          <w:rtl/>
        </w:rPr>
        <w:t>על</w:t>
      </w:r>
      <w:r w:rsidRPr="00FC337B">
        <w:rPr>
          <w:rtl/>
          <w:lang w:bidi="ar-SA"/>
        </w:rPr>
        <w:t xml:space="preserve"> </w:t>
      </w:r>
      <w:r w:rsidRPr="00FC337B">
        <w:rPr>
          <w:rtl/>
        </w:rPr>
        <w:t>שינון</w:t>
      </w:r>
      <w:r w:rsidRPr="00FC337B">
        <w:rPr>
          <w:rtl/>
          <w:lang w:bidi="ar-SA"/>
        </w:rPr>
        <w:t xml:space="preserve"> </w:t>
      </w:r>
      <w:r w:rsidRPr="00FC337B">
        <w:rPr>
          <w:rtl/>
        </w:rPr>
        <w:t>פסיבי</w:t>
      </w:r>
      <w:r w:rsidR="00CF5A9E">
        <w:rPr>
          <w:rFonts w:hint="cs"/>
          <w:rtl/>
        </w:rPr>
        <w:t>,</w:t>
      </w:r>
      <w:r w:rsidRPr="00FC337B">
        <w:rPr>
          <w:rtl/>
          <w:lang w:bidi="ar-SA"/>
        </w:rPr>
        <w:t xml:space="preserve"> </w:t>
      </w:r>
      <w:r w:rsidRPr="00FC337B">
        <w:rPr>
          <w:rtl/>
        </w:rPr>
        <w:t>וקבע</w:t>
      </w:r>
      <w:r w:rsidRPr="00FC337B">
        <w:rPr>
          <w:rtl/>
          <w:lang w:bidi="ar-SA"/>
        </w:rPr>
        <w:t xml:space="preserve"> </w:t>
      </w:r>
      <w:r w:rsidRPr="00FC337B">
        <w:rPr>
          <w:rtl/>
        </w:rPr>
        <w:t>כי</w:t>
      </w:r>
      <w:r w:rsidRPr="00FC337B">
        <w:rPr>
          <w:rtl/>
          <w:lang w:bidi="ar-SA"/>
        </w:rPr>
        <w:t xml:space="preserve"> </w:t>
      </w:r>
      <w:r w:rsidRPr="00FC337B">
        <w:rPr>
          <w:rtl/>
        </w:rPr>
        <w:t>למידה</w:t>
      </w:r>
      <w:r w:rsidRPr="00FC337B">
        <w:rPr>
          <w:rtl/>
          <w:lang w:bidi="ar-SA"/>
        </w:rPr>
        <w:t xml:space="preserve"> </w:t>
      </w:r>
      <w:r w:rsidRPr="00FC337B">
        <w:rPr>
          <w:rtl/>
        </w:rPr>
        <w:t>אמיתית</w:t>
      </w:r>
      <w:r w:rsidRPr="00FC337B">
        <w:rPr>
          <w:rtl/>
          <w:lang w:bidi="ar-SA"/>
        </w:rPr>
        <w:t xml:space="preserve"> </w:t>
      </w:r>
      <w:r w:rsidRPr="00FC337B">
        <w:rPr>
          <w:rtl/>
        </w:rPr>
        <w:t>מתרחשת</w:t>
      </w:r>
      <w:r w:rsidRPr="00FC337B">
        <w:rPr>
          <w:rtl/>
          <w:lang w:bidi="ar-SA"/>
        </w:rPr>
        <w:t xml:space="preserve"> </w:t>
      </w:r>
      <w:r w:rsidRPr="00FC337B">
        <w:rPr>
          <w:rtl/>
        </w:rPr>
        <w:t>מתוך</w:t>
      </w:r>
      <w:r w:rsidRPr="00FC337B">
        <w:rPr>
          <w:rtl/>
          <w:lang w:bidi="ar-SA"/>
        </w:rPr>
        <w:t xml:space="preserve"> </w:t>
      </w:r>
      <w:r w:rsidRPr="00FC337B">
        <w:rPr>
          <w:rtl/>
        </w:rPr>
        <w:t>התנסות</w:t>
      </w:r>
      <w:r w:rsidRPr="00FC337B">
        <w:rPr>
          <w:rtl/>
          <w:lang w:bidi="ar-SA"/>
        </w:rPr>
        <w:t xml:space="preserve"> </w:t>
      </w:r>
      <w:r w:rsidRPr="00FC337B">
        <w:rPr>
          <w:rtl/>
        </w:rPr>
        <w:t>פעילה</w:t>
      </w:r>
      <w:r w:rsidRPr="00FC337B">
        <w:rPr>
          <w:rtl/>
          <w:lang w:bidi="ar-SA"/>
        </w:rPr>
        <w:t xml:space="preserve"> </w:t>
      </w:r>
      <w:r w:rsidRPr="00FC337B">
        <w:rPr>
          <w:rtl/>
        </w:rPr>
        <w:t>בעולם</w:t>
      </w:r>
      <w:r w:rsidRPr="00FC337B">
        <w:rPr>
          <w:rtl/>
          <w:lang w:bidi="ar-SA"/>
        </w:rPr>
        <w:t xml:space="preserve"> – '</w:t>
      </w:r>
      <w:r w:rsidRPr="00FC337B">
        <w:rPr>
          <w:rtl/>
        </w:rPr>
        <w:t>למידה</w:t>
      </w:r>
      <w:r w:rsidRPr="00FC337B">
        <w:rPr>
          <w:rtl/>
          <w:lang w:bidi="ar-SA"/>
        </w:rPr>
        <w:t xml:space="preserve"> </w:t>
      </w:r>
      <w:r w:rsidRPr="00FC337B">
        <w:rPr>
          <w:rtl/>
        </w:rPr>
        <w:t>מתוך</w:t>
      </w:r>
      <w:r w:rsidRPr="00FC337B">
        <w:rPr>
          <w:rtl/>
          <w:lang w:bidi="ar-SA"/>
        </w:rPr>
        <w:t xml:space="preserve"> </w:t>
      </w:r>
      <w:r w:rsidRPr="00FC337B">
        <w:rPr>
          <w:rtl/>
        </w:rPr>
        <w:t>עשייה</w:t>
      </w:r>
      <w:r w:rsidRPr="00FC337B">
        <w:rPr>
          <w:rtl/>
          <w:lang w:bidi="ar-SA"/>
        </w:rPr>
        <w:t>'</w:t>
      </w:r>
      <w:r w:rsidR="00CF5A9E">
        <w:rPr>
          <w:rFonts w:hint="cs"/>
          <w:rtl/>
        </w:rPr>
        <w:t xml:space="preserve"> (</w:t>
      </w:r>
      <w:r w:rsidR="00CF5A9E" w:rsidRPr="00FC337B">
        <w:rPr>
          <w:rtl/>
          <w:lang w:bidi="ar-SA"/>
        </w:rPr>
        <w:t>Learning by Doing</w:t>
      </w:r>
      <w:r w:rsidR="00CF5A9E">
        <w:rPr>
          <w:rFonts w:hint="cs"/>
          <w:rtl/>
        </w:rPr>
        <w:t>)</w:t>
      </w:r>
      <w:r w:rsidRPr="00FC337B">
        <w:rPr>
          <w:rtl/>
          <w:lang w:bidi="ar-SA"/>
        </w:rPr>
        <w:t xml:space="preserve"> (</w:t>
      </w:r>
      <w:r w:rsidR="00CF5A9E" w:rsidRPr="00CF5A9E">
        <w:rPr>
          <w:lang w:bidi="ar-SA"/>
        </w:rPr>
        <w:t>Dewey, 1938</w:t>
      </w:r>
      <w:r w:rsidRPr="00FC337B">
        <w:rPr>
          <w:rtl/>
          <w:lang w:bidi="ar-SA"/>
        </w:rPr>
        <w:t xml:space="preserve">). </w:t>
      </w:r>
      <w:r w:rsidRPr="00FC337B">
        <w:rPr>
          <w:rtl/>
        </w:rPr>
        <w:t>דיואי</w:t>
      </w:r>
      <w:r w:rsidRPr="00FC337B">
        <w:rPr>
          <w:rtl/>
          <w:lang w:bidi="ar-SA"/>
        </w:rPr>
        <w:t xml:space="preserve"> </w:t>
      </w:r>
      <w:r w:rsidRPr="00FC337B">
        <w:rPr>
          <w:rtl/>
        </w:rPr>
        <w:t>ראה</w:t>
      </w:r>
      <w:r w:rsidRPr="00FC337B">
        <w:rPr>
          <w:rtl/>
          <w:lang w:bidi="ar-SA"/>
        </w:rPr>
        <w:t xml:space="preserve"> </w:t>
      </w:r>
      <w:r w:rsidRPr="00FC337B">
        <w:rPr>
          <w:rtl/>
        </w:rPr>
        <w:t>בבית</w:t>
      </w:r>
      <w:r w:rsidRPr="00FC337B">
        <w:rPr>
          <w:rtl/>
          <w:lang w:bidi="ar-SA"/>
        </w:rPr>
        <w:t xml:space="preserve"> </w:t>
      </w:r>
      <w:r w:rsidRPr="00FC337B">
        <w:rPr>
          <w:rtl/>
        </w:rPr>
        <w:t>הספר</w:t>
      </w:r>
      <w:r w:rsidRPr="00FC337B">
        <w:rPr>
          <w:rtl/>
          <w:lang w:bidi="ar-SA"/>
        </w:rPr>
        <w:t xml:space="preserve"> </w:t>
      </w:r>
      <w:r w:rsidRPr="00FC337B">
        <w:rPr>
          <w:rtl/>
        </w:rPr>
        <w:t>חברה</w:t>
      </w:r>
      <w:r w:rsidRPr="00FC337B">
        <w:rPr>
          <w:rtl/>
          <w:lang w:bidi="ar-SA"/>
        </w:rPr>
        <w:t xml:space="preserve"> </w:t>
      </w:r>
      <w:r w:rsidRPr="00FC337B">
        <w:rPr>
          <w:rtl/>
        </w:rPr>
        <w:t>בזעיר</w:t>
      </w:r>
      <w:r w:rsidRPr="00FC337B">
        <w:rPr>
          <w:rtl/>
          <w:lang w:bidi="ar-SA"/>
        </w:rPr>
        <w:t xml:space="preserve"> </w:t>
      </w:r>
      <w:r w:rsidRPr="00FC337B">
        <w:rPr>
          <w:rtl/>
        </w:rPr>
        <w:t>אנפין</w:t>
      </w:r>
      <w:r w:rsidRPr="00FC337B">
        <w:rPr>
          <w:rtl/>
          <w:lang w:bidi="ar-SA"/>
        </w:rPr>
        <w:t xml:space="preserve"> </w:t>
      </w:r>
      <w:r w:rsidRPr="00FC337B">
        <w:rPr>
          <w:rtl/>
        </w:rPr>
        <w:t>שבה</w:t>
      </w:r>
      <w:r w:rsidRPr="00FC337B">
        <w:rPr>
          <w:rtl/>
          <w:lang w:bidi="ar-SA"/>
        </w:rPr>
        <w:t xml:space="preserve"> </w:t>
      </w:r>
      <w:r w:rsidRPr="00FC337B">
        <w:rPr>
          <w:rtl/>
        </w:rPr>
        <w:t>הילד</w:t>
      </w:r>
      <w:r w:rsidR="00C03F2F">
        <w:rPr>
          <w:rFonts w:hint="cs"/>
          <w:rtl/>
        </w:rPr>
        <w:t>/ה</w:t>
      </w:r>
      <w:r w:rsidRPr="00FC337B">
        <w:rPr>
          <w:rtl/>
          <w:lang w:bidi="ar-SA"/>
        </w:rPr>
        <w:t xml:space="preserve"> </w:t>
      </w:r>
      <w:r w:rsidRPr="00FC337B">
        <w:rPr>
          <w:rtl/>
        </w:rPr>
        <w:t>לומד</w:t>
      </w:r>
      <w:r w:rsidR="00C03F2F">
        <w:rPr>
          <w:rFonts w:hint="cs"/>
          <w:rtl/>
        </w:rPr>
        <w:t>/ת</w:t>
      </w:r>
      <w:r w:rsidRPr="00FC337B">
        <w:rPr>
          <w:rtl/>
          <w:lang w:bidi="ar-SA"/>
        </w:rPr>
        <w:t xml:space="preserve"> </w:t>
      </w:r>
      <w:r w:rsidRPr="00FC337B">
        <w:rPr>
          <w:rtl/>
        </w:rPr>
        <w:t>ערכים</w:t>
      </w:r>
      <w:r w:rsidRPr="00FC337B">
        <w:rPr>
          <w:rtl/>
          <w:lang w:bidi="ar-SA"/>
        </w:rPr>
        <w:t xml:space="preserve"> </w:t>
      </w:r>
      <w:r w:rsidRPr="00FC337B">
        <w:rPr>
          <w:rtl/>
        </w:rPr>
        <w:t>דמוקרטיים</w:t>
      </w:r>
      <w:r w:rsidRPr="00FC337B">
        <w:rPr>
          <w:rtl/>
          <w:lang w:bidi="ar-SA"/>
        </w:rPr>
        <w:t xml:space="preserve"> </w:t>
      </w:r>
      <w:r w:rsidRPr="00FC337B">
        <w:rPr>
          <w:rtl/>
        </w:rPr>
        <w:t>ושיתוף</w:t>
      </w:r>
      <w:r w:rsidRPr="00FC337B">
        <w:rPr>
          <w:rtl/>
          <w:lang w:bidi="ar-SA"/>
        </w:rPr>
        <w:t xml:space="preserve"> </w:t>
      </w:r>
      <w:r w:rsidRPr="00FC337B">
        <w:rPr>
          <w:rtl/>
        </w:rPr>
        <w:t>פעולה</w:t>
      </w:r>
      <w:r w:rsidRPr="00FC337B">
        <w:rPr>
          <w:rtl/>
          <w:lang w:bidi="ar-SA"/>
        </w:rPr>
        <w:t xml:space="preserve"> (</w:t>
      </w:r>
      <w:r w:rsidR="00CF5A9E">
        <w:rPr>
          <w:lang w:bidi="ar-SA"/>
        </w:rPr>
        <w:t>Dewey, 1916</w:t>
      </w:r>
      <w:r w:rsidRPr="00FC337B">
        <w:rPr>
          <w:rtl/>
          <w:lang w:bidi="ar-SA"/>
        </w:rPr>
        <w:t xml:space="preserve">). </w:t>
      </w:r>
      <w:r w:rsidRPr="00FC337B">
        <w:rPr>
          <w:rtl/>
        </w:rPr>
        <w:t>במקביל</w:t>
      </w:r>
      <w:r w:rsidR="00451963">
        <w:rPr>
          <w:rtl/>
        </w:rPr>
        <w:t>,</w:t>
      </w:r>
      <w:r w:rsidRPr="00FC337B">
        <w:rPr>
          <w:rtl/>
          <w:lang w:bidi="ar-SA"/>
        </w:rPr>
        <w:t xml:space="preserve"> </w:t>
      </w:r>
      <w:r w:rsidRPr="00FC337B">
        <w:rPr>
          <w:rtl/>
        </w:rPr>
        <w:t>הפסיכולוג</w:t>
      </w:r>
      <w:r w:rsidRPr="00FC337B">
        <w:rPr>
          <w:rtl/>
          <w:lang w:bidi="ar-SA"/>
        </w:rPr>
        <w:t xml:space="preserve"> </w:t>
      </w:r>
      <w:r w:rsidRPr="00FC337B">
        <w:rPr>
          <w:rtl/>
        </w:rPr>
        <w:t>הווארד</w:t>
      </w:r>
      <w:r w:rsidRPr="00FC337B">
        <w:rPr>
          <w:rtl/>
          <w:lang w:bidi="ar-SA"/>
        </w:rPr>
        <w:t xml:space="preserve"> </w:t>
      </w:r>
      <w:r w:rsidRPr="00FC337B">
        <w:rPr>
          <w:rtl/>
        </w:rPr>
        <w:t>גרדנר</w:t>
      </w:r>
      <w:r w:rsidRPr="00FC337B">
        <w:rPr>
          <w:rtl/>
          <w:lang w:bidi="ar-SA"/>
        </w:rPr>
        <w:t xml:space="preserve"> (</w:t>
      </w:r>
      <w:r w:rsidR="00BB0713">
        <w:t>Howard Gardner</w:t>
      </w:r>
      <w:r w:rsidRPr="00FC337B">
        <w:rPr>
          <w:rtl/>
          <w:lang w:bidi="ar-SA"/>
        </w:rPr>
        <w:t xml:space="preserve">) </w:t>
      </w:r>
      <w:r w:rsidRPr="00FC337B">
        <w:rPr>
          <w:rtl/>
        </w:rPr>
        <w:t>חולל</w:t>
      </w:r>
      <w:r w:rsidRPr="00FC337B">
        <w:rPr>
          <w:rtl/>
          <w:lang w:bidi="ar-SA"/>
        </w:rPr>
        <w:t xml:space="preserve"> </w:t>
      </w:r>
      <w:r w:rsidRPr="00FC337B">
        <w:rPr>
          <w:rtl/>
        </w:rPr>
        <w:t>מהפכה</w:t>
      </w:r>
      <w:r w:rsidRPr="00FC337B">
        <w:rPr>
          <w:rtl/>
          <w:lang w:bidi="ar-SA"/>
        </w:rPr>
        <w:t xml:space="preserve"> </w:t>
      </w:r>
      <w:r w:rsidRPr="00FC337B">
        <w:rPr>
          <w:rtl/>
        </w:rPr>
        <w:t>בהבנת</w:t>
      </w:r>
      <w:r w:rsidRPr="00FC337B">
        <w:rPr>
          <w:rtl/>
          <w:lang w:bidi="ar-SA"/>
        </w:rPr>
        <w:t xml:space="preserve"> </w:t>
      </w:r>
      <w:r w:rsidRPr="00FC337B">
        <w:rPr>
          <w:rtl/>
        </w:rPr>
        <w:t>המושג</w:t>
      </w:r>
      <w:r w:rsidRPr="00FC337B">
        <w:rPr>
          <w:rtl/>
          <w:lang w:bidi="ar-SA"/>
        </w:rPr>
        <w:t xml:space="preserve"> </w:t>
      </w:r>
      <w:r w:rsidRPr="00FC337B">
        <w:rPr>
          <w:rtl/>
        </w:rPr>
        <w:t>אינטליגנציה</w:t>
      </w:r>
      <w:r w:rsidRPr="00FC337B">
        <w:rPr>
          <w:rtl/>
          <w:lang w:bidi="ar-SA"/>
        </w:rPr>
        <w:t xml:space="preserve"> </w:t>
      </w:r>
      <w:r w:rsidRPr="00FC337B">
        <w:rPr>
          <w:rtl/>
        </w:rPr>
        <w:t>כאשר</w:t>
      </w:r>
      <w:r w:rsidRPr="00FC337B">
        <w:rPr>
          <w:rtl/>
          <w:lang w:bidi="ar-SA"/>
        </w:rPr>
        <w:t xml:space="preserve"> </w:t>
      </w:r>
      <w:r w:rsidRPr="00FC337B">
        <w:rPr>
          <w:rtl/>
        </w:rPr>
        <w:t>פיתח</w:t>
      </w:r>
      <w:r w:rsidRPr="00FC337B">
        <w:rPr>
          <w:rtl/>
          <w:lang w:bidi="ar-SA"/>
        </w:rPr>
        <w:t xml:space="preserve"> </w:t>
      </w:r>
      <w:r w:rsidRPr="00FC337B">
        <w:rPr>
          <w:rtl/>
        </w:rPr>
        <w:t>את</w:t>
      </w:r>
      <w:r w:rsidRPr="00FC337B">
        <w:rPr>
          <w:rtl/>
          <w:lang w:bidi="ar-SA"/>
        </w:rPr>
        <w:t xml:space="preserve"> </w:t>
      </w:r>
      <w:r w:rsidRPr="00FC337B">
        <w:rPr>
          <w:rtl/>
        </w:rPr>
        <w:t>תיאוריית</w:t>
      </w:r>
      <w:r w:rsidRPr="00FC337B">
        <w:rPr>
          <w:rtl/>
          <w:lang w:bidi="ar-SA"/>
        </w:rPr>
        <w:t xml:space="preserve"> '</w:t>
      </w:r>
      <w:r w:rsidRPr="00FC337B">
        <w:rPr>
          <w:rtl/>
        </w:rPr>
        <w:t>ריבוי</w:t>
      </w:r>
      <w:r w:rsidRPr="00FC337B">
        <w:rPr>
          <w:rtl/>
          <w:lang w:bidi="ar-SA"/>
        </w:rPr>
        <w:t xml:space="preserve"> </w:t>
      </w:r>
      <w:r w:rsidRPr="00FC337B">
        <w:rPr>
          <w:rtl/>
        </w:rPr>
        <w:t>האינטליגנציות</w:t>
      </w:r>
      <w:r w:rsidRPr="00FC337B">
        <w:rPr>
          <w:rtl/>
          <w:lang w:bidi="ar-SA"/>
        </w:rPr>
        <w:t>'</w:t>
      </w:r>
      <w:r w:rsidR="00451963">
        <w:rPr>
          <w:rtl/>
        </w:rPr>
        <w:t>,</w:t>
      </w:r>
      <w:r w:rsidRPr="00FC337B">
        <w:rPr>
          <w:rtl/>
          <w:lang w:bidi="ar-SA"/>
        </w:rPr>
        <w:t xml:space="preserve"> </w:t>
      </w:r>
      <w:r w:rsidRPr="00FC337B">
        <w:rPr>
          <w:rtl/>
        </w:rPr>
        <w:t>לפיה</w:t>
      </w:r>
      <w:r w:rsidRPr="00FC337B">
        <w:rPr>
          <w:rtl/>
          <w:lang w:bidi="ar-SA"/>
        </w:rPr>
        <w:t xml:space="preserve"> </w:t>
      </w:r>
      <w:r w:rsidRPr="00FC337B">
        <w:rPr>
          <w:rtl/>
        </w:rPr>
        <w:t>קיימות</w:t>
      </w:r>
      <w:r w:rsidRPr="00FC337B">
        <w:rPr>
          <w:rtl/>
          <w:lang w:bidi="ar-SA"/>
        </w:rPr>
        <w:t xml:space="preserve"> </w:t>
      </w:r>
      <w:r w:rsidRPr="00FC337B">
        <w:rPr>
          <w:rtl/>
        </w:rPr>
        <w:t>שמונה</w:t>
      </w:r>
      <w:r w:rsidRPr="00FC337B">
        <w:rPr>
          <w:rtl/>
          <w:lang w:bidi="ar-SA"/>
        </w:rPr>
        <w:t xml:space="preserve"> </w:t>
      </w:r>
      <w:r w:rsidRPr="00FC337B">
        <w:rPr>
          <w:rtl/>
        </w:rPr>
        <w:t>אינטליגנציות</w:t>
      </w:r>
      <w:r w:rsidRPr="00FC337B">
        <w:rPr>
          <w:rtl/>
          <w:lang w:bidi="ar-SA"/>
        </w:rPr>
        <w:t xml:space="preserve"> </w:t>
      </w:r>
      <w:r w:rsidRPr="00FC337B">
        <w:rPr>
          <w:rtl/>
        </w:rPr>
        <w:t>עצמאיות</w:t>
      </w:r>
      <w:r w:rsidRPr="00FC337B">
        <w:rPr>
          <w:rtl/>
          <w:lang w:bidi="ar-SA"/>
        </w:rPr>
        <w:t xml:space="preserve"> (</w:t>
      </w:r>
      <w:r w:rsidRPr="00FC337B">
        <w:rPr>
          <w:rtl/>
        </w:rPr>
        <w:t>לשונית</w:t>
      </w:r>
      <w:r w:rsidR="00451963">
        <w:rPr>
          <w:rtl/>
        </w:rPr>
        <w:t>,</w:t>
      </w:r>
      <w:r w:rsidRPr="00FC337B">
        <w:rPr>
          <w:rtl/>
          <w:lang w:bidi="ar-SA"/>
        </w:rPr>
        <w:t xml:space="preserve"> </w:t>
      </w:r>
      <w:r w:rsidRPr="00FC337B">
        <w:rPr>
          <w:rtl/>
        </w:rPr>
        <w:t>לוגית</w:t>
      </w:r>
      <w:r w:rsidRPr="00FC337B">
        <w:rPr>
          <w:rtl/>
          <w:lang w:bidi="ar-SA"/>
        </w:rPr>
        <w:t>-</w:t>
      </w:r>
      <w:r w:rsidRPr="00FC337B">
        <w:rPr>
          <w:rtl/>
        </w:rPr>
        <w:t>מתמטית</w:t>
      </w:r>
      <w:r w:rsidR="00451963">
        <w:rPr>
          <w:rtl/>
        </w:rPr>
        <w:t>,</w:t>
      </w:r>
      <w:r w:rsidRPr="00FC337B">
        <w:rPr>
          <w:rtl/>
          <w:lang w:bidi="ar-SA"/>
        </w:rPr>
        <w:t xml:space="preserve"> </w:t>
      </w:r>
      <w:r w:rsidRPr="00FC337B">
        <w:rPr>
          <w:rtl/>
        </w:rPr>
        <w:t>מרחבית</w:t>
      </w:r>
      <w:r w:rsidR="00451963">
        <w:rPr>
          <w:rtl/>
        </w:rPr>
        <w:t>,</w:t>
      </w:r>
      <w:r w:rsidRPr="00FC337B">
        <w:rPr>
          <w:rtl/>
          <w:lang w:bidi="ar-SA"/>
        </w:rPr>
        <w:t xml:space="preserve"> </w:t>
      </w:r>
      <w:r w:rsidRPr="00FC337B">
        <w:rPr>
          <w:rtl/>
        </w:rPr>
        <w:t>מוזיקלית</w:t>
      </w:r>
      <w:r w:rsidR="00451963">
        <w:rPr>
          <w:rtl/>
        </w:rPr>
        <w:t>,</w:t>
      </w:r>
      <w:r w:rsidRPr="00FC337B">
        <w:rPr>
          <w:rtl/>
          <w:lang w:bidi="ar-SA"/>
        </w:rPr>
        <w:t xml:space="preserve"> </w:t>
      </w:r>
      <w:r w:rsidRPr="00FC337B">
        <w:rPr>
          <w:rtl/>
        </w:rPr>
        <w:t>גופנית</w:t>
      </w:r>
      <w:r w:rsidRPr="00FC337B">
        <w:rPr>
          <w:rtl/>
          <w:lang w:bidi="ar-SA"/>
        </w:rPr>
        <w:t>-</w:t>
      </w:r>
      <w:r w:rsidRPr="00FC337B">
        <w:rPr>
          <w:rtl/>
        </w:rPr>
        <w:t>תנועתית</w:t>
      </w:r>
      <w:r w:rsidR="00451963">
        <w:rPr>
          <w:rtl/>
        </w:rPr>
        <w:t>,</w:t>
      </w:r>
      <w:r w:rsidRPr="00FC337B">
        <w:rPr>
          <w:rtl/>
          <w:lang w:bidi="ar-SA"/>
        </w:rPr>
        <w:t xml:space="preserve"> </w:t>
      </w:r>
      <w:r w:rsidRPr="00FC337B">
        <w:rPr>
          <w:rtl/>
        </w:rPr>
        <w:t>בין</w:t>
      </w:r>
      <w:r w:rsidRPr="00FC337B">
        <w:rPr>
          <w:rtl/>
          <w:lang w:bidi="ar-SA"/>
        </w:rPr>
        <w:t>-</w:t>
      </w:r>
      <w:r w:rsidRPr="00FC337B">
        <w:rPr>
          <w:rtl/>
        </w:rPr>
        <w:t>אישית</w:t>
      </w:r>
      <w:r w:rsidR="00451963">
        <w:rPr>
          <w:rtl/>
        </w:rPr>
        <w:t>,</w:t>
      </w:r>
      <w:r w:rsidRPr="00FC337B">
        <w:rPr>
          <w:rtl/>
          <w:lang w:bidi="ar-SA"/>
        </w:rPr>
        <w:t xml:space="preserve"> </w:t>
      </w:r>
      <w:r w:rsidRPr="00FC337B">
        <w:rPr>
          <w:rtl/>
        </w:rPr>
        <w:t>תוך</w:t>
      </w:r>
      <w:r w:rsidRPr="00FC337B">
        <w:rPr>
          <w:rtl/>
          <w:lang w:bidi="ar-SA"/>
        </w:rPr>
        <w:t>-</w:t>
      </w:r>
      <w:r w:rsidRPr="00FC337B">
        <w:rPr>
          <w:rtl/>
        </w:rPr>
        <w:t>אישית</w:t>
      </w:r>
      <w:r w:rsidRPr="00FC337B">
        <w:rPr>
          <w:rtl/>
          <w:lang w:bidi="ar-SA"/>
        </w:rPr>
        <w:t xml:space="preserve"> </w:t>
      </w:r>
      <w:r w:rsidRPr="00FC337B">
        <w:rPr>
          <w:rtl/>
        </w:rPr>
        <w:t>וסביבתית</w:t>
      </w:r>
      <w:r w:rsidRPr="00FC337B">
        <w:rPr>
          <w:rtl/>
          <w:lang w:bidi="ar-SA"/>
        </w:rPr>
        <w:t>) (</w:t>
      </w:r>
      <w:r w:rsidR="00CF5A9E">
        <w:rPr>
          <w:lang w:bidi="ar-SA"/>
        </w:rPr>
        <w:t>Gardner, 1983</w:t>
      </w:r>
      <w:r w:rsidRPr="00FC337B">
        <w:rPr>
          <w:rtl/>
          <w:lang w:bidi="ar-SA"/>
        </w:rPr>
        <w:t xml:space="preserve">). </w:t>
      </w:r>
      <w:r w:rsidRPr="00FC337B">
        <w:rPr>
          <w:rtl/>
        </w:rPr>
        <w:t>גרדנר</w:t>
      </w:r>
      <w:r w:rsidRPr="00FC337B">
        <w:rPr>
          <w:rtl/>
          <w:lang w:bidi="ar-SA"/>
        </w:rPr>
        <w:t xml:space="preserve"> </w:t>
      </w:r>
      <w:r w:rsidRPr="00FC337B">
        <w:rPr>
          <w:rtl/>
        </w:rPr>
        <w:t>קרא</w:t>
      </w:r>
      <w:r w:rsidRPr="00FC337B">
        <w:rPr>
          <w:rtl/>
          <w:lang w:bidi="ar-SA"/>
        </w:rPr>
        <w:t xml:space="preserve"> </w:t>
      </w:r>
      <w:r w:rsidRPr="00FC337B">
        <w:rPr>
          <w:rtl/>
        </w:rPr>
        <w:t>למחנכים</w:t>
      </w:r>
      <w:r w:rsidRPr="00FC337B">
        <w:rPr>
          <w:rtl/>
          <w:lang w:bidi="ar-SA"/>
        </w:rPr>
        <w:t xml:space="preserve"> </w:t>
      </w:r>
      <w:r w:rsidRPr="00FC337B">
        <w:rPr>
          <w:rtl/>
        </w:rPr>
        <w:t>לזהות</w:t>
      </w:r>
      <w:r w:rsidRPr="00FC337B">
        <w:rPr>
          <w:rtl/>
          <w:lang w:bidi="ar-SA"/>
        </w:rPr>
        <w:t xml:space="preserve"> </w:t>
      </w:r>
      <w:r w:rsidRPr="00FC337B">
        <w:rPr>
          <w:rtl/>
        </w:rPr>
        <w:t>ולטפח</w:t>
      </w:r>
      <w:r w:rsidRPr="00FC337B">
        <w:rPr>
          <w:rtl/>
          <w:lang w:bidi="ar-SA"/>
        </w:rPr>
        <w:t xml:space="preserve"> </w:t>
      </w:r>
      <w:r w:rsidRPr="00FC337B">
        <w:rPr>
          <w:rtl/>
        </w:rPr>
        <w:t>את</w:t>
      </w:r>
      <w:r w:rsidRPr="00FC337B">
        <w:rPr>
          <w:rtl/>
          <w:lang w:bidi="ar-SA"/>
        </w:rPr>
        <w:t xml:space="preserve"> </w:t>
      </w:r>
      <w:r w:rsidRPr="00FC337B">
        <w:rPr>
          <w:rtl/>
        </w:rPr>
        <w:t>מגוון</w:t>
      </w:r>
      <w:r w:rsidRPr="00FC337B">
        <w:rPr>
          <w:rtl/>
          <w:lang w:bidi="ar-SA"/>
        </w:rPr>
        <w:t xml:space="preserve"> </w:t>
      </w:r>
      <w:r w:rsidRPr="00FC337B">
        <w:rPr>
          <w:rtl/>
        </w:rPr>
        <w:t>היכולות</w:t>
      </w:r>
      <w:r w:rsidRPr="00FC337B">
        <w:rPr>
          <w:rtl/>
          <w:lang w:bidi="ar-SA"/>
        </w:rPr>
        <w:t xml:space="preserve"> </w:t>
      </w:r>
      <w:r w:rsidRPr="00FC337B">
        <w:rPr>
          <w:rtl/>
        </w:rPr>
        <w:t>של</w:t>
      </w:r>
      <w:r w:rsidRPr="00FC337B">
        <w:rPr>
          <w:rtl/>
          <w:lang w:bidi="ar-SA"/>
        </w:rPr>
        <w:t xml:space="preserve"> </w:t>
      </w:r>
      <w:r w:rsidRPr="00FC337B">
        <w:rPr>
          <w:rtl/>
        </w:rPr>
        <w:t>כל</w:t>
      </w:r>
      <w:r w:rsidRPr="00FC337B">
        <w:rPr>
          <w:rtl/>
          <w:lang w:bidi="ar-SA"/>
        </w:rPr>
        <w:t xml:space="preserve"> </w:t>
      </w:r>
      <w:r w:rsidRPr="00FC337B">
        <w:rPr>
          <w:rtl/>
        </w:rPr>
        <w:t>ילד</w:t>
      </w:r>
      <w:r w:rsidRPr="00FC337B">
        <w:rPr>
          <w:rtl/>
          <w:lang w:bidi="ar-SA"/>
        </w:rPr>
        <w:t xml:space="preserve"> </w:t>
      </w:r>
      <w:r w:rsidR="00C03F2F">
        <w:rPr>
          <w:rFonts w:hint="cs"/>
          <w:rtl/>
        </w:rPr>
        <w:t xml:space="preserve">וילדה, </w:t>
      </w:r>
      <w:r w:rsidRPr="00FC337B">
        <w:rPr>
          <w:rtl/>
        </w:rPr>
        <w:t>במקום</w:t>
      </w:r>
      <w:r w:rsidRPr="00FC337B">
        <w:rPr>
          <w:rtl/>
          <w:lang w:bidi="ar-SA"/>
        </w:rPr>
        <w:t xml:space="preserve"> </w:t>
      </w:r>
      <w:r w:rsidRPr="00FC337B">
        <w:rPr>
          <w:rtl/>
        </w:rPr>
        <w:t>להסתפק</w:t>
      </w:r>
      <w:r w:rsidRPr="00FC337B">
        <w:rPr>
          <w:rtl/>
          <w:lang w:bidi="ar-SA"/>
        </w:rPr>
        <w:t xml:space="preserve"> </w:t>
      </w:r>
      <w:r w:rsidRPr="00FC337B">
        <w:rPr>
          <w:rtl/>
        </w:rPr>
        <w:t>במדידה</w:t>
      </w:r>
      <w:r w:rsidRPr="00FC337B">
        <w:rPr>
          <w:rtl/>
          <w:lang w:bidi="ar-SA"/>
        </w:rPr>
        <w:t xml:space="preserve"> </w:t>
      </w:r>
      <w:r w:rsidRPr="00FC337B">
        <w:rPr>
          <w:rtl/>
        </w:rPr>
        <w:t>צרה</w:t>
      </w:r>
      <w:r w:rsidRPr="00FC337B">
        <w:rPr>
          <w:rtl/>
          <w:lang w:bidi="ar-SA"/>
        </w:rPr>
        <w:t xml:space="preserve"> </w:t>
      </w:r>
      <w:r w:rsidRPr="00FC337B">
        <w:rPr>
          <w:rtl/>
        </w:rPr>
        <w:t>של</w:t>
      </w:r>
      <w:r w:rsidRPr="00FC337B">
        <w:rPr>
          <w:rtl/>
          <w:lang w:bidi="ar-SA"/>
        </w:rPr>
        <w:t xml:space="preserve"> </w:t>
      </w:r>
      <w:r w:rsidRPr="00FC337B">
        <w:rPr>
          <w:rtl/>
        </w:rPr>
        <w:t>הישגים</w:t>
      </w:r>
      <w:r w:rsidRPr="00FC337B">
        <w:rPr>
          <w:rtl/>
          <w:lang w:bidi="ar-SA"/>
        </w:rPr>
        <w:t xml:space="preserve"> </w:t>
      </w:r>
      <w:r w:rsidRPr="00FC337B">
        <w:rPr>
          <w:rtl/>
        </w:rPr>
        <w:t>לשוניים</w:t>
      </w:r>
      <w:r w:rsidRPr="00FC337B">
        <w:rPr>
          <w:rtl/>
          <w:lang w:bidi="ar-SA"/>
        </w:rPr>
        <w:t xml:space="preserve"> </w:t>
      </w:r>
      <w:r w:rsidRPr="00FC337B">
        <w:rPr>
          <w:rtl/>
        </w:rPr>
        <w:t>ומתמטיים</w:t>
      </w:r>
      <w:r w:rsidRPr="00FC337B">
        <w:rPr>
          <w:rtl/>
          <w:lang w:bidi="ar-SA"/>
        </w:rPr>
        <w:t xml:space="preserve"> </w:t>
      </w:r>
      <w:r w:rsidRPr="00FC337B">
        <w:rPr>
          <w:rtl/>
        </w:rPr>
        <w:t>בלבד</w:t>
      </w:r>
      <w:r w:rsidR="00451963">
        <w:rPr>
          <w:rtl/>
        </w:rPr>
        <w:t>,</w:t>
      </w:r>
      <w:r w:rsidRPr="00FC337B">
        <w:rPr>
          <w:rtl/>
          <w:lang w:bidi="ar-SA"/>
        </w:rPr>
        <w:t xml:space="preserve"> </w:t>
      </w:r>
      <w:r w:rsidRPr="00FC337B">
        <w:rPr>
          <w:rtl/>
        </w:rPr>
        <w:t>ובכך</w:t>
      </w:r>
      <w:r w:rsidRPr="00FC337B">
        <w:rPr>
          <w:rtl/>
          <w:lang w:bidi="ar-SA"/>
        </w:rPr>
        <w:t xml:space="preserve"> </w:t>
      </w:r>
      <w:r w:rsidRPr="00FC337B">
        <w:rPr>
          <w:rtl/>
        </w:rPr>
        <w:t>העניק</w:t>
      </w:r>
      <w:r w:rsidRPr="00FC337B">
        <w:rPr>
          <w:rtl/>
          <w:lang w:bidi="ar-SA"/>
        </w:rPr>
        <w:t xml:space="preserve"> </w:t>
      </w:r>
      <w:r w:rsidRPr="00FC337B">
        <w:rPr>
          <w:rtl/>
        </w:rPr>
        <w:t>תשתית</w:t>
      </w:r>
      <w:r w:rsidRPr="00FC337B">
        <w:rPr>
          <w:rtl/>
          <w:lang w:bidi="ar-SA"/>
        </w:rPr>
        <w:t xml:space="preserve"> </w:t>
      </w:r>
      <w:r w:rsidRPr="00FC337B">
        <w:rPr>
          <w:rtl/>
        </w:rPr>
        <w:t>מדעית</w:t>
      </w:r>
      <w:r w:rsidRPr="00FC337B">
        <w:rPr>
          <w:rtl/>
          <w:lang w:bidi="ar-SA"/>
        </w:rPr>
        <w:t xml:space="preserve"> </w:t>
      </w:r>
      <w:r w:rsidRPr="00FC337B">
        <w:rPr>
          <w:rtl/>
        </w:rPr>
        <w:t>חזקה</w:t>
      </w:r>
      <w:r w:rsidRPr="00FC337B">
        <w:rPr>
          <w:rtl/>
          <w:lang w:bidi="ar-SA"/>
        </w:rPr>
        <w:t xml:space="preserve"> </w:t>
      </w:r>
      <w:r w:rsidRPr="00FC337B">
        <w:rPr>
          <w:rtl/>
        </w:rPr>
        <w:t>לחינוך</w:t>
      </w:r>
      <w:r w:rsidRPr="00FC337B">
        <w:rPr>
          <w:rtl/>
          <w:lang w:bidi="ar-SA"/>
        </w:rPr>
        <w:t xml:space="preserve"> </w:t>
      </w:r>
      <w:r w:rsidRPr="00FC337B">
        <w:rPr>
          <w:rtl/>
        </w:rPr>
        <w:t>ההוליסטי</w:t>
      </w:r>
      <w:r w:rsidRPr="00FC337B">
        <w:rPr>
          <w:rtl/>
          <w:lang w:bidi="ar-SA"/>
        </w:rPr>
        <w:t xml:space="preserve"> (</w:t>
      </w:r>
      <w:r w:rsidR="00CF5A9E">
        <w:rPr>
          <w:lang w:bidi="ar-SA"/>
        </w:rPr>
        <w:t>Gardner, 1999</w:t>
      </w:r>
      <w:r w:rsidRPr="00FC337B">
        <w:rPr>
          <w:rtl/>
          <w:lang w:bidi="ar-SA"/>
        </w:rPr>
        <w:t>).</w:t>
      </w:r>
      <w:r w:rsidR="00CF5A9E">
        <w:rPr>
          <w:rFonts w:hint="cs"/>
          <w:rtl/>
        </w:rPr>
        <w:t xml:space="preserve"> </w:t>
      </w:r>
    </w:p>
    <w:p w14:paraId="02AD0450" w14:textId="77777777" w:rsidR="00CF5A9E" w:rsidRPr="00FC337B" w:rsidRDefault="00CF5A9E" w:rsidP="00CF5A9E"/>
    <w:p w14:paraId="7383B115" w14:textId="1B5B9AD7" w:rsidR="00FC337B" w:rsidRPr="00FC337B" w:rsidRDefault="009E1D50" w:rsidP="00FE07CC">
      <w:pPr>
        <w:pStyle w:val="2"/>
      </w:pPr>
      <w:bookmarkStart w:id="36" w:name="_Toc239109192"/>
      <w:r>
        <w:rPr>
          <w:rFonts w:hint="cs"/>
          <w:rtl/>
        </w:rPr>
        <w:t>2.</w:t>
      </w:r>
      <w:r w:rsidR="00A73711">
        <w:rPr>
          <w:rFonts w:hint="cs"/>
          <w:rtl/>
        </w:rPr>
        <w:t xml:space="preserve">6 </w:t>
      </w:r>
      <w:r w:rsidR="00FC337B" w:rsidRPr="00FC337B">
        <w:rPr>
          <w:rtl/>
        </w:rPr>
        <w:t>חינוך בזיקה עמוקה לטבע</w:t>
      </w:r>
      <w:bookmarkEnd w:id="36"/>
      <w:r w:rsidR="00FC337B" w:rsidRPr="00FC337B">
        <w:rPr>
          <w:rtl/>
        </w:rPr>
        <w:t xml:space="preserve"> </w:t>
      </w:r>
    </w:p>
    <w:p w14:paraId="1E2D7096" w14:textId="292D9532" w:rsidR="00FC337B" w:rsidRPr="00FC337B" w:rsidRDefault="00FC337B" w:rsidP="009A6C93">
      <w:pPr>
        <w:pStyle w:val="3"/>
      </w:pPr>
      <w:bookmarkStart w:id="37" w:name="_Toc239109193"/>
      <w:r w:rsidRPr="00FC337B">
        <w:rPr>
          <w:rtl/>
        </w:rPr>
        <w:t>'</w:t>
      </w:r>
      <w:r w:rsidRPr="00FC337B">
        <w:rPr>
          <w:rtl/>
          <w:lang w:bidi="he-IL"/>
        </w:rPr>
        <w:t>הפרעת</w:t>
      </w:r>
      <w:r w:rsidRPr="00FC337B">
        <w:rPr>
          <w:rtl/>
        </w:rPr>
        <w:t xml:space="preserve"> </w:t>
      </w:r>
      <w:r w:rsidRPr="00FC337B">
        <w:rPr>
          <w:rtl/>
          <w:lang w:bidi="he-IL"/>
        </w:rPr>
        <w:t>גירעון</w:t>
      </w:r>
      <w:r w:rsidRPr="00FC337B">
        <w:rPr>
          <w:rtl/>
        </w:rPr>
        <w:t xml:space="preserve"> </w:t>
      </w:r>
      <w:r w:rsidRPr="00FC337B">
        <w:rPr>
          <w:rtl/>
          <w:lang w:bidi="he-IL"/>
        </w:rPr>
        <w:t>הטבע</w:t>
      </w:r>
      <w:r w:rsidRPr="00FC337B">
        <w:rPr>
          <w:rtl/>
        </w:rPr>
        <w:t>' (</w:t>
      </w:r>
      <w:r w:rsidR="00E6264A">
        <w:t>Richard Louv</w:t>
      </w:r>
      <w:r w:rsidRPr="00FC337B">
        <w:rPr>
          <w:rtl/>
        </w:rPr>
        <w:t xml:space="preserve">) </w:t>
      </w:r>
      <w:r w:rsidRPr="00FC337B">
        <w:rPr>
          <w:rtl/>
          <w:lang w:bidi="he-IL"/>
        </w:rPr>
        <w:t>והשערת</w:t>
      </w:r>
      <w:r w:rsidRPr="00FC337B">
        <w:rPr>
          <w:rtl/>
        </w:rPr>
        <w:t xml:space="preserve"> </w:t>
      </w:r>
      <w:r w:rsidRPr="00FC337B">
        <w:rPr>
          <w:rtl/>
          <w:lang w:bidi="he-IL"/>
        </w:rPr>
        <w:t>הביופיליה</w:t>
      </w:r>
      <w:r w:rsidRPr="00FC337B">
        <w:rPr>
          <w:rtl/>
        </w:rPr>
        <w:t xml:space="preserve"> (</w:t>
      </w:r>
      <w:r w:rsidR="00CF5A9E" w:rsidRPr="00CF5A9E">
        <w:t>Stephen Kellert</w:t>
      </w:r>
      <w:r w:rsidRPr="00FC337B">
        <w:rPr>
          <w:rtl/>
        </w:rPr>
        <w:t>)</w:t>
      </w:r>
      <w:bookmarkEnd w:id="37"/>
    </w:p>
    <w:p w14:paraId="5044EB01" w14:textId="05336899" w:rsidR="00FC337B" w:rsidRPr="00FC337B" w:rsidRDefault="00FC337B" w:rsidP="00A37757">
      <w:r w:rsidRPr="00FC337B">
        <w:rPr>
          <w:rtl/>
        </w:rPr>
        <w:t>בעשורים</w:t>
      </w:r>
      <w:r w:rsidRPr="00FC337B">
        <w:rPr>
          <w:rtl/>
          <w:lang w:bidi="ar-SA"/>
        </w:rPr>
        <w:t xml:space="preserve"> </w:t>
      </w:r>
      <w:r w:rsidRPr="00FC337B">
        <w:rPr>
          <w:rtl/>
        </w:rPr>
        <w:t>האחרונים</w:t>
      </w:r>
      <w:r w:rsidRPr="00FC337B">
        <w:rPr>
          <w:rtl/>
          <w:lang w:bidi="ar-SA"/>
        </w:rPr>
        <w:t xml:space="preserve"> </w:t>
      </w:r>
      <w:r w:rsidRPr="00FC337B">
        <w:rPr>
          <w:rtl/>
        </w:rPr>
        <w:t>גוברת</w:t>
      </w:r>
      <w:r w:rsidRPr="00FC337B">
        <w:rPr>
          <w:rtl/>
          <w:lang w:bidi="ar-SA"/>
        </w:rPr>
        <w:t xml:space="preserve"> </w:t>
      </w:r>
      <w:r w:rsidRPr="00FC337B">
        <w:rPr>
          <w:rtl/>
        </w:rPr>
        <w:t>ההבנה</w:t>
      </w:r>
      <w:r w:rsidRPr="00FC337B">
        <w:rPr>
          <w:rtl/>
          <w:lang w:bidi="ar-SA"/>
        </w:rPr>
        <w:t xml:space="preserve"> </w:t>
      </w:r>
      <w:r w:rsidRPr="00FC337B">
        <w:rPr>
          <w:rtl/>
        </w:rPr>
        <w:t>המחקרית</w:t>
      </w:r>
      <w:r w:rsidRPr="00FC337B">
        <w:rPr>
          <w:rtl/>
          <w:lang w:bidi="ar-SA"/>
        </w:rPr>
        <w:t xml:space="preserve"> </w:t>
      </w:r>
      <w:r w:rsidRPr="00FC337B">
        <w:rPr>
          <w:rtl/>
        </w:rPr>
        <w:t>לגבי</w:t>
      </w:r>
      <w:r w:rsidRPr="00FC337B">
        <w:rPr>
          <w:rtl/>
          <w:lang w:bidi="ar-SA"/>
        </w:rPr>
        <w:t xml:space="preserve"> </w:t>
      </w:r>
      <w:r w:rsidRPr="00FC337B">
        <w:rPr>
          <w:rtl/>
        </w:rPr>
        <w:t>חשיבות</w:t>
      </w:r>
      <w:r w:rsidRPr="00FC337B">
        <w:rPr>
          <w:rtl/>
          <w:lang w:bidi="ar-SA"/>
        </w:rPr>
        <w:t xml:space="preserve"> </w:t>
      </w:r>
      <w:r w:rsidRPr="00FC337B">
        <w:rPr>
          <w:rtl/>
        </w:rPr>
        <w:t>המרחב</w:t>
      </w:r>
      <w:r w:rsidRPr="00FC337B">
        <w:rPr>
          <w:rtl/>
          <w:lang w:bidi="ar-SA"/>
        </w:rPr>
        <w:t xml:space="preserve"> </w:t>
      </w:r>
      <w:r w:rsidRPr="00FC337B">
        <w:rPr>
          <w:rtl/>
        </w:rPr>
        <w:t>הטבעי</w:t>
      </w:r>
      <w:r w:rsidRPr="00FC337B">
        <w:rPr>
          <w:rtl/>
          <w:lang w:bidi="ar-SA"/>
        </w:rPr>
        <w:t xml:space="preserve"> </w:t>
      </w:r>
      <w:r w:rsidRPr="00FC337B">
        <w:rPr>
          <w:rtl/>
        </w:rPr>
        <w:t>הפתוח</w:t>
      </w:r>
      <w:r w:rsidRPr="00FC337B">
        <w:rPr>
          <w:rtl/>
          <w:lang w:bidi="ar-SA"/>
        </w:rPr>
        <w:t xml:space="preserve"> </w:t>
      </w:r>
      <w:r w:rsidRPr="00FC337B">
        <w:rPr>
          <w:rtl/>
        </w:rPr>
        <w:t>להתפתחות</w:t>
      </w:r>
      <w:r w:rsidRPr="00FC337B">
        <w:rPr>
          <w:rtl/>
          <w:lang w:bidi="ar-SA"/>
        </w:rPr>
        <w:t xml:space="preserve"> </w:t>
      </w:r>
      <w:r w:rsidRPr="00FC337B">
        <w:rPr>
          <w:rtl/>
        </w:rPr>
        <w:t>הילד</w:t>
      </w:r>
      <w:r w:rsidR="00347079">
        <w:rPr>
          <w:rFonts w:hint="cs"/>
          <w:rtl/>
        </w:rPr>
        <w:t xml:space="preserve"> והילדה</w:t>
      </w:r>
      <w:r w:rsidRPr="00FC337B">
        <w:rPr>
          <w:rtl/>
          <w:lang w:bidi="ar-SA"/>
        </w:rPr>
        <w:t xml:space="preserve">. </w:t>
      </w:r>
      <w:r w:rsidRPr="00FC337B">
        <w:rPr>
          <w:rtl/>
        </w:rPr>
        <w:t>ריצ</w:t>
      </w:r>
      <w:r w:rsidRPr="00FC337B">
        <w:rPr>
          <w:rtl/>
          <w:lang w:bidi="ar-SA"/>
        </w:rPr>
        <w:t>'</w:t>
      </w:r>
      <w:r w:rsidRPr="00FC337B">
        <w:rPr>
          <w:rtl/>
        </w:rPr>
        <w:t>רד</w:t>
      </w:r>
      <w:r w:rsidRPr="00FC337B">
        <w:rPr>
          <w:rtl/>
          <w:lang w:bidi="ar-SA"/>
        </w:rPr>
        <w:t xml:space="preserve"> </w:t>
      </w:r>
      <w:r w:rsidRPr="00FC337B">
        <w:rPr>
          <w:rtl/>
        </w:rPr>
        <w:t>לואב</w:t>
      </w:r>
      <w:r w:rsidRPr="00FC337B">
        <w:rPr>
          <w:rtl/>
          <w:lang w:bidi="ar-SA"/>
        </w:rPr>
        <w:t xml:space="preserve"> (</w:t>
      </w:r>
      <w:r w:rsidR="00E6264A">
        <w:rPr>
          <w:lang w:bidi="ar-SA"/>
        </w:rPr>
        <w:t>Richard Louv</w:t>
      </w:r>
      <w:r w:rsidRPr="00FC337B">
        <w:rPr>
          <w:rtl/>
          <w:lang w:bidi="ar-SA"/>
        </w:rPr>
        <w:t xml:space="preserve">) </w:t>
      </w:r>
      <w:r w:rsidRPr="00FC337B">
        <w:rPr>
          <w:rtl/>
        </w:rPr>
        <w:t>טבע</w:t>
      </w:r>
      <w:r w:rsidRPr="00FC337B">
        <w:rPr>
          <w:rtl/>
          <w:lang w:bidi="ar-SA"/>
        </w:rPr>
        <w:t xml:space="preserve"> </w:t>
      </w:r>
      <w:r w:rsidRPr="00FC337B">
        <w:rPr>
          <w:rtl/>
        </w:rPr>
        <w:t>את</w:t>
      </w:r>
      <w:r w:rsidRPr="00FC337B">
        <w:rPr>
          <w:rtl/>
          <w:lang w:bidi="ar-SA"/>
        </w:rPr>
        <w:t xml:space="preserve"> </w:t>
      </w:r>
      <w:r w:rsidRPr="00FC337B">
        <w:rPr>
          <w:rtl/>
        </w:rPr>
        <w:t>המושג</w:t>
      </w:r>
      <w:r w:rsidRPr="00FC337B">
        <w:rPr>
          <w:rtl/>
          <w:lang w:bidi="ar-SA"/>
        </w:rPr>
        <w:t xml:space="preserve"> '</w:t>
      </w:r>
      <w:r w:rsidRPr="00FC337B">
        <w:rPr>
          <w:rtl/>
        </w:rPr>
        <w:t>הפרעת</w:t>
      </w:r>
      <w:r w:rsidRPr="00FC337B">
        <w:rPr>
          <w:rtl/>
          <w:lang w:bidi="ar-SA"/>
        </w:rPr>
        <w:t xml:space="preserve"> </w:t>
      </w:r>
      <w:r w:rsidRPr="00FC337B">
        <w:rPr>
          <w:rtl/>
        </w:rPr>
        <w:t>גירעון</w:t>
      </w:r>
      <w:r w:rsidRPr="00FC337B">
        <w:rPr>
          <w:rtl/>
          <w:lang w:bidi="ar-SA"/>
        </w:rPr>
        <w:t xml:space="preserve"> </w:t>
      </w:r>
      <w:r w:rsidRPr="00FC337B">
        <w:rPr>
          <w:rtl/>
        </w:rPr>
        <w:t>הטבע</w:t>
      </w:r>
      <w:r w:rsidRPr="00FC337B">
        <w:rPr>
          <w:rtl/>
          <w:lang w:bidi="ar-SA"/>
        </w:rPr>
        <w:t>' (</w:t>
      </w:r>
      <w:r w:rsidR="00E6264A" w:rsidRPr="00E6264A">
        <w:rPr>
          <w:lang w:bidi="ar-SA"/>
        </w:rPr>
        <w:t>Nature-Deficit Disorder</w:t>
      </w:r>
      <w:r w:rsidRPr="00FC337B">
        <w:rPr>
          <w:rtl/>
          <w:lang w:bidi="ar-SA"/>
        </w:rPr>
        <w:t xml:space="preserve">) </w:t>
      </w:r>
      <w:r w:rsidRPr="00FC337B">
        <w:rPr>
          <w:rtl/>
        </w:rPr>
        <w:t>כדי</w:t>
      </w:r>
      <w:r w:rsidRPr="00FC337B">
        <w:rPr>
          <w:rtl/>
          <w:lang w:bidi="ar-SA"/>
        </w:rPr>
        <w:t xml:space="preserve"> </w:t>
      </w:r>
      <w:r w:rsidRPr="00FC337B">
        <w:rPr>
          <w:rtl/>
        </w:rPr>
        <w:t>לתאר</w:t>
      </w:r>
      <w:r w:rsidRPr="00FC337B">
        <w:rPr>
          <w:rtl/>
          <w:lang w:bidi="ar-SA"/>
        </w:rPr>
        <w:t xml:space="preserve"> </w:t>
      </w:r>
      <w:r w:rsidRPr="00FC337B">
        <w:rPr>
          <w:rtl/>
        </w:rPr>
        <w:t>את</w:t>
      </w:r>
      <w:r w:rsidRPr="00FC337B">
        <w:rPr>
          <w:rtl/>
          <w:lang w:bidi="ar-SA"/>
        </w:rPr>
        <w:t xml:space="preserve"> </w:t>
      </w:r>
      <w:r w:rsidRPr="00FC337B">
        <w:rPr>
          <w:rtl/>
        </w:rPr>
        <w:t>הנתק</w:t>
      </w:r>
      <w:r w:rsidRPr="00FC337B">
        <w:rPr>
          <w:rtl/>
          <w:lang w:bidi="ar-SA"/>
        </w:rPr>
        <w:t xml:space="preserve"> </w:t>
      </w:r>
      <w:r w:rsidRPr="00FC337B">
        <w:rPr>
          <w:rtl/>
        </w:rPr>
        <w:t>הגובר</w:t>
      </w:r>
      <w:r w:rsidRPr="00FC337B">
        <w:rPr>
          <w:rtl/>
          <w:lang w:bidi="ar-SA"/>
        </w:rPr>
        <w:t xml:space="preserve"> </w:t>
      </w:r>
      <w:r w:rsidRPr="00FC337B">
        <w:rPr>
          <w:rtl/>
        </w:rPr>
        <w:t>בין</w:t>
      </w:r>
      <w:r w:rsidRPr="00FC337B">
        <w:rPr>
          <w:rtl/>
          <w:lang w:bidi="ar-SA"/>
        </w:rPr>
        <w:t xml:space="preserve"> </w:t>
      </w:r>
      <w:r w:rsidRPr="00FC337B">
        <w:rPr>
          <w:rtl/>
        </w:rPr>
        <w:t>הילד</w:t>
      </w:r>
      <w:r w:rsidRPr="00FC337B">
        <w:rPr>
          <w:rtl/>
          <w:lang w:bidi="ar-SA"/>
        </w:rPr>
        <w:t xml:space="preserve"> </w:t>
      </w:r>
      <w:r w:rsidR="00347079">
        <w:rPr>
          <w:rFonts w:hint="cs"/>
          <w:rtl/>
        </w:rPr>
        <w:t xml:space="preserve">והילדה </w:t>
      </w:r>
      <w:r w:rsidRPr="00FC337B">
        <w:rPr>
          <w:rtl/>
        </w:rPr>
        <w:t>המודרני</w:t>
      </w:r>
      <w:r w:rsidR="00347079">
        <w:rPr>
          <w:rFonts w:hint="cs"/>
          <w:rtl/>
        </w:rPr>
        <w:t>ים</w:t>
      </w:r>
      <w:r w:rsidRPr="00FC337B">
        <w:rPr>
          <w:rtl/>
          <w:lang w:bidi="ar-SA"/>
        </w:rPr>
        <w:t xml:space="preserve"> </w:t>
      </w:r>
      <w:r w:rsidRPr="00FC337B">
        <w:rPr>
          <w:rtl/>
        </w:rPr>
        <w:t>לבין</w:t>
      </w:r>
      <w:r w:rsidRPr="00FC337B">
        <w:rPr>
          <w:rtl/>
          <w:lang w:bidi="ar-SA"/>
        </w:rPr>
        <w:t xml:space="preserve"> </w:t>
      </w:r>
      <w:r w:rsidRPr="00FC337B">
        <w:rPr>
          <w:rtl/>
        </w:rPr>
        <w:t>עולם</w:t>
      </w:r>
      <w:r w:rsidRPr="00FC337B">
        <w:rPr>
          <w:rtl/>
          <w:lang w:bidi="ar-SA"/>
        </w:rPr>
        <w:t xml:space="preserve"> </w:t>
      </w:r>
      <w:r w:rsidRPr="00FC337B">
        <w:rPr>
          <w:rtl/>
        </w:rPr>
        <w:t>החי</w:t>
      </w:r>
      <w:r w:rsidRPr="00FC337B">
        <w:rPr>
          <w:rtl/>
          <w:lang w:bidi="ar-SA"/>
        </w:rPr>
        <w:t xml:space="preserve"> </w:t>
      </w:r>
      <w:r w:rsidRPr="00FC337B">
        <w:rPr>
          <w:rtl/>
        </w:rPr>
        <w:t>והצומח</w:t>
      </w:r>
      <w:r w:rsidR="00451963">
        <w:rPr>
          <w:rtl/>
        </w:rPr>
        <w:t>,</w:t>
      </w:r>
      <w:r w:rsidRPr="00FC337B">
        <w:rPr>
          <w:rtl/>
          <w:lang w:bidi="ar-SA"/>
        </w:rPr>
        <w:t xml:space="preserve"> </w:t>
      </w:r>
      <w:r w:rsidRPr="00FC337B">
        <w:rPr>
          <w:rtl/>
        </w:rPr>
        <w:t>הנגרם</w:t>
      </w:r>
      <w:r w:rsidRPr="00FC337B">
        <w:rPr>
          <w:rtl/>
          <w:lang w:bidi="ar-SA"/>
        </w:rPr>
        <w:t xml:space="preserve"> </w:t>
      </w:r>
      <w:r w:rsidRPr="00FC337B">
        <w:rPr>
          <w:rtl/>
        </w:rPr>
        <w:t>עקב</w:t>
      </w:r>
      <w:r w:rsidRPr="00FC337B">
        <w:rPr>
          <w:rtl/>
          <w:lang w:bidi="ar-SA"/>
        </w:rPr>
        <w:t xml:space="preserve"> </w:t>
      </w:r>
      <w:r w:rsidRPr="00FC337B">
        <w:rPr>
          <w:rtl/>
        </w:rPr>
        <w:t>התרחבות</w:t>
      </w:r>
      <w:r w:rsidRPr="00FC337B">
        <w:rPr>
          <w:rtl/>
          <w:lang w:bidi="ar-SA"/>
        </w:rPr>
        <w:t xml:space="preserve"> </w:t>
      </w:r>
      <w:r w:rsidRPr="00FC337B">
        <w:rPr>
          <w:rtl/>
        </w:rPr>
        <w:t>המסכים</w:t>
      </w:r>
      <w:r w:rsidRPr="00FC337B">
        <w:rPr>
          <w:rtl/>
          <w:lang w:bidi="ar-SA"/>
        </w:rPr>
        <w:t xml:space="preserve"> </w:t>
      </w:r>
      <w:r w:rsidRPr="00FC337B">
        <w:rPr>
          <w:rtl/>
        </w:rPr>
        <w:t>וצמצום</w:t>
      </w:r>
      <w:r w:rsidRPr="00FC337B">
        <w:rPr>
          <w:rtl/>
          <w:lang w:bidi="ar-SA"/>
        </w:rPr>
        <w:t xml:space="preserve"> </w:t>
      </w:r>
      <w:r w:rsidRPr="00FC337B">
        <w:rPr>
          <w:rtl/>
        </w:rPr>
        <w:t>המשחק</w:t>
      </w:r>
      <w:r w:rsidRPr="00FC337B">
        <w:rPr>
          <w:rtl/>
          <w:lang w:bidi="ar-SA"/>
        </w:rPr>
        <w:t xml:space="preserve"> </w:t>
      </w:r>
      <w:r w:rsidRPr="00FC337B">
        <w:rPr>
          <w:rtl/>
        </w:rPr>
        <w:t>החופשי</w:t>
      </w:r>
      <w:r w:rsidRPr="00FC337B">
        <w:rPr>
          <w:rtl/>
          <w:lang w:bidi="ar-SA"/>
        </w:rPr>
        <w:t xml:space="preserve"> </w:t>
      </w:r>
      <w:r w:rsidRPr="00FC337B">
        <w:rPr>
          <w:rtl/>
        </w:rPr>
        <w:t>בחוץ</w:t>
      </w:r>
      <w:r w:rsidRPr="00FC337B">
        <w:rPr>
          <w:rtl/>
          <w:lang w:bidi="ar-SA"/>
        </w:rPr>
        <w:t xml:space="preserve"> (</w:t>
      </w:r>
      <w:r w:rsidR="00E13729">
        <w:rPr>
          <w:lang w:bidi="ar-SA"/>
        </w:rPr>
        <w:t>Louv, 2005</w:t>
      </w:r>
      <w:r w:rsidRPr="00FC337B">
        <w:rPr>
          <w:rtl/>
          <w:lang w:bidi="ar-SA"/>
        </w:rPr>
        <w:t xml:space="preserve">). </w:t>
      </w:r>
      <w:r w:rsidRPr="00FC337B">
        <w:rPr>
          <w:rtl/>
        </w:rPr>
        <w:t>לואב</w:t>
      </w:r>
      <w:r w:rsidRPr="00FC337B">
        <w:rPr>
          <w:rtl/>
          <w:lang w:bidi="ar-SA"/>
        </w:rPr>
        <w:t xml:space="preserve"> </w:t>
      </w:r>
      <w:r w:rsidRPr="00FC337B">
        <w:rPr>
          <w:rtl/>
        </w:rPr>
        <w:t>הדגיש</w:t>
      </w:r>
      <w:r w:rsidRPr="00FC337B">
        <w:rPr>
          <w:rtl/>
          <w:lang w:bidi="ar-SA"/>
        </w:rPr>
        <w:t xml:space="preserve"> </w:t>
      </w:r>
      <w:r w:rsidRPr="00FC337B">
        <w:rPr>
          <w:rtl/>
        </w:rPr>
        <w:t>כי</w:t>
      </w:r>
      <w:r w:rsidRPr="00FC337B">
        <w:rPr>
          <w:rtl/>
          <w:lang w:bidi="ar-SA"/>
        </w:rPr>
        <w:t xml:space="preserve"> </w:t>
      </w:r>
      <w:r w:rsidRPr="00FC337B">
        <w:rPr>
          <w:rtl/>
        </w:rPr>
        <w:t>מגע</w:t>
      </w:r>
      <w:r w:rsidRPr="00FC337B">
        <w:rPr>
          <w:rtl/>
          <w:lang w:bidi="ar-SA"/>
        </w:rPr>
        <w:t xml:space="preserve"> </w:t>
      </w:r>
      <w:r w:rsidRPr="00FC337B">
        <w:rPr>
          <w:rtl/>
        </w:rPr>
        <w:t>ישיר</w:t>
      </w:r>
      <w:r w:rsidRPr="00FC337B">
        <w:rPr>
          <w:rtl/>
          <w:lang w:bidi="ar-SA"/>
        </w:rPr>
        <w:t xml:space="preserve"> </w:t>
      </w:r>
      <w:r w:rsidRPr="00FC337B">
        <w:rPr>
          <w:rtl/>
        </w:rPr>
        <w:t>עם</w:t>
      </w:r>
      <w:r w:rsidRPr="00FC337B">
        <w:rPr>
          <w:rtl/>
          <w:lang w:bidi="ar-SA"/>
        </w:rPr>
        <w:t xml:space="preserve"> </w:t>
      </w:r>
      <w:r w:rsidRPr="00FC337B">
        <w:rPr>
          <w:rtl/>
        </w:rPr>
        <w:t>הטבע</w:t>
      </w:r>
      <w:r w:rsidRPr="00FC337B">
        <w:rPr>
          <w:rtl/>
          <w:lang w:bidi="ar-SA"/>
        </w:rPr>
        <w:t xml:space="preserve"> </w:t>
      </w:r>
      <w:r w:rsidRPr="00FC337B">
        <w:rPr>
          <w:rtl/>
        </w:rPr>
        <w:t>משמש</w:t>
      </w:r>
      <w:r w:rsidRPr="00FC337B">
        <w:rPr>
          <w:rtl/>
          <w:lang w:bidi="ar-SA"/>
        </w:rPr>
        <w:t xml:space="preserve"> </w:t>
      </w:r>
      <w:r w:rsidRPr="00FC337B">
        <w:rPr>
          <w:rtl/>
        </w:rPr>
        <w:t>כגורם</w:t>
      </w:r>
      <w:r w:rsidRPr="00FC337B">
        <w:rPr>
          <w:rtl/>
          <w:lang w:bidi="ar-SA"/>
        </w:rPr>
        <w:t xml:space="preserve"> </w:t>
      </w:r>
      <w:r w:rsidRPr="00FC337B">
        <w:rPr>
          <w:rtl/>
        </w:rPr>
        <w:t>מגן</w:t>
      </w:r>
      <w:r w:rsidRPr="00FC337B">
        <w:rPr>
          <w:rtl/>
          <w:lang w:bidi="ar-SA"/>
        </w:rPr>
        <w:t xml:space="preserve"> </w:t>
      </w:r>
      <w:r w:rsidRPr="00FC337B">
        <w:rPr>
          <w:rtl/>
        </w:rPr>
        <w:t>ומסייע</w:t>
      </w:r>
      <w:r w:rsidRPr="00FC337B">
        <w:rPr>
          <w:rtl/>
          <w:lang w:bidi="ar-SA"/>
        </w:rPr>
        <w:t xml:space="preserve"> </w:t>
      </w:r>
      <w:r w:rsidRPr="00FC337B">
        <w:rPr>
          <w:rtl/>
        </w:rPr>
        <w:t>להתפתחות</w:t>
      </w:r>
      <w:r w:rsidRPr="00FC337B">
        <w:rPr>
          <w:rtl/>
          <w:lang w:bidi="ar-SA"/>
        </w:rPr>
        <w:t xml:space="preserve"> </w:t>
      </w:r>
      <w:r w:rsidRPr="00FC337B">
        <w:rPr>
          <w:rtl/>
        </w:rPr>
        <w:t>גופנית</w:t>
      </w:r>
      <w:r w:rsidRPr="00FC337B">
        <w:rPr>
          <w:rtl/>
          <w:lang w:bidi="ar-SA"/>
        </w:rPr>
        <w:t xml:space="preserve"> </w:t>
      </w:r>
      <w:r w:rsidRPr="00FC337B">
        <w:rPr>
          <w:rtl/>
        </w:rPr>
        <w:t>ורגשית</w:t>
      </w:r>
      <w:r w:rsidRPr="00FC337B">
        <w:rPr>
          <w:rtl/>
          <w:lang w:bidi="ar-SA"/>
        </w:rPr>
        <w:t xml:space="preserve"> </w:t>
      </w:r>
      <w:r w:rsidRPr="00FC337B">
        <w:rPr>
          <w:rtl/>
        </w:rPr>
        <w:t>בריאה</w:t>
      </w:r>
      <w:r w:rsidRPr="00FC337B">
        <w:rPr>
          <w:rtl/>
          <w:lang w:bidi="ar-SA"/>
        </w:rPr>
        <w:t xml:space="preserve"> (</w:t>
      </w:r>
      <w:r w:rsidR="00E13729">
        <w:rPr>
          <w:lang w:bidi="ar-SA"/>
        </w:rPr>
        <w:t>Louv, 2005</w:t>
      </w:r>
      <w:r w:rsidRPr="00FC337B">
        <w:rPr>
          <w:rtl/>
          <w:lang w:bidi="ar-SA"/>
        </w:rPr>
        <w:t xml:space="preserve">). </w:t>
      </w:r>
      <w:r w:rsidRPr="00FC337B">
        <w:rPr>
          <w:rtl/>
        </w:rPr>
        <w:t>במקביל</w:t>
      </w:r>
      <w:r w:rsidR="00451963">
        <w:rPr>
          <w:rtl/>
        </w:rPr>
        <w:t>,</w:t>
      </w:r>
      <w:r w:rsidRPr="00FC337B">
        <w:rPr>
          <w:rtl/>
          <w:lang w:bidi="ar-SA"/>
        </w:rPr>
        <w:t xml:space="preserve"> </w:t>
      </w:r>
      <w:r w:rsidRPr="00FC337B">
        <w:rPr>
          <w:rtl/>
        </w:rPr>
        <w:t>סטיבן</w:t>
      </w:r>
      <w:r w:rsidRPr="00FC337B">
        <w:rPr>
          <w:rtl/>
          <w:lang w:bidi="ar-SA"/>
        </w:rPr>
        <w:t xml:space="preserve"> </w:t>
      </w:r>
      <w:r w:rsidRPr="00FC337B">
        <w:rPr>
          <w:rtl/>
        </w:rPr>
        <w:t>קלרט</w:t>
      </w:r>
      <w:r w:rsidRPr="00FC337B">
        <w:rPr>
          <w:rtl/>
          <w:lang w:bidi="ar-SA"/>
        </w:rPr>
        <w:t xml:space="preserve"> (</w:t>
      </w:r>
      <w:r w:rsidR="00E6264A" w:rsidRPr="00E6264A">
        <w:rPr>
          <w:lang w:bidi="ar-SA"/>
        </w:rPr>
        <w:t>Stephen Kellert</w:t>
      </w:r>
      <w:r w:rsidRPr="00FC337B">
        <w:rPr>
          <w:rtl/>
          <w:lang w:bidi="ar-SA"/>
        </w:rPr>
        <w:t xml:space="preserve">) </w:t>
      </w:r>
      <w:r w:rsidRPr="00FC337B">
        <w:rPr>
          <w:rtl/>
        </w:rPr>
        <w:t>התבסס</w:t>
      </w:r>
      <w:r w:rsidRPr="00FC337B">
        <w:rPr>
          <w:rtl/>
          <w:lang w:bidi="ar-SA"/>
        </w:rPr>
        <w:t xml:space="preserve"> </w:t>
      </w:r>
      <w:r w:rsidRPr="00FC337B">
        <w:rPr>
          <w:rtl/>
        </w:rPr>
        <w:t>על</w:t>
      </w:r>
      <w:r w:rsidRPr="00FC337B">
        <w:rPr>
          <w:rtl/>
          <w:lang w:bidi="ar-SA"/>
        </w:rPr>
        <w:t xml:space="preserve"> '</w:t>
      </w:r>
      <w:r w:rsidRPr="00FC337B">
        <w:rPr>
          <w:rtl/>
        </w:rPr>
        <w:t>השערת</w:t>
      </w:r>
      <w:r w:rsidRPr="00FC337B">
        <w:rPr>
          <w:rtl/>
          <w:lang w:bidi="ar-SA"/>
        </w:rPr>
        <w:t xml:space="preserve"> </w:t>
      </w:r>
      <w:r w:rsidRPr="00FC337B">
        <w:rPr>
          <w:rtl/>
        </w:rPr>
        <w:t>הביופיליה</w:t>
      </w:r>
      <w:r w:rsidRPr="00FC337B">
        <w:rPr>
          <w:rtl/>
          <w:lang w:bidi="ar-SA"/>
        </w:rPr>
        <w:t xml:space="preserve">' – </w:t>
      </w:r>
      <w:r w:rsidRPr="00FC337B">
        <w:rPr>
          <w:rtl/>
        </w:rPr>
        <w:t>הנטייה</w:t>
      </w:r>
      <w:r w:rsidRPr="00FC337B">
        <w:rPr>
          <w:rtl/>
          <w:lang w:bidi="ar-SA"/>
        </w:rPr>
        <w:t xml:space="preserve"> </w:t>
      </w:r>
      <w:r w:rsidRPr="00FC337B">
        <w:rPr>
          <w:rtl/>
        </w:rPr>
        <w:t>המולדת</w:t>
      </w:r>
      <w:r w:rsidRPr="00FC337B">
        <w:rPr>
          <w:rtl/>
          <w:lang w:bidi="ar-SA"/>
        </w:rPr>
        <w:t xml:space="preserve"> </w:t>
      </w:r>
      <w:r w:rsidRPr="00FC337B">
        <w:rPr>
          <w:rtl/>
        </w:rPr>
        <w:t>של</w:t>
      </w:r>
      <w:r w:rsidRPr="00FC337B">
        <w:rPr>
          <w:rtl/>
          <w:lang w:bidi="ar-SA"/>
        </w:rPr>
        <w:t xml:space="preserve"> </w:t>
      </w:r>
      <w:r w:rsidRPr="00FC337B">
        <w:rPr>
          <w:rtl/>
        </w:rPr>
        <w:t>האדם</w:t>
      </w:r>
      <w:r w:rsidRPr="00FC337B">
        <w:rPr>
          <w:rtl/>
          <w:lang w:bidi="ar-SA"/>
        </w:rPr>
        <w:t xml:space="preserve"> </w:t>
      </w:r>
      <w:r w:rsidRPr="00FC337B">
        <w:rPr>
          <w:rtl/>
        </w:rPr>
        <w:t>להתחבר</w:t>
      </w:r>
      <w:r w:rsidRPr="00FC337B">
        <w:rPr>
          <w:rtl/>
          <w:lang w:bidi="ar-SA"/>
        </w:rPr>
        <w:t xml:space="preserve"> </w:t>
      </w:r>
      <w:r w:rsidRPr="00FC337B">
        <w:rPr>
          <w:rtl/>
        </w:rPr>
        <w:t>לטבע</w:t>
      </w:r>
      <w:r w:rsidRPr="00FC337B">
        <w:rPr>
          <w:rtl/>
          <w:lang w:bidi="ar-SA"/>
        </w:rPr>
        <w:t xml:space="preserve"> – </w:t>
      </w:r>
      <w:r w:rsidRPr="00FC337B">
        <w:rPr>
          <w:rtl/>
        </w:rPr>
        <w:t>וטען</w:t>
      </w:r>
      <w:r w:rsidRPr="00FC337B">
        <w:rPr>
          <w:rtl/>
          <w:lang w:bidi="ar-SA"/>
        </w:rPr>
        <w:t xml:space="preserve"> </w:t>
      </w:r>
      <w:r w:rsidRPr="00FC337B">
        <w:rPr>
          <w:rtl/>
        </w:rPr>
        <w:t>כי</w:t>
      </w:r>
      <w:r w:rsidRPr="00FC337B">
        <w:rPr>
          <w:rtl/>
          <w:lang w:bidi="ar-SA"/>
        </w:rPr>
        <w:t xml:space="preserve"> </w:t>
      </w:r>
      <w:r w:rsidRPr="00FC337B">
        <w:rPr>
          <w:rtl/>
        </w:rPr>
        <w:t>מגע</w:t>
      </w:r>
      <w:r w:rsidRPr="00FC337B">
        <w:rPr>
          <w:rtl/>
          <w:lang w:bidi="ar-SA"/>
        </w:rPr>
        <w:t xml:space="preserve"> </w:t>
      </w:r>
      <w:r w:rsidRPr="00FC337B">
        <w:rPr>
          <w:rtl/>
        </w:rPr>
        <w:t>ישיר</w:t>
      </w:r>
      <w:r w:rsidRPr="00FC337B">
        <w:rPr>
          <w:rtl/>
          <w:lang w:bidi="ar-SA"/>
        </w:rPr>
        <w:t xml:space="preserve"> </w:t>
      </w:r>
      <w:r w:rsidRPr="00FC337B">
        <w:rPr>
          <w:rtl/>
        </w:rPr>
        <w:t>ומתמשך</w:t>
      </w:r>
      <w:r w:rsidRPr="00FC337B">
        <w:rPr>
          <w:rtl/>
          <w:lang w:bidi="ar-SA"/>
        </w:rPr>
        <w:t xml:space="preserve"> </w:t>
      </w:r>
      <w:r w:rsidRPr="00FC337B">
        <w:rPr>
          <w:rtl/>
        </w:rPr>
        <w:t>עם</w:t>
      </w:r>
      <w:r w:rsidRPr="00FC337B">
        <w:rPr>
          <w:rtl/>
          <w:lang w:bidi="ar-SA"/>
        </w:rPr>
        <w:t xml:space="preserve"> </w:t>
      </w:r>
      <w:r w:rsidRPr="00FC337B">
        <w:rPr>
          <w:rtl/>
        </w:rPr>
        <w:t>הטבע</w:t>
      </w:r>
      <w:r w:rsidRPr="00FC337B">
        <w:rPr>
          <w:rtl/>
          <w:lang w:bidi="ar-SA"/>
        </w:rPr>
        <w:t xml:space="preserve"> </w:t>
      </w:r>
      <w:r w:rsidRPr="00FC337B">
        <w:rPr>
          <w:rtl/>
        </w:rPr>
        <w:t>הוא</w:t>
      </w:r>
      <w:r w:rsidRPr="00FC337B">
        <w:rPr>
          <w:rtl/>
          <w:lang w:bidi="ar-SA"/>
        </w:rPr>
        <w:t xml:space="preserve"> </w:t>
      </w:r>
      <w:r w:rsidRPr="00FC337B">
        <w:rPr>
          <w:rtl/>
        </w:rPr>
        <w:t>צורך</w:t>
      </w:r>
      <w:r w:rsidRPr="00FC337B">
        <w:rPr>
          <w:rtl/>
          <w:lang w:bidi="ar-SA"/>
        </w:rPr>
        <w:t xml:space="preserve"> </w:t>
      </w:r>
      <w:r w:rsidRPr="00FC337B">
        <w:rPr>
          <w:rtl/>
        </w:rPr>
        <w:t>התפתחותי</w:t>
      </w:r>
      <w:r w:rsidRPr="00FC337B">
        <w:rPr>
          <w:rtl/>
          <w:lang w:bidi="ar-SA"/>
        </w:rPr>
        <w:t xml:space="preserve"> </w:t>
      </w:r>
      <w:r w:rsidRPr="00FC337B">
        <w:rPr>
          <w:rtl/>
        </w:rPr>
        <w:t>בסיסי</w:t>
      </w:r>
      <w:r w:rsidRPr="00FC337B">
        <w:rPr>
          <w:rtl/>
          <w:lang w:bidi="ar-SA"/>
        </w:rPr>
        <w:t xml:space="preserve"> </w:t>
      </w:r>
      <w:r w:rsidRPr="00FC337B">
        <w:rPr>
          <w:rtl/>
        </w:rPr>
        <w:t>המשפיע</w:t>
      </w:r>
      <w:r w:rsidRPr="00FC337B">
        <w:rPr>
          <w:rtl/>
          <w:lang w:bidi="ar-SA"/>
        </w:rPr>
        <w:t xml:space="preserve"> </w:t>
      </w:r>
      <w:r w:rsidRPr="00FC337B">
        <w:rPr>
          <w:rtl/>
        </w:rPr>
        <w:t>באופן</w:t>
      </w:r>
      <w:r w:rsidRPr="00FC337B">
        <w:rPr>
          <w:rtl/>
          <w:lang w:bidi="ar-SA"/>
        </w:rPr>
        <w:t xml:space="preserve"> </w:t>
      </w:r>
      <w:r w:rsidRPr="00FC337B">
        <w:rPr>
          <w:rtl/>
        </w:rPr>
        <w:t>דרמטי</w:t>
      </w:r>
      <w:r w:rsidRPr="00FC337B">
        <w:rPr>
          <w:rtl/>
          <w:lang w:bidi="ar-SA"/>
        </w:rPr>
        <w:t xml:space="preserve"> </w:t>
      </w:r>
      <w:r w:rsidRPr="00FC337B">
        <w:rPr>
          <w:rtl/>
        </w:rPr>
        <w:t>על</w:t>
      </w:r>
      <w:r w:rsidRPr="00FC337B">
        <w:rPr>
          <w:rtl/>
          <w:lang w:bidi="ar-SA"/>
        </w:rPr>
        <w:t xml:space="preserve"> </w:t>
      </w:r>
      <w:r w:rsidRPr="00FC337B">
        <w:rPr>
          <w:rtl/>
        </w:rPr>
        <w:t>שלושה</w:t>
      </w:r>
      <w:r w:rsidRPr="00FC337B">
        <w:rPr>
          <w:rtl/>
          <w:lang w:bidi="ar-SA"/>
        </w:rPr>
        <w:t xml:space="preserve"> </w:t>
      </w:r>
      <w:r w:rsidRPr="00FC337B">
        <w:rPr>
          <w:rtl/>
        </w:rPr>
        <w:t>ממדים</w:t>
      </w:r>
      <w:r w:rsidRPr="00FC337B">
        <w:rPr>
          <w:rtl/>
          <w:lang w:bidi="ar-SA"/>
        </w:rPr>
        <w:t xml:space="preserve">: </w:t>
      </w:r>
      <w:r w:rsidRPr="00FC337B">
        <w:rPr>
          <w:rtl/>
        </w:rPr>
        <w:t>הרגשי</w:t>
      </w:r>
      <w:r w:rsidR="00451963">
        <w:rPr>
          <w:rtl/>
        </w:rPr>
        <w:t>,</w:t>
      </w:r>
      <w:r w:rsidRPr="00FC337B">
        <w:rPr>
          <w:rtl/>
          <w:lang w:bidi="ar-SA"/>
        </w:rPr>
        <w:t xml:space="preserve"> </w:t>
      </w:r>
      <w:r w:rsidRPr="00FC337B">
        <w:rPr>
          <w:rtl/>
        </w:rPr>
        <w:t>הקוגניטיבי</w:t>
      </w:r>
      <w:r w:rsidRPr="00FC337B">
        <w:rPr>
          <w:rtl/>
          <w:lang w:bidi="ar-SA"/>
        </w:rPr>
        <w:t xml:space="preserve"> </w:t>
      </w:r>
      <w:r w:rsidRPr="00FC337B">
        <w:rPr>
          <w:rtl/>
        </w:rPr>
        <w:t>והערכי</w:t>
      </w:r>
      <w:r w:rsidRPr="00FC337B">
        <w:rPr>
          <w:rtl/>
          <w:lang w:bidi="ar-SA"/>
        </w:rPr>
        <w:t>-</w:t>
      </w:r>
      <w:r w:rsidRPr="00FC337B">
        <w:rPr>
          <w:rtl/>
        </w:rPr>
        <w:t>מוסר</w:t>
      </w:r>
      <w:r w:rsidR="00347079">
        <w:rPr>
          <w:rFonts w:hint="cs"/>
          <w:rtl/>
        </w:rPr>
        <w:t>י</w:t>
      </w:r>
      <w:r w:rsidRPr="00FC337B">
        <w:rPr>
          <w:rtl/>
          <w:lang w:bidi="ar-SA"/>
        </w:rPr>
        <w:t xml:space="preserve"> (</w:t>
      </w:r>
      <w:r w:rsidR="00E13729">
        <w:rPr>
          <w:lang w:bidi="ar-SA"/>
        </w:rPr>
        <w:t>Kellert, 2002</w:t>
      </w:r>
      <w:r w:rsidRPr="00FC337B">
        <w:rPr>
          <w:rtl/>
          <w:lang w:bidi="ar-SA"/>
        </w:rPr>
        <w:t xml:space="preserve">). </w:t>
      </w:r>
      <w:r w:rsidRPr="00FC337B">
        <w:rPr>
          <w:rtl/>
        </w:rPr>
        <w:t>ילדים</w:t>
      </w:r>
      <w:r w:rsidRPr="00FC337B">
        <w:rPr>
          <w:rtl/>
          <w:lang w:bidi="ar-SA"/>
        </w:rPr>
        <w:t xml:space="preserve"> </w:t>
      </w:r>
      <w:r w:rsidRPr="00FC337B">
        <w:rPr>
          <w:rtl/>
        </w:rPr>
        <w:t>החווים</w:t>
      </w:r>
      <w:r w:rsidRPr="00FC337B">
        <w:rPr>
          <w:rtl/>
          <w:lang w:bidi="ar-SA"/>
        </w:rPr>
        <w:t xml:space="preserve"> </w:t>
      </w:r>
      <w:r w:rsidRPr="00FC337B">
        <w:rPr>
          <w:rtl/>
        </w:rPr>
        <w:t>את</w:t>
      </w:r>
      <w:r w:rsidRPr="00FC337B">
        <w:rPr>
          <w:rtl/>
          <w:lang w:bidi="ar-SA"/>
        </w:rPr>
        <w:t xml:space="preserve"> </w:t>
      </w:r>
      <w:r w:rsidRPr="00FC337B">
        <w:rPr>
          <w:rtl/>
        </w:rPr>
        <w:t>הטבע</w:t>
      </w:r>
      <w:r w:rsidRPr="00FC337B">
        <w:rPr>
          <w:rtl/>
          <w:lang w:bidi="ar-SA"/>
        </w:rPr>
        <w:t xml:space="preserve"> </w:t>
      </w:r>
      <w:r w:rsidRPr="00FC337B">
        <w:rPr>
          <w:rtl/>
        </w:rPr>
        <w:t>מפתחים</w:t>
      </w:r>
      <w:r w:rsidRPr="00FC337B">
        <w:rPr>
          <w:rtl/>
          <w:lang w:bidi="ar-SA"/>
        </w:rPr>
        <w:t xml:space="preserve"> </w:t>
      </w:r>
      <w:r w:rsidRPr="00FC337B">
        <w:rPr>
          <w:rtl/>
        </w:rPr>
        <w:t>יכולות</w:t>
      </w:r>
      <w:r w:rsidRPr="00FC337B">
        <w:rPr>
          <w:rtl/>
          <w:lang w:bidi="ar-SA"/>
        </w:rPr>
        <w:t xml:space="preserve"> </w:t>
      </w:r>
      <w:r w:rsidRPr="00FC337B">
        <w:rPr>
          <w:rtl/>
        </w:rPr>
        <w:t>תצפית</w:t>
      </w:r>
      <w:r w:rsidRPr="00FC337B">
        <w:rPr>
          <w:rtl/>
          <w:lang w:bidi="ar-SA"/>
        </w:rPr>
        <w:t xml:space="preserve"> </w:t>
      </w:r>
      <w:r w:rsidRPr="00FC337B">
        <w:rPr>
          <w:rtl/>
        </w:rPr>
        <w:t>מדויקות</w:t>
      </w:r>
      <w:r w:rsidRPr="00FC337B">
        <w:rPr>
          <w:rtl/>
          <w:lang w:bidi="ar-SA"/>
        </w:rPr>
        <w:t xml:space="preserve"> </w:t>
      </w:r>
      <w:r w:rsidRPr="00FC337B">
        <w:rPr>
          <w:rtl/>
        </w:rPr>
        <w:t>יותר</w:t>
      </w:r>
      <w:r w:rsidR="00451963">
        <w:rPr>
          <w:rtl/>
        </w:rPr>
        <w:t>,</w:t>
      </w:r>
      <w:r w:rsidRPr="00FC337B">
        <w:rPr>
          <w:rtl/>
          <w:lang w:bidi="ar-SA"/>
        </w:rPr>
        <w:t xml:space="preserve"> </w:t>
      </w:r>
      <w:r w:rsidRPr="00FC337B">
        <w:rPr>
          <w:rtl/>
        </w:rPr>
        <w:t>חשיבה</w:t>
      </w:r>
      <w:r w:rsidRPr="00FC337B">
        <w:rPr>
          <w:rtl/>
          <w:lang w:bidi="ar-SA"/>
        </w:rPr>
        <w:t xml:space="preserve"> </w:t>
      </w:r>
      <w:r w:rsidRPr="00FC337B">
        <w:rPr>
          <w:rtl/>
        </w:rPr>
        <w:t>מסתעפת</w:t>
      </w:r>
      <w:r w:rsidRPr="00FC337B">
        <w:rPr>
          <w:rtl/>
          <w:lang w:bidi="ar-SA"/>
        </w:rPr>
        <w:t xml:space="preserve"> </w:t>
      </w:r>
      <w:r w:rsidRPr="00FC337B">
        <w:rPr>
          <w:rtl/>
        </w:rPr>
        <w:t>ואתיקה</w:t>
      </w:r>
      <w:r w:rsidRPr="00FC337B">
        <w:rPr>
          <w:rtl/>
          <w:lang w:bidi="ar-SA"/>
        </w:rPr>
        <w:t xml:space="preserve"> </w:t>
      </w:r>
      <w:r w:rsidRPr="00FC337B">
        <w:rPr>
          <w:rtl/>
        </w:rPr>
        <w:t>סביבתית</w:t>
      </w:r>
      <w:r w:rsidRPr="00FC337B">
        <w:rPr>
          <w:rtl/>
          <w:lang w:bidi="ar-SA"/>
        </w:rPr>
        <w:t xml:space="preserve"> </w:t>
      </w:r>
      <w:r w:rsidRPr="00FC337B">
        <w:rPr>
          <w:rtl/>
        </w:rPr>
        <w:t>איתנה</w:t>
      </w:r>
      <w:r w:rsidRPr="00FC337B">
        <w:rPr>
          <w:rtl/>
          <w:lang w:bidi="ar-SA"/>
        </w:rPr>
        <w:t xml:space="preserve"> (</w:t>
      </w:r>
      <w:r w:rsidR="00E13729">
        <w:rPr>
          <w:lang w:bidi="ar-SA"/>
        </w:rPr>
        <w:t>Kellert, 2002</w:t>
      </w:r>
      <w:r w:rsidRPr="00FC337B">
        <w:rPr>
          <w:rtl/>
          <w:lang w:bidi="ar-SA"/>
        </w:rPr>
        <w:t>).</w:t>
      </w:r>
    </w:p>
    <w:p w14:paraId="7EF86E42" w14:textId="54C16E36" w:rsidR="00FC337B" w:rsidRPr="00FC337B" w:rsidRDefault="00FC337B" w:rsidP="009A6C93">
      <w:pPr>
        <w:pStyle w:val="3"/>
      </w:pPr>
      <w:bookmarkStart w:id="38" w:name="_Toc239109194"/>
      <w:r w:rsidRPr="00FC337B">
        <w:rPr>
          <w:rtl/>
          <w:lang w:bidi="he-IL"/>
        </w:rPr>
        <w:t>תיאוריית</w:t>
      </w:r>
      <w:r w:rsidRPr="00FC337B">
        <w:rPr>
          <w:rtl/>
        </w:rPr>
        <w:t xml:space="preserve"> </w:t>
      </w:r>
      <w:r w:rsidRPr="00FC337B">
        <w:rPr>
          <w:rtl/>
          <w:lang w:bidi="he-IL"/>
        </w:rPr>
        <w:t>שיקום</w:t>
      </w:r>
      <w:r w:rsidRPr="00FC337B">
        <w:rPr>
          <w:rtl/>
        </w:rPr>
        <w:t xml:space="preserve"> </w:t>
      </w:r>
      <w:r w:rsidRPr="00FC337B">
        <w:rPr>
          <w:rtl/>
          <w:lang w:bidi="he-IL"/>
        </w:rPr>
        <w:t>הקשב</w:t>
      </w:r>
      <w:r w:rsidRPr="00FC337B">
        <w:rPr>
          <w:rtl/>
        </w:rPr>
        <w:t xml:space="preserve"> (</w:t>
      </w:r>
      <w:r w:rsidR="00E6264A" w:rsidRPr="00E6264A">
        <w:t>Attention Restoration Theory – Rachel &amp; Stephen Kaplan</w:t>
      </w:r>
      <w:r w:rsidRPr="00FC337B">
        <w:rPr>
          <w:rtl/>
        </w:rPr>
        <w:t>)</w:t>
      </w:r>
      <w:bookmarkEnd w:id="38"/>
    </w:p>
    <w:p w14:paraId="1BAAE592" w14:textId="115B2037" w:rsidR="00FC337B" w:rsidRPr="00FC337B" w:rsidRDefault="00FC337B" w:rsidP="00A37757">
      <w:pPr>
        <w:rPr>
          <w:rtl/>
        </w:rPr>
      </w:pPr>
      <w:r w:rsidRPr="00FC337B">
        <w:rPr>
          <w:rtl/>
        </w:rPr>
        <w:t>הפסיכולוגים</w:t>
      </w:r>
      <w:r w:rsidRPr="00FC337B">
        <w:rPr>
          <w:rtl/>
          <w:lang w:bidi="ar-SA"/>
        </w:rPr>
        <w:t xml:space="preserve"> </w:t>
      </w:r>
      <w:r w:rsidRPr="00FC337B">
        <w:rPr>
          <w:rtl/>
        </w:rPr>
        <w:t>רייצ</w:t>
      </w:r>
      <w:r w:rsidRPr="00FC337B">
        <w:rPr>
          <w:rtl/>
          <w:lang w:bidi="ar-SA"/>
        </w:rPr>
        <w:t>'</w:t>
      </w:r>
      <w:r w:rsidRPr="00FC337B">
        <w:rPr>
          <w:rtl/>
        </w:rPr>
        <w:t>ל</w:t>
      </w:r>
      <w:r w:rsidRPr="00FC337B">
        <w:rPr>
          <w:rtl/>
          <w:lang w:bidi="ar-SA"/>
        </w:rPr>
        <w:t xml:space="preserve"> </w:t>
      </w:r>
      <w:r w:rsidRPr="00FC337B">
        <w:rPr>
          <w:rtl/>
        </w:rPr>
        <w:t>וסטיבן</w:t>
      </w:r>
      <w:r w:rsidRPr="00FC337B">
        <w:rPr>
          <w:rtl/>
          <w:lang w:bidi="ar-SA"/>
        </w:rPr>
        <w:t xml:space="preserve"> </w:t>
      </w:r>
      <w:r w:rsidRPr="00FC337B">
        <w:rPr>
          <w:rtl/>
        </w:rPr>
        <w:t>קפלן</w:t>
      </w:r>
      <w:r w:rsidRPr="00FC337B">
        <w:rPr>
          <w:rtl/>
          <w:lang w:bidi="ar-SA"/>
        </w:rPr>
        <w:t xml:space="preserve"> (</w:t>
      </w:r>
      <w:r w:rsidR="009534CC" w:rsidRPr="009534CC">
        <w:rPr>
          <w:lang w:bidi="ar-SA"/>
        </w:rPr>
        <w:t>Rachel &amp; Stephen Kaplan</w:t>
      </w:r>
      <w:r w:rsidRPr="00FC337B">
        <w:rPr>
          <w:rtl/>
          <w:lang w:bidi="ar-SA"/>
        </w:rPr>
        <w:t xml:space="preserve">) </w:t>
      </w:r>
      <w:r w:rsidRPr="00FC337B">
        <w:rPr>
          <w:rtl/>
        </w:rPr>
        <w:t>פיתחו</w:t>
      </w:r>
      <w:r w:rsidRPr="00FC337B">
        <w:rPr>
          <w:rtl/>
          <w:lang w:bidi="ar-SA"/>
        </w:rPr>
        <w:t xml:space="preserve"> </w:t>
      </w:r>
      <w:r w:rsidRPr="00FC337B">
        <w:rPr>
          <w:rtl/>
        </w:rPr>
        <w:t>את</w:t>
      </w:r>
      <w:r w:rsidRPr="00FC337B">
        <w:rPr>
          <w:rtl/>
          <w:lang w:bidi="ar-SA"/>
        </w:rPr>
        <w:t xml:space="preserve"> '</w:t>
      </w:r>
      <w:r w:rsidRPr="00FC337B">
        <w:rPr>
          <w:rtl/>
        </w:rPr>
        <w:t>תיאוריית</w:t>
      </w:r>
      <w:r w:rsidRPr="00FC337B">
        <w:rPr>
          <w:rtl/>
          <w:lang w:bidi="ar-SA"/>
        </w:rPr>
        <w:t xml:space="preserve"> </w:t>
      </w:r>
      <w:r w:rsidRPr="00FC337B">
        <w:rPr>
          <w:rtl/>
        </w:rPr>
        <w:t>שיקום</w:t>
      </w:r>
      <w:r w:rsidRPr="00FC337B">
        <w:rPr>
          <w:rtl/>
          <w:lang w:bidi="ar-SA"/>
        </w:rPr>
        <w:t xml:space="preserve"> </w:t>
      </w:r>
      <w:r w:rsidRPr="00FC337B">
        <w:rPr>
          <w:rtl/>
        </w:rPr>
        <w:t>הקשב</w:t>
      </w:r>
      <w:r w:rsidRPr="00FC337B">
        <w:rPr>
          <w:rtl/>
          <w:lang w:bidi="ar-SA"/>
        </w:rPr>
        <w:t>' (</w:t>
      </w:r>
      <w:r w:rsidR="009534CC" w:rsidRPr="009534CC">
        <w:rPr>
          <w:lang w:bidi="ar-SA"/>
        </w:rPr>
        <w:t>Attention Restoration Theory</w:t>
      </w:r>
      <w:r w:rsidRPr="00FC337B">
        <w:rPr>
          <w:rtl/>
          <w:lang w:bidi="ar-SA"/>
        </w:rPr>
        <w:t xml:space="preserve">) </w:t>
      </w:r>
      <w:r w:rsidRPr="00FC337B">
        <w:rPr>
          <w:rtl/>
        </w:rPr>
        <w:t>המסבירה</w:t>
      </w:r>
      <w:r w:rsidRPr="00FC337B">
        <w:rPr>
          <w:rtl/>
          <w:lang w:bidi="ar-SA"/>
        </w:rPr>
        <w:t xml:space="preserve"> </w:t>
      </w:r>
      <w:r w:rsidRPr="00FC337B">
        <w:rPr>
          <w:rtl/>
        </w:rPr>
        <w:t>את</w:t>
      </w:r>
      <w:r w:rsidRPr="00FC337B">
        <w:rPr>
          <w:rtl/>
          <w:lang w:bidi="ar-SA"/>
        </w:rPr>
        <w:t xml:space="preserve"> </w:t>
      </w:r>
      <w:r w:rsidRPr="00FC337B">
        <w:rPr>
          <w:rtl/>
        </w:rPr>
        <w:t>המנגנון</w:t>
      </w:r>
      <w:r w:rsidRPr="00FC337B">
        <w:rPr>
          <w:rtl/>
          <w:lang w:bidi="ar-SA"/>
        </w:rPr>
        <w:t xml:space="preserve"> </w:t>
      </w:r>
      <w:r w:rsidRPr="00FC337B">
        <w:rPr>
          <w:rtl/>
        </w:rPr>
        <w:t>הקוגניטיבי</w:t>
      </w:r>
      <w:r w:rsidRPr="00FC337B">
        <w:rPr>
          <w:rtl/>
          <w:lang w:bidi="ar-SA"/>
        </w:rPr>
        <w:t xml:space="preserve"> </w:t>
      </w:r>
      <w:r w:rsidRPr="00FC337B">
        <w:rPr>
          <w:rtl/>
        </w:rPr>
        <w:t>שמאחורי</w:t>
      </w:r>
      <w:r w:rsidRPr="00FC337B">
        <w:rPr>
          <w:rtl/>
          <w:lang w:bidi="ar-SA"/>
        </w:rPr>
        <w:t xml:space="preserve"> </w:t>
      </w:r>
      <w:r w:rsidRPr="00FC337B">
        <w:rPr>
          <w:rtl/>
        </w:rPr>
        <w:t>השפעת</w:t>
      </w:r>
      <w:r w:rsidRPr="00FC337B">
        <w:rPr>
          <w:rtl/>
          <w:lang w:bidi="ar-SA"/>
        </w:rPr>
        <w:t xml:space="preserve"> </w:t>
      </w:r>
      <w:r w:rsidRPr="00FC337B">
        <w:rPr>
          <w:rtl/>
        </w:rPr>
        <w:t>הטבע</w:t>
      </w:r>
      <w:r w:rsidRPr="00FC337B">
        <w:rPr>
          <w:rtl/>
          <w:lang w:bidi="ar-SA"/>
        </w:rPr>
        <w:t xml:space="preserve">. </w:t>
      </w:r>
      <w:r w:rsidRPr="00FC337B">
        <w:rPr>
          <w:rtl/>
        </w:rPr>
        <w:t>לפי</w:t>
      </w:r>
      <w:r w:rsidRPr="00FC337B">
        <w:rPr>
          <w:rtl/>
          <w:lang w:bidi="ar-SA"/>
        </w:rPr>
        <w:t xml:space="preserve"> </w:t>
      </w:r>
      <w:r w:rsidRPr="00FC337B">
        <w:rPr>
          <w:rtl/>
        </w:rPr>
        <w:t>התיאוריה</w:t>
      </w:r>
      <w:r w:rsidR="00451963">
        <w:rPr>
          <w:rtl/>
        </w:rPr>
        <w:t>,</w:t>
      </w:r>
      <w:r w:rsidRPr="00FC337B">
        <w:rPr>
          <w:rtl/>
          <w:lang w:bidi="ar-SA"/>
        </w:rPr>
        <w:t xml:space="preserve"> </w:t>
      </w:r>
      <w:r w:rsidRPr="00FC337B">
        <w:rPr>
          <w:rtl/>
        </w:rPr>
        <w:t>למידה</w:t>
      </w:r>
      <w:r w:rsidRPr="00FC337B">
        <w:rPr>
          <w:rtl/>
          <w:lang w:bidi="ar-SA"/>
        </w:rPr>
        <w:t xml:space="preserve"> </w:t>
      </w:r>
      <w:r w:rsidRPr="00FC337B">
        <w:rPr>
          <w:rtl/>
        </w:rPr>
        <w:t>בכיתה</w:t>
      </w:r>
      <w:r w:rsidRPr="00FC337B">
        <w:rPr>
          <w:rtl/>
          <w:lang w:bidi="ar-SA"/>
        </w:rPr>
        <w:t xml:space="preserve"> </w:t>
      </w:r>
      <w:r w:rsidRPr="00FC337B">
        <w:rPr>
          <w:rtl/>
        </w:rPr>
        <w:t>מחייבת</w:t>
      </w:r>
      <w:r w:rsidRPr="00FC337B">
        <w:rPr>
          <w:rtl/>
          <w:lang w:bidi="ar-SA"/>
        </w:rPr>
        <w:t xml:space="preserve"> '</w:t>
      </w:r>
      <w:r w:rsidRPr="00FC337B">
        <w:rPr>
          <w:rtl/>
        </w:rPr>
        <w:t>קשב</w:t>
      </w:r>
      <w:r w:rsidRPr="00FC337B">
        <w:rPr>
          <w:rtl/>
          <w:lang w:bidi="ar-SA"/>
        </w:rPr>
        <w:t xml:space="preserve"> </w:t>
      </w:r>
      <w:r w:rsidRPr="00FC337B">
        <w:rPr>
          <w:rtl/>
        </w:rPr>
        <w:t>ממוקד</w:t>
      </w:r>
      <w:r w:rsidRPr="00FC337B">
        <w:rPr>
          <w:rtl/>
          <w:lang w:bidi="ar-SA"/>
        </w:rPr>
        <w:t>' (</w:t>
      </w:r>
      <w:r w:rsidR="009534CC" w:rsidRPr="009534CC">
        <w:rPr>
          <w:lang w:bidi="ar-SA"/>
        </w:rPr>
        <w:t>Directed Attention</w:t>
      </w:r>
      <w:r w:rsidRPr="00FC337B">
        <w:rPr>
          <w:rtl/>
          <w:lang w:bidi="ar-SA"/>
        </w:rPr>
        <w:t xml:space="preserve">) </w:t>
      </w:r>
      <w:r w:rsidRPr="00FC337B">
        <w:rPr>
          <w:rtl/>
        </w:rPr>
        <w:t>הדורש</w:t>
      </w:r>
      <w:r w:rsidRPr="00FC337B">
        <w:rPr>
          <w:rtl/>
          <w:lang w:bidi="ar-SA"/>
        </w:rPr>
        <w:t xml:space="preserve"> </w:t>
      </w:r>
      <w:r w:rsidRPr="00FC337B">
        <w:rPr>
          <w:rtl/>
        </w:rPr>
        <w:t>מאמץ</w:t>
      </w:r>
      <w:r w:rsidRPr="00FC337B">
        <w:rPr>
          <w:rtl/>
          <w:lang w:bidi="ar-SA"/>
        </w:rPr>
        <w:t xml:space="preserve"> </w:t>
      </w:r>
      <w:r w:rsidRPr="00FC337B">
        <w:rPr>
          <w:rtl/>
        </w:rPr>
        <w:t>מנטלי</w:t>
      </w:r>
      <w:r w:rsidRPr="00FC337B">
        <w:rPr>
          <w:rtl/>
          <w:lang w:bidi="ar-SA"/>
        </w:rPr>
        <w:t xml:space="preserve"> </w:t>
      </w:r>
      <w:r w:rsidRPr="00FC337B">
        <w:rPr>
          <w:rtl/>
        </w:rPr>
        <w:t>רב</w:t>
      </w:r>
      <w:r w:rsidRPr="00FC337B">
        <w:rPr>
          <w:rtl/>
          <w:lang w:bidi="ar-SA"/>
        </w:rPr>
        <w:t xml:space="preserve"> </w:t>
      </w:r>
      <w:r w:rsidRPr="00FC337B">
        <w:rPr>
          <w:rtl/>
        </w:rPr>
        <w:t>להדחקת</w:t>
      </w:r>
      <w:r w:rsidRPr="00FC337B">
        <w:rPr>
          <w:rtl/>
          <w:lang w:bidi="ar-SA"/>
        </w:rPr>
        <w:t xml:space="preserve"> </w:t>
      </w:r>
      <w:r w:rsidRPr="00FC337B">
        <w:rPr>
          <w:rtl/>
        </w:rPr>
        <w:t>הסחות</w:t>
      </w:r>
      <w:r w:rsidRPr="00FC337B">
        <w:rPr>
          <w:rtl/>
          <w:lang w:bidi="ar-SA"/>
        </w:rPr>
        <w:t xml:space="preserve"> </w:t>
      </w:r>
      <w:r w:rsidRPr="00FC337B">
        <w:rPr>
          <w:rtl/>
        </w:rPr>
        <w:t>דעת</w:t>
      </w:r>
      <w:r w:rsidR="00451963">
        <w:rPr>
          <w:rtl/>
        </w:rPr>
        <w:t>,</w:t>
      </w:r>
      <w:r w:rsidRPr="00FC337B">
        <w:rPr>
          <w:rtl/>
          <w:lang w:bidi="ar-SA"/>
        </w:rPr>
        <w:t xml:space="preserve"> </w:t>
      </w:r>
      <w:r w:rsidRPr="00FC337B">
        <w:rPr>
          <w:rtl/>
        </w:rPr>
        <w:t>משאב</w:t>
      </w:r>
      <w:r w:rsidRPr="00FC337B">
        <w:rPr>
          <w:rtl/>
          <w:lang w:bidi="ar-SA"/>
        </w:rPr>
        <w:t xml:space="preserve"> </w:t>
      </w:r>
      <w:r w:rsidRPr="00FC337B">
        <w:rPr>
          <w:rtl/>
        </w:rPr>
        <w:t>המתעייף</w:t>
      </w:r>
      <w:r w:rsidRPr="00FC337B">
        <w:rPr>
          <w:rtl/>
          <w:lang w:bidi="ar-SA"/>
        </w:rPr>
        <w:t xml:space="preserve"> </w:t>
      </w:r>
      <w:r w:rsidRPr="00FC337B">
        <w:rPr>
          <w:rtl/>
        </w:rPr>
        <w:t>במהלך</w:t>
      </w:r>
      <w:r w:rsidRPr="00FC337B">
        <w:rPr>
          <w:rtl/>
          <w:lang w:bidi="ar-SA"/>
        </w:rPr>
        <w:t xml:space="preserve"> </w:t>
      </w:r>
      <w:r w:rsidRPr="00FC337B">
        <w:rPr>
          <w:rtl/>
        </w:rPr>
        <w:t>היום</w:t>
      </w:r>
      <w:r w:rsidRPr="00FC337B">
        <w:rPr>
          <w:rtl/>
          <w:lang w:bidi="ar-SA"/>
        </w:rPr>
        <w:t xml:space="preserve"> </w:t>
      </w:r>
      <w:r w:rsidRPr="00FC337B">
        <w:rPr>
          <w:rtl/>
        </w:rPr>
        <w:t>ומוביל</w:t>
      </w:r>
      <w:r w:rsidRPr="00FC337B">
        <w:rPr>
          <w:rtl/>
          <w:lang w:bidi="ar-SA"/>
        </w:rPr>
        <w:t xml:space="preserve"> </w:t>
      </w:r>
      <w:r w:rsidRPr="00FC337B">
        <w:rPr>
          <w:rtl/>
        </w:rPr>
        <w:t>לירידה</w:t>
      </w:r>
      <w:r w:rsidRPr="00FC337B">
        <w:rPr>
          <w:rtl/>
          <w:lang w:bidi="ar-SA"/>
        </w:rPr>
        <w:t xml:space="preserve"> </w:t>
      </w:r>
      <w:r w:rsidRPr="00FC337B">
        <w:rPr>
          <w:rtl/>
        </w:rPr>
        <w:t>בריכוז</w:t>
      </w:r>
      <w:r w:rsidRPr="00FC337B">
        <w:rPr>
          <w:rtl/>
          <w:lang w:bidi="ar-SA"/>
        </w:rPr>
        <w:t xml:space="preserve"> </w:t>
      </w:r>
      <w:r w:rsidRPr="00FC337B">
        <w:rPr>
          <w:rtl/>
        </w:rPr>
        <w:t>ועצבנות</w:t>
      </w:r>
      <w:r w:rsidRPr="00FC337B">
        <w:rPr>
          <w:rtl/>
          <w:lang w:bidi="ar-SA"/>
        </w:rPr>
        <w:t xml:space="preserve"> (</w:t>
      </w:r>
      <w:r w:rsidR="009534CC">
        <w:rPr>
          <w:lang w:bidi="ar-SA"/>
        </w:rPr>
        <w:t>Kaplan &amp; Kaplan, 1989</w:t>
      </w:r>
      <w:r w:rsidRPr="00FC337B">
        <w:rPr>
          <w:rtl/>
          <w:lang w:bidi="ar-SA"/>
        </w:rPr>
        <w:t xml:space="preserve">). </w:t>
      </w:r>
      <w:r w:rsidRPr="00FC337B">
        <w:rPr>
          <w:rtl/>
        </w:rPr>
        <w:t>בניגוד</w:t>
      </w:r>
      <w:r w:rsidRPr="00FC337B">
        <w:rPr>
          <w:rtl/>
          <w:lang w:bidi="ar-SA"/>
        </w:rPr>
        <w:t xml:space="preserve"> </w:t>
      </w:r>
      <w:r w:rsidRPr="00FC337B">
        <w:rPr>
          <w:rtl/>
        </w:rPr>
        <w:t>לכך</w:t>
      </w:r>
      <w:r w:rsidR="00451963">
        <w:rPr>
          <w:rtl/>
        </w:rPr>
        <w:t>,</w:t>
      </w:r>
      <w:r w:rsidRPr="00FC337B">
        <w:rPr>
          <w:rtl/>
          <w:lang w:bidi="ar-SA"/>
        </w:rPr>
        <w:t xml:space="preserve"> </w:t>
      </w:r>
      <w:r w:rsidRPr="00FC337B">
        <w:rPr>
          <w:rtl/>
        </w:rPr>
        <w:t>סביבה</w:t>
      </w:r>
      <w:r w:rsidRPr="00FC337B">
        <w:rPr>
          <w:rtl/>
          <w:lang w:bidi="ar-SA"/>
        </w:rPr>
        <w:t xml:space="preserve"> </w:t>
      </w:r>
      <w:r w:rsidRPr="00FC337B">
        <w:rPr>
          <w:rtl/>
        </w:rPr>
        <w:t>טבעית</w:t>
      </w:r>
      <w:r w:rsidRPr="00FC337B">
        <w:rPr>
          <w:rtl/>
          <w:lang w:bidi="ar-SA"/>
        </w:rPr>
        <w:t xml:space="preserve"> </w:t>
      </w:r>
      <w:r w:rsidRPr="00FC337B">
        <w:rPr>
          <w:rtl/>
        </w:rPr>
        <w:t>מאפשרת</w:t>
      </w:r>
      <w:r w:rsidRPr="00FC337B">
        <w:rPr>
          <w:rtl/>
          <w:lang w:bidi="ar-SA"/>
        </w:rPr>
        <w:t xml:space="preserve"> '</w:t>
      </w:r>
      <w:r w:rsidRPr="00FC337B">
        <w:rPr>
          <w:rtl/>
        </w:rPr>
        <w:t>קשב</w:t>
      </w:r>
      <w:r w:rsidRPr="00FC337B">
        <w:rPr>
          <w:rtl/>
          <w:lang w:bidi="ar-SA"/>
        </w:rPr>
        <w:t xml:space="preserve"> </w:t>
      </w:r>
      <w:r w:rsidRPr="00FC337B">
        <w:rPr>
          <w:rtl/>
        </w:rPr>
        <w:t>לא</w:t>
      </w:r>
      <w:r w:rsidRPr="00FC337B">
        <w:rPr>
          <w:rtl/>
          <w:lang w:bidi="ar-SA"/>
        </w:rPr>
        <w:t>-</w:t>
      </w:r>
      <w:r w:rsidRPr="00FC337B">
        <w:rPr>
          <w:rtl/>
        </w:rPr>
        <w:t>ממוקד</w:t>
      </w:r>
      <w:r w:rsidRPr="00FC337B">
        <w:rPr>
          <w:rtl/>
          <w:lang w:bidi="ar-SA"/>
        </w:rPr>
        <w:t xml:space="preserve">' </w:t>
      </w:r>
      <w:r w:rsidRPr="00FC337B">
        <w:rPr>
          <w:rtl/>
        </w:rPr>
        <w:t>או</w:t>
      </w:r>
      <w:r w:rsidRPr="00FC337B">
        <w:rPr>
          <w:rtl/>
          <w:lang w:bidi="ar-SA"/>
        </w:rPr>
        <w:t xml:space="preserve"> '</w:t>
      </w:r>
      <w:r w:rsidRPr="00FC337B">
        <w:rPr>
          <w:rtl/>
        </w:rPr>
        <w:t>מרתק</w:t>
      </w:r>
      <w:r w:rsidRPr="00FC337B">
        <w:rPr>
          <w:rtl/>
          <w:lang w:bidi="ar-SA"/>
        </w:rPr>
        <w:t xml:space="preserve"> </w:t>
      </w:r>
      <w:r w:rsidRPr="00FC337B">
        <w:rPr>
          <w:rtl/>
        </w:rPr>
        <w:t>בעדינות</w:t>
      </w:r>
      <w:r w:rsidRPr="00FC337B">
        <w:rPr>
          <w:rtl/>
          <w:lang w:bidi="ar-SA"/>
        </w:rPr>
        <w:t>' (</w:t>
      </w:r>
      <w:r w:rsidR="009534CC" w:rsidRPr="009534CC">
        <w:rPr>
          <w:lang w:bidi="ar-SA"/>
        </w:rPr>
        <w:t>Soft Fascination</w:t>
      </w:r>
      <w:r w:rsidRPr="00FC337B">
        <w:rPr>
          <w:rtl/>
          <w:lang w:bidi="ar-SA"/>
        </w:rPr>
        <w:t>)</w:t>
      </w:r>
      <w:r w:rsidR="00451963">
        <w:rPr>
          <w:rtl/>
        </w:rPr>
        <w:t>,</w:t>
      </w:r>
      <w:r w:rsidRPr="00FC337B">
        <w:rPr>
          <w:rtl/>
          <w:lang w:bidi="ar-SA"/>
        </w:rPr>
        <w:t xml:space="preserve"> </w:t>
      </w:r>
      <w:r w:rsidRPr="00FC337B">
        <w:rPr>
          <w:rtl/>
        </w:rPr>
        <w:t>שבו</w:t>
      </w:r>
      <w:r w:rsidRPr="00FC337B">
        <w:rPr>
          <w:rtl/>
          <w:lang w:bidi="ar-SA"/>
        </w:rPr>
        <w:t xml:space="preserve"> </w:t>
      </w:r>
      <w:r w:rsidRPr="00FC337B">
        <w:rPr>
          <w:rtl/>
        </w:rPr>
        <w:t>תשומת</w:t>
      </w:r>
      <w:r w:rsidRPr="00FC337B">
        <w:rPr>
          <w:rtl/>
          <w:lang w:bidi="ar-SA"/>
        </w:rPr>
        <w:t xml:space="preserve"> </w:t>
      </w:r>
      <w:r w:rsidRPr="00FC337B">
        <w:rPr>
          <w:rtl/>
        </w:rPr>
        <w:t>הלב</w:t>
      </w:r>
      <w:r w:rsidRPr="00FC337B">
        <w:rPr>
          <w:rtl/>
          <w:lang w:bidi="ar-SA"/>
        </w:rPr>
        <w:t xml:space="preserve"> </w:t>
      </w:r>
      <w:r w:rsidRPr="00FC337B">
        <w:rPr>
          <w:rtl/>
        </w:rPr>
        <w:t>נמשכת</w:t>
      </w:r>
      <w:r w:rsidRPr="00FC337B">
        <w:rPr>
          <w:rtl/>
          <w:lang w:bidi="ar-SA"/>
        </w:rPr>
        <w:t xml:space="preserve"> </w:t>
      </w:r>
      <w:r w:rsidRPr="00FC337B">
        <w:rPr>
          <w:rtl/>
        </w:rPr>
        <w:t>ללא</w:t>
      </w:r>
      <w:r w:rsidRPr="00FC337B">
        <w:rPr>
          <w:rtl/>
          <w:lang w:bidi="ar-SA"/>
        </w:rPr>
        <w:t xml:space="preserve"> </w:t>
      </w:r>
      <w:r w:rsidRPr="00FC337B">
        <w:rPr>
          <w:rtl/>
        </w:rPr>
        <w:t>מאמץ</w:t>
      </w:r>
      <w:r w:rsidRPr="00FC337B">
        <w:rPr>
          <w:rtl/>
          <w:lang w:bidi="ar-SA"/>
        </w:rPr>
        <w:t xml:space="preserve"> </w:t>
      </w:r>
      <w:r w:rsidRPr="00FC337B">
        <w:rPr>
          <w:rtl/>
        </w:rPr>
        <w:t>אל</w:t>
      </w:r>
      <w:r w:rsidRPr="00FC337B">
        <w:rPr>
          <w:rtl/>
          <w:lang w:bidi="ar-SA"/>
        </w:rPr>
        <w:t xml:space="preserve"> </w:t>
      </w:r>
      <w:r w:rsidRPr="00FC337B">
        <w:rPr>
          <w:rtl/>
        </w:rPr>
        <w:t>רשרוש</w:t>
      </w:r>
      <w:r w:rsidRPr="00FC337B">
        <w:rPr>
          <w:rtl/>
          <w:lang w:bidi="ar-SA"/>
        </w:rPr>
        <w:t xml:space="preserve"> </w:t>
      </w:r>
      <w:r w:rsidRPr="00FC337B">
        <w:rPr>
          <w:rtl/>
        </w:rPr>
        <w:t>עלים</w:t>
      </w:r>
      <w:r w:rsidRPr="00FC337B">
        <w:rPr>
          <w:rtl/>
          <w:lang w:bidi="ar-SA"/>
        </w:rPr>
        <w:t xml:space="preserve"> </w:t>
      </w:r>
      <w:r w:rsidRPr="00FC337B">
        <w:rPr>
          <w:rtl/>
        </w:rPr>
        <w:t>או</w:t>
      </w:r>
      <w:r w:rsidRPr="00FC337B">
        <w:rPr>
          <w:rtl/>
          <w:lang w:bidi="ar-SA"/>
        </w:rPr>
        <w:t xml:space="preserve"> </w:t>
      </w:r>
      <w:r w:rsidRPr="00FC337B">
        <w:rPr>
          <w:rtl/>
        </w:rPr>
        <w:t>תנועת</w:t>
      </w:r>
      <w:r w:rsidRPr="00FC337B">
        <w:rPr>
          <w:rtl/>
          <w:lang w:bidi="ar-SA"/>
        </w:rPr>
        <w:t xml:space="preserve"> </w:t>
      </w:r>
      <w:r w:rsidRPr="00FC337B">
        <w:rPr>
          <w:rtl/>
        </w:rPr>
        <w:t>המים</w:t>
      </w:r>
      <w:r w:rsidR="00451963">
        <w:rPr>
          <w:rtl/>
        </w:rPr>
        <w:t>,</w:t>
      </w:r>
      <w:r w:rsidRPr="00FC337B">
        <w:rPr>
          <w:rtl/>
          <w:lang w:bidi="ar-SA"/>
        </w:rPr>
        <w:t xml:space="preserve"> </w:t>
      </w:r>
      <w:r w:rsidRPr="00FC337B">
        <w:rPr>
          <w:rtl/>
        </w:rPr>
        <w:t>ובכך</w:t>
      </w:r>
      <w:r w:rsidRPr="00FC337B">
        <w:rPr>
          <w:rtl/>
          <w:lang w:bidi="ar-SA"/>
        </w:rPr>
        <w:t xml:space="preserve"> </w:t>
      </w:r>
      <w:r w:rsidRPr="00FC337B">
        <w:rPr>
          <w:rtl/>
        </w:rPr>
        <w:t>מאפשרת</w:t>
      </w:r>
      <w:r w:rsidRPr="00FC337B">
        <w:rPr>
          <w:rtl/>
          <w:lang w:bidi="ar-SA"/>
        </w:rPr>
        <w:t xml:space="preserve"> </w:t>
      </w:r>
      <w:r w:rsidRPr="00FC337B">
        <w:rPr>
          <w:rtl/>
        </w:rPr>
        <w:t>לשריר</w:t>
      </w:r>
      <w:r w:rsidRPr="00FC337B">
        <w:rPr>
          <w:rtl/>
          <w:lang w:bidi="ar-SA"/>
        </w:rPr>
        <w:t xml:space="preserve"> </w:t>
      </w:r>
      <w:r w:rsidRPr="00FC337B">
        <w:rPr>
          <w:rtl/>
        </w:rPr>
        <w:t>הקשב</w:t>
      </w:r>
      <w:r w:rsidRPr="00FC337B">
        <w:rPr>
          <w:rtl/>
          <w:lang w:bidi="ar-SA"/>
        </w:rPr>
        <w:t xml:space="preserve"> </w:t>
      </w:r>
      <w:r w:rsidRPr="00FC337B">
        <w:rPr>
          <w:rtl/>
        </w:rPr>
        <w:t>הממוקד</w:t>
      </w:r>
      <w:r w:rsidRPr="00FC337B">
        <w:rPr>
          <w:rtl/>
          <w:lang w:bidi="ar-SA"/>
        </w:rPr>
        <w:t xml:space="preserve"> </w:t>
      </w:r>
      <w:r w:rsidRPr="00FC337B">
        <w:rPr>
          <w:rtl/>
        </w:rPr>
        <w:t>לנוח</w:t>
      </w:r>
      <w:r w:rsidRPr="00FC337B">
        <w:rPr>
          <w:rtl/>
          <w:lang w:bidi="ar-SA"/>
        </w:rPr>
        <w:t xml:space="preserve"> </w:t>
      </w:r>
      <w:r w:rsidRPr="00FC337B">
        <w:rPr>
          <w:rtl/>
        </w:rPr>
        <w:t>ולהשתקם</w:t>
      </w:r>
      <w:r w:rsidRPr="00FC337B">
        <w:rPr>
          <w:rtl/>
          <w:lang w:bidi="ar-SA"/>
        </w:rPr>
        <w:t xml:space="preserve"> (</w:t>
      </w:r>
      <w:r w:rsidR="009534CC">
        <w:rPr>
          <w:lang w:bidi="ar-SA"/>
        </w:rPr>
        <w:t>Kaplan &amp; Kaplan, 1989</w:t>
      </w:r>
      <w:r w:rsidRPr="00FC337B">
        <w:rPr>
          <w:rtl/>
          <w:lang w:bidi="ar-SA"/>
        </w:rPr>
        <w:t>).</w:t>
      </w:r>
    </w:p>
    <w:p w14:paraId="0635D4CE" w14:textId="1BADFFA9" w:rsidR="00FC337B" w:rsidRPr="00FC337B" w:rsidRDefault="00FC337B" w:rsidP="009A6C93">
      <w:pPr>
        <w:pStyle w:val="3"/>
      </w:pPr>
      <w:bookmarkStart w:id="39" w:name="_Toc239109195"/>
      <w:r w:rsidRPr="00FC337B">
        <w:rPr>
          <w:rtl/>
          <w:lang w:bidi="he-IL"/>
        </w:rPr>
        <w:lastRenderedPageBreak/>
        <w:t>ההשפעה</w:t>
      </w:r>
      <w:r w:rsidRPr="00FC337B">
        <w:rPr>
          <w:rtl/>
        </w:rPr>
        <w:t xml:space="preserve"> </w:t>
      </w:r>
      <w:r w:rsidRPr="00FC337B">
        <w:rPr>
          <w:rtl/>
          <w:lang w:bidi="he-IL"/>
        </w:rPr>
        <w:t>הפיזיולוגית</w:t>
      </w:r>
      <w:r w:rsidRPr="00FC337B">
        <w:rPr>
          <w:rtl/>
        </w:rPr>
        <w:t xml:space="preserve"> </w:t>
      </w:r>
      <w:r w:rsidRPr="00FC337B">
        <w:rPr>
          <w:rtl/>
          <w:lang w:bidi="he-IL"/>
        </w:rPr>
        <w:t>של</w:t>
      </w:r>
      <w:r w:rsidRPr="00FC337B">
        <w:rPr>
          <w:rtl/>
        </w:rPr>
        <w:t xml:space="preserve"> </w:t>
      </w:r>
      <w:r w:rsidRPr="00FC337B">
        <w:rPr>
          <w:rtl/>
          <w:lang w:bidi="he-IL"/>
        </w:rPr>
        <w:t>שהייה</w:t>
      </w:r>
      <w:r w:rsidRPr="00FC337B">
        <w:rPr>
          <w:rtl/>
        </w:rPr>
        <w:t xml:space="preserve"> </w:t>
      </w:r>
      <w:r w:rsidRPr="00FC337B">
        <w:rPr>
          <w:rtl/>
          <w:lang w:bidi="he-IL"/>
        </w:rPr>
        <w:t>בטבע</w:t>
      </w:r>
      <w:r w:rsidRPr="00FC337B">
        <w:rPr>
          <w:rtl/>
        </w:rPr>
        <w:t xml:space="preserve"> </w:t>
      </w:r>
      <w:r w:rsidRPr="00FC337B">
        <w:rPr>
          <w:rtl/>
          <w:lang w:bidi="he-IL"/>
        </w:rPr>
        <w:t>וצמצום</w:t>
      </w:r>
      <w:r w:rsidRPr="00FC337B">
        <w:rPr>
          <w:rtl/>
        </w:rPr>
        <w:t xml:space="preserve"> </w:t>
      </w:r>
      <w:r w:rsidRPr="00FC337B">
        <w:rPr>
          <w:rtl/>
          <w:lang w:bidi="he-IL"/>
        </w:rPr>
        <w:t>זמינות</w:t>
      </w:r>
      <w:r w:rsidRPr="00FC337B">
        <w:rPr>
          <w:rtl/>
        </w:rPr>
        <w:t xml:space="preserve"> </w:t>
      </w:r>
      <w:r w:rsidRPr="00FC337B">
        <w:rPr>
          <w:rtl/>
          <w:lang w:bidi="he-IL"/>
        </w:rPr>
        <w:t>הרעש</w:t>
      </w:r>
      <w:r w:rsidRPr="00FC337B">
        <w:rPr>
          <w:rtl/>
        </w:rPr>
        <w:t xml:space="preserve"> (</w:t>
      </w:r>
      <w:r w:rsidR="00994171">
        <w:t>Gottlieb, 1997</w:t>
      </w:r>
      <w:r w:rsidRPr="00FC337B">
        <w:rPr>
          <w:rtl/>
        </w:rPr>
        <w:t>)</w:t>
      </w:r>
      <w:bookmarkEnd w:id="39"/>
    </w:p>
    <w:p w14:paraId="5A31903E" w14:textId="5C42D22B" w:rsidR="00FC337B" w:rsidRPr="00FC337B" w:rsidRDefault="00FC337B" w:rsidP="00A37757">
      <w:r w:rsidRPr="00FC337B">
        <w:rPr>
          <w:rtl/>
        </w:rPr>
        <w:t>שהייה</w:t>
      </w:r>
      <w:r w:rsidRPr="00FC337B">
        <w:rPr>
          <w:rtl/>
          <w:lang w:bidi="ar-SA"/>
        </w:rPr>
        <w:t xml:space="preserve"> </w:t>
      </w:r>
      <w:r w:rsidRPr="00FC337B">
        <w:rPr>
          <w:rtl/>
        </w:rPr>
        <w:t>במרחב</w:t>
      </w:r>
      <w:r w:rsidRPr="00FC337B">
        <w:rPr>
          <w:rtl/>
          <w:lang w:bidi="ar-SA"/>
        </w:rPr>
        <w:t xml:space="preserve"> </w:t>
      </w:r>
      <w:r w:rsidRPr="00FC337B">
        <w:rPr>
          <w:rtl/>
        </w:rPr>
        <w:t>הטבעי</w:t>
      </w:r>
      <w:r w:rsidRPr="00FC337B">
        <w:rPr>
          <w:rtl/>
          <w:lang w:bidi="ar-SA"/>
        </w:rPr>
        <w:t xml:space="preserve"> </w:t>
      </w:r>
      <w:r w:rsidRPr="00FC337B">
        <w:rPr>
          <w:rtl/>
        </w:rPr>
        <w:t>מלווה</w:t>
      </w:r>
      <w:r w:rsidRPr="00FC337B">
        <w:rPr>
          <w:rtl/>
          <w:lang w:bidi="ar-SA"/>
        </w:rPr>
        <w:t xml:space="preserve"> </w:t>
      </w:r>
      <w:r w:rsidRPr="00FC337B">
        <w:rPr>
          <w:rtl/>
        </w:rPr>
        <w:t>בשינויים</w:t>
      </w:r>
      <w:r w:rsidRPr="00FC337B">
        <w:rPr>
          <w:rtl/>
          <w:lang w:bidi="ar-SA"/>
        </w:rPr>
        <w:t xml:space="preserve"> </w:t>
      </w:r>
      <w:r w:rsidRPr="00FC337B">
        <w:rPr>
          <w:rtl/>
        </w:rPr>
        <w:t>פיזיולוגיים</w:t>
      </w:r>
      <w:r w:rsidRPr="00FC337B">
        <w:rPr>
          <w:rtl/>
          <w:lang w:bidi="ar-SA"/>
        </w:rPr>
        <w:t xml:space="preserve"> </w:t>
      </w:r>
      <w:r w:rsidRPr="00FC337B">
        <w:rPr>
          <w:rtl/>
        </w:rPr>
        <w:t>מדידים</w:t>
      </w:r>
      <w:r w:rsidRPr="00FC337B">
        <w:rPr>
          <w:rtl/>
          <w:lang w:bidi="ar-SA"/>
        </w:rPr>
        <w:t xml:space="preserve"> </w:t>
      </w:r>
      <w:r w:rsidRPr="00FC337B">
        <w:rPr>
          <w:rtl/>
        </w:rPr>
        <w:t>הכוללים</w:t>
      </w:r>
      <w:r w:rsidRPr="00FC337B">
        <w:rPr>
          <w:rtl/>
          <w:lang w:bidi="ar-SA"/>
        </w:rPr>
        <w:t xml:space="preserve"> </w:t>
      </w:r>
      <w:r w:rsidRPr="00FC337B">
        <w:rPr>
          <w:rtl/>
        </w:rPr>
        <w:t>הפחתה</w:t>
      </w:r>
      <w:r w:rsidRPr="00FC337B">
        <w:rPr>
          <w:rtl/>
          <w:lang w:bidi="ar-SA"/>
        </w:rPr>
        <w:t xml:space="preserve"> </w:t>
      </w:r>
      <w:r w:rsidRPr="00FC337B">
        <w:rPr>
          <w:rtl/>
        </w:rPr>
        <w:t>ברמות</w:t>
      </w:r>
      <w:r w:rsidRPr="00FC337B">
        <w:rPr>
          <w:rtl/>
          <w:lang w:bidi="ar-SA"/>
        </w:rPr>
        <w:t xml:space="preserve"> </w:t>
      </w:r>
      <w:r w:rsidRPr="00FC337B">
        <w:rPr>
          <w:rtl/>
        </w:rPr>
        <w:t>הורמוני</w:t>
      </w:r>
      <w:r w:rsidRPr="00FC337B">
        <w:rPr>
          <w:rtl/>
          <w:lang w:bidi="ar-SA"/>
        </w:rPr>
        <w:t xml:space="preserve"> </w:t>
      </w:r>
      <w:r w:rsidRPr="00FC337B">
        <w:rPr>
          <w:rtl/>
        </w:rPr>
        <w:t>הלחץ</w:t>
      </w:r>
      <w:r w:rsidRPr="00FC337B">
        <w:rPr>
          <w:rtl/>
          <w:lang w:bidi="ar-SA"/>
        </w:rPr>
        <w:t xml:space="preserve"> (</w:t>
      </w:r>
      <w:r w:rsidRPr="00FC337B">
        <w:rPr>
          <w:rtl/>
        </w:rPr>
        <w:t>קורטיזול</w:t>
      </w:r>
      <w:r w:rsidRPr="00FC337B">
        <w:rPr>
          <w:rtl/>
          <w:lang w:bidi="ar-SA"/>
        </w:rPr>
        <w:t>)</w:t>
      </w:r>
      <w:r w:rsidR="00451963">
        <w:rPr>
          <w:rtl/>
        </w:rPr>
        <w:t>,</w:t>
      </w:r>
      <w:r w:rsidRPr="00FC337B">
        <w:rPr>
          <w:rtl/>
          <w:lang w:bidi="ar-SA"/>
        </w:rPr>
        <w:t xml:space="preserve"> </w:t>
      </w:r>
      <w:r w:rsidRPr="00FC337B">
        <w:rPr>
          <w:rtl/>
        </w:rPr>
        <w:t>ירידה</w:t>
      </w:r>
      <w:r w:rsidRPr="00FC337B">
        <w:rPr>
          <w:rtl/>
          <w:lang w:bidi="ar-SA"/>
        </w:rPr>
        <w:t xml:space="preserve"> </w:t>
      </w:r>
      <w:r w:rsidRPr="00FC337B">
        <w:rPr>
          <w:rtl/>
        </w:rPr>
        <w:t>בלחץ</w:t>
      </w:r>
      <w:r w:rsidRPr="00FC337B">
        <w:rPr>
          <w:rtl/>
          <w:lang w:bidi="ar-SA"/>
        </w:rPr>
        <w:t xml:space="preserve"> </w:t>
      </w:r>
      <w:r w:rsidRPr="00FC337B">
        <w:rPr>
          <w:rtl/>
        </w:rPr>
        <w:t>הדם</w:t>
      </w:r>
      <w:r w:rsidRPr="00FC337B">
        <w:rPr>
          <w:rtl/>
          <w:lang w:bidi="ar-SA"/>
        </w:rPr>
        <w:t xml:space="preserve"> </w:t>
      </w:r>
      <w:r w:rsidRPr="00FC337B">
        <w:rPr>
          <w:rtl/>
        </w:rPr>
        <w:t>וייצוב</w:t>
      </w:r>
      <w:r w:rsidRPr="00FC337B">
        <w:rPr>
          <w:rtl/>
          <w:lang w:bidi="ar-SA"/>
        </w:rPr>
        <w:t xml:space="preserve"> </w:t>
      </w:r>
      <w:r w:rsidRPr="00FC337B">
        <w:rPr>
          <w:rtl/>
        </w:rPr>
        <w:t>קצב</w:t>
      </w:r>
      <w:r w:rsidRPr="00FC337B">
        <w:rPr>
          <w:rtl/>
          <w:lang w:bidi="ar-SA"/>
        </w:rPr>
        <w:t xml:space="preserve"> </w:t>
      </w:r>
      <w:r w:rsidRPr="00FC337B">
        <w:rPr>
          <w:rtl/>
        </w:rPr>
        <w:t>הלב</w:t>
      </w:r>
      <w:r w:rsidRPr="00FC337B">
        <w:rPr>
          <w:rtl/>
          <w:lang w:bidi="ar-SA"/>
        </w:rPr>
        <w:t xml:space="preserve"> (</w:t>
      </w:r>
      <w:r w:rsidR="00994171">
        <w:rPr>
          <w:lang w:bidi="ar-SA"/>
        </w:rPr>
        <w:t>Parsons et al., 1998</w:t>
      </w:r>
      <w:r w:rsidRPr="00FC337B">
        <w:rPr>
          <w:rtl/>
          <w:lang w:bidi="ar-SA"/>
        </w:rPr>
        <w:t xml:space="preserve">). </w:t>
      </w:r>
      <w:r w:rsidRPr="00FC337B">
        <w:rPr>
          <w:rtl/>
        </w:rPr>
        <w:t>עבור</w:t>
      </w:r>
      <w:r w:rsidRPr="00FC337B">
        <w:rPr>
          <w:rtl/>
          <w:lang w:bidi="ar-SA"/>
        </w:rPr>
        <w:t xml:space="preserve"> </w:t>
      </w:r>
      <w:r w:rsidRPr="00FC337B">
        <w:rPr>
          <w:rtl/>
        </w:rPr>
        <w:t>ילדים</w:t>
      </w:r>
      <w:r w:rsidR="00F06EFE">
        <w:rPr>
          <w:rFonts w:hint="cs"/>
          <w:rtl/>
        </w:rPr>
        <w:t xml:space="preserve"> וילדות</w:t>
      </w:r>
      <w:r w:rsidRPr="00FC337B">
        <w:rPr>
          <w:rtl/>
          <w:lang w:bidi="ar-SA"/>
        </w:rPr>
        <w:t xml:space="preserve"> </w:t>
      </w:r>
      <w:r w:rsidRPr="00FC337B">
        <w:rPr>
          <w:rtl/>
        </w:rPr>
        <w:t>ממשפחות</w:t>
      </w:r>
      <w:r w:rsidRPr="00FC337B">
        <w:rPr>
          <w:rtl/>
          <w:lang w:bidi="ar-SA"/>
        </w:rPr>
        <w:t xml:space="preserve"> </w:t>
      </w:r>
      <w:r w:rsidRPr="00FC337B">
        <w:rPr>
          <w:rtl/>
        </w:rPr>
        <w:t>במצב</w:t>
      </w:r>
      <w:r w:rsidRPr="00FC337B">
        <w:rPr>
          <w:rtl/>
          <w:lang w:bidi="ar-SA"/>
        </w:rPr>
        <w:t xml:space="preserve"> </w:t>
      </w:r>
      <w:r w:rsidRPr="00FC337B">
        <w:rPr>
          <w:rtl/>
        </w:rPr>
        <w:t>סוציו</w:t>
      </w:r>
      <w:r w:rsidR="00994171">
        <w:rPr>
          <w:rFonts w:hint="cs"/>
          <w:rtl/>
        </w:rPr>
        <w:t>-</w:t>
      </w:r>
      <w:r w:rsidRPr="00FC337B">
        <w:rPr>
          <w:rtl/>
        </w:rPr>
        <w:t>אקונומי</w:t>
      </w:r>
      <w:r w:rsidRPr="00FC337B">
        <w:rPr>
          <w:rtl/>
          <w:lang w:bidi="ar-SA"/>
        </w:rPr>
        <w:t xml:space="preserve"> </w:t>
      </w:r>
      <w:r w:rsidRPr="00FC337B">
        <w:rPr>
          <w:rtl/>
        </w:rPr>
        <w:t>נמוך</w:t>
      </w:r>
      <w:r w:rsidR="00451963">
        <w:rPr>
          <w:rtl/>
        </w:rPr>
        <w:t>,</w:t>
      </w:r>
      <w:r w:rsidRPr="00FC337B">
        <w:rPr>
          <w:rtl/>
          <w:lang w:bidi="ar-SA"/>
        </w:rPr>
        <w:t xml:space="preserve"> </w:t>
      </w:r>
      <w:r w:rsidRPr="00FC337B">
        <w:rPr>
          <w:rtl/>
        </w:rPr>
        <w:t>נמצא</w:t>
      </w:r>
      <w:r w:rsidRPr="00FC337B">
        <w:rPr>
          <w:rtl/>
          <w:lang w:bidi="ar-SA"/>
        </w:rPr>
        <w:t xml:space="preserve"> </w:t>
      </w:r>
      <w:r w:rsidRPr="00FC337B">
        <w:rPr>
          <w:rtl/>
        </w:rPr>
        <w:t>כי</w:t>
      </w:r>
      <w:r w:rsidRPr="00FC337B">
        <w:rPr>
          <w:rtl/>
          <w:lang w:bidi="ar-SA"/>
        </w:rPr>
        <w:t xml:space="preserve"> </w:t>
      </w:r>
      <w:r w:rsidRPr="00FC337B">
        <w:rPr>
          <w:rtl/>
        </w:rPr>
        <w:t>שיפור</w:t>
      </w:r>
      <w:r w:rsidRPr="00FC337B">
        <w:rPr>
          <w:rtl/>
          <w:lang w:bidi="ar-SA"/>
        </w:rPr>
        <w:t xml:space="preserve"> </w:t>
      </w:r>
      <w:r w:rsidRPr="00FC337B">
        <w:rPr>
          <w:rtl/>
        </w:rPr>
        <w:t>הקרבה</w:t>
      </w:r>
      <w:r w:rsidRPr="00FC337B">
        <w:rPr>
          <w:rtl/>
          <w:lang w:bidi="ar-SA"/>
        </w:rPr>
        <w:t xml:space="preserve"> </w:t>
      </w:r>
      <w:r w:rsidRPr="00FC337B">
        <w:rPr>
          <w:rtl/>
        </w:rPr>
        <w:t>למרחבים</w:t>
      </w:r>
      <w:r w:rsidRPr="00FC337B">
        <w:rPr>
          <w:rtl/>
          <w:lang w:bidi="ar-SA"/>
        </w:rPr>
        <w:t xml:space="preserve"> </w:t>
      </w:r>
      <w:r w:rsidRPr="00FC337B">
        <w:rPr>
          <w:rtl/>
        </w:rPr>
        <w:t>ירוקים</w:t>
      </w:r>
      <w:r w:rsidRPr="00FC337B">
        <w:rPr>
          <w:rtl/>
          <w:lang w:bidi="ar-SA"/>
        </w:rPr>
        <w:t xml:space="preserve"> </w:t>
      </w:r>
      <w:r w:rsidRPr="00FC337B">
        <w:rPr>
          <w:rtl/>
        </w:rPr>
        <w:t>משפר</w:t>
      </w:r>
      <w:r w:rsidRPr="00FC337B">
        <w:rPr>
          <w:rtl/>
          <w:lang w:bidi="ar-SA"/>
        </w:rPr>
        <w:t xml:space="preserve"> </w:t>
      </w:r>
      <w:r w:rsidRPr="00FC337B">
        <w:rPr>
          <w:rtl/>
        </w:rPr>
        <w:t>באופן</w:t>
      </w:r>
      <w:r w:rsidRPr="00FC337B">
        <w:rPr>
          <w:rtl/>
          <w:lang w:bidi="ar-SA"/>
        </w:rPr>
        <w:t xml:space="preserve"> </w:t>
      </w:r>
      <w:r w:rsidRPr="00FC337B">
        <w:rPr>
          <w:rtl/>
        </w:rPr>
        <w:t>דרמטי</w:t>
      </w:r>
      <w:r w:rsidRPr="00FC337B">
        <w:rPr>
          <w:rtl/>
          <w:lang w:bidi="ar-SA"/>
        </w:rPr>
        <w:t xml:space="preserve"> </w:t>
      </w:r>
      <w:r w:rsidRPr="00FC337B">
        <w:rPr>
          <w:rtl/>
        </w:rPr>
        <w:t>את</w:t>
      </w:r>
      <w:r w:rsidRPr="00FC337B">
        <w:rPr>
          <w:rtl/>
          <w:lang w:bidi="ar-SA"/>
        </w:rPr>
        <w:t xml:space="preserve"> </w:t>
      </w:r>
      <w:r w:rsidRPr="00FC337B">
        <w:rPr>
          <w:rtl/>
        </w:rPr>
        <w:t>תפקודם</w:t>
      </w:r>
      <w:r w:rsidRPr="00FC337B">
        <w:rPr>
          <w:rtl/>
          <w:lang w:bidi="ar-SA"/>
        </w:rPr>
        <w:t xml:space="preserve"> </w:t>
      </w:r>
      <w:r w:rsidRPr="00FC337B">
        <w:rPr>
          <w:rtl/>
        </w:rPr>
        <w:t>הקוגניטיבי</w:t>
      </w:r>
      <w:r w:rsidRPr="00FC337B">
        <w:rPr>
          <w:rtl/>
          <w:lang w:bidi="ar-SA"/>
        </w:rPr>
        <w:t xml:space="preserve"> (</w:t>
      </w:r>
      <w:r w:rsidR="00797DB8">
        <w:rPr>
          <w:lang w:bidi="ar-SA"/>
        </w:rPr>
        <w:t>Wells, 2000</w:t>
      </w:r>
      <w:r w:rsidRPr="00FC337B">
        <w:rPr>
          <w:rtl/>
          <w:lang w:bidi="ar-SA"/>
        </w:rPr>
        <w:t xml:space="preserve">). </w:t>
      </w:r>
      <w:r w:rsidRPr="00FC337B">
        <w:rPr>
          <w:rtl/>
        </w:rPr>
        <w:t>בנוסף</w:t>
      </w:r>
      <w:r w:rsidR="00451963">
        <w:rPr>
          <w:rtl/>
        </w:rPr>
        <w:t>,</w:t>
      </w:r>
      <w:r w:rsidRPr="00FC337B">
        <w:rPr>
          <w:rtl/>
          <w:lang w:bidi="ar-SA"/>
        </w:rPr>
        <w:t xml:space="preserve"> </w:t>
      </w:r>
      <w:r w:rsidRPr="00FC337B">
        <w:rPr>
          <w:rtl/>
        </w:rPr>
        <w:t>השהות</w:t>
      </w:r>
      <w:r w:rsidRPr="00FC337B">
        <w:rPr>
          <w:rtl/>
          <w:lang w:bidi="ar-SA"/>
        </w:rPr>
        <w:t xml:space="preserve"> </w:t>
      </w:r>
      <w:r w:rsidRPr="00FC337B">
        <w:rPr>
          <w:rtl/>
        </w:rPr>
        <w:t>בטבע</w:t>
      </w:r>
      <w:r w:rsidRPr="00FC337B">
        <w:rPr>
          <w:rtl/>
          <w:lang w:bidi="ar-SA"/>
        </w:rPr>
        <w:t xml:space="preserve"> </w:t>
      </w:r>
      <w:r w:rsidRPr="00FC337B">
        <w:rPr>
          <w:rtl/>
        </w:rPr>
        <w:t>מפחיתה</w:t>
      </w:r>
      <w:r w:rsidRPr="00FC337B">
        <w:rPr>
          <w:rtl/>
          <w:lang w:bidi="ar-SA"/>
        </w:rPr>
        <w:t xml:space="preserve"> </w:t>
      </w:r>
      <w:r w:rsidRPr="00FC337B">
        <w:rPr>
          <w:rtl/>
        </w:rPr>
        <w:t>את</w:t>
      </w:r>
      <w:r w:rsidRPr="00FC337B">
        <w:rPr>
          <w:rtl/>
          <w:lang w:bidi="ar-SA"/>
        </w:rPr>
        <w:t xml:space="preserve"> </w:t>
      </w:r>
      <w:r w:rsidRPr="00FC337B">
        <w:rPr>
          <w:rtl/>
        </w:rPr>
        <w:t>החשיפה</w:t>
      </w:r>
      <w:r w:rsidRPr="00FC337B">
        <w:rPr>
          <w:rtl/>
          <w:lang w:bidi="ar-SA"/>
        </w:rPr>
        <w:t xml:space="preserve"> </w:t>
      </w:r>
      <w:r w:rsidRPr="00FC337B">
        <w:rPr>
          <w:rtl/>
        </w:rPr>
        <w:t>ל</w:t>
      </w:r>
      <w:r w:rsidRPr="00FC337B">
        <w:rPr>
          <w:rtl/>
          <w:lang w:bidi="ar-SA"/>
        </w:rPr>
        <w:t>'</w:t>
      </w:r>
      <w:r w:rsidRPr="00FC337B">
        <w:rPr>
          <w:rtl/>
        </w:rPr>
        <w:t>זיהום</w:t>
      </w:r>
      <w:r w:rsidRPr="00FC337B">
        <w:rPr>
          <w:rtl/>
          <w:lang w:bidi="ar-SA"/>
        </w:rPr>
        <w:t xml:space="preserve"> </w:t>
      </w:r>
      <w:r w:rsidRPr="00FC337B">
        <w:rPr>
          <w:rtl/>
        </w:rPr>
        <w:t>רעש</w:t>
      </w:r>
      <w:r w:rsidRPr="00FC337B">
        <w:rPr>
          <w:rtl/>
          <w:lang w:bidi="ar-SA"/>
        </w:rPr>
        <w:t xml:space="preserve">' </w:t>
      </w:r>
      <w:r w:rsidRPr="00FC337B">
        <w:rPr>
          <w:rtl/>
        </w:rPr>
        <w:t>סביבתי</w:t>
      </w:r>
      <w:r w:rsidR="00451963">
        <w:rPr>
          <w:rtl/>
        </w:rPr>
        <w:t>,</w:t>
      </w:r>
      <w:r w:rsidRPr="00FC337B">
        <w:rPr>
          <w:rtl/>
          <w:lang w:bidi="ar-SA"/>
        </w:rPr>
        <w:t xml:space="preserve"> </w:t>
      </w:r>
      <w:r w:rsidRPr="00FC337B">
        <w:rPr>
          <w:rtl/>
        </w:rPr>
        <w:t>הגורם</w:t>
      </w:r>
      <w:r w:rsidRPr="00FC337B">
        <w:rPr>
          <w:rtl/>
          <w:lang w:bidi="ar-SA"/>
        </w:rPr>
        <w:t xml:space="preserve"> </w:t>
      </w:r>
      <w:r w:rsidRPr="00FC337B">
        <w:rPr>
          <w:rtl/>
        </w:rPr>
        <w:t>במרחב</w:t>
      </w:r>
      <w:r w:rsidRPr="00FC337B">
        <w:rPr>
          <w:rtl/>
          <w:lang w:bidi="ar-SA"/>
        </w:rPr>
        <w:t xml:space="preserve"> </w:t>
      </w:r>
      <w:r w:rsidRPr="00FC337B">
        <w:rPr>
          <w:rtl/>
        </w:rPr>
        <w:t>העירוני</w:t>
      </w:r>
      <w:r w:rsidRPr="00FC337B">
        <w:rPr>
          <w:rtl/>
          <w:lang w:bidi="ar-SA"/>
        </w:rPr>
        <w:t xml:space="preserve"> </w:t>
      </w:r>
      <w:r w:rsidRPr="00FC337B">
        <w:rPr>
          <w:rtl/>
        </w:rPr>
        <w:t>לפגיעה</w:t>
      </w:r>
      <w:r w:rsidRPr="00FC337B">
        <w:rPr>
          <w:rtl/>
          <w:lang w:bidi="ar-SA"/>
        </w:rPr>
        <w:t xml:space="preserve"> </w:t>
      </w:r>
      <w:r w:rsidRPr="00FC337B">
        <w:rPr>
          <w:rtl/>
        </w:rPr>
        <w:t>בריכוז</w:t>
      </w:r>
      <w:r w:rsidR="00451963">
        <w:rPr>
          <w:rtl/>
        </w:rPr>
        <w:t>,</w:t>
      </w:r>
      <w:r w:rsidRPr="00FC337B">
        <w:rPr>
          <w:rtl/>
          <w:lang w:bidi="ar-SA"/>
        </w:rPr>
        <w:t xml:space="preserve"> </w:t>
      </w:r>
      <w:r w:rsidRPr="00FC337B">
        <w:rPr>
          <w:rtl/>
        </w:rPr>
        <w:t>חרדה</w:t>
      </w:r>
      <w:r w:rsidRPr="00FC337B">
        <w:rPr>
          <w:rtl/>
          <w:lang w:bidi="ar-SA"/>
        </w:rPr>
        <w:t xml:space="preserve"> </w:t>
      </w:r>
      <w:r w:rsidRPr="00FC337B">
        <w:rPr>
          <w:rtl/>
        </w:rPr>
        <w:t>ועומס</w:t>
      </w:r>
      <w:r w:rsidRPr="00FC337B">
        <w:rPr>
          <w:rtl/>
          <w:lang w:bidi="ar-SA"/>
        </w:rPr>
        <w:t xml:space="preserve"> </w:t>
      </w:r>
      <w:r w:rsidRPr="00FC337B">
        <w:rPr>
          <w:rtl/>
        </w:rPr>
        <w:t>אנדוקריני</w:t>
      </w:r>
      <w:r w:rsidRPr="00FC337B">
        <w:rPr>
          <w:rtl/>
          <w:lang w:bidi="ar-SA"/>
        </w:rPr>
        <w:t xml:space="preserve"> (</w:t>
      </w:r>
      <w:r w:rsidR="00994171">
        <w:rPr>
          <w:lang w:bidi="ar-SA"/>
        </w:rPr>
        <w:t>Gottlieb, 1997</w:t>
      </w:r>
      <w:r w:rsidRPr="00FC337B">
        <w:rPr>
          <w:rtl/>
          <w:lang w:bidi="ar-SA"/>
        </w:rPr>
        <w:t xml:space="preserve">). </w:t>
      </w:r>
      <w:r w:rsidRPr="00FC337B">
        <w:rPr>
          <w:rtl/>
        </w:rPr>
        <w:t>הירידה</w:t>
      </w:r>
      <w:r w:rsidRPr="00FC337B">
        <w:rPr>
          <w:rtl/>
          <w:lang w:bidi="ar-SA"/>
        </w:rPr>
        <w:t xml:space="preserve"> </w:t>
      </w:r>
      <w:r w:rsidRPr="00FC337B">
        <w:rPr>
          <w:rtl/>
        </w:rPr>
        <w:t>ברעש</w:t>
      </w:r>
      <w:r w:rsidRPr="00FC337B">
        <w:rPr>
          <w:rtl/>
          <w:lang w:bidi="ar-SA"/>
        </w:rPr>
        <w:t xml:space="preserve"> </w:t>
      </w:r>
      <w:r w:rsidRPr="00FC337B">
        <w:rPr>
          <w:rtl/>
        </w:rPr>
        <w:t>החיצוני</w:t>
      </w:r>
      <w:r w:rsidRPr="00FC337B">
        <w:rPr>
          <w:rtl/>
          <w:lang w:bidi="ar-SA"/>
        </w:rPr>
        <w:t xml:space="preserve"> </w:t>
      </w:r>
      <w:r w:rsidRPr="00FC337B">
        <w:rPr>
          <w:rtl/>
        </w:rPr>
        <w:t>מאפשרת</w:t>
      </w:r>
      <w:r w:rsidRPr="00FC337B">
        <w:rPr>
          <w:rtl/>
          <w:lang w:bidi="ar-SA"/>
        </w:rPr>
        <w:t xml:space="preserve"> </w:t>
      </w:r>
      <w:r w:rsidRPr="00FC337B">
        <w:rPr>
          <w:rtl/>
        </w:rPr>
        <w:t>למחנכים</w:t>
      </w:r>
      <w:r w:rsidR="001474ED">
        <w:rPr>
          <w:rFonts w:hint="cs"/>
          <w:rtl/>
        </w:rPr>
        <w:t xml:space="preserve"> או למחנכות</w:t>
      </w:r>
      <w:r w:rsidR="009D3941">
        <w:rPr>
          <w:rFonts w:hint="cs"/>
          <w:rtl/>
        </w:rPr>
        <w:t xml:space="preserve">, </w:t>
      </w:r>
      <w:r w:rsidRPr="00FC337B">
        <w:rPr>
          <w:rtl/>
        </w:rPr>
        <w:t>לילדים</w:t>
      </w:r>
      <w:r w:rsidR="009D3941">
        <w:rPr>
          <w:rFonts w:hint="cs"/>
          <w:rtl/>
        </w:rPr>
        <w:t xml:space="preserve"> ולילד</w:t>
      </w:r>
      <w:r w:rsidR="001474ED">
        <w:rPr>
          <w:rFonts w:hint="cs"/>
          <w:rtl/>
        </w:rPr>
        <w:t>ות</w:t>
      </w:r>
      <w:r w:rsidRPr="00FC337B">
        <w:rPr>
          <w:rtl/>
          <w:lang w:bidi="ar-SA"/>
        </w:rPr>
        <w:t xml:space="preserve"> </w:t>
      </w:r>
      <w:r w:rsidRPr="00FC337B">
        <w:rPr>
          <w:rtl/>
        </w:rPr>
        <w:t>לפעול</w:t>
      </w:r>
      <w:r w:rsidRPr="00FC337B">
        <w:rPr>
          <w:rtl/>
          <w:lang w:bidi="ar-SA"/>
        </w:rPr>
        <w:t xml:space="preserve"> </w:t>
      </w:r>
      <w:r w:rsidRPr="00FC337B">
        <w:rPr>
          <w:rtl/>
        </w:rPr>
        <w:t>מתוך</w:t>
      </w:r>
      <w:r w:rsidRPr="00FC337B">
        <w:rPr>
          <w:rtl/>
          <w:lang w:bidi="ar-SA"/>
        </w:rPr>
        <w:t xml:space="preserve"> </w:t>
      </w:r>
      <w:r w:rsidRPr="00FC337B">
        <w:rPr>
          <w:rtl/>
        </w:rPr>
        <w:t>סבלנות</w:t>
      </w:r>
      <w:r w:rsidR="00451963">
        <w:rPr>
          <w:rtl/>
        </w:rPr>
        <w:t>,</w:t>
      </w:r>
      <w:r w:rsidRPr="00FC337B">
        <w:rPr>
          <w:rtl/>
          <w:lang w:bidi="ar-SA"/>
        </w:rPr>
        <w:t xml:space="preserve"> </w:t>
      </w:r>
      <w:r w:rsidRPr="00FC337B">
        <w:rPr>
          <w:rtl/>
        </w:rPr>
        <w:t>פניות</w:t>
      </w:r>
      <w:r w:rsidRPr="00FC337B">
        <w:rPr>
          <w:rtl/>
          <w:lang w:bidi="ar-SA"/>
        </w:rPr>
        <w:t xml:space="preserve"> </w:t>
      </w:r>
      <w:r w:rsidRPr="00FC337B">
        <w:rPr>
          <w:rtl/>
        </w:rPr>
        <w:t>רגשית</w:t>
      </w:r>
      <w:r w:rsidRPr="00FC337B">
        <w:rPr>
          <w:rtl/>
          <w:lang w:bidi="ar-SA"/>
        </w:rPr>
        <w:t xml:space="preserve"> </w:t>
      </w:r>
      <w:r w:rsidRPr="00FC337B">
        <w:rPr>
          <w:rtl/>
        </w:rPr>
        <w:t>ושקט</w:t>
      </w:r>
      <w:r w:rsidRPr="00FC337B">
        <w:rPr>
          <w:rtl/>
          <w:lang w:bidi="ar-SA"/>
        </w:rPr>
        <w:t xml:space="preserve"> </w:t>
      </w:r>
      <w:r w:rsidRPr="00FC337B">
        <w:rPr>
          <w:rtl/>
        </w:rPr>
        <w:t>פנימי</w:t>
      </w:r>
      <w:r w:rsidRPr="00FC337B">
        <w:rPr>
          <w:rtl/>
          <w:lang w:bidi="ar-SA"/>
        </w:rPr>
        <w:t xml:space="preserve"> (</w:t>
      </w:r>
      <w:r w:rsidR="00994171">
        <w:rPr>
          <w:lang w:bidi="ar-SA"/>
        </w:rPr>
        <w:t>Gottlieb, 1997</w:t>
      </w:r>
      <w:r w:rsidRPr="00FC337B">
        <w:rPr>
          <w:rtl/>
          <w:lang w:bidi="ar-SA"/>
        </w:rPr>
        <w:t>).</w:t>
      </w:r>
    </w:p>
    <w:p w14:paraId="3A777736" w14:textId="7D35BB66" w:rsidR="00FC337B" w:rsidRPr="00FC337B" w:rsidRDefault="00FC337B" w:rsidP="009A6C93">
      <w:pPr>
        <w:pStyle w:val="3"/>
      </w:pPr>
      <w:bookmarkStart w:id="40" w:name="_Toc239109196"/>
      <w:r w:rsidRPr="00FC337B">
        <w:rPr>
          <w:rtl/>
          <w:lang w:bidi="he-IL"/>
        </w:rPr>
        <w:t>פדגוגיית</w:t>
      </w:r>
      <w:r w:rsidRPr="00FC337B">
        <w:rPr>
          <w:rtl/>
        </w:rPr>
        <w:t xml:space="preserve"> </w:t>
      </w:r>
      <w:r w:rsidRPr="00FC337B">
        <w:rPr>
          <w:rtl/>
          <w:lang w:bidi="he-IL"/>
        </w:rPr>
        <w:t>גני</w:t>
      </w:r>
      <w:r w:rsidRPr="00FC337B">
        <w:rPr>
          <w:rtl/>
        </w:rPr>
        <w:t xml:space="preserve"> </w:t>
      </w:r>
      <w:r w:rsidRPr="00FC337B">
        <w:rPr>
          <w:rtl/>
          <w:lang w:bidi="he-IL"/>
        </w:rPr>
        <w:t>היער</w:t>
      </w:r>
      <w:r w:rsidRPr="00FC337B">
        <w:rPr>
          <w:rtl/>
        </w:rPr>
        <w:t xml:space="preserve"> </w:t>
      </w:r>
      <w:r w:rsidRPr="00FC337B">
        <w:rPr>
          <w:rtl/>
          <w:lang w:bidi="he-IL"/>
        </w:rPr>
        <w:t>וההקשר</w:t>
      </w:r>
      <w:r w:rsidRPr="00FC337B">
        <w:rPr>
          <w:rtl/>
        </w:rPr>
        <w:t xml:space="preserve"> </w:t>
      </w:r>
      <w:r w:rsidRPr="00FC337B">
        <w:rPr>
          <w:rtl/>
          <w:lang w:bidi="he-IL"/>
        </w:rPr>
        <w:t>ההיסטורי</w:t>
      </w:r>
      <w:r w:rsidRPr="00FC337B">
        <w:rPr>
          <w:rtl/>
        </w:rPr>
        <w:t xml:space="preserve"> (</w:t>
      </w:r>
      <w:r w:rsidR="00797DB8" w:rsidRPr="00797DB8">
        <w:t>Ella Flatau</w:t>
      </w:r>
      <w:r w:rsidRPr="00FC337B">
        <w:rPr>
          <w:rtl/>
        </w:rPr>
        <w:t>)</w:t>
      </w:r>
      <w:bookmarkEnd w:id="40"/>
    </w:p>
    <w:p w14:paraId="1425208C" w14:textId="46866AB4" w:rsidR="00FC337B" w:rsidRPr="00FC337B" w:rsidRDefault="00FC337B" w:rsidP="00A37757">
      <w:r w:rsidRPr="00FC337B">
        <w:rPr>
          <w:rtl/>
        </w:rPr>
        <w:t>ההחלטה</w:t>
      </w:r>
      <w:r w:rsidRPr="00FC337B">
        <w:rPr>
          <w:rtl/>
          <w:lang w:bidi="ar-SA"/>
        </w:rPr>
        <w:t xml:space="preserve"> </w:t>
      </w:r>
      <w:r w:rsidRPr="00FC337B">
        <w:rPr>
          <w:rtl/>
        </w:rPr>
        <w:t>למקם</w:t>
      </w:r>
      <w:r w:rsidRPr="00FC337B">
        <w:rPr>
          <w:rtl/>
          <w:lang w:bidi="ar-SA"/>
        </w:rPr>
        <w:t xml:space="preserve"> </w:t>
      </w:r>
      <w:r w:rsidRPr="00FC337B">
        <w:rPr>
          <w:rtl/>
        </w:rPr>
        <w:t>את</w:t>
      </w:r>
      <w:r w:rsidRPr="00FC337B">
        <w:rPr>
          <w:rtl/>
          <w:lang w:bidi="ar-SA"/>
        </w:rPr>
        <w:t xml:space="preserve"> </w:t>
      </w:r>
      <w:r w:rsidRPr="00FC337B">
        <w:rPr>
          <w:rtl/>
        </w:rPr>
        <w:t>החינוך</w:t>
      </w:r>
      <w:r w:rsidRPr="00FC337B">
        <w:rPr>
          <w:rtl/>
          <w:lang w:bidi="ar-SA"/>
        </w:rPr>
        <w:t xml:space="preserve"> </w:t>
      </w:r>
      <w:r w:rsidRPr="00FC337B">
        <w:rPr>
          <w:rtl/>
        </w:rPr>
        <w:t>בתוך</w:t>
      </w:r>
      <w:r w:rsidRPr="00FC337B">
        <w:rPr>
          <w:rtl/>
          <w:lang w:bidi="ar-SA"/>
        </w:rPr>
        <w:t xml:space="preserve"> </w:t>
      </w:r>
      <w:r w:rsidRPr="00FC337B">
        <w:rPr>
          <w:rtl/>
        </w:rPr>
        <w:t>מבנים</w:t>
      </w:r>
      <w:r w:rsidRPr="00FC337B">
        <w:rPr>
          <w:rtl/>
          <w:lang w:bidi="ar-SA"/>
        </w:rPr>
        <w:t xml:space="preserve"> </w:t>
      </w:r>
      <w:r w:rsidRPr="00FC337B">
        <w:rPr>
          <w:rtl/>
        </w:rPr>
        <w:t>סגורים</w:t>
      </w:r>
      <w:r w:rsidRPr="00FC337B">
        <w:rPr>
          <w:rtl/>
          <w:lang w:bidi="ar-SA"/>
        </w:rPr>
        <w:t xml:space="preserve"> </w:t>
      </w:r>
      <w:r w:rsidRPr="00FC337B">
        <w:rPr>
          <w:rtl/>
        </w:rPr>
        <w:t>היא</w:t>
      </w:r>
      <w:r w:rsidRPr="00FC337B">
        <w:rPr>
          <w:rtl/>
          <w:lang w:bidi="ar-SA"/>
        </w:rPr>
        <w:t xml:space="preserve"> </w:t>
      </w:r>
      <w:r w:rsidRPr="00FC337B">
        <w:rPr>
          <w:rtl/>
        </w:rPr>
        <w:t>תולדה</w:t>
      </w:r>
      <w:r w:rsidRPr="00FC337B">
        <w:rPr>
          <w:rtl/>
          <w:lang w:bidi="ar-SA"/>
        </w:rPr>
        <w:t xml:space="preserve"> </w:t>
      </w:r>
      <w:r w:rsidRPr="00FC337B">
        <w:rPr>
          <w:rtl/>
        </w:rPr>
        <w:t>של</w:t>
      </w:r>
      <w:r w:rsidRPr="00FC337B">
        <w:rPr>
          <w:rtl/>
          <w:lang w:bidi="ar-SA"/>
        </w:rPr>
        <w:t xml:space="preserve"> </w:t>
      </w:r>
      <w:r w:rsidRPr="00FC337B">
        <w:rPr>
          <w:rtl/>
        </w:rPr>
        <w:t>שינויים</w:t>
      </w:r>
      <w:r w:rsidRPr="00FC337B">
        <w:rPr>
          <w:rtl/>
          <w:lang w:bidi="ar-SA"/>
        </w:rPr>
        <w:t xml:space="preserve"> </w:t>
      </w:r>
      <w:r w:rsidRPr="00FC337B">
        <w:rPr>
          <w:rtl/>
        </w:rPr>
        <w:t>היסטוריים</w:t>
      </w:r>
      <w:r w:rsidRPr="00FC337B">
        <w:rPr>
          <w:rtl/>
          <w:lang w:bidi="ar-SA"/>
        </w:rPr>
        <w:t xml:space="preserve"> </w:t>
      </w:r>
      <w:r w:rsidRPr="00FC337B">
        <w:rPr>
          <w:rtl/>
        </w:rPr>
        <w:t>וכלכליים</w:t>
      </w:r>
      <w:r w:rsidRPr="00FC337B">
        <w:rPr>
          <w:rtl/>
          <w:lang w:bidi="ar-SA"/>
        </w:rPr>
        <w:t xml:space="preserve"> </w:t>
      </w:r>
      <w:r w:rsidRPr="00FC337B">
        <w:rPr>
          <w:rtl/>
        </w:rPr>
        <w:t>במאה</w:t>
      </w:r>
      <w:r w:rsidRPr="00FC337B">
        <w:rPr>
          <w:rtl/>
          <w:lang w:bidi="ar-SA"/>
        </w:rPr>
        <w:t xml:space="preserve"> </w:t>
      </w:r>
      <w:r w:rsidR="005457B9">
        <w:rPr>
          <w:rtl/>
        </w:rPr>
        <w:t>ה-19</w:t>
      </w:r>
      <w:r w:rsidR="00451963">
        <w:rPr>
          <w:rtl/>
        </w:rPr>
        <w:t>,</w:t>
      </w:r>
      <w:r w:rsidRPr="00FC337B">
        <w:rPr>
          <w:rtl/>
          <w:lang w:bidi="ar-SA"/>
        </w:rPr>
        <w:t xml:space="preserve"> </w:t>
      </w:r>
      <w:r w:rsidRPr="00FC337B">
        <w:rPr>
          <w:rtl/>
        </w:rPr>
        <w:t>שנבעו</w:t>
      </w:r>
      <w:r w:rsidRPr="00FC337B">
        <w:rPr>
          <w:rtl/>
          <w:lang w:bidi="ar-SA"/>
        </w:rPr>
        <w:t xml:space="preserve"> </w:t>
      </w:r>
      <w:r w:rsidRPr="00FC337B">
        <w:rPr>
          <w:rtl/>
        </w:rPr>
        <w:t>מצורכי</w:t>
      </w:r>
      <w:r w:rsidRPr="00FC337B">
        <w:rPr>
          <w:rtl/>
          <w:lang w:bidi="ar-SA"/>
        </w:rPr>
        <w:t xml:space="preserve"> </w:t>
      </w:r>
      <w:r w:rsidRPr="00FC337B">
        <w:rPr>
          <w:rtl/>
        </w:rPr>
        <w:t>המהפכה</w:t>
      </w:r>
      <w:r w:rsidRPr="00FC337B">
        <w:rPr>
          <w:rtl/>
          <w:lang w:bidi="ar-SA"/>
        </w:rPr>
        <w:t xml:space="preserve"> </w:t>
      </w:r>
      <w:r w:rsidRPr="00FC337B">
        <w:rPr>
          <w:rtl/>
        </w:rPr>
        <w:t>התעשייתית</w:t>
      </w:r>
      <w:r w:rsidRPr="00FC337B">
        <w:rPr>
          <w:rtl/>
          <w:lang w:bidi="ar-SA"/>
        </w:rPr>
        <w:t xml:space="preserve"> </w:t>
      </w:r>
      <w:r w:rsidRPr="00FC337B">
        <w:rPr>
          <w:rtl/>
        </w:rPr>
        <w:t>להכשיר</w:t>
      </w:r>
      <w:r w:rsidRPr="00FC337B">
        <w:rPr>
          <w:rtl/>
          <w:lang w:bidi="ar-SA"/>
        </w:rPr>
        <w:t xml:space="preserve"> </w:t>
      </w:r>
      <w:r w:rsidRPr="00FC337B">
        <w:rPr>
          <w:rtl/>
        </w:rPr>
        <w:t>כוח</w:t>
      </w:r>
      <w:r w:rsidRPr="00FC337B">
        <w:rPr>
          <w:rtl/>
          <w:lang w:bidi="ar-SA"/>
        </w:rPr>
        <w:t xml:space="preserve"> </w:t>
      </w:r>
      <w:r w:rsidRPr="00FC337B">
        <w:rPr>
          <w:rtl/>
        </w:rPr>
        <w:t>עבודה</w:t>
      </w:r>
      <w:r w:rsidRPr="00FC337B">
        <w:rPr>
          <w:rtl/>
          <w:lang w:bidi="ar-SA"/>
        </w:rPr>
        <w:t xml:space="preserve"> </w:t>
      </w:r>
      <w:r w:rsidRPr="00FC337B">
        <w:rPr>
          <w:rtl/>
        </w:rPr>
        <w:t>ממושמע</w:t>
      </w:r>
      <w:r w:rsidRPr="00FC337B">
        <w:rPr>
          <w:rtl/>
          <w:lang w:bidi="ar-SA"/>
        </w:rPr>
        <w:t xml:space="preserve"> (</w:t>
      </w:r>
      <w:r w:rsidR="00470470">
        <w:rPr>
          <w:rFonts w:hint="cs"/>
          <w:rtl/>
        </w:rPr>
        <w:t>גולדשמידט, 2010</w:t>
      </w:r>
      <w:r w:rsidRPr="00FC337B">
        <w:rPr>
          <w:rtl/>
          <w:lang w:bidi="ar-SA"/>
        </w:rPr>
        <w:t xml:space="preserve">). </w:t>
      </w:r>
      <w:r w:rsidRPr="00FC337B">
        <w:rPr>
          <w:rtl/>
        </w:rPr>
        <w:t>כאלטרנטיבה</w:t>
      </w:r>
      <w:r w:rsidRPr="00FC337B">
        <w:rPr>
          <w:rtl/>
          <w:lang w:bidi="ar-SA"/>
        </w:rPr>
        <w:t xml:space="preserve"> </w:t>
      </w:r>
      <w:r w:rsidRPr="00FC337B">
        <w:rPr>
          <w:rtl/>
        </w:rPr>
        <w:t>לכך</w:t>
      </w:r>
      <w:r w:rsidR="00451963">
        <w:rPr>
          <w:rtl/>
        </w:rPr>
        <w:t>,</w:t>
      </w:r>
      <w:r w:rsidRPr="00FC337B">
        <w:rPr>
          <w:rtl/>
          <w:lang w:bidi="ar-SA"/>
        </w:rPr>
        <w:t xml:space="preserve"> </w:t>
      </w:r>
      <w:r w:rsidRPr="00FC337B">
        <w:rPr>
          <w:rtl/>
        </w:rPr>
        <w:t>התפתחה</w:t>
      </w:r>
      <w:r w:rsidRPr="00FC337B">
        <w:rPr>
          <w:rtl/>
          <w:lang w:bidi="ar-SA"/>
        </w:rPr>
        <w:t xml:space="preserve"> </w:t>
      </w:r>
      <w:r w:rsidRPr="00FC337B">
        <w:rPr>
          <w:rtl/>
        </w:rPr>
        <w:t>פדגוגיית</w:t>
      </w:r>
      <w:r w:rsidRPr="00FC337B">
        <w:rPr>
          <w:rtl/>
          <w:lang w:bidi="ar-SA"/>
        </w:rPr>
        <w:t xml:space="preserve"> </w:t>
      </w:r>
      <w:r w:rsidRPr="00FC337B">
        <w:rPr>
          <w:rtl/>
        </w:rPr>
        <w:t>גני</w:t>
      </w:r>
      <w:r w:rsidRPr="00FC337B">
        <w:rPr>
          <w:rtl/>
          <w:lang w:bidi="ar-SA"/>
        </w:rPr>
        <w:t xml:space="preserve"> </w:t>
      </w:r>
      <w:r w:rsidRPr="00FC337B">
        <w:rPr>
          <w:rtl/>
        </w:rPr>
        <w:t>היער</w:t>
      </w:r>
      <w:r w:rsidRPr="00FC337B">
        <w:rPr>
          <w:rtl/>
          <w:lang w:bidi="ar-SA"/>
        </w:rPr>
        <w:t xml:space="preserve"> (</w:t>
      </w:r>
      <w:r w:rsidR="005457B9" w:rsidRPr="005457B9">
        <w:rPr>
          <w:lang w:bidi="ar-SA"/>
        </w:rPr>
        <w:t>Forest Kindergartens</w:t>
      </w:r>
      <w:r w:rsidRPr="00FC337B">
        <w:rPr>
          <w:rtl/>
          <w:lang w:bidi="ar-SA"/>
        </w:rPr>
        <w:t>)</w:t>
      </w:r>
      <w:r w:rsidR="00451963">
        <w:rPr>
          <w:rtl/>
        </w:rPr>
        <w:t>,</w:t>
      </w:r>
      <w:r w:rsidRPr="00FC337B">
        <w:rPr>
          <w:rtl/>
          <w:lang w:bidi="ar-SA"/>
        </w:rPr>
        <w:t xml:space="preserve"> </w:t>
      </w:r>
      <w:r w:rsidRPr="00FC337B">
        <w:rPr>
          <w:rtl/>
        </w:rPr>
        <w:t>שראשיתה</w:t>
      </w:r>
      <w:r w:rsidRPr="00FC337B">
        <w:rPr>
          <w:rtl/>
          <w:lang w:bidi="ar-SA"/>
        </w:rPr>
        <w:t xml:space="preserve"> </w:t>
      </w:r>
      <w:r w:rsidRPr="00FC337B">
        <w:rPr>
          <w:rtl/>
        </w:rPr>
        <w:t>בשנת</w:t>
      </w:r>
      <w:r w:rsidRPr="00FC337B">
        <w:rPr>
          <w:rtl/>
          <w:lang w:bidi="ar-SA"/>
        </w:rPr>
        <w:t xml:space="preserve"> </w:t>
      </w:r>
      <w:r w:rsidR="005457B9">
        <w:rPr>
          <w:rFonts w:hint="cs"/>
          <w:rtl/>
        </w:rPr>
        <w:t>1927</w:t>
      </w:r>
      <w:r w:rsidR="005457B9" w:rsidRPr="005457B9">
        <w:rPr>
          <w:rFonts w:cs="Times New Roman"/>
          <w:rtl/>
          <w:lang w:bidi="ar-SA"/>
        </w:rPr>
        <w:t xml:space="preserve"> </w:t>
      </w:r>
      <w:r w:rsidRPr="00FC337B">
        <w:rPr>
          <w:rtl/>
        </w:rPr>
        <w:t>בדנמרק</w:t>
      </w:r>
      <w:r w:rsidRPr="00FC337B">
        <w:rPr>
          <w:rtl/>
          <w:lang w:bidi="ar-SA"/>
        </w:rPr>
        <w:t xml:space="preserve"> </w:t>
      </w:r>
      <w:r w:rsidRPr="00FC337B">
        <w:rPr>
          <w:rtl/>
        </w:rPr>
        <w:t>ביוזמתה</w:t>
      </w:r>
      <w:r w:rsidRPr="00FC337B">
        <w:rPr>
          <w:rtl/>
          <w:lang w:bidi="ar-SA"/>
        </w:rPr>
        <w:t xml:space="preserve"> </w:t>
      </w:r>
      <w:r w:rsidRPr="00FC337B">
        <w:rPr>
          <w:rtl/>
        </w:rPr>
        <w:t>של</w:t>
      </w:r>
      <w:r w:rsidRPr="00FC337B">
        <w:rPr>
          <w:rtl/>
          <w:lang w:bidi="ar-SA"/>
        </w:rPr>
        <w:t xml:space="preserve"> </w:t>
      </w:r>
      <w:r w:rsidRPr="00FC337B">
        <w:rPr>
          <w:rtl/>
        </w:rPr>
        <w:t>אלה</w:t>
      </w:r>
      <w:r w:rsidRPr="00FC337B">
        <w:rPr>
          <w:rtl/>
          <w:lang w:bidi="ar-SA"/>
        </w:rPr>
        <w:t xml:space="preserve"> </w:t>
      </w:r>
      <w:r w:rsidRPr="00FC337B">
        <w:rPr>
          <w:rtl/>
        </w:rPr>
        <w:t>פל</w:t>
      </w:r>
      <w:r w:rsidR="00E67472">
        <w:rPr>
          <w:rFonts w:hint="cs"/>
          <w:rtl/>
        </w:rPr>
        <w:t>א</w:t>
      </w:r>
      <w:r w:rsidRPr="00FC337B">
        <w:rPr>
          <w:rtl/>
        </w:rPr>
        <w:t>טו</w:t>
      </w:r>
      <w:r w:rsidRPr="00FC337B">
        <w:rPr>
          <w:rtl/>
          <w:lang w:bidi="ar-SA"/>
        </w:rPr>
        <w:t xml:space="preserve"> (</w:t>
      </w:r>
      <w:r w:rsidR="005457B9" w:rsidRPr="005457B9">
        <w:rPr>
          <w:lang w:bidi="ar-SA"/>
        </w:rPr>
        <w:t>Ella Flatau</w:t>
      </w:r>
      <w:r w:rsidRPr="00FC337B">
        <w:rPr>
          <w:rtl/>
          <w:lang w:bidi="ar-SA"/>
        </w:rPr>
        <w:t xml:space="preserve">) </w:t>
      </w:r>
      <w:r w:rsidRPr="00FC337B">
        <w:rPr>
          <w:rtl/>
        </w:rPr>
        <w:t>שיצאה</w:t>
      </w:r>
      <w:r w:rsidRPr="00FC337B">
        <w:rPr>
          <w:rtl/>
          <w:lang w:bidi="ar-SA"/>
        </w:rPr>
        <w:t xml:space="preserve"> </w:t>
      </w:r>
      <w:r w:rsidRPr="00FC337B">
        <w:rPr>
          <w:rtl/>
        </w:rPr>
        <w:t>מדי</w:t>
      </w:r>
      <w:r w:rsidRPr="00FC337B">
        <w:rPr>
          <w:rtl/>
          <w:lang w:bidi="ar-SA"/>
        </w:rPr>
        <w:t xml:space="preserve"> </w:t>
      </w:r>
      <w:r w:rsidRPr="00FC337B">
        <w:rPr>
          <w:rtl/>
        </w:rPr>
        <w:t>יום</w:t>
      </w:r>
      <w:r w:rsidRPr="00FC337B">
        <w:rPr>
          <w:rtl/>
          <w:lang w:bidi="ar-SA"/>
        </w:rPr>
        <w:t xml:space="preserve"> </w:t>
      </w:r>
      <w:r w:rsidRPr="00FC337B">
        <w:rPr>
          <w:rtl/>
        </w:rPr>
        <w:t>עם</w:t>
      </w:r>
      <w:r w:rsidRPr="00FC337B">
        <w:rPr>
          <w:rtl/>
          <w:lang w:bidi="ar-SA"/>
        </w:rPr>
        <w:t xml:space="preserve"> </w:t>
      </w:r>
      <w:r w:rsidRPr="00FC337B">
        <w:rPr>
          <w:rtl/>
        </w:rPr>
        <w:t>ילדיה</w:t>
      </w:r>
      <w:r w:rsidRPr="00FC337B">
        <w:rPr>
          <w:rtl/>
          <w:lang w:bidi="ar-SA"/>
        </w:rPr>
        <w:t xml:space="preserve"> </w:t>
      </w:r>
      <w:r w:rsidRPr="00FC337B">
        <w:rPr>
          <w:rtl/>
        </w:rPr>
        <w:t>לחורשה</w:t>
      </w:r>
      <w:r w:rsidRPr="00FC337B">
        <w:rPr>
          <w:rtl/>
          <w:lang w:bidi="ar-SA"/>
        </w:rPr>
        <w:t xml:space="preserve"> (</w:t>
      </w:r>
      <w:r w:rsidR="005457B9" w:rsidRPr="005457B9">
        <w:rPr>
          <w:lang w:bidi="ar-SA"/>
        </w:rPr>
        <w:t>Meltzer, 2018</w:t>
      </w:r>
      <w:r w:rsidRPr="00FC337B">
        <w:rPr>
          <w:rtl/>
          <w:lang w:bidi="ar-SA"/>
        </w:rPr>
        <w:t xml:space="preserve">). </w:t>
      </w:r>
      <w:r w:rsidRPr="00FC337B">
        <w:rPr>
          <w:rtl/>
        </w:rPr>
        <w:t>גנים</w:t>
      </w:r>
      <w:r w:rsidRPr="00FC337B">
        <w:rPr>
          <w:rtl/>
          <w:lang w:bidi="ar-SA"/>
        </w:rPr>
        <w:t xml:space="preserve"> </w:t>
      </w:r>
      <w:r w:rsidRPr="00FC337B">
        <w:rPr>
          <w:rtl/>
        </w:rPr>
        <w:t>אלו</w:t>
      </w:r>
      <w:r w:rsidRPr="00FC337B">
        <w:rPr>
          <w:rtl/>
          <w:lang w:bidi="ar-SA"/>
        </w:rPr>
        <w:t xml:space="preserve"> </w:t>
      </w:r>
      <w:r w:rsidRPr="00FC337B">
        <w:rPr>
          <w:rtl/>
        </w:rPr>
        <w:t>מקיימים</w:t>
      </w:r>
      <w:r w:rsidRPr="00FC337B">
        <w:rPr>
          <w:rtl/>
          <w:lang w:bidi="ar-SA"/>
        </w:rPr>
        <w:t xml:space="preserve"> </w:t>
      </w:r>
      <w:r w:rsidRPr="00FC337B">
        <w:rPr>
          <w:rtl/>
        </w:rPr>
        <w:t>את</w:t>
      </w:r>
      <w:r w:rsidRPr="00FC337B">
        <w:rPr>
          <w:rtl/>
          <w:lang w:bidi="ar-SA"/>
        </w:rPr>
        <w:t xml:space="preserve"> </w:t>
      </w:r>
      <w:r w:rsidRPr="00FC337B">
        <w:rPr>
          <w:rtl/>
        </w:rPr>
        <w:t>מרבית</w:t>
      </w:r>
      <w:r w:rsidRPr="00FC337B">
        <w:rPr>
          <w:rtl/>
          <w:lang w:bidi="ar-SA"/>
        </w:rPr>
        <w:t xml:space="preserve"> </w:t>
      </w:r>
      <w:r w:rsidRPr="00FC337B">
        <w:rPr>
          <w:rtl/>
        </w:rPr>
        <w:t>הלמידה</w:t>
      </w:r>
      <w:r w:rsidRPr="00FC337B">
        <w:rPr>
          <w:rtl/>
          <w:lang w:bidi="ar-SA"/>
        </w:rPr>
        <w:t xml:space="preserve"> </w:t>
      </w:r>
      <w:r w:rsidRPr="00FC337B">
        <w:rPr>
          <w:rtl/>
        </w:rPr>
        <w:t>והמשחק</w:t>
      </w:r>
      <w:r w:rsidRPr="00FC337B">
        <w:rPr>
          <w:rtl/>
          <w:lang w:bidi="ar-SA"/>
        </w:rPr>
        <w:t xml:space="preserve"> </w:t>
      </w:r>
      <w:r w:rsidRPr="00FC337B">
        <w:rPr>
          <w:rtl/>
        </w:rPr>
        <w:t>החופשי</w:t>
      </w:r>
      <w:r w:rsidRPr="00FC337B">
        <w:rPr>
          <w:rtl/>
          <w:lang w:bidi="ar-SA"/>
        </w:rPr>
        <w:t xml:space="preserve"> </w:t>
      </w:r>
      <w:r w:rsidRPr="00FC337B">
        <w:rPr>
          <w:rtl/>
        </w:rPr>
        <w:t>תחת</w:t>
      </w:r>
      <w:r w:rsidRPr="00FC337B">
        <w:rPr>
          <w:rtl/>
          <w:lang w:bidi="ar-SA"/>
        </w:rPr>
        <w:t xml:space="preserve"> </w:t>
      </w:r>
      <w:r w:rsidRPr="00FC337B">
        <w:rPr>
          <w:rtl/>
        </w:rPr>
        <w:t>כיפת</w:t>
      </w:r>
      <w:r w:rsidRPr="00FC337B">
        <w:rPr>
          <w:rtl/>
          <w:lang w:bidi="ar-SA"/>
        </w:rPr>
        <w:t xml:space="preserve"> </w:t>
      </w:r>
      <w:r w:rsidRPr="00FC337B">
        <w:rPr>
          <w:rtl/>
        </w:rPr>
        <w:t>השמיים</w:t>
      </w:r>
      <w:r w:rsidRPr="00FC337B">
        <w:rPr>
          <w:rtl/>
          <w:lang w:bidi="ar-SA"/>
        </w:rPr>
        <w:t xml:space="preserve"> </w:t>
      </w:r>
      <w:r w:rsidRPr="00FC337B">
        <w:rPr>
          <w:rtl/>
        </w:rPr>
        <w:t>בכל</w:t>
      </w:r>
      <w:r w:rsidRPr="00FC337B">
        <w:rPr>
          <w:rtl/>
          <w:lang w:bidi="ar-SA"/>
        </w:rPr>
        <w:t xml:space="preserve"> </w:t>
      </w:r>
      <w:r w:rsidRPr="00FC337B">
        <w:rPr>
          <w:rtl/>
        </w:rPr>
        <w:t>עונות</w:t>
      </w:r>
      <w:r w:rsidRPr="00FC337B">
        <w:rPr>
          <w:rtl/>
          <w:lang w:bidi="ar-SA"/>
        </w:rPr>
        <w:t xml:space="preserve"> </w:t>
      </w:r>
      <w:r w:rsidRPr="00FC337B">
        <w:rPr>
          <w:rtl/>
        </w:rPr>
        <w:t>השנה</w:t>
      </w:r>
      <w:r w:rsidR="00451963">
        <w:rPr>
          <w:rtl/>
        </w:rPr>
        <w:t>,</w:t>
      </w:r>
      <w:r w:rsidRPr="00FC337B">
        <w:rPr>
          <w:rtl/>
          <w:lang w:bidi="ar-SA"/>
        </w:rPr>
        <w:t xml:space="preserve"> </w:t>
      </w:r>
      <w:r w:rsidRPr="00FC337B">
        <w:rPr>
          <w:rtl/>
        </w:rPr>
        <w:t>ומאפשרים</w:t>
      </w:r>
      <w:r w:rsidRPr="00FC337B">
        <w:rPr>
          <w:rtl/>
          <w:lang w:bidi="ar-SA"/>
        </w:rPr>
        <w:t xml:space="preserve"> </w:t>
      </w:r>
      <w:r w:rsidRPr="00FC337B">
        <w:rPr>
          <w:rtl/>
        </w:rPr>
        <w:t>לילדים</w:t>
      </w:r>
      <w:r w:rsidRPr="00FC337B">
        <w:rPr>
          <w:rtl/>
          <w:lang w:bidi="ar-SA"/>
        </w:rPr>
        <w:t xml:space="preserve"> </w:t>
      </w:r>
      <w:r w:rsidRPr="00FC337B">
        <w:rPr>
          <w:rtl/>
        </w:rPr>
        <w:t>לפתח</w:t>
      </w:r>
      <w:r w:rsidRPr="00FC337B">
        <w:rPr>
          <w:rtl/>
          <w:lang w:bidi="ar-SA"/>
        </w:rPr>
        <w:t xml:space="preserve"> </w:t>
      </w:r>
      <w:r w:rsidRPr="00FC337B">
        <w:rPr>
          <w:rtl/>
        </w:rPr>
        <w:t>חוסן</w:t>
      </w:r>
      <w:r w:rsidRPr="00FC337B">
        <w:rPr>
          <w:rtl/>
          <w:lang w:bidi="ar-SA"/>
        </w:rPr>
        <w:t xml:space="preserve"> </w:t>
      </w:r>
      <w:r w:rsidRPr="00FC337B">
        <w:rPr>
          <w:rtl/>
        </w:rPr>
        <w:t>פיזי</w:t>
      </w:r>
      <w:r w:rsidR="00451963">
        <w:rPr>
          <w:rtl/>
        </w:rPr>
        <w:t>,</w:t>
      </w:r>
      <w:r w:rsidRPr="00FC337B">
        <w:rPr>
          <w:rtl/>
          <w:lang w:bidi="ar-SA"/>
        </w:rPr>
        <w:t xml:space="preserve"> </w:t>
      </w:r>
      <w:r w:rsidRPr="00FC337B">
        <w:rPr>
          <w:rtl/>
        </w:rPr>
        <w:t>מיומנויות</w:t>
      </w:r>
      <w:r w:rsidRPr="00FC337B">
        <w:rPr>
          <w:rtl/>
          <w:lang w:bidi="ar-SA"/>
        </w:rPr>
        <w:t xml:space="preserve"> </w:t>
      </w:r>
      <w:r w:rsidRPr="00FC337B">
        <w:rPr>
          <w:rtl/>
        </w:rPr>
        <w:t>של</w:t>
      </w:r>
      <w:r w:rsidRPr="00FC337B">
        <w:rPr>
          <w:rtl/>
          <w:lang w:bidi="ar-SA"/>
        </w:rPr>
        <w:t xml:space="preserve"> </w:t>
      </w:r>
      <w:r w:rsidRPr="00FC337B">
        <w:rPr>
          <w:rtl/>
        </w:rPr>
        <w:t>ניהול</w:t>
      </w:r>
      <w:r w:rsidRPr="00FC337B">
        <w:rPr>
          <w:rtl/>
          <w:lang w:bidi="ar-SA"/>
        </w:rPr>
        <w:t xml:space="preserve"> </w:t>
      </w:r>
      <w:r w:rsidRPr="00FC337B">
        <w:rPr>
          <w:rtl/>
        </w:rPr>
        <w:t>סיכונים</w:t>
      </w:r>
      <w:r w:rsidRPr="00FC337B">
        <w:rPr>
          <w:rtl/>
          <w:lang w:bidi="ar-SA"/>
        </w:rPr>
        <w:t xml:space="preserve"> </w:t>
      </w:r>
      <w:r w:rsidRPr="00FC337B">
        <w:rPr>
          <w:rtl/>
        </w:rPr>
        <w:t>עצמאי</w:t>
      </w:r>
      <w:r w:rsidR="00451963">
        <w:rPr>
          <w:rtl/>
        </w:rPr>
        <w:t>,</w:t>
      </w:r>
      <w:r w:rsidRPr="00FC337B">
        <w:rPr>
          <w:rtl/>
          <w:lang w:bidi="ar-SA"/>
        </w:rPr>
        <w:t xml:space="preserve"> </w:t>
      </w:r>
      <w:r w:rsidRPr="00FC337B">
        <w:rPr>
          <w:rtl/>
        </w:rPr>
        <w:t>פתרון</w:t>
      </w:r>
      <w:r w:rsidRPr="00FC337B">
        <w:rPr>
          <w:rtl/>
          <w:lang w:bidi="ar-SA"/>
        </w:rPr>
        <w:t xml:space="preserve"> </w:t>
      </w:r>
      <w:r w:rsidRPr="00FC337B">
        <w:rPr>
          <w:rtl/>
        </w:rPr>
        <w:t>בעיות</w:t>
      </w:r>
      <w:r w:rsidRPr="00FC337B">
        <w:rPr>
          <w:rtl/>
          <w:lang w:bidi="ar-SA"/>
        </w:rPr>
        <w:t xml:space="preserve"> </w:t>
      </w:r>
      <w:r w:rsidRPr="00FC337B">
        <w:rPr>
          <w:rtl/>
        </w:rPr>
        <w:t>ותחושת</w:t>
      </w:r>
      <w:r w:rsidRPr="00FC337B">
        <w:rPr>
          <w:rtl/>
          <w:lang w:bidi="ar-SA"/>
        </w:rPr>
        <w:t xml:space="preserve"> </w:t>
      </w:r>
      <w:r w:rsidRPr="00FC337B">
        <w:rPr>
          <w:rtl/>
        </w:rPr>
        <w:t>מסוגלות</w:t>
      </w:r>
      <w:r w:rsidRPr="00FC337B">
        <w:rPr>
          <w:rtl/>
          <w:lang w:bidi="ar-SA"/>
        </w:rPr>
        <w:t xml:space="preserve"> </w:t>
      </w:r>
      <w:r w:rsidRPr="00FC337B">
        <w:rPr>
          <w:rtl/>
        </w:rPr>
        <w:t>עצמית</w:t>
      </w:r>
      <w:r w:rsidRPr="00FC337B">
        <w:rPr>
          <w:rtl/>
          <w:lang w:bidi="ar-SA"/>
        </w:rPr>
        <w:t xml:space="preserve"> </w:t>
      </w:r>
      <w:r w:rsidRPr="00FC337B">
        <w:rPr>
          <w:rtl/>
        </w:rPr>
        <w:t>גבוהה</w:t>
      </w:r>
      <w:r w:rsidRPr="00FC337B">
        <w:rPr>
          <w:rtl/>
          <w:lang w:bidi="ar-SA"/>
        </w:rPr>
        <w:t xml:space="preserve"> (</w:t>
      </w:r>
      <w:r w:rsidR="005B61AB">
        <w:rPr>
          <w:lang w:bidi="ar-SA"/>
        </w:rPr>
        <w:t>O'Brien &amp; Murray, 2007</w:t>
      </w:r>
      <w:r w:rsidRPr="00FC337B">
        <w:rPr>
          <w:rtl/>
          <w:lang w:bidi="ar-SA"/>
        </w:rPr>
        <w:t>).</w:t>
      </w:r>
    </w:p>
    <w:p w14:paraId="6F5E4ABC" w14:textId="1163436D" w:rsidR="00FC337B" w:rsidRPr="00FC337B" w:rsidRDefault="00FC337B" w:rsidP="009A6C93">
      <w:pPr>
        <w:pStyle w:val="3"/>
      </w:pPr>
      <w:bookmarkStart w:id="41" w:name="_Toc239109197"/>
      <w:r w:rsidRPr="00FC337B">
        <w:rPr>
          <w:rtl/>
          <w:lang w:bidi="he-IL"/>
        </w:rPr>
        <w:t>החיבור</w:t>
      </w:r>
      <w:r w:rsidRPr="00FC337B">
        <w:rPr>
          <w:rtl/>
        </w:rPr>
        <w:t xml:space="preserve"> </w:t>
      </w:r>
      <w:r w:rsidRPr="00FC337B">
        <w:rPr>
          <w:rtl/>
          <w:lang w:bidi="he-IL"/>
        </w:rPr>
        <w:t>לטבע</w:t>
      </w:r>
      <w:r w:rsidRPr="00FC337B">
        <w:rPr>
          <w:rtl/>
        </w:rPr>
        <w:t xml:space="preserve"> </w:t>
      </w:r>
      <w:r w:rsidRPr="00FC337B">
        <w:rPr>
          <w:rtl/>
          <w:lang w:bidi="he-IL"/>
        </w:rPr>
        <w:t>ב</w:t>
      </w:r>
      <w:r w:rsidR="00D24E40">
        <w:rPr>
          <w:rtl/>
          <w:lang w:bidi="he-IL"/>
        </w:rPr>
        <w:t>חינוך וַלדורף</w:t>
      </w:r>
      <w:r w:rsidRPr="00FC337B">
        <w:rPr>
          <w:rtl/>
        </w:rPr>
        <w:t xml:space="preserve"> ('</w:t>
      </w:r>
      <w:r w:rsidRPr="00FC337B">
        <w:rPr>
          <w:rtl/>
          <w:lang w:bidi="he-IL"/>
        </w:rPr>
        <w:t>פדגוגיה</w:t>
      </w:r>
      <w:r w:rsidRPr="00FC337B">
        <w:rPr>
          <w:rtl/>
        </w:rPr>
        <w:t xml:space="preserve"> </w:t>
      </w:r>
      <w:r w:rsidRPr="00FC337B">
        <w:rPr>
          <w:rtl/>
          <w:lang w:bidi="he-IL"/>
        </w:rPr>
        <w:t>של</w:t>
      </w:r>
      <w:r w:rsidRPr="00FC337B">
        <w:rPr>
          <w:rtl/>
        </w:rPr>
        <w:t xml:space="preserve"> </w:t>
      </w:r>
      <w:r w:rsidRPr="00FC337B">
        <w:rPr>
          <w:rtl/>
          <w:lang w:bidi="he-IL"/>
        </w:rPr>
        <w:t>חיים</w:t>
      </w:r>
      <w:r w:rsidRPr="00FC337B">
        <w:rPr>
          <w:rtl/>
        </w:rPr>
        <w:t xml:space="preserve">' </w:t>
      </w:r>
      <w:r w:rsidRPr="00FC337B">
        <w:rPr>
          <w:rtl/>
          <w:lang w:bidi="he-IL"/>
        </w:rPr>
        <w:t>והתמחות</w:t>
      </w:r>
      <w:r w:rsidRPr="00FC337B">
        <w:rPr>
          <w:rtl/>
        </w:rPr>
        <w:t xml:space="preserve"> </w:t>
      </w:r>
      <w:r w:rsidRPr="00FC337B">
        <w:rPr>
          <w:rtl/>
          <w:lang w:bidi="he-IL"/>
        </w:rPr>
        <w:t>חקלאית</w:t>
      </w:r>
      <w:r w:rsidRPr="00FC337B">
        <w:rPr>
          <w:rtl/>
        </w:rPr>
        <w:t>)</w:t>
      </w:r>
      <w:bookmarkEnd w:id="41"/>
    </w:p>
    <w:p w14:paraId="0F661120" w14:textId="16342CE1" w:rsidR="00FC337B" w:rsidRPr="00FC337B" w:rsidRDefault="00FC337B" w:rsidP="00A37757">
      <w:pPr>
        <w:rPr>
          <w:rtl/>
        </w:rPr>
      </w:pPr>
      <w:r w:rsidRPr="00FC337B">
        <w:rPr>
          <w:rtl/>
        </w:rPr>
        <w:t>ב</w:t>
      </w:r>
      <w:r w:rsidR="00D24E40">
        <w:rPr>
          <w:rtl/>
        </w:rPr>
        <w:t>חינוך וַלדורף</w:t>
      </w:r>
      <w:r w:rsidR="00451963">
        <w:rPr>
          <w:rtl/>
        </w:rPr>
        <w:t>,</w:t>
      </w:r>
      <w:r w:rsidRPr="00FC337B">
        <w:rPr>
          <w:rtl/>
          <w:lang w:bidi="ar-SA"/>
        </w:rPr>
        <w:t xml:space="preserve"> </w:t>
      </w:r>
      <w:r w:rsidRPr="00FC337B">
        <w:rPr>
          <w:rtl/>
        </w:rPr>
        <w:t>הקשר</w:t>
      </w:r>
      <w:r w:rsidRPr="00FC337B">
        <w:rPr>
          <w:rtl/>
          <w:lang w:bidi="ar-SA"/>
        </w:rPr>
        <w:t xml:space="preserve"> </w:t>
      </w:r>
      <w:r w:rsidRPr="00FC337B">
        <w:rPr>
          <w:rtl/>
        </w:rPr>
        <w:t>עם</w:t>
      </w:r>
      <w:r w:rsidRPr="00FC337B">
        <w:rPr>
          <w:rtl/>
          <w:lang w:bidi="ar-SA"/>
        </w:rPr>
        <w:t xml:space="preserve"> </w:t>
      </w:r>
      <w:r w:rsidRPr="00FC337B">
        <w:rPr>
          <w:rtl/>
        </w:rPr>
        <w:t>הטבע</w:t>
      </w:r>
      <w:r w:rsidRPr="00FC337B">
        <w:rPr>
          <w:rtl/>
          <w:lang w:bidi="ar-SA"/>
        </w:rPr>
        <w:t xml:space="preserve"> </w:t>
      </w:r>
      <w:r w:rsidRPr="00FC337B">
        <w:rPr>
          <w:rtl/>
        </w:rPr>
        <w:t>הוא</w:t>
      </w:r>
      <w:r w:rsidRPr="00FC337B">
        <w:rPr>
          <w:rtl/>
          <w:lang w:bidi="ar-SA"/>
        </w:rPr>
        <w:t xml:space="preserve"> </w:t>
      </w:r>
      <w:r w:rsidRPr="00FC337B">
        <w:rPr>
          <w:rtl/>
        </w:rPr>
        <w:t>מרכיב</w:t>
      </w:r>
      <w:r w:rsidRPr="00FC337B">
        <w:rPr>
          <w:rtl/>
          <w:lang w:bidi="ar-SA"/>
        </w:rPr>
        <w:t xml:space="preserve"> </w:t>
      </w:r>
      <w:r w:rsidRPr="00FC337B">
        <w:rPr>
          <w:rtl/>
        </w:rPr>
        <w:t>מכונן</w:t>
      </w:r>
      <w:r w:rsidRPr="00FC337B">
        <w:rPr>
          <w:rtl/>
          <w:lang w:bidi="ar-SA"/>
        </w:rPr>
        <w:t xml:space="preserve"> </w:t>
      </w:r>
      <w:r w:rsidRPr="00FC337B">
        <w:rPr>
          <w:rtl/>
        </w:rPr>
        <w:t>בבניית</w:t>
      </w:r>
      <w:r w:rsidRPr="00FC337B">
        <w:rPr>
          <w:rtl/>
          <w:lang w:bidi="ar-SA"/>
        </w:rPr>
        <w:t xml:space="preserve"> </w:t>
      </w:r>
      <w:r w:rsidRPr="00FC337B">
        <w:rPr>
          <w:rtl/>
        </w:rPr>
        <w:t>דמות</w:t>
      </w:r>
      <w:r w:rsidRPr="00FC337B">
        <w:rPr>
          <w:rtl/>
          <w:lang w:bidi="ar-SA"/>
        </w:rPr>
        <w:t xml:space="preserve"> </w:t>
      </w:r>
      <w:r w:rsidRPr="00FC337B">
        <w:rPr>
          <w:rtl/>
        </w:rPr>
        <w:t>הבוגר</w:t>
      </w:r>
      <w:r w:rsidRPr="00FC337B">
        <w:rPr>
          <w:rtl/>
          <w:lang w:bidi="ar-SA"/>
        </w:rPr>
        <w:t xml:space="preserve">. </w:t>
      </w:r>
      <w:r w:rsidRPr="00FC337B">
        <w:rPr>
          <w:rtl/>
        </w:rPr>
        <w:t>שטיינר</w:t>
      </w:r>
      <w:r w:rsidRPr="00FC337B">
        <w:rPr>
          <w:rtl/>
          <w:lang w:bidi="ar-SA"/>
        </w:rPr>
        <w:t xml:space="preserve"> </w:t>
      </w:r>
      <w:r w:rsidRPr="00FC337B">
        <w:rPr>
          <w:rtl/>
        </w:rPr>
        <w:t>טען</w:t>
      </w:r>
      <w:r w:rsidRPr="00FC337B">
        <w:rPr>
          <w:rtl/>
          <w:lang w:bidi="ar-SA"/>
        </w:rPr>
        <w:t xml:space="preserve"> </w:t>
      </w:r>
      <w:r w:rsidRPr="00FC337B">
        <w:rPr>
          <w:rtl/>
        </w:rPr>
        <w:t>כי</w:t>
      </w:r>
      <w:r w:rsidRPr="00FC337B">
        <w:rPr>
          <w:rtl/>
          <w:lang w:bidi="ar-SA"/>
        </w:rPr>
        <w:t xml:space="preserve"> </w:t>
      </w:r>
      <w:r w:rsidRPr="00FC337B">
        <w:rPr>
          <w:rtl/>
        </w:rPr>
        <w:t>דחיפת</w:t>
      </w:r>
      <w:r w:rsidRPr="00FC337B">
        <w:rPr>
          <w:rtl/>
          <w:lang w:bidi="ar-SA"/>
        </w:rPr>
        <w:t xml:space="preserve"> </w:t>
      </w:r>
      <w:r w:rsidRPr="00FC337B">
        <w:rPr>
          <w:rtl/>
        </w:rPr>
        <w:t>הילד</w:t>
      </w:r>
      <w:r w:rsidR="00991030">
        <w:rPr>
          <w:rFonts w:hint="cs"/>
          <w:rtl/>
        </w:rPr>
        <w:t xml:space="preserve"> או הילדה</w:t>
      </w:r>
      <w:r w:rsidRPr="00FC337B">
        <w:rPr>
          <w:rtl/>
          <w:lang w:bidi="ar-SA"/>
        </w:rPr>
        <w:t xml:space="preserve"> </w:t>
      </w:r>
      <w:r w:rsidRPr="00FC337B">
        <w:rPr>
          <w:rtl/>
        </w:rPr>
        <w:t>לחשיבה</w:t>
      </w:r>
      <w:r w:rsidRPr="00FC337B">
        <w:rPr>
          <w:rtl/>
          <w:lang w:bidi="ar-SA"/>
        </w:rPr>
        <w:t xml:space="preserve"> </w:t>
      </w:r>
      <w:r w:rsidRPr="00FC337B">
        <w:rPr>
          <w:rtl/>
        </w:rPr>
        <w:t>מדעית</w:t>
      </w:r>
      <w:r w:rsidRPr="00FC337B">
        <w:rPr>
          <w:rtl/>
          <w:lang w:bidi="ar-SA"/>
        </w:rPr>
        <w:t xml:space="preserve"> </w:t>
      </w:r>
      <w:r w:rsidRPr="00FC337B">
        <w:rPr>
          <w:rtl/>
        </w:rPr>
        <w:t>מופשטת</w:t>
      </w:r>
      <w:r w:rsidRPr="00FC337B">
        <w:rPr>
          <w:rtl/>
          <w:lang w:bidi="ar-SA"/>
        </w:rPr>
        <w:t xml:space="preserve"> </w:t>
      </w:r>
      <w:r w:rsidRPr="00FC337B">
        <w:rPr>
          <w:rtl/>
        </w:rPr>
        <w:t>ומנותקת</w:t>
      </w:r>
      <w:r w:rsidRPr="00FC337B">
        <w:rPr>
          <w:rtl/>
          <w:lang w:bidi="ar-SA"/>
        </w:rPr>
        <w:t xml:space="preserve"> </w:t>
      </w:r>
      <w:r w:rsidRPr="00FC337B">
        <w:rPr>
          <w:rtl/>
        </w:rPr>
        <w:t>מהעולם</w:t>
      </w:r>
      <w:r w:rsidRPr="00FC337B">
        <w:rPr>
          <w:rtl/>
          <w:lang w:bidi="ar-SA"/>
        </w:rPr>
        <w:t xml:space="preserve"> </w:t>
      </w:r>
      <w:r w:rsidRPr="00FC337B">
        <w:rPr>
          <w:rtl/>
        </w:rPr>
        <w:t>הפיזי</w:t>
      </w:r>
      <w:r w:rsidRPr="00FC337B">
        <w:rPr>
          <w:rtl/>
          <w:lang w:bidi="ar-SA"/>
        </w:rPr>
        <w:t xml:space="preserve"> </w:t>
      </w:r>
      <w:r w:rsidRPr="00FC337B">
        <w:rPr>
          <w:rtl/>
        </w:rPr>
        <w:t>לפני</w:t>
      </w:r>
      <w:r w:rsidRPr="00FC337B">
        <w:rPr>
          <w:rtl/>
          <w:lang w:bidi="ar-SA"/>
        </w:rPr>
        <w:t xml:space="preserve"> </w:t>
      </w:r>
      <w:r w:rsidRPr="00FC337B">
        <w:rPr>
          <w:rtl/>
        </w:rPr>
        <w:t>גיל</w:t>
      </w:r>
      <w:r w:rsidR="005B61AB">
        <w:rPr>
          <w:rFonts w:hint="cs"/>
          <w:rtl/>
        </w:rPr>
        <w:t xml:space="preserve"> 12</w:t>
      </w:r>
      <w:r w:rsidRPr="00FC337B">
        <w:rPr>
          <w:rtl/>
          <w:lang w:bidi="ar-SA"/>
        </w:rPr>
        <w:t xml:space="preserve"> </w:t>
      </w:r>
      <w:r w:rsidRPr="00FC337B">
        <w:rPr>
          <w:rtl/>
        </w:rPr>
        <w:t>עלולה</w:t>
      </w:r>
      <w:r w:rsidRPr="00FC337B">
        <w:rPr>
          <w:rtl/>
          <w:lang w:bidi="ar-SA"/>
        </w:rPr>
        <w:t xml:space="preserve"> </w:t>
      </w:r>
      <w:r w:rsidRPr="00FC337B">
        <w:rPr>
          <w:rtl/>
        </w:rPr>
        <w:t>לפגוע</w:t>
      </w:r>
      <w:r w:rsidRPr="00FC337B">
        <w:rPr>
          <w:rtl/>
          <w:lang w:bidi="ar-SA"/>
        </w:rPr>
        <w:t xml:space="preserve"> </w:t>
      </w:r>
      <w:r w:rsidRPr="00FC337B">
        <w:rPr>
          <w:rtl/>
        </w:rPr>
        <w:t>בהתפתחות</w:t>
      </w:r>
      <w:r w:rsidRPr="00FC337B">
        <w:rPr>
          <w:rtl/>
          <w:lang w:bidi="ar-SA"/>
        </w:rPr>
        <w:t xml:space="preserve"> </w:t>
      </w:r>
      <w:r w:rsidRPr="00FC337B">
        <w:rPr>
          <w:rtl/>
        </w:rPr>
        <w:t>האורגנית</w:t>
      </w:r>
      <w:r w:rsidRPr="00FC337B">
        <w:rPr>
          <w:rtl/>
          <w:lang w:bidi="ar-SA"/>
        </w:rPr>
        <w:t xml:space="preserve"> </w:t>
      </w:r>
      <w:r w:rsidRPr="00FC337B">
        <w:rPr>
          <w:rtl/>
        </w:rPr>
        <w:t>של</w:t>
      </w:r>
      <w:r w:rsidRPr="00FC337B">
        <w:rPr>
          <w:rtl/>
          <w:lang w:bidi="ar-SA"/>
        </w:rPr>
        <w:t xml:space="preserve"> </w:t>
      </w:r>
      <w:r w:rsidR="00991030">
        <w:rPr>
          <w:rFonts w:hint="cs"/>
          <w:rtl/>
        </w:rPr>
        <w:t xml:space="preserve">גופם </w:t>
      </w:r>
      <w:r w:rsidRPr="00FC337B">
        <w:rPr>
          <w:rtl/>
        </w:rPr>
        <w:t>בטווח</w:t>
      </w:r>
      <w:r w:rsidRPr="00FC337B">
        <w:rPr>
          <w:rtl/>
          <w:lang w:bidi="ar-SA"/>
        </w:rPr>
        <w:t xml:space="preserve"> </w:t>
      </w:r>
      <w:r w:rsidRPr="00FC337B">
        <w:rPr>
          <w:rtl/>
        </w:rPr>
        <w:t>הארוך</w:t>
      </w:r>
      <w:r w:rsidR="00451963">
        <w:rPr>
          <w:rtl/>
        </w:rPr>
        <w:t>,</w:t>
      </w:r>
      <w:r w:rsidRPr="00FC337B">
        <w:rPr>
          <w:rtl/>
          <w:lang w:bidi="ar-SA"/>
        </w:rPr>
        <w:t xml:space="preserve"> </w:t>
      </w:r>
      <w:r w:rsidRPr="00FC337B">
        <w:rPr>
          <w:rtl/>
        </w:rPr>
        <w:t>ולכן</w:t>
      </w:r>
      <w:r w:rsidRPr="00FC337B">
        <w:rPr>
          <w:rtl/>
          <w:lang w:bidi="ar-SA"/>
        </w:rPr>
        <w:t xml:space="preserve"> </w:t>
      </w:r>
      <w:r w:rsidRPr="00FC337B">
        <w:rPr>
          <w:rtl/>
        </w:rPr>
        <w:t>הדגיש</w:t>
      </w:r>
      <w:r w:rsidRPr="00FC337B">
        <w:rPr>
          <w:rtl/>
          <w:lang w:bidi="ar-SA"/>
        </w:rPr>
        <w:t xml:space="preserve"> </w:t>
      </w:r>
      <w:r w:rsidRPr="00FC337B">
        <w:rPr>
          <w:rtl/>
        </w:rPr>
        <w:t>פעילות</w:t>
      </w:r>
      <w:r w:rsidRPr="00FC337B">
        <w:rPr>
          <w:rtl/>
          <w:lang w:bidi="ar-SA"/>
        </w:rPr>
        <w:t xml:space="preserve"> </w:t>
      </w:r>
      <w:r w:rsidR="007362DF">
        <w:rPr>
          <w:rtl/>
        </w:rPr>
        <w:t>אמנות</w:t>
      </w:r>
      <w:r w:rsidRPr="00FC337B">
        <w:rPr>
          <w:rtl/>
        </w:rPr>
        <w:t>ית</w:t>
      </w:r>
      <w:r w:rsidRPr="00FC337B">
        <w:rPr>
          <w:rtl/>
          <w:lang w:bidi="ar-SA"/>
        </w:rPr>
        <w:t xml:space="preserve"> </w:t>
      </w:r>
      <w:r w:rsidRPr="00FC337B">
        <w:rPr>
          <w:rtl/>
        </w:rPr>
        <w:t>וגופנית</w:t>
      </w:r>
      <w:r w:rsidRPr="00FC337B">
        <w:rPr>
          <w:rtl/>
          <w:lang w:bidi="ar-SA"/>
        </w:rPr>
        <w:t xml:space="preserve"> </w:t>
      </w:r>
      <w:r w:rsidRPr="00FC337B">
        <w:rPr>
          <w:rtl/>
        </w:rPr>
        <w:t>מרובה</w:t>
      </w:r>
      <w:r w:rsidRPr="00FC337B">
        <w:rPr>
          <w:rtl/>
          <w:lang w:bidi="ar-SA"/>
        </w:rPr>
        <w:t xml:space="preserve"> </w:t>
      </w:r>
      <w:r w:rsidRPr="00FC337B">
        <w:rPr>
          <w:rtl/>
        </w:rPr>
        <w:t>בטבע</w:t>
      </w:r>
      <w:r w:rsidRPr="00FC337B">
        <w:rPr>
          <w:rtl/>
          <w:lang w:bidi="ar-SA"/>
        </w:rPr>
        <w:t xml:space="preserve"> </w:t>
      </w:r>
      <w:r w:rsidRPr="00FC337B">
        <w:rPr>
          <w:rtl/>
        </w:rPr>
        <w:t>בשנים</w:t>
      </w:r>
      <w:r w:rsidRPr="00FC337B">
        <w:rPr>
          <w:rtl/>
          <w:lang w:bidi="ar-SA"/>
        </w:rPr>
        <w:t xml:space="preserve"> </w:t>
      </w:r>
      <w:r w:rsidRPr="00FC337B">
        <w:rPr>
          <w:rtl/>
        </w:rPr>
        <w:t>הצעירות</w:t>
      </w:r>
      <w:r w:rsidRPr="00FC337B">
        <w:rPr>
          <w:rtl/>
          <w:lang w:bidi="ar-SA"/>
        </w:rPr>
        <w:t xml:space="preserve"> (</w:t>
      </w:r>
      <w:r w:rsidR="005B61AB">
        <w:rPr>
          <w:lang w:bidi="ar-SA"/>
        </w:rPr>
        <w:t>Gerwin, 2008</w:t>
      </w:r>
      <w:r w:rsidRPr="00FC337B">
        <w:rPr>
          <w:rtl/>
          <w:lang w:bidi="ar-SA"/>
        </w:rPr>
        <w:t xml:space="preserve">). </w:t>
      </w:r>
      <w:r w:rsidRPr="00FC337B">
        <w:rPr>
          <w:rtl/>
        </w:rPr>
        <w:t>מחקרים</w:t>
      </w:r>
      <w:r w:rsidRPr="00FC337B">
        <w:rPr>
          <w:rtl/>
          <w:lang w:bidi="ar-SA"/>
        </w:rPr>
        <w:t xml:space="preserve"> </w:t>
      </w:r>
      <w:r w:rsidRPr="00FC337B">
        <w:rPr>
          <w:rtl/>
        </w:rPr>
        <w:t>בינלאומיים</w:t>
      </w:r>
      <w:r w:rsidRPr="00FC337B">
        <w:rPr>
          <w:rtl/>
          <w:lang w:bidi="ar-SA"/>
        </w:rPr>
        <w:t xml:space="preserve"> </w:t>
      </w:r>
      <w:r w:rsidRPr="00FC337B">
        <w:rPr>
          <w:rtl/>
        </w:rPr>
        <w:t>מזהים</w:t>
      </w:r>
      <w:r w:rsidRPr="00FC337B">
        <w:rPr>
          <w:rtl/>
          <w:lang w:bidi="ar-SA"/>
        </w:rPr>
        <w:t xml:space="preserve"> </w:t>
      </w:r>
      <w:r w:rsidRPr="00FC337B">
        <w:rPr>
          <w:rtl/>
        </w:rPr>
        <w:t>בקרב</w:t>
      </w:r>
      <w:r w:rsidRPr="00FC337B">
        <w:rPr>
          <w:rtl/>
          <w:lang w:bidi="ar-SA"/>
        </w:rPr>
        <w:t xml:space="preserve"> </w:t>
      </w:r>
      <w:r w:rsidRPr="00FC337B">
        <w:rPr>
          <w:rtl/>
        </w:rPr>
        <w:t>הבוגרים</w:t>
      </w:r>
      <w:r w:rsidRPr="00FC337B">
        <w:rPr>
          <w:rtl/>
          <w:lang w:bidi="ar-SA"/>
        </w:rPr>
        <w:t xml:space="preserve"> </w:t>
      </w:r>
      <w:r w:rsidRPr="00FC337B">
        <w:rPr>
          <w:rtl/>
        </w:rPr>
        <w:t>ערך</w:t>
      </w:r>
      <w:r w:rsidRPr="00FC337B">
        <w:rPr>
          <w:rtl/>
          <w:lang w:bidi="ar-SA"/>
        </w:rPr>
        <w:t xml:space="preserve"> </w:t>
      </w:r>
      <w:r w:rsidRPr="00FC337B">
        <w:rPr>
          <w:rtl/>
        </w:rPr>
        <w:t>מרכזי</w:t>
      </w:r>
      <w:r w:rsidRPr="00FC337B">
        <w:rPr>
          <w:rtl/>
          <w:lang w:bidi="ar-SA"/>
        </w:rPr>
        <w:t xml:space="preserve"> </w:t>
      </w:r>
      <w:r w:rsidRPr="00FC337B">
        <w:rPr>
          <w:rtl/>
        </w:rPr>
        <w:t>המכונה</w:t>
      </w:r>
      <w:r w:rsidRPr="00FC337B">
        <w:rPr>
          <w:rtl/>
          <w:lang w:bidi="ar-SA"/>
        </w:rPr>
        <w:t xml:space="preserve"> '</w:t>
      </w:r>
      <w:r w:rsidRPr="00FC337B">
        <w:rPr>
          <w:rtl/>
        </w:rPr>
        <w:t>פדגוגיה</w:t>
      </w:r>
      <w:r w:rsidRPr="00FC337B">
        <w:rPr>
          <w:rtl/>
          <w:lang w:bidi="ar-SA"/>
        </w:rPr>
        <w:t xml:space="preserve"> </w:t>
      </w:r>
      <w:r w:rsidRPr="00FC337B">
        <w:rPr>
          <w:rtl/>
        </w:rPr>
        <w:t>של</w:t>
      </w:r>
      <w:r w:rsidRPr="00FC337B">
        <w:rPr>
          <w:rtl/>
          <w:lang w:bidi="ar-SA"/>
        </w:rPr>
        <w:t xml:space="preserve"> </w:t>
      </w:r>
      <w:r w:rsidRPr="00FC337B">
        <w:rPr>
          <w:rtl/>
        </w:rPr>
        <w:t>חיים</w:t>
      </w:r>
      <w:r w:rsidRPr="00FC337B">
        <w:rPr>
          <w:rtl/>
          <w:lang w:bidi="ar-SA"/>
        </w:rPr>
        <w:t>' (</w:t>
      </w:r>
      <w:r w:rsidR="005B61AB" w:rsidRPr="005B61AB">
        <w:rPr>
          <w:lang w:bidi="ar-SA"/>
        </w:rPr>
        <w:t>Pedagogy of Life</w:t>
      </w:r>
      <w:r w:rsidRPr="00FC337B">
        <w:rPr>
          <w:rtl/>
          <w:lang w:bidi="ar-SA"/>
        </w:rPr>
        <w:t>)</w:t>
      </w:r>
      <w:r w:rsidR="00451963">
        <w:rPr>
          <w:rtl/>
        </w:rPr>
        <w:t>,</w:t>
      </w:r>
      <w:r w:rsidRPr="00FC337B">
        <w:rPr>
          <w:rtl/>
          <w:lang w:bidi="ar-SA"/>
        </w:rPr>
        <w:t xml:space="preserve"> </w:t>
      </w:r>
      <w:r w:rsidRPr="00FC337B">
        <w:rPr>
          <w:rtl/>
        </w:rPr>
        <w:t>המבוסס</w:t>
      </w:r>
      <w:r w:rsidRPr="00FC337B">
        <w:rPr>
          <w:rtl/>
          <w:lang w:bidi="ar-SA"/>
        </w:rPr>
        <w:t xml:space="preserve"> </w:t>
      </w:r>
      <w:r w:rsidRPr="00FC337B">
        <w:rPr>
          <w:rtl/>
        </w:rPr>
        <w:t>על</w:t>
      </w:r>
      <w:r w:rsidRPr="00FC337B">
        <w:rPr>
          <w:rtl/>
          <w:lang w:bidi="ar-SA"/>
        </w:rPr>
        <w:t xml:space="preserve"> </w:t>
      </w:r>
      <w:r w:rsidRPr="00FC337B">
        <w:rPr>
          <w:rtl/>
        </w:rPr>
        <w:t>מודעות</w:t>
      </w:r>
      <w:r w:rsidRPr="00FC337B">
        <w:rPr>
          <w:rtl/>
          <w:lang w:bidi="ar-SA"/>
        </w:rPr>
        <w:t xml:space="preserve"> </w:t>
      </w:r>
      <w:r w:rsidRPr="00FC337B">
        <w:rPr>
          <w:rtl/>
        </w:rPr>
        <w:t>אקולוגית</w:t>
      </w:r>
      <w:r w:rsidRPr="00FC337B">
        <w:rPr>
          <w:rtl/>
          <w:lang w:bidi="ar-SA"/>
        </w:rPr>
        <w:t xml:space="preserve"> </w:t>
      </w:r>
      <w:r w:rsidRPr="00FC337B">
        <w:rPr>
          <w:rtl/>
        </w:rPr>
        <w:t>גבוהה</w:t>
      </w:r>
      <w:r w:rsidR="00451963">
        <w:rPr>
          <w:rtl/>
        </w:rPr>
        <w:t>,</w:t>
      </w:r>
      <w:r w:rsidRPr="00FC337B">
        <w:rPr>
          <w:rtl/>
          <w:lang w:bidi="ar-SA"/>
        </w:rPr>
        <w:t xml:space="preserve"> </w:t>
      </w:r>
      <w:r w:rsidRPr="00FC337B">
        <w:rPr>
          <w:rtl/>
        </w:rPr>
        <w:t>אחריות</w:t>
      </w:r>
      <w:r w:rsidRPr="00FC337B">
        <w:rPr>
          <w:rtl/>
          <w:lang w:bidi="ar-SA"/>
        </w:rPr>
        <w:t xml:space="preserve"> </w:t>
      </w:r>
      <w:r w:rsidRPr="00FC337B">
        <w:rPr>
          <w:rtl/>
        </w:rPr>
        <w:t>סביבתית</w:t>
      </w:r>
      <w:r w:rsidRPr="00FC337B">
        <w:rPr>
          <w:rtl/>
          <w:lang w:bidi="ar-SA"/>
        </w:rPr>
        <w:t xml:space="preserve"> </w:t>
      </w:r>
      <w:r w:rsidRPr="00FC337B">
        <w:rPr>
          <w:rtl/>
        </w:rPr>
        <w:t>עמוקה</w:t>
      </w:r>
      <w:r w:rsidRPr="00FC337B">
        <w:rPr>
          <w:rtl/>
          <w:lang w:bidi="ar-SA"/>
        </w:rPr>
        <w:t xml:space="preserve"> </w:t>
      </w:r>
      <w:r w:rsidRPr="00FC337B">
        <w:rPr>
          <w:rtl/>
        </w:rPr>
        <w:t>וראייה</w:t>
      </w:r>
      <w:r w:rsidRPr="00FC337B">
        <w:rPr>
          <w:rtl/>
          <w:lang w:bidi="ar-SA"/>
        </w:rPr>
        <w:t xml:space="preserve"> </w:t>
      </w:r>
      <w:r w:rsidRPr="00FC337B">
        <w:rPr>
          <w:rtl/>
        </w:rPr>
        <w:t>הוליסטית</w:t>
      </w:r>
      <w:r w:rsidRPr="00FC337B">
        <w:rPr>
          <w:rtl/>
          <w:lang w:bidi="ar-SA"/>
        </w:rPr>
        <w:t xml:space="preserve"> </w:t>
      </w:r>
      <w:r w:rsidRPr="00FC337B">
        <w:rPr>
          <w:rtl/>
        </w:rPr>
        <w:t>של</w:t>
      </w:r>
      <w:r w:rsidRPr="00FC337B">
        <w:rPr>
          <w:rtl/>
          <w:lang w:bidi="ar-SA"/>
        </w:rPr>
        <w:t xml:space="preserve"> </w:t>
      </w:r>
      <w:r w:rsidRPr="00FC337B">
        <w:rPr>
          <w:rtl/>
        </w:rPr>
        <w:t>כדור</w:t>
      </w:r>
      <w:r w:rsidRPr="00FC337B">
        <w:rPr>
          <w:rtl/>
          <w:lang w:bidi="ar-SA"/>
        </w:rPr>
        <w:t xml:space="preserve"> </w:t>
      </w:r>
      <w:r w:rsidRPr="00FC337B">
        <w:rPr>
          <w:rtl/>
        </w:rPr>
        <w:t>הארץ</w:t>
      </w:r>
      <w:r w:rsidRPr="00FC337B">
        <w:rPr>
          <w:rtl/>
          <w:lang w:bidi="ar-SA"/>
        </w:rPr>
        <w:t xml:space="preserve"> (</w:t>
      </w:r>
      <w:r w:rsidR="00452DAE">
        <w:t>Carey &amp; Haralambous, 2023</w:t>
      </w:r>
      <w:r w:rsidRPr="00FC337B">
        <w:rPr>
          <w:rtl/>
          <w:lang w:bidi="ar-SA"/>
        </w:rPr>
        <w:t>).</w:t>
      </w:r>
    </w:p>
    <w:p w14:paraId="1982CF79" w14:textId="47E34070" w:rsidR="00A5146A" w:rsidRPr="00FC337B" w:rsidRDefault="00FC337B" w:rsidP="00A37757">
      <w:r w:rsidRPr="00FC337B">
        <w:rPr>
          <w:rtl/>
        </w:rPr>
        <w:t>החיבור</w:t>
      </w:r>
      <w:r w:rsidRPr="00FC337B">
        <w:rPr>
          <w:rtl/>
          <w:lang w:bidi="ar-SA"/>
        </w:rPr>
        <w:t xml:space="preserve"> </w:t>
      </w:r>
      <w:r w:rsidRPr="00FC337B">
        <w:rPr>
          <w:rtl/>
        </w:rPr>
        <w:t>לטבע</w:t>
      </w:r>
      <w:r w:rsidRPr="00FC337B">
        <w:rPr>
          <w:rtl/>
          <w:lang w:bidi="ar-SA"/>
        </w:rPr>
        <w:t xml:space="preserve"> </w:t>
      </w:r>
      <w:r w:rsidRPr="00FC337B">
        <w:rPr>
          <w:rtl/>
        </w:rPr>
        <w:t>משמש</w:t>
      </w:r>
      <w:r w:rsidRPr="00FC337B">
        <w:rPr>
          <w:rtl/>
          <w:lang w:bidi="ar-SA"/>
        </w:rPr>
        <w:t xml:space="preserve"> </w:t>
      </w:r>
      <w:r w:rsidRPr="00FC337B">
        <w:rPr>
          <w:rtl/>
        </w:rPr>
        <w:t>גם</w:t>
      </w:r>
      <w:r w:rsidRPr="00FC337B">
        <w:rPr>
          <w:rtl/>
          <w:lang w:bidi="ar-SA"/>
        </w:rPr>
        <w:t xml:space="preserve"> </w:t>
      </w:r>
      <w:r w:rsidRPr="00FC337B">
        <w:rPr>
          <w:rtl/>
        </w:rPr>
        <w:t>ככלי</w:t>
      </w:r>
      <w:r w:rsidRPr="00FC337B">
        <w:rPr>
          <w:rtl/>
          <w:lang w:bidi="ar-SA"/>
        </w:rPr>
        <w:t xml:space="preserve"> </w:t>
      </w:r>
      <w:r w:rsidRPr="00FC337B">
        <w:rPr>
          <w:rtl/>
        </w:rPr>
        <w:t>לחינוך</w:t>
      </w:r>
      <w:r w:rsidRPr="00FC337B">
        <w:rPr>
          <w:rtl/>
          <w:lang w:bidi="ar-SA"/>
        </w:rPr>
        <w:t xml:space="preserve"> </w:t>
      </w:r>
      <w:r w:rsidRPr="00FC337B">
        <w:rPr>
          <w:rtl/>
        </w:rPr>
        <w:t>הרצון</w:t>
      </w:r>
      <w:r w:rsidRPr="00FC337B">
        <w:rPr>
          <w:rtl/>
          <w:lang w:bidi="ar-SA"/>
        </w:rPr>
        <w:t xml:space="preserve"> </w:t>
      </w:r>
      <w:r w:rsidRPr="00FC337B">
        <w:rPr>
          <w:rtl/>
        </w:rPr>
        <w:t>והאמפתיה</w:t>
      </w:r>
      <w:r w:rsidRPr="00FC337B">
        <w:rPr>
          <w:rtl/>
          <w:lang w:bidi="ar-SA"/>
        </w:rPr>
        <w:t xml:space="preserve"> </w:t>
      </w:r>
      <w:r w:rsidRPr="00FC337B">
        <w:rPr>
          <w:rtl/>
        </w:rPr>
        <w:t>באמצעות</w:t>
      </w:r>
      <w:r w:rsidRPr="00FC337B">
        <w:rPr>
          <w:rtl/>
          <w:lang w:bidi="ar-SA"/>
        </w:rPr>
        <w:t xml:space="preserve"> </w:t>
      </w:r>
      <w:r w:rsidRPr="00FC337B">
        <w:rPr>
          <w:rtl/>
        </w:rPr>
        <w:t>התנסויות</w:t>
      </w:r>
      <w:r w:rsidRPr="00FC337B">
        <w:rPr>
          <w:rtl/>
          <w:lang w:bidi="ar-SA"/>
        </w:rPr>
        <w:t xml:space="preserve"> </w:t>
      </w:r>
      <w:r w:rsidRPr="00FC337B">
        <w:rPr>
          <w:rtl/>
        </w:rPr>
        <w:t>מעשיות</w:t>
      </w:r>
      <w:r w:rsidR="00451963">
        <w:rPr>
          <w:rtl/>
        </w:rPr>
        <w:t>,</w:t>
      </w:r>
      <w:r w:rsidRPr="00FC337B">
        <w:rPr>
          <w:rtl/>
          <w:lang w:bidi="ar-SA"/>
        </w:rPr>
        <w:t xml:space="preserve"> </w:t>
      </w:r>
      <w:r w:rsidRPr="00FC337B">
        <w:rPr>
          <w:rtl/>
        </w:rPr>
        <w:t>כגון</w:t>
      </w:r>
      <w:r w:rsidRPr="00FC337B">
        <w:rPr>
          <w:rtl/>
          <w:lang w:bidi="ar-SA"/>
        </w:rPr>
        <w:t xml:space="preserve"> </w:t>
      </w:r>
      <w:r w:rsidRPr="00FC337B">
        <w:rPr>
          <w:rtl/>
        </w:rPr>
        <w:t>ההתמחות</w:t>
      </w:r>
      <w:r w:rsidRPr="00FC337B">
        <w:rPr>
          <w:rtl/>
          <w:lang w:bidi="ar-SA"/>
        </w:rPr>
        <w:t xml:space="preserve"> </w:t>
      </w:r>
      <w:r w:rsidRPr="00FC337B">
        <w:rPr>
          <w:rtl/>
        </w:rPr>
        <w:t>החקלאית</w:t>
      </w:r>
      <w:r w:rsidRPr="00FC337B">
        <w:rPr>
          <w:rtl/>
          <w:lang w:bidi="ar-SA"/>
        </w:rPr>
        <w:t xml:space="preserve"> </w:t>
      </w:r>
      <w:r w:rsidRPr="00FC337B">
        <w:rPr>
          <w:rtl/>
        </w:rPr>
        <w:t>בכיתה</w:t>
      </w:r>
      <w:r w:rsidRPr="00FC337B">
        <w:rPr>
          <w:rtl/>
          <w:lang w:bidi="ar-SA"/>
        </w:rPr>
        <w:t xml:space="preserve"> </w:t>
      </w:r>
      <w:r w:rsidRPr="00FC337B">
        <w:rPr>
          <w:rtl/>
        </w:rPr>
        <w:t>ט</w:t>
      </w:r>
      <w:r w:rsidRPr="00FC337B">
        <w:rPr>
          <w:rtl/>
          <w:lang w:bidi="ar-SA"/>
        </w:rPr>
        <w:t>'</w:t>
      </w:r>
      <w:r w:rsidR="00451963">
        <w:rPr>
          <w:rtl/>
        </w:rPr>
        <w:t>,</w:t>
      </w:r>
      <w:r w:rsidRPr="00FC337B">
        <w:rPr>
          <w:rtl/>
          <w:lang w:bidi="ar-SA"/>
        </w:rPr>
        <w:t xml:space="preserve"> </w:t>
      </w:r>
      <w:r w:rsidRPr="00FC337B">
        <w:rPr>
          <w:rtl/>
        </w:rPr>
        <w:t>שבה</w:t>
      </w:r>
      <w:r w:rsidRPr="00FC337B">
        <w:rPr>
          <w:rtl/>
          <w:lang w:bidi="ar-SA"/>
        </w:rPr>
        <w:t xml:space="preserve"> </w:t>
      </w:r>
      <w:r w:rsidRPr="00FC337B">
        <w:rPr>
          <w:rtl/>
        </w:rPr>
        <w:t>התלמידים</w:t>
      </w:r>
      <w:r w:rsidRPr="00FC337B">
        <w:rPr>
          <w:rtl/>
          <w:lang w:bidi="ar-SA"/>
        </w:rPr>
        <w:t xml:space="preserve"> </w:t>
      </w:r>
      <w:r w:rsidR="00991030">
        <w:rPr>
          <w:rFonts w:hint="cs"/>
          <w:rtl/>
        </w:rPr>
        <w:t xml:space="preserve">והתלמידות </w:t>
      </w:r>
      <w:r w:rsidRPr="00FC337B">
        <w:rPr>
          <w:rtl/>
        </w:rPr>
        <w:t>עובדים</w:t>
      </w:r>
      <w:r w:rsidRPr="00FC337B">
        <w:rPr>
          <w:rtl/>
          <w:lang w:bidi="ar-SA"/>
        </w:rPr>
        <w:t xml:space="preserve"> </w:t>
      </w:r>
      <w:r w:rsidRPr="00FC337B">
        <w:rPr>
          <w:rtl/>
        </w:rPr>
        <w:t>פיזית</w:t>
      </w:r>
      <w:r w:rsidRPr="00FC337B">
        <w:rPr>
          <w:rtl/>
          <w:lang w:bidi="ar-SA"/>
        </w:rPr>
        <w:t xml:space="preserve"> </w:t>
      </w:r>
      <w:r w:rsidRPr="00FC337B">
        <w:rPr>
          <w:rtl/>
        </w:rPr>
        <w:t>במשך</w:t>
      </w:r>
      <w:r w:rsidRPr="00FC337B">
        <w:rPr>
          <w:rtl/>
          <w:lang w:bidi="ar-SA"/>
        </w:rPr>
        <w:t xml:space="preserve"> </w:t>
      </w:r>
      <w:r w:rsidRPr="00FC337B">
        <w:rPr>
          <w:rtl/>
        </w:rPr>
        <w:t>שבועיים</w:t>
      </w:r>
      <w:r w:rsidRPr="00FC337B">
        <w:rPr>
          <w:rtl/>
          <w:lang w:bidi="ar-SA"/>
        </w:rPr>
        <w:t xml:space="preserve"> </w:t>
      </w:r>
      <w:r w:rsidRPr="00FC337B">
        <w:rPr>
          <w:rtl/>
        </w:rPr>
        <w:t>בחווה</w:t>
      </w:r>
      <w:r w:rsidRPr="00FC337B">
        <w:rPr>
          <w:rtl/>
          <w:lang w:bidi="ar-SA"/>
        </w:rPr>
        <w:t xml:space="preserve"> </w:t>
      </w:r>
      <w:r w:rsidRPr="00FC337B">
        <w:rPr>
          <w:rtl/>
        </w:rPr>
        <w:t>אורגנית</w:t>
      </w:r>
      <w:r w:rsidRPr="00FC337B">
        <w:rPr>
          <w:rtl/>
          <w:lang w:bidi="ar-SA"/>
        </w:rPr>
        <w:t xml:space="preserve"> (</w:t>
      </w:r>
      <w:r w:rsidR="005B61AB">
        <w:rPr>
          <w:lang w:bidi="ar-SA"/>
        </w:rPr>
        <w:t>Schieren, 2012</w:t>
      </w:r>
      <w:r w:rsidRPr="00FC337B">
        <w:rPr>
          <w:rtl/>
          <w:lang w:bidi="ar-SA"/>
        </w:rPr>
        <w:t xml:space="preserve">). </w:t>
      </w:r>
      <w:r w:rsidRPr="00FC337B">
        <w:rPr>
          <w:rtl/>
        </w:rPr>
        <w:t>עבודה</w:t>
      </w:r>
      <w:r w:rsidRPr="00FC337B">
        <w:rPr>
          <w:rtl/>
          <w:lang w:bidi="ar-SA"/>
        </w:rPr>
        <w:t xml:space="preserve"> </w:t>
      </w:r>
      <w:r w:rsidRPr="00FC337B">
        <w:rPr>
          <w:rtl/>
        </w:rPr>
        <w:t>זו</w:t>
      </w:r>
      <w:r w:rsidRPr="00FC337B">
        <w:rPr>
          <w:rtl/>
          <w:lang w:bidi="ar-SA"/>
        </w:rPr>
        <w:t xml:space="preserve"> </w:t>
      </w:r>
      <w:r w:rsidRPr="00FC337B">
        <w:rPr>
          <w:rtl/>
        </w:rPr>
        <w:t>מחזקת</w:t>
      </w:r>
      <w:r w:rsidRPr="00FC337B">
        <w:rPr>
          <w:rtl/>
          <w:lang w:bidi="ar-SA"/>
        </w:rPr>
        <w:t xml:space="preserve"> </w:t>
      </w:r>
      <w:r w:rsidRPr="00FC337B">
        <w:rPr>
          <w:rtl/>
        </w:rPr>
        <w:t>את</w:t>
      </w:r>
      <w:r w:rsidRPr="00FC337B">
        <w:rPr>
          <w:rtl/>
          <w:lang w:bidi="ar-SA"/>
        </w:rPr>
        <w:t xml:space="preserve"> </w:t>
      </w:r>
      <w:r w:rsidRPr="00FC337B">
        <w:rPr>
          <w:rtl/>
        </w:rPr>
        <w:t>כוח</w:t>
      </w:r>
      <w:r w:rsidRPr="00FC337B">
        <w:rPr>
          <w:rtl/>
          <w:lang w:bidi="ar-SA"/>
        </w:rPr>
        <w:t xml:space="preserve"> </w:t>
      </w:r>
      <w:r w:rsidRPr="00FC337B">
        <w:rPr>
          <w:rtl/>
        </w:rPr>
        <w:t>הרצון</w:t>
      </w:r>
      <w:r w:rsidRPr="00FC337B">
        <w:rPr>
          <w:rtl/>
          <w:lang w:bidi="ar-SA"/>
        </w:rPr>
        <w:t xml:space="preserve"> </w:t>
      </w:r>
      <w:r w:rsidRPr="00FC337B">
        <w:rPr>
          <w:rtl/>
        </w:rPr>
        <w:t>וההתמדה</w:t>
      </w:r>
      <w:r w:rsidR="00451963">
        <w:rPr>
          <w:rtl/>
        </w:rPr>
        <w:t>,</w:t>
      </w:r>
      <w:r w:rsidRPr="00FC337B">
        <w:rPr>
          <w:rtl/>
          <w:lang w:bidi="ar-SA"/>
        </w:rPr>
        <w:t xml:space="preserve"> </w:t>
      </w:r>
      <w:r w:rsidRPr="00FC337B">
        <w:rPr>
          <w:rtl/>
        </w:rPr>
        <w:t>ומפתחת</w:t>
      </w:r>
      <w:r w:rsidRPr="00FC337B">
        <w:rPr>
          <w:rtl/>
          <w:lang w:bidi="ar-SA"/>
        </w:rPr>
        <w:t xml:space="preserve"> </w:t>
      </w:r>
      <w:r w:rsidRPr="00FC337B">
        <w:rPr>
          <w:rtl/>
        </w:rPr>
        <w:t>קשר</w:t>
      </w:r>
      <w:r w:rsidRPr="00FC337B">
        <w:rPr>
          <w:rtl/>
          <w:lang w:bidi="ar-SA"/>
        </w:rPr>
        <w:t xml:space="preserve"> </w:t>
      </w:r>
      <w:r w:rsidRPr="00FC337B">
        <w:rPr>
          <w:rtl/>
        </w:rPr>
        <w:t>רגשי</w:t>
      </w:r>
      <w:r w:rsidRPr="00FC337B">
        <w:rPr>
          <w:rtl/>
          <w:lang w:bidi="ar-SA"/>
        </w:rPr>
        <w:t xml:space="preserve"> </w:t>
      </w:r>
      <w:r w:rsidRPr="00FC337B">
        <w:rPr>
          <w:rtl/>
        </w:rPr>
        <w:t>בלתי</w:t>
      </w:r>
      <w:r w:rsidRPr="00FC337B">
        <w:rPr>
          <w:rtl/>
          <w:lang w:bidi="ar-SA"/>
        </w:rPr>
        <w:t xml:space="preserve"> </w:t>
      </w:r>
      <w:r w:rsidRPr="00FC337B">
        <w:rPr>
          <w:rtl/>
        </w:rPr>
        <w:t>אמצעי</w:t>
      </w:r>
      <w:r w:rsidRPr="00FC337B">
        <w:rPr>
          <w:rtl/>
          <w:lang w:bidi="ar-SA"/>
        </w:rPr>
        <w:t xml:space="preserve"> </w:t>
      </w:r>
      <w:r w:rsidRPr="00FC337B">
        <w:rPr>
          <w:rtl/>
        </w:rPr>
        <w:t>לעולם</w:t>
      </w:r>
      <w:r w:rsidRPr="00FC337B">
        <w:rPr>
          <w:rtl/>
          <w:lang w:bidi="ar-SA"/>
        </w:rPr>
        <w:t xml:space="preserve"> </w:t>
      </w:r>
      <w:r w:rsidRPr="00FC337B">
        <w:rPr>
          <w:rtl/>
        </w:rPr>
        <w:t>החי</w:t>
      </w:r>
      <w:r w:rsidRPr="00FC337B">
        <w:rPr>
          <w:rtl/>
          <w:lang w:bidi="ar-SA"/>
        </w:rPr>
        <w:t xml:space="preserve"> </w:t>
      </w:r>
      <w:r w:rsidRPr="00FC337B">
        <w:rPr>
          <w:rtl/>
        </w:rPr>
        <w:t>והצומח</w:t>
      </w:r>
      <w:r w:rsidRPr="00FC337B">
        <w:rPr>
          <w:rtl/>
          <w:lang w:bidi="ar-SA"/>
        </w:rPr>
        <w:t xml:space="preserve"> (</w:t>
      </w:r>
      <w:r w:rsidR="005B61AB">
        <w:rPr>
          <w:lang w:bidi="ar-SA"/>
        </w:rPr>
        <w:t>Schieren, 2012</w:t>
      </w:r>
      <w:r w:rsidRPr="00FC337B">
        <w:rPr>
          <w:rtl/>
          <w:lang w:bidi="ar-SA"/>
        </w:rPr>
        <w:t>).</w:t>
      </w:r>
    </w:p>
    <w:p w14:paraId="21FB4EFB" w14:textId="2F7E1467" w:rsidR="00FC337B" w:rsidRPr="00FC337B" w:rsidRDefault="006B3407" w:rsidP="00A5146A">
      <w:pPr>
        <w:pStyle w:val="2"/>
      </w:pPr>
      <w:bookmarkStart w:id="42" w:name="_Toc239109198"/>
      <w:r>
        <w:rPr>
          <w:rFonts w:hint="cs"/>
          <w:rtl/>
        </w:rPr>
        <w:t>2.</w:t>
      </w:r>
      <w:r w:rsidR="00122EDA">
        <w:rPr>
          <w:rFonts w:hint="cs"/>
          <w:rtl/>
        </w:rPr>
        <w:t xml:space="preserve">7 </w:t>
      </w:r>
      <w:r w:rsidR="00466D31">
        <w:rPr>
          <w:rFonts w:hint="cs"/>
          <w:rtl/>
        </w:rPr>
        <w:t>ח</w:t>
      </w:r>
      <w:r w:rsidR="00FC337B" w:rsidRPr="00FC337B">
        <w:rPr>
          <w:rtl/>
        </w:rPr>
        <w:t>ינוך לחשיבה עצמית ועצמאית</w:t>
      </w:r>
      <w:bookmarkEnd w:id="42"/>
    </w:p>
    <w:p w14:paraId="4111B785" w14:textId="12E1931B" w:rsidR="00FC337B" w:rsidRPr="00FC337B" w:rsidRDefault="00FC337B" w:rsidP="009A6C93">
      <w:pPr>
        <w:pStyle w:val="3"/>
      </w:pPr>
      <w:bookmarkStart w:id="43" w:name="_Toc239109199"/>
      <w:r w:rsidRPr="00FC337B">
        <w:rPr>
          <w:rtl/>
          <w:lang w:bidi="he-IL"/>
        </w:rPr>
        <w:t>חשיבה</w:t>
      </w:r>
      <w:r w:rsidRPr="00FC337B">
        <w:rPr>
          <w:rtl/>
        </w:rPr>
        <w:t xml:space="preserve"> </w:t>
      </w:r>
      <w:r w:rsidRPr="00FC337B">
        <w:rPr>
          <w:rtl/>
          <w:lang w:bidi="he-IL"/>
        </w:rPr>
        <w:t>רפלקטיבית</w:t>
      </w:r>
      <w:r w:rsidRPr="00FC337B">
        <w:rPr>
          <w:rtl/>
        </w:rPr>
        <w:t xml:space="preserve"> (</w:t>
      </w:r>
      <w:r w:rsidR="005B61AB" w:rsidRPr="005B61AB">
        <w:t>Dewey</w:t>
      </w:r>
      <w:r w:rsidRPr="00FC337B">
        <w:rPr>
          <w:rtl/>
        </w:rPr>
        <w:t xml:space="preserve">) </w:t>
      </w:r>
      <w:r w:rsidRPr="00FC337B">
        <w:rPr>
          <w:rtl/>
          <w:lang w:bidi="he-IL"/>
        </w:rPr>
        <w:t>וקהילת</w:t>
      </w:r>
      <w:r w:rsidRPr="00FC337B">
        <w:rPr>
          <w:rtl/>
        </w:rPr>
        <w:t xml:space="preserve"> </w:t>
      </w:r>
      <w:r w:rsidRPr="00FC337B">
        <w:rPr>
          <w:rtl/>
          <w:lang w:bidi="he-IL"/>
        </w:rPr>
        <w:t>החקירה</w:t>
      </w:r>
      <w:r w:rsidRPr="00FC337B">
        <w:rPr>
          <w:rtl/>
        </w:rPr>
        <w:t xml:space="preserve"> (</w:t>
      </w:r>
      <w:r w:rsidR="005B61AB" w:rsidRPr="005B61AB">
        <w:t>Lipman</w:t>
      </w:r>
      <w:r w:rsidRPr="00FC337B">
        <w:rPr>
          <w:rtl/>
        </w:rPr>
        <w:t>)</w:t>
      </w:r>
      <w:bookmarkEnd w:id="43"/>
    </w:p>
    <w:p w14:paraId="5FBA35F7" w14:textId="2B75C8A5" w:rsidR="00FC337B" w:rsidRPr="00FC337B" w:rsidRDefault="00FC337B" w:rsidP="00A37757">
      <w:r w:rsidRPr="00FC337B">
        <w:rPr>
          <w:rtl/>
        </w:rPr>
        <w:t>ג</w:t>
      </w:r>
      <w:r w:rsidRPr="00FC337B">
        <w:rPr>
          <w:rtl/>
          <w:lang w:bidi="ar-SA"/>
        </w:rPr>
        <w:t>'</w:t>
      </w:r>
      <w:r w:rsidRPr="00FC337B">
        <w:rPr>
          <w:rtl/>
        </w:rPr>
        <w:t>ון</w:t>
      </w:r>
      <w:r w:rsidRPr="00FC337B">
        <w:rPr>
          <w:rtl/>
          <w:lang w:bidi="ar-SA"/>
        </w:rPr>
        <w:t xml:space="preserve"> </w:t>
      </w:r>
      <w:r w:rsidRPr="00FC337B">
        <w:rPr>
          <w:rtl/>
        </w:rPr>
        <w:t>דיואי</w:t>
      </w:r>
      <w:r w:rsidRPr="00FC337B">
        <w:rPr>
          <w:rtl/>
          <w:lang w:bidi="ar-SA"/>
        </w:rPr>
        <w:t xml:space="preserve"> </w:t>
      </w:r>
      <w:r w:rsidRPr="00FC337B">
        <w:rPr>
          <w:rtl/>
        </w:rPr>
        <w:t>הגדיר</w:t>
      </w:r>
      <w:r w:rsidRPr="00FC337B">
        <w:rPr>
          <w:rtl/>
          <w:lang w:bidi="ar-SA"/>
        </w:rPr>
        <w:t xml:space="preserve"> </w:t>
      </w:r>
      <w:r w:rsidRPr="00FC337B">
        <w:rPr>
          <w:rtl/>
        </w:rPr>
        <w:t>בספרו</w:t>
      </w:r>
      <w:r w:rsidRPr="00FC337B">
        <w:rPr>
          <w:rtl/>
          <w:lang w:bidi="ar-SA"/>
        </w:rPr>
        <w:t xml:space="preserve"> '</w:t>
      </w:r>
      <w:r w:rsidRPr="00FC337B">
        <w:rPr>
          <w:rtl/>
        </w:rPr>
        <w:t>כיצד</w:t>
      </w:r>
      <w:r w:rsidRPr="00FC337B">
        <w:rPr>
          <w:rtl/>
          <w:lang w:bidi="ar-SA"/>
        </w:rPr>
        <w:t xml:space="preserve"> </w:t>
      </w:r>
      <w:r w:rsidRPr="00FC337B">
        <w:rPr>
          <w:rtl/>
        </w:rPr>
        <w:t>אנו</w:t>
      </w:r>
      <w:r w:rsidRPr="00FC337B">
        <w:rPr>
          <w:rtl/>
          <w:lang w:bidi="ar-SA"/>
        </w:rPr>
        <w:t xml:space="preserve"> </w:t>
      </w:r>
      <w:r w:rsidRPr="00FC337B">
        <w:rPr>
          <w:rtl/>
        </w:rPr>
        <w:t>חושבים</w:t>
      </w:r>
      <w:r w:rsidRPr="00FC337B">
        <w:rPr>
          <w:rtl/>
          <w:lang w:bidi="ar-SA"/>
        </w:rPr>
        <w:t xml:space="preserve">' </w:t>
      </w:r>
      <w:r w:rsidRPr="00FC337B">
        <w:rPr>
          <w:rtl/>
        </w:rPr>
        <w:t>את</w:t>
      </w:r>
      <w:r w:rsidRPr="00FC337B">
        <w:rPr>
          <w:rtl/>
          <w:lang w:bidi="ar-SA"/>
        </w:rPr>
        <w:t xml:space="preserve"> '</w:t>
      </w:r>
      <w:r w:rsidRPr="00FC337B">
        <w:rPr>
          <w:rtl/>
        </w:rPr>
        <w:t>החשיבה</w:t>
      </w:r>
      <w:r w:rsidRPr="00FC337B">
        <w:rPr>
          <w:rtl/>
          <w:lang w:bidi="ar-SA"/>
        </w:rPr>
        <w:t xml:space="preserve"> </w:t>
      </w:r>
      <w:r w:rsidRPr="00FC337B">
        <w:rPr>
          <w:rtl/>
        </w:rPr>
        <w:t>הרפלקטיבית</w:t>
      </w:r>
      <w:r w:rsidRPr="00FC337B">
        <w:rPr>
          <w:rtl/>
          <w:lang w:bidi="ar-SA"/>
        </w:rPr>
        <w:t xml:space="preserve">' </w:t>
      </w:r>
      <w:r w:rsidRPr="00FC337B">
        <w:rPr>
          <w:rtl/>
        </w:rPr>
        <w:t>כבחינה</w:t>
      </w:r>
      <w:r w:rsidRPr="00FC337B">
        <w:rPr>
          <w:rtl/>
          <w:lang w:bidi="ar-SA"/>
        </w:rPr>
        <w:t xml:space="preserve"> </w:t>
      </w:r>
      <w:r w:rsidRPr="00FC337B">
        <w:rPr>
          <w:rtl/>
        </w:rPr>
        <w:t>פעילה</w:t>
      </w:r>
      <w:r w:rsidR="00451963">
        <w:rPr>
          <w:rtl/>
        </w:rPr>
        <w:t>,</w:t>
      </w:r>
      <w:r w:rsidRPr="00FC337B">
        <w:rPr>
          <w:rtl/>
          <w:lang w:bidi="ar-SA"/>
        </w:rPr>
        <w:t xml:space="preserve"> </w:t>
      </w:r>
      <w:r w:rsidRPr="00FC337B">
        <w:rPr>
          <w:rtl/>
        </w:rPr>
        <w:t>מתמשכת</w:t>
      </w:r>
      <w:r w:rsidRPr="00FC337B">
        <w:rPr>
          <w:rtl/>
          <w:lang w:bidi="ar-SA"/>
        </w:rPr>
        <w:t xml:space="preserve"> </w:t>
      </w:r>
      <w:r w:rsidRPr="00FC337B">
        <w:rPr>
          <w:rtl/>
        </w:rPr>
        <w:t>וזהירה</w:t>
      </w:r>
      <w:r w:rsidRPr="00FC337B">
        <w:rPr>
          <w:rtl/>
          <w:lang w:bidi="ar-SA"/>
        </w:rPr>
        <w:t xml:space="preserve"> </w:t>
      </w:r>
      <w:r w:rsidRPr="00FC337B">
        <w:rPr>
          <w:rtl/>
        </w:rPr>
        <w:t>של</w:t>
      </w:r>
      <w:r w:rsidRPr="00FC337B">
        <w:rPr>
          <w:rtl/>
          <w:lang w:bidi="ar-SA"/>
        </w:rPr>
        <w:t xml:space="preserve"> </w:t>
      </w:r>
      <w:r w:rsidRPr="00FC337B">
        <w:rPr>
          <w:rtl/>
        </w:rPr>
        <w:t>כל</w:t>
      </w:r>
      <w:r w:rsidRPr="00FC337B">
        <w:rPr>
          <w:rtl/>
          <w:lang w:bidi="ar-SA"/>
        </w:rPr>
        <w:t xml:space="preserve"> </w:t>
      </w:r>
      <w:r w:rsidRPr="00FC337B">
        <w:rPr>
          <w:rtl/>
        </w:rPr>
        <w:t>אמונה</w:t>
      </w:r>
      <w:r w:rsidRPr="00FC337B">
        <w:rPr>
          <w:rtl/>
          <w:lang w:bidi="ar-SA"/>
        </w:rPr>
        <w:t xml:space="preserve"> </w:t>
      </w:r>
      <w:r w:rsidRPr="00FC337B">
        <w:rPr>
          <w:rtl/>
        </w:rPr>
        <w:t>או</w:t>
      </w:r>
      <w:r w:rsidRPr="00FC337B">
        <w:rPr>
          <w:rtl/>
          <w:lang w:bidi="ar-SA"/>
        </w:rPr>
        <w:t xml:space="preserve"> </w:t>
      </w:r>
      <w:r w:rsidRPr="00FC337B">
        <w:rPr>
          <w:rtl/>
        </w:rPr>
        <w:t>צורת</w:t>
      </w:r>
      <w:r w:rsidRPr="00FC337B">
        <w:rPr>
          <w:rtl/>
          <w:lang w:bidi="ar-SA"/>
        </w:rPr>
        <w:t xml:space="preserve"> </w:t>
      </w:r>
      <w:r w:rsidRPr="00FC337B">
        <w:rPr>
          <w:rtl/>
        </w:rPr>
        <w:t>ידע</w:t>
      </w:r>
      <w:r w:rsidR="00451963">
        <w:rPr>
          <w:rtl/>
        </w:rPr>
        <w:t>,</w:t>
      </w:r>
      <w:r w:rsidRPr="00FC337B">
        <w:rPr>
          <w:rtl/>
          <w:lang w:bidi="ar-SA"/>
        </w:rPr>
        <w:t xml:space="preserve"> </w:t>
      </w:r>
      <w:r w:rsidRPr="00FC337B">
        <w:rPr>
          <w:rtl/>
        </w:rPr>
        <w:t>לאור</w:t>
      </w:r>
      <w:r w:rsidRPr="00FC337B">
        <w:rPr>
          <w:rtl/>
          <w:lang w:bidi="ar-SA"/>
        </w:rPr>
        <w:t xml:space="preserve"> </w:t>
      </w:r>
      <w:r w:rsidRPr="00FC337B">
        <w:rPr>
          <w:rtl/>
        </w:rPr>
        <w:t>הבסיס</w:t>
      </w:r>
      <w:r w:rsidRPr="00FC337B">
        <w:rPr>
          <w:rtl/>
          <w:lang w:bidi="ar-SA"/>
        </w:rPr>
        <w:t xml:space="preserve"> </w:t>
      </w:r>
      <w:r w:rsidRPr="00FC337B">
        <w:rPr>
          <w:rtl/>
        </w:rPr>
        <w:t>התומך</w:t>
      </w:r>
      <w:r w:rsidRPr="00FC337B">
        <w:rPr>
          <w:rtl/>
          <w:lang w:bidi="ar-SA"/>
        </w:rPr>
        <w:t xml:space="preserve"> </w:t>
      </w:r>
      <w:r w:rsidRPr="00FC337B">
        <w:rPr>
          <w:rtl/>
        </w:rPr>
        <w:t>בה</w:t>
      </w:r>
      <w:r w:rsidRPr="00FC337B">
        <w:rPr>
          <w:rtl/>
          <w:lang w:bidi="ar-SA"/>
        </w:rPr>
        <w:t xml:space="preserve"> </w:t>
      </w:r>
      <w:r w:rsidRPr="00FC337B">
        <w:rPr>
          <w:rtl/>
        </w:rPr>
        <w:t>והמסקנות</w:t>
      </w:r>
      <w:r w:rsidRPr="00FC337B">
        <w:rPr>
          <w:rtl/>
          <w:lang w:bidi="ar-SA"/>
        </w:rPr>
        <w:t xml:space="preserve"> </w:t>
      </w:r>
      <w:r w:rsidRPr="00FC337B">
        <w:rPr>
          <w:rtl/>
        </w:rPr>
        <w:t>שאליהן</w:t>
      </w:r>
      <w:r w:rsidRPr="00FC337B">
        <w:rPr>
          <w:rtl/>
          <w:lang w:bidi="ar-SA"/>
        </w:rPr>
        <w:t xml:space="preserve"> </w:t>
      </w:r>
      <w:r w:rsidRPr="00FC337B">
        <w:rPr>
          <w:rtl/>
        </w:rPr>
        <w:t>היא</w:t>
      </w:r>
      <w:r w:rsidRPr="00FC337B">
        <w:rPr>
          <w:rtl/>
          <w:lang w:bidi="ar-SA"/>
        </w:rPr>
        <w:t xml:space="preserve"> </w:t>
      </w:r>
      <w:r w:rsidRPr="00FC337B">
        <w:rPr>
          <w:rtl/>
        </w:rPr>
        <w:t>מובילה</w:t>
      </w:r>
      <w:r w:rsidRPr="00FC337B">
        <w:rPr>
          <w:rtl/>
          <w:lang w:bidi="ar-SA"/>
        </w:rPr>
        <w:t xml:space="preserve"> (</w:t>
      </w:r>
      <w:r w:rsidR="009E7C6D">
        <w:rPr>
          <w:lang w:bidi="ar-SA"/>
        </w:rPr>
        <w:t>Dewey, 1933</w:t>
      </w:r>
      <w:r w:rsidRPr="00FC337B">
        <w:rPr>
          <w:rtl/>
          <w:lang w:bidi="ar-SA"/>
        </w:rPr>
        <w:t xml:space="preserve">). </w:t>
      </w:r>
      <w:r w:rsidRPr="00FC337B">
        <w:rPr>
          <w:rtl/>
        </w:rPr>
        <w:t>דיואי</w:t>
      </w:r>
      <w:r w:rsidRPr="00FC337B">
        <w:rPr>
          <w:rtl/>
          <w:lang w:bidi="ar-SA"/>
        </w:rPr>
        <w:t xml:space="preserve"> </w:t>
      </w:r>
      <w:r w:rsidRPr="00FC337B">
        <w:rPr>
          <w:rtl/>
        </w:rPr>
        <w:t>טען</w:t>
      </w:r>
      <w:r w:rsidRPr="00FC337B">
        <w:rPr>
          <w:rtl/>
          <w:lang w:bidi="ar-SA"/>
        </w:rPr>
        <w:t xml:space="preserve"> </w:t>
      </w:r>
      <w:r w:rsidRPr="00FC337B">
        <w:rPr>
          <w:rtl/>
        </w:rPr>
        <w:t>כי</w:t>
      </w:r>
      <w:r w:rsidRPr="00FC337B">
        <w:rPr>
          <w:rtl/>
          <w:lang w:bidi="ar-SA"/>
        </w:rPr>
        <w:t xml:space="preserve"> </w:t>
      </w:r>
      <w:r w:rsidRPr="00FC337B">
        <w:rPr>
          <w:rtl/>
        </w:rPr>
        <w:t>חוויה</w:t>
      </w:r>
      <w:r w:rsidRPr="00FC337B">
        <w:rPr>
          <w:rtl/>
          <w:lang w:bidi="ar-SA"/>
        </w:rPr>
        <w:t xml:space="preserve"> </w:t>
      </w:r>
      <w:r w:rsidRPr="00FC337B">
        <w:rPr>
          <w:rtl/>
        </w:rPr>
        <w:t>הופכת</w:t>
      </w:r>
      <w:r w:rsidRPr="00FC337B">
        <w:rPr>
          <w:rtl/>
          <w:lang w:bidi="ar-SA"/>
        </w:rPr>
        <w:t xml:space="preserve"> </w:t>
      </w:r>
      <w:r w:rsidRPr="00FC337B">
        <w:rPr>
          <w:rtl/>
        </w:rPr>
        <w:t>ל</w:t>
      </w:r>
      <w:r w:rsidRPr="00FC337B">
        <w:rPr>
          <w:rtl/>
          <w:lang w:bidi="ar-SA"/>
        </w:rPr>
        <w:t>'</w:t>
      </w:r>
      <w:r w:rsidRPr="00FC337B">
        <w:rPr>
          <w:rtl/>
        </w:rPr>
        <w:t>חוויה</w:t>
      </w:r>
      <w:r w:rsidRPr="00FC337B">
        <w:rPr>
          <w:rtl/>
          <w:lang w:bidi="ar-SA"/>
        </w:rPr>
        <w:t xml:space="preserve"> </w:t>
      </w:r>
      <w:r w:rsidRPr="00FC337B">
        <w:rPr>
          <w:rtl/>
        </w:rPr>
        <w:t>מחנכת</w:t>
      </w:r>
      <w:r w:rsidRPr="00FC337B">
        <w:rPr>
          <w:rtl/>
          <w:lang w:bidi="ar-SA"/>
        </w:rPr>
        <w:t xml:space="preserve">' </w:t>
      </w:r>
      <w:r w:rsidRPr="00FC337B">
        <w:rPr>
          <w:rtl/>
        </w:rPr>
        <w:t>רק</w:t>
      </w:r>
      <w:r w:rsidRPr="00FC337B">
        <w:rPr>
          <w:rtl/>
          <w:lang w:bidi="ar-SA"/>
        </w:rPr>
        <w:t xml:space="preserve"> </w:t>
      </w:r>
      <w:r w:rsidRPr="00FC337B">
        <w:rPr>
          <w:rtl/>
        </w:rPr>
        <w:t>כאשר</w:t>
      </w:r>
      <w:r w:rsidRPr="00FC337B">
        <w:rPr>
          <w:rtl/>
          <w:lang w:bidi="ar-SA"/>
        </w:rPr>
        <w:t xml:space="preserve"> </w:t>
      </w:r>
      <w:r w:rsidRPr="00FC337B">
        <w:rPr>
          <w:rtl/>
        </w:rPr>
        <w:t>הלומד</w:t>
      </w:r>
      <w:r w:rsidRPr="00FC337B">
        <w:rPr>
          <w:rtl/>
          <w:lang w:bidi="ar-SA"/>
        </w:rPr>
        <w:t xml:space="preserve"> </w:t>
      </w:r>
      <w:r w:rsidRPr="00FC337B">
        <w:rPr>
          <w:rtl/>
        </w:rPr>
        <w:t>מבין</w:t>
      </w:r>
      <w:r w:rsidRPr="00FC337B">
        <w:rPr>
          <w:rtl/>
          <w:lang w:bidi="ar-SA"/>
        </w:rPr>
        <w:t xml:space="preserve"> </w:t>
      </w:r>
      <w:r w:rsidRPr="00FC337B">
        <w:rPr>
          <w:rtl/>
        </w:rPr>
        <w:t>את</w:t>
      </w:r>
      <w:r w:rsidRPr="00FC337B">
        <w:rPr>
          <w:rtl/>
          <w:lang w:bidi="ar-SA"/>
        </w:rPr>
        <w:t xml:space="preserve"> </w:t>
      </w:r>
      <w:r w:rsidRPr="00FC337B">
        <w:rPr>
          <w:rtl/>
        </w:rPr>
        <w:t>הקשר</w:t>
      </w:r>
      <w:r w:rsidRPr="00FC337B">
        <w:rPr>
          <w:rtl/>
          <w:lang w:bidi="ar-SA"/>
        </w:rPr>
        <w:t xml:space="preserve"> </w:t>
      </w:r>
      <w:r w:rsidRPr="00FC337B">
        <w:rPr>
          <w:rtl/>
        </w:rPr>
        <w:t>הסיבתי</w:t>
      </w:r>
      <w:r w:rsidRPr="00FC337B">
        <w:rPr>
          <w:rtl/>
          <w:lang w:bidi="ar-SA"/>
        </w:rPr>
        <w:t xml:space="preserve"> </w:t>
      </w:r>
      <w:r w:rsidRPr="00FC337B">
        <w:rPr>
          <w:rtl/>
        </w:rPr>
        <w:t>שבין</w:t>
      </w:r>
      <w:r w:rsidRPr="00FC337B">
        <w:rPr>
          <w:rtl/>
          <w:lang w:bidi="ar-SA"/>
        </w:rPr>
        <w:t xml:space="preserve"> </w:t>
      </w:r>
      <w:r w:rsidRPr="00FC337B">
        <w:rPr>
          <w:rtl/>
        </w:rPr>
        <w:t>מעשיו</w:t>
      </w:r>
      <w:r w:rsidRPr="00FC337B">
        <w:rPr>
          <w:rtl/>
          <w:lang w:bidi="ar-SA"/>
        </w:rPr>
        <w:t xml:space="preserve"> </w:t>
      </w:r>
      <w:r w:rsidRPr="00FC337B">
        <w:rPr>
          <w:rtl/>
        </w:rPr>
        <w:t>לתוצאותיהם</w:t>
      </w:r>
      <w:r w:rsidRPr="00FC337B">
        <w:rPr>
          <w:rtl/>
          <w:lang w:bidi="ar-SA"/>
        </w:rPr>
        <w:t xml:space="preserve"> </w:t>
      </w:r>
      <w:r w:rsidRPr="00FC337B">
        <w:rPr>
          <w:rtl/>
        </w:rPr>
        <w:t>ומפיק</w:t>
      </w:r>
      <w:r w:rsidRPr="00FC337B">
        <w:rPr>
          <w:rtl/>
          <w:lang w:bidi="ar-SA"/>
        </w:rPr>
        <w:t xml:space="preserve"> </w:t>
      </w:r>
      <w:r w:rsidRPr="00FC337B">
        <w:rPr>
          <w:rtl/>
        </w:rPr>
        <w:t>מכך</w:t>
      </w:r>
      <w:r w:rsidRPr="00FC337B">
        <w:rPr>
          <w:rtl/>
          <w:lang w:bidi="ar-SA"/>
        </w:rPr>
        <w:t xml:space="preserve"> </w:t>
      </w:r>
      <w:r w:rsidRPr="00FC337B">
        <w:rPr>
          <w:rtl/>
        </w:rPr>
        <w:t>מסקנות</w:t>
      </w:r>
      <w:r w:rsidRPr="00FC337B">
        <w:rPr>
          <w:rtl/>
          <w:lang w:bidi="ar-SA"/>
        </w:rPr>
        <w:t xml:space="preserve"> </w:t>
      </w:r>
      <w:r w:rsidRPr="00FC337B">
        <w:rPr>
          <w:rtl/>
        </w:rPr>
        <w:t>לעתיד</w:t>
      </w:r>
      <w:r w:rsidRPr="00FC337B">
        <w:rPr>
          <w:rtl/>
          <w:lang w:bidi="ar-SA"/>
        </w:rPr>
        <w:t xml:space="preserve"> (</w:t>
      </w:r>
      <w:r w:rsidR="00CF5A9E">
        <w:rPr>
          <w:lang w:bidi="ar-SA"/>
        </w:rPr>
        <w:t>Dewey, 1916</w:t>
      </w:r>
      <w:r w:rsidRPr="00FC337B">
        <w:rPr>
          <w:rtl/>
          <w:lang w:bidi="ar-SA"/>
        </w:rPr>
        <w:t xml:space="preserve">). </w:t>
      </w:r>
      <w:r w:rsidRPr="00FC337B">
        <w:rPr>
          <w:rtl/>
        </w:rPr>
        <w:t>בהמשך</w:t>
      </w:r>
      <w:r w:rsidRPr="00FC337B">
        <w:rPr>
          <w:rtl/>
          <w:lang w:bidi="ar-SA"/>
        </w:rPr>
        <w:t xml:space="preserve"> </w:t>
      </w:r>
      <w:r w:rsidRPr="00FC337B">
        <w:rPr>
          <w:rtl/>
        </w:rPr>
        <w:t>לדיואי</w:t>
      </w:r>
      <w:r w:rsidR="00451963">
        <w:rPr>
          <w:rtl/>
        </w:rPr>
        <w:t>,</w:t>
      </w:r>
      <w:r w:rsidRPr="00FC337B">
        <w:rPr>
          <w:rtl/>
          <w:lang w:bidi="ar-SA"/>
        </w:rPr>
        <w:t xml:space="preserve"> </w:t>
      </w:r>
      <w:r w:rsidRPr="00FC337B">
        <w:rPr>
          <w:rtl/>
        </w:rPr>
        <w:t>פיתח</w:t>
      </w:r>
      <w:r w:rsidRPr="00FC337B">
        <w:rPr>
          <w:rtl/>
          <w:lang w:bidi="ar-SA"/>
        </w:rPr>
        <w:t xml:space="preserve"> </w:t>
      </w:r>
      <w:r w:rsidRPr="00FC337B">
        <w:rPr>
          <w:rtl/>
        </w:rPr>
        <w:t>מתיו</w:t>
      </w:r>
      <w:r w:rsidRPr="00FC337B">
        <w:rPr>
          <w:rtl/>
          <w:lang w:bidi="ar-SA"/>
        </w:rPr>
        <w:t xml:space="preserve"> </w:t>
      </w:r>
      <w:r w:rsidRPr="00FC337B">
        <w:rPr>
          <w:rtl/>
        </w:rPr>
        <w:t>ליפמן</w:t>
      </w:r>
      <w:r w:rsidRPr="00FC337B">
        <w:rPr>
          <w:rtl/>
          <w:lang w:bidi="ar-SA"/>
        </w:rPr>
        <w:t xml:space="preserve"> (</w:t>
      </w:r>
      <w:r w:rsidR="00BE0A04" w:rsidRPr="00BE0A04">
        <w:rPr>
          <w:lang w:bidi="ar-SA"/>
        </w:rPr>
        <w:t>Matthew Lipman</w:t>
      </w:r>
      <w:r w:rsidRPr="00FC337B">
        <w:rPr>
          <w:rtl/>
          <w:lang w:bidi="ar-SA"/>
        </w:rPr>
        <w:t xml:space="preserve">) </w:t>
      </w:r>
      <w:r w:rsidRPr="00FC337B">
        <w:rPr>
          <w:rtl/>
        </w:rPr>
        <w:t>את</w:t>
      </w:r>
      <w:r w:rsidRPr="00FC337B">
        <w:rPr>
          <w:rtl/>
          <w:lang w:bidi="ar-SA"/>
        </w:rPr>
        <w:t xml:space="preserve"> </w:t>
      </w:r>
      <w:r w:rsidRPr="00FC337B">
        <w:rPr>
          <w:rtl/>
        </w:rPr>
        <w:t>מודל</w:t>
      </w:r>
      <w:r w:rsidRPr="00FC337B">
        <w:rPr>
          <w:rtl/>
          <w:lang w:bidi="ar-SA"/>
        </w:rPr>
        <w:t xml:space="preserve"> '</w:t>
      </w:r>
      <w:r w:rsidRPr="00FC337B">
        <w:rPr>
          <w:rtl/>
        </w:rPr>
        <w:t>קהילת</w:t>
      </w:r>
      <w:r w:rsidRPr="00FC337B">
        <w:rPr>
          <w:rtl/>
          <w:lang w:bidi="ar-SA"/>
        </w:rPr>
        <w:t xml:space="preserve"> </w:t>
      </w:r>
      <w:r w:rsidRPr="00FC337B">
        <w:rPr>
          <w:rtl/>
        </w:rPr>
        <w:t>החקירה</w:t>
      </w:r>
      <w:r w:rsidRPr="00FC337B">
        <w:rPr>
          <w:rtl/>
          <w:lang w:bidi="ar-SA"/>
        </w:rPr>
        <w:t>' (</w:t>
      </w:r>
      <w:r w:rsidR="00BE0A04" w:rsidRPr="00BE0A04">
        <w:rPr>
          <w:lang w:bidi="ar-SA"/>
        </w:rPr>
        <w:t>Community of Inquiry</w:t>
      </w:r>
      <w:r w:rsidRPr="00FC337B">
        <w:rPr>
          <w:rtl/>
          <w:lang w:bidi="ar-SA"/>
        </w:rPr>
        <w:t xml:space="preserve">) </w:t>
      </w:r>
      <w:r w:rsidRPr="00FC337B">
        <w:rPr>
          <w:rtl/>
        </w:rPr>
        <w:t>במסגרת</w:t>
      </w:r>
      <w:r w:rsidRPr="00FC337B">
        <w:rPr>
          <w:rtl/>
          <w:lang w:bidi="ar-SA"/>
        </w:rPr>
        <w:t xml:space="preserve"> </w:t>
      </w:r>
      <w:r w:rsidRPr="00FC337B">
        <w:rPr>
          <w:rtl/>
        </w:rPr>
        <w:t>תוכנית</w:t>
      </w:r>
      <w:r w:rsidRPr="00FC337B">
        <w:rPr>
          <w:rtl/>
          <w:lang w:bidi="ar-SA"/>
        </w:rPr>
        <w:t xml:space="preserve"> '</w:t>
      </w:r>
      <w:r w:rsidRPr="00FC337B">
        <w:rPr>
          <w:rtl/>
        </w:rPr>
        <w:t>פילוסופיה</w:t>
      </w:r>
      <w:r w:rsidRPr="00FC337B">
        <w:rPr>
          <w:rtl/>
          <w:lang w:bidi="ar-SA"/>
        </w:rPr>
        <w:t xml:space="preserve"> </w:t>
      </w:r>
      <w:r w:rsidRPr="00FC337B">
        <w:rPr>
          <w:rtl/>
        </w:rPr>
        <w:t>לילדים</w:t>
      </w:r>
      <w:r w:rsidRPr="00FC337B">
        <w:rPr>
          <w:rtl/>
          <w:lang w:bidi="ar-SA"/>
        </w:rPr>
        <w:t>' (</w:t>
      </w:r>
      <w:r w:rsidR="00DB2905" w:rsidRPr="00DB2905">
        <w:rPr>
          <w:lang w:bidi="ar-SA"/>
        </w:rPr>
        <w:t>Philosophy for Children</w:t>
      </w:r>
      <w:r w:rsidRPr="00FC337B">
        <w:rPr>
          <w:rtl/>
          <w:lang w:bidi="ar-SA"/>
        </w:rPr>
        <w:t>) (</w:t>
      </w:r>
      <w:r w:rsidR="00DB2905">
        <w:rPr>
          <w:lang w:bidi="ar-SA"/>
        </w:rPr>
        <w:t>Lipman, 2003</w:t>
      </w:r>
      <w:r w:rsidRPr="00FC337B">
        <w:rPr>
          <w:rtl/>
          <w:lang w:bidi="ar-SA"/>
        </w:rPr>
        <w:t xml:space="preserve">). </w:t>
      </w:r>
      <w:r w:rsidRPr="00FC337B">
        <w:rPr>
          <w:rtl/>
        </w:rPr>
        <w:t>ליפמן</w:t>
      </w:r>
      <w:r w:rsidRPr="00FC337B">
        <w:rPr>
          <w:rtl/>
          <w:lang w:bidi="ar-SA"/>
        </w:rPr>
        <w:t xml:space="preserve"> </w:t>
      </w:r>
      <w:r w:rsidRPr="00FC337B">
        <w:rPr>
          <w:rtl/>
        </w:rPr>
        <w:t>הדגיש</w:t>
      </w:r>
      <w:r w:rsidRPr="00FC337B">
        <w:rPr>
          <w:rtl/>
          <w:lang w:bidi="ar-SA"/>
        </w:rPr>
        <w:t xml:space="preserve"> </w:t>
      </w:r>
      <w:r w:rsidRPr="00FC337B">
        <w:rPr>
          <w:rtl/>
        </w:rPr>
        <w:t>כי</w:t>
      </w:r>
      <w:r w:rsidRPr="00FC337B">
        <w:rPr>
          <w:rtl/>
          <w:lang w:bidi="ar-SA"/>
        </w:rPr>
        <w:t xml:space="preserve"> </w:t>
      </w:r>
      <w:r w:rsidRPr="00FC337B">
        <w:rPr>
          <w:rtl/>
        </w:rPr>
        <w:t>חשיבה</w:t>
      </w:r>
      <w:r w:rsidRPr="00FC337B">
        <w:rPr>
          <w:rtl/>
          <w:lang w:bidi="ar-SA"/>
        </w:rPr>
        <w:t xml:space="preserve"> </w:t>
      </w:r>
      <w:r w:rsidRPr="00FC337B">
        <w:rPr>
          <w:rtl/>
        </w:rPr>
        <w:t>עצמית</w:t>
      </w:r>
      <w:r w:rsidRPr="00FC337B">
        <w:rPr>
          <w:rtl/>
          <w:lang w:bidi="ar-SA"/>
        </w:rPr>
        <w:t xml:space="preserve"> </w:t>
      </w:r>
      <w:r w:rsidRPr="00FC337B">
        <w:rPr>
          <w:rtl/>
        </w:rPr>
        <w:t>שלמה</w:t>
      </w:r>
      <w:r w:rsidRPr="00FC337B">
        <w:rPr>
          <w:rtl/>
          <w:lang w:bidi="ar-SA"/>
        </w:rPr>
        <w:t xml:space="preserve"> </w:t>
      </w:r>
      <w:r w:rsidRPr="00FC337B">
        <w:rPr>
          <w:rtl/>
        </w:rPr>
        <w:t>משלבת</w:t>
      </w:r>
      <w:r w:rsidRPr="00FC337B">
        <w:rPr>
          <w:rtl/>
          <w:lang w:bidi="ar-SA"/>
        </w:rPr>
        <w:t xml:space="preserve"> </w:t>
      </w:r>
      <w:r w:rsidRPr="00FC337B">
        <w:rPr>
          <w:rtl/>
        </w:rPr>
        <w:t>שלוש</w:t>
      </w:r>
      <w:r w:rsidRPr="00FC337B">
        <w:rPr>
          <w:rtl/>
          <w:lang w:bidi="ar-SA"/>
        </w:rPr>
        <w:t xml:space="preserve"> </w:t>
      </w:r>
      <w:r w:rsidRPr="00FC337B">
        <w:rPr>
          <w:rtl/>
        </w:rPr>
        <w:t>זרועות</w:t>
      </w:r>
      <w:r w:rsidRPr="00FC337B">
        <w:rPr>
          <w:rtl/>
          <w:lang w:bidi="ar-SA"/>
        </w:rPr>
        <w:t xml:space="preserve">: </w:t>
      </w:r>
      <w:r w:rsidRPr="00FC337B">
        <w:rPr>
          <w:rtl/>
        </w:rPr>
        <w:lastRenderedPageBreak/>
        <w:t>חשיבה</w:t>
      </w:r>
      <w:r w:rsidRPr="00FC337B">
        <w:rPr>
          <w:rtl/>
          <w:lang w:bidi="ar-SA"/>
        </w:rPr>
        <w:t xml:space="preserve"> </w:t>
      </w:r>
      <w:r w:rsidRPr="00FC337B">
        <w:rPr>
          <w:rtl/>
        </w:rPr>
        <w:t>ביקורתית</w:t>
      </w:r>
      <w:r w:rsidR="00451963">
        <w:rPr>
          <w:rtl/>
        </w:rPr>
        <w:t>,</w:t>
      </w:r>
      <w:r w:rsidRPr="00FC337B">
        <w:rPr>
          <w:rtl/>
          <w:lang w:bidi="ar-SA"/>
        </w:rPr>
        <w:t xml:space="preserve"> </w:t>
      </w:r>
      <w:r w:rsidRPr="00FC337B">
        <w:rPr>
          <w:rtl/>
        </w:rPr>
        <w:t>חשיבה</w:t>
      </w:r>
      <w:r w:rsidRPr="00FC337B">
        <w:rPr>
          <w:rtl/>
          <w:lang w:bidi="ar-SA"/>
        </w:rPr>
        <w:t xml:space="preserve"> </w:t>
      </w:r>
      <w:r w:rsidRPr="00FC337B">
        <w:rPr>
          <w:rtl/>
        </w:rPr>
        <w:t>יצירתית</w:t>
      </w:r>
      <w:r w:rsidRPr="00FC337B">
        <w:rPr>
          <w:rtl/>
          <w:lang w:bidi="ar-SA"/>
        </w:rPr>
        <w:t xml:space="preserve"> </w:t>
      </w:r>
      <w:r w:rsidRPr="00FC337B">
        <w:rPr>
          <w:rtl/>
        </w:rPr>
        <w:t>וחשיבה</w:t>
      </w:r>
      <w:r w:rsidRPr="00FC337B">
        <w:rPr>
          <w:rtl/>
          <w:lang w:bidi="ar-SA"/>
        </w:rPr>
        <w:t xml:space="preserve"> </w:t>
      </w:r>
      <w:r w:rsidRPr="00FC337B">
        <w:rPr>
          <w:rtl/>
        </w:rPr>
        <w:t>אכפתית</w:t>
      </w:r>
      <w:r w:rsidRPr="00FC337B">
        <w:rPr>
          <w:rtl/>
          <w:lang w:bidi="ar-SA"/>
        </w:rPr>
        <w:t xml:space="preserve"> (</w:t>
      </w:r>
      <w:r w:rsidR="00DB2905" w:rsidRPr="00DB2905">
        <w:rPr>
          <w:lang w:bidi="ar-SA"/>
        </w:rPr>
        <w:t>Caring Thinking</w:t>
      </w:r>
      <w:r w:rsidRPr="00FC337B">
        <w:rPr>
          <w:rtl/>
          <w:lang w:bidi="ar-SA"/>
        </w:rPr>
        <w:t>)</w:t>
      </w:r>
      <w:r w:rsidR="00451963">
        <w:rPr>
          <w:rtl/>
        </w:rPr>
        <w:t>,</w:t>
      </w:r>
      <w:r w:rsidRPr="00FC337B">
        <w:rPr>
          <w:rtl/>
          <w:lang w:bidi="ar-SA"/>
        </w:rPr>
        <w:t xml:space="preserve"> </w:t>
      </w:r>
      <w:r w:rsidRPr="00FC337B">
        <w:rPr>
          <w:rtl/>
        </w:rPr>
        <w:t>המשלבת</w:t>
      </w:r>
      <w:r w:rsidRPr="00FC337B">
        <w:rPr>
          <w:rtl/>
          <w:lang w:bidi="ar-SA"/>
        </w:rPr>
        <w:t xml:space="preserve"> </w:t>
      </w:r>
      <w:r w:rsidRPr="00FC337B">
        <w:rPr>
          <w:rtl/>
        </w:rPr>
        <w:t>דמיון</w:t>
      </w:r>
      <w:r w:rsidRPr="00FC337B">
        <w:rPr>
          <w:rtl/>
          <w:lang w:bidi="ar-SA"/>
        </w:rPr>
        <w:t xml:space="preserve"> </w:t>
      </w:r>
      <w:r w:rsidRPr="00FC337B">
        <w:rPr>
          <w:rtl/>
        </w:rPr>
        <w:t>עשיר</w:t>
      </w:r>
      <w:r w:rsidRPr="00FC337B">
        <w:rPr>
          <w:rtl/>
          <w:lang w:bidi="ar-SA"/>
        </w:rPr>
        <w:t xml:space="preserve"> </w:t>
      </w:r>
      <w:r w:rsidRPr="00FC337B">
        <w:rPr>
          <w:rtl/>
        </w:rPr>
        <w:t>עם</w:t>
      </w:r>
      <w:r w:rsidRPr="00FC337B">
        <w:rPr>
          <w:rtl/>
          <w:lang w:bidi="ar-SA"/>
        </w:rPr>
        <w:t xml:space="preserve"> </w:t>
      </w:r>
      <w:r w:rsidRPr="00FC337B">
        <w:rPr>
          <w:rtl/>
        </w:rPr>
        <w:t>רגישות</w:t>
      </w:r>
      <w:r w:rsidRPr="00FC337B">
        <w:rPr>
          <w:rtl/>
          <w:lang w:bidi="ar-SA"/>
        </w:rPr>
        <w:t xml:space="preserve"> </w:t>
      </w:r>
      <w:r w:rsidRPr="00FC337B">
        <w:rPr>
          <w:rtl/>
        </w:rPr>
        <w:t>חברתית</w:t>
      </w:r>
      <w:r w:rsidRPr="00FC337B">
        <w:rPr>
          <w:rtl/>
          <w:lang w:bidi="ar-SA"/>
        </w:rPr>
        <w:t xml:space="preserve"> </w:t>
      </w:r>
      <w:r w:rsidRPr="00FC337B">
        <w:rPr>
          <w:rtl/>
        </w:rPr>
        <w:t>ומוסרית</w:t>
      </w:r>
      <w:r w:rsidRPr="00FC337B">
        <w:rPr>
          <w:rtl/>
          <w:lang w:bidi="ar-SA"/>
        </w:rPr>
        <w:t xml:space="preserve"> </w:t>
      </w:r>
      <w:r w:rsidRPr="00FC337B">
        <w:rPr>
          <w:rtl/>
        </w:rPr>
        <w:t>לזולת</w:t>
      </w:r>
      <w:r w:rsidRPr="00FC337B">
        <w:rPr>
          <w:rtl/>
          <w:lang w:bidi="ar-SA"/>
        </w:rPr>
        <w:t xml:space="preserve"> (</w:t>
      </w:r>
      <w:r w:rsidR="00DB2905">
        <w:rPr>
          <w:lang w:bidi="ar-SA"/>
        </w:rPr>
        <w:t>Lipman, 2003</w:t>
      </w:r>
      <w:r w:rsidRPr="00FC337B">
        <w:rPr>
          <w:rtl/>
          <w:lang w:bidi="ar-SA"/>
        </w:rPr>
        <w:t>).</w:t>
      </w:r>
    </w:p>
    <w:p w14:paraId="05B53DF8" w14:textId="7196FDC7" w:rsidR="00FC337B" w:rsidRPr="00FC337B" w:rsidRDefault="00FC337B" w:rsidP="009A6C93">
      <w:pPr>
        <w:pStyle w:val="3"/>
      </w:pPr>
      <w:bookmarkStart w:id="44" w:name="_Toc239109200"/>
      <w:r w:rsidRPr="00FC337B">
        <w:rPr>
          <w:rtl/>
          <w:lang w:bidi="he-IL"/>
        </w:rPr>
        <w:t>התפתחות</w:t>
      </w:r>
      <w:r w:rsidRPr="00FC337B">
        <w:rPr>
          <w:rtl/>
        </w:rPr>
        <w:t xml:space="preserve"> </w:t>
      </w:r>
      <w:r w:rsidRPr="00FC337B">
        <w:rPr>
          <w:rtl/>
          <w:lang w:bidi="he-IL"/>
        </w:rPr>
        <w:t>החשיבה</w:t>
      </w:r>
      <w:r w:rsidRPr="00FC337B">
        <w:rPr>
          <w:rtl/>
        </w:rPr>
        <w:t xml:space="preserve"> </w:t>
      </w:r>
      <w:r w:rsidRPr="00FC337B">
        <w:rPr>
          <w:rtl/>
          <w:lang w:bidi="he-IL"/>
        </w:rPr>
        <w:t>בחינוך</w:t>
      </w:r>
      <w:r w:rsidRPr="00FC337B">
        <w:rPr>
          <w:rtl/>
        </w:rPr>
        <w:t xml:space="preserve"> </w:t>
      </w:r>
      <w:r w:rsidRPr="00FC337B">
        <w:rPr>
          <w:rtl/>
          <w:lang w:bidi="he-IL"/>
        </w:rPr>
        <w:t>הוולדורפי</w:t>
      </w:r>
      <w:r w:rsidRPr="00FC337B">
        <w:rPr>
          <w:rtl/>
        </w:rPr>
        <w:t xml:space="preserve"> </w:t>
      </w:r>
      <w:r w:rsidRPr="00FC337B">
        <w:rPr>
          <w:rtl/>
          <w:lang w:bidi="he-IL"/>
        </w:rPr>
        <w:t>ובשלות</w:t>
      </w:r>
      <w:r w:rsidRPr="00FC337B">
        <w:rPr>
          <w:rtl/>
        </w:rPr>
        <w:t xml:space="preserve"> </w:t>
      </w:r>
      <w:r w:rsidRPr="00FC337B">
        <w:rPr>
          <w:rtl/>
          <w:lang w:bidi="he-IL"/>
        </w:rPr>
        <w:t>החשיבה</w:t>
      </w:r>
      <w:r w:rsidRPr="00FC337B">
        <w:rPr>
          <w:rtl/>
        </w:rPr>
        <w:t xml:space="preserve"> </w:t>
      </w:r>
      <w:r w:rsidRPr="00FC337B">
        <w:rPr>
          <w:rtl/>
          <w:lang w:bidi="he-IL"/>
        </w:rPr>
        <w:t>בגיל</w:t>
      </w:r>
      <w:r w:rsidRPr="00FC337B">
        <w:rPr>
          <w:rtl/>
        </w:rPr>
        <w:t xml:space="preserve"> </w:t>
      </w:r>
      <w:r w:rsidRPr="00FC337B">
        <w:rPr>
          <w:rtl/>
          <w:lang w:bidi="he-IL"/>
        </w:rPr>
        <w:t>ההתבגרות</w:t>
      </w:r>
      <w:bookmarkEnd w:id="44"/>
    </w:p>
    <w:p w14:paraId="15170287" w14:textId="441C7977" w:rsidR="00FC337B" w:rsidRPr="00FC337B" w:rsidRDefault="00FC337B" w:rsidP="00A37757">
      <w:r w:rsidRPr="00FC337B">
        <w:rPr>
          <w:rtl/>
        </w:rPr>
        <w:t>בניגוד</w:t>
      </w:r>
      <w:r w:rsidRPr="00FC337B">
        <w:rPr>
          <w:rtl/>
          <w:lang w:bidi="ar-SA"/>
        </w:rPr>
        <w:t xml:space="preserve"> </w:t>
      </w:r>
      <w:r w:rsidRPr="00FC337B">
        <w:rPr>
          <w:rtl/>
        </w:rPr>
        <w:t>לדיואי</w:t>
      </w:r>
      <w:r w:rsidRPr="00FC337B">
        <w:rPr>
          <w:rtl/>
          <w:lang w:bidi="ar-SA"/>
        </w:rPr>
        <w:t xml:space="preserve"> </w:t>
      </w:r>
      <w:r w:rsidRPr="00FC337B">
        <w:rPr>
          <w:rtl/>
        </w:rPr>
        <w:t>וליפמן</w:t>
      </w:r>
      <w:r w:rsidR="00451963">
        <w:rPr>
          <w:rtl/>
        </w:rPr>
        <w:t>,</w:t>
      </w:r>
      <w:r w:rsidRPr="00FC337B">
        <w:rPr>
          <w:rtl/>
          <w:lang w:bidi="ar-SA"/>
        </w:rPr>
        <w:t xml:space="preserve"> </w:t>
      </w:r>
      <w:r w:rsidRPr="00FC337B">
        <w:rPr>
          <w:rtl/>
        </w:rPr>
        <w:t>שראו</w:t>
      </w:r>
      <w:r w:rsidRPr="00FC337B">
        <w:rPr>
          <w:rtl/>
          <w:lang w:bidi="ar-SA"/>
        </w:rPr>
        <w:t xml:space="preserve"> </w:t>
      </w:r>
      <w:r w:rsidRPr="00FC337B">
        <w:rPr>
          <w:rtl/>
        </w:rPr>
        <w:t>בחשיבה</w:t>
      </w:r>
      <w:r w:rsidRPr="00FC337B">
        <w:rPr>
          <w:rtl/>
          <w:lang w:bidi="ar-SA"/>
        </w:rPr>
        <w:t xml:space="preserve"> </w:t>
      </w:r>
      <w:r w:rsidRPr="00FC337B">
        <w:rPr>
          <w:rtl/>
        </w:rPr>
        <w:t>הביקורתית</w:t>
      </w:r>
      <w:r w:rsidRPr="00FC337B">
        <w:rPr>
          <w:rtl/>
          <w:lang w:bidi="ar-SA"/>
        </w:rPr>
        <w:t xml:space="preserve"> </w:t>
      </w:r>
      <w:r w:rsidRPr="00FC337B">
        <w:rPr>
          <w:rtl/>
        </w:rPr>
        <w:t>כישור</w:t>
      </w:r>
      <w:r w:rsidRPr="00FC337B">
        <w:rPr>
          <w:rtl/>
          <w:lang w:bidi="ar-SA"/>
        </w:rPr>
        <w:t xml:space="preserve"> </w:t>
      </w:r>
      <w:r w:rsidRPr="00FC337B">
        <w:rPr>
          <w:rtl/>
        </w:rPr>
        <w:t>שיש</w:t>
      </w:r>
      <w:r w:rsidRPr="00FC337B">
        <w:rPr>
          <w:rtl/>
          <w:lang w:bidi="ar-SA"/>
        </w:rPr>
        <w:t xml:space="preserve"> </w:t>
      </w:r>
      <w:r w:rsidRPr="00FC337B">
        <w:rPr>
          <w:rtl/>
        </w:rPr>
        <w:t>לטפח</w:t>
      </w:r>
      <w:r w:rsidRPr="00FC337B">
        <w:rPr>
          <w:rtl/>
          <w:lang w:bidi="ar-SA"/>
        </w:rPr>
        <w:t xml:space="preserve"> </w:t>
      </w:r>
      <w:r w:rsidRPr="00FC337B">
        <w:rPr>
          <w:rtl/>
        </w:rPr>
        <w:t>באופן</w:t>
      </w:r>
      <w:r w:rsidRPr="00FC337B">
        <w:rPr>
          <w:rtl/>
          <w:lang w:bidi="ar-SA"/>
        </w:rPr>
        <w:t xml:space="preserve"> </w:t>
      </w:r>
      <w:r w:rsidRPr="00FC337B">
        <w:rPr>
          <w:rtl/>
        </w:rPr>
        <w:t>פעיל</w:t>
      </w:r>
      <w:r w:rsidRPr="00FC337B">
        <w:rPr>
          <w:rtl/>
          <w:lang w:bidi="ar-SA"/>
        </w:rPr>
        <w:t xml:space="preserve"> </w:t>
      </w:r>
      <w:r w:rsidRPr="00FC337B">
        <w:rPr>
          <w:rtl/>
        </w:rPr>
        <w:t>ומוקדם</w:t>
      </w:r>
      <w:r w:rsidRPr="00FC337B">
        <w:rPr>
          <w:rtl/>
          <w:lang w:bidi="ar-SA"/>
        </w:rPr>
        <w:t xml:space="preserve"> </w:t>
      </w:r>
      <w:r w:rsidRPr="00FC337B">
        <w:rPr>
          <w:rtl/>
        </w:rPr>
        <w:t>ככל</w:t>
      </w:r>
      <w:r w:rsidRPr="00FC337B">
        <w:rPr>
          <w:rtl/>
          <w:lang w:bidi="ar-SA"/>
        </w:rPr>
        <w:t xml:space="preserve"> </w:t>
      </w:r>
      <w:r w:rsidRPr="00FC337B">
        <w:rPr>
          <w:rtl/>
        </w:rPr>
        <w:t>האפשר</w:t>
      </w:r>
      <w:r w:rsidR="00451963">
        <w:rPr>
          <w:rtl/>
        </w:rPr>
        <w:t>,</w:t>
      </w:r>
      <w:r w:rsidRPr="00FC337B">
        <w:rPr>
          <w:rtl/>
          <w:lang w:bidi="ar-SA"/>
        </w:rPr>
        <w:t xml:space="preserve"> </w:t>
      </w:r>
      <w:r w:rsidRPr="00FC337B">
        <w:rPr>
          <w:rtl/>
        </w:rPr>
        <w:t>רודולף</w:t>
      </w:r>
      <w:r w:rsidRPr="00FC337B">
        <w:rPr>
          <w:rtl/>
          <w:lang w:bidi="ar-SA"/>
        </w:rPr>
        <w:t xml:space="preserve"> </w:t>
      </w:r>
      <w:r w:rsidRPr="00FC337B">
        <w:rPr>
          <w:rtl/>
        </w:rPr>
        <w:t>שטיינר</w:t>
      </w:r>
      <w:r w:rsidRPr="00FC337B">
        <w:rPr>
          <w:rtl/>
          <w:lang w:bidi="ar-SA"/>
        </w:rPr>
        <w:t xml:space="preserve"> </w:t>
      </w:r>
      <w:r w:rsidRPr="00FC337B">
        <w:rPr>
          <w:rtl/>
        </w:rPr>
        <w:t>גרס</w:t>
      </w:r>
      <w:r w:rsidRPr="00FC337B">
        <w:rPr>
          <w:rtl/>
          <w:lang w:bidi="ar-SA"/>
        </w:rPr>
        <w:t xml:space="preserve"> </w:t>
      </w:r>
      <w:r w:rsidRPr="00FC337B">
        <w:rPr>
          <w:rtl/>
        </w:rPr>
        <w:t>כי</w:t>
      </w:r>
      <w:r w:rsidRPr="00FC337B">
        <w:rPr>
          <w:rtl/>
          <w:lang w:bidi="ar-SA"/>
        </w:rPr>
        <w:t xml:space="preserve"> </w:t>
      </w:r>
      <w:r w:rsidRPr="00FC337B">
        <w:rPr>
          <w:rtl/>
        </w:rPr>
        <w:t>החשיבה</w:t>
      </w:r>
      <w:r w:rsidRPr="00FC337B">
        <w:rPr>
          <w:rtl/>
          <w:lang w:bidi="ar-SA"/>
        </w:rPr>
        <w:t xml:space="preserve"> </w:t>
      </w:r>
      <w:r w:rsidRPr="00FC337B">
        <w:rPr>
          <w:rtl/>
        </w:rPr>
        <w:t>העצמית</w:t>
      </w:r>
      <w:r w:rsidRPr="00FC337B">
        <w:rPr>
          <w:rtl/>
          <w:lang w:bidi="ar-SA"/>
        </w:rPr>
        <w:t xml:space="preserve"> </w:t>
      </w:r>
      <w:r w:rsidRPr="00FC337B">
        <w:rPr>
          <w:rtl/>
        </w:rPr>
        <w:t>המופשטת</w:t>
      </w:r>
      <w:r w:rsidRPr="00FC337B">
        <w:rPr>
          <w:rtl/>
          <w:lang w:bidi="ar-SA"/>
        </w:rPr>
        <w:t xml:space="preserve"> </w:t>
      </w:r>
      <w:r w:rsidRPr="00FC337B">
        <w:rPr>
          <w:rtl/>
        </w:rPr>
        <w:t>היא</w:t>
      </w:r>
      <w:r w:rsidRPr="00FC337B">
        <w:rPr>
          <w:rtl/>
          <w:lang w:bidi="ar-SA"/>
        </w:rPr>
        <w:t xml:space="preserve"> </w:t>
      </w:r>
      <w:r w:rsidRPr="00FC337B">
        <w:rPr>
          <w:rtl/>
        </w:rPr>
        <w:t>תוצר</w:t>
      </w:r>
      <w:r w:rsidRPr="00FC337B">
        <w:rPr>
          <w:rtl/>
          <w:lang w:bidi="ar-SA"/>
        </w:rPr>
        <w:t xml:space="preserve"> </w:t>
      </w:r>
      <w:r w:rsidRPr="00FC337B">
        <w:rPr>
          <w:rtl/>
        </w:rPr>
        <w:t>של</w:t>
      </w:r>
      <w:r w:rsidRPr="00FC337B">
        <w:rPr>
          <w:rtl/>
          <w:lang w:bidi="ar-SA"/>
        </w:rPr>
        <w:t xml:space="preserve"> </w:t>
      </w:r>
      <w:r w:rsidRPr="00FC337B">
        <w:rPr>
          <w:rtl/>
        </w:rPr>
        <w:t>תהליך</w:t>
      </w:r>
      <w:r w:rsidRPr="00FC337B">
        <w:rPr>
          <w:rtl/>
          <w:lang w:bidi="ar-SA"/>
        </w:rPr>
        <w:t xml:space="preserve"> </w:t>
      </w:r>
      <w:r w:rsidRPr="00FC337B">
        <w:rPr>
          <w:rtl/>
        </w:rPr>
        <w:t>התפתחותי</w:t>
      </w:r>
      <w:r w:rsidRPr="00FC337B">
        <w:rPr>
          <w:rtl/>
          <w:lang w:bidi="ar-SA"/>
        </w:rPr>
        <w:t xml:space="preserve"> </w:t>
      </w:r>
      <w:r w:rsidRPr="00FC337B">
        <w:rPr>
          <w:rtl/>
        </w:rPr>
        <w:t>פנימי</w:t>
      </w:r>
      <w:r w:rsidRPr="00FC337B">
        <w:rPr>
          <w:rtl/>
          <w:lang w:bidi="ar-SA"/>
        </w:rPr>
        <w:t xml:space="preserve"> </w:t>
      </w:r>
      <w:r w:rsidRPr="00FC337B">
        <w:rPr>
          <w:rtl/>
        </w:rPr>
        <w:t>ואורגני</w:t>
      </w:r>
      <w:r w:rsidRPr="00FC337B">
        <w:rPr>
          <w:rtl/>
          <w:lang w:bidi="ar-SA"/>
        </w:rPr>
        <w:t xml:space="preserve"> </w:t>
      </w:r>
      <w:r w:rsidRPr="00FC337B">
        <w:rPr>
          <w:rtl/>
        </w:rPr>
        <w:t>שלא</w:t>
      </w:r>
      <w:r w:rsidRPr="00FC337B">
        <w:rPr>
          <w:rtl/>
          <w:lang w:bidi="ar-SA"/>
        </w:rPr>
        <w:t xml:space="preserve"> </w:t>
      </w:r>
      <w:r w:rsidRPr="00FC337B">
        <w:rPr>
          <w:rtl/>
        </w:rPr>
        <w:t>ניתן</w:t>
      </w:r>
      <w:r w:rsidRPr="00FC337B">
        <w:rPr>
          <w:rtl/>
          <w:lang w:bidi="ar-SA"/>
        </w:rPr>
        <w:t xml:space="preserve"> </w:t>
      </w:r>
      <w:r w:rsidRPr="00FC337B">
        <w:rPr>
          <w:rtl/>
        </w:rPr>
        <w:t>או</w:t>
      </w:r>
      <w:r w:rsidRPr="00FC337B">
        <w:rPr>
          <w:rtl/>
          <w:lang w:bidi="ar-SA"/>
        </w:rPr>
        <w:t xml:space="preserve"> </w:t>
      </w:r>
      <w:r w:rsidRPr="00FC337B">
        <w:rPr>
          <w:rtl/>
        </w:rPr>
        <w:t>ראוי</w:t>
      </w:r>
      <w:r w:rsidRPr="00FC337B">
        <w:rPr>
          <w:rtl/>
          <w:lang w:bidi="ar-SA"/>
        </w:rPr>
        <w:t xml:space="preserve"> </w:t>
      </w:r>
      <w:r w:rsidRPr="00FC337B">
        <w:rPr>
          <w:rtl/>
        </w:rPr>
        <w:t>להאיץ</w:t>
      </w:r>
      <w:r w:rsidRPr="00FC337B">
        <w:rPr>
          <w:rtl/>
          <w:lang w:bidi="ar-SA"/>
        </w:rPr>
        <w:t xml:space="preserve"> </w:t>
      </w:r>
      <w:r w:rsidRPr="00FC337B">
        <w:rPr>
          <w:rtl/>
        </w:rPr>
        <w:t>באופן</w:t>
      </w:r>
      <w:r w:rsidRPr="00FC337B">
        <w:rPr>
          <w:rtl/>
          <w:lang w:bidi="ar-SA"/>
        </w:rPr>
        <w:t xml:space="preserve"> </w:t>
      </w:r>
      <w:r w:rsidRPr="00FC337B">
        <w:rPr>
          <w:rtl/>
        </w:rPr>
        <w:t>מלאכותי</w:t>
      </w:r>
      <w:r w:rsidRPr="00FC337B">
        <w:rPr>
          <w:rtl/>
          <w:lang w:bidi="ar-SA"/>
        </w:rPr>
        <w:t xml:space="preserve"> (</w:t>
      </w:r>
      <w:r w:rsidR="00ED3049">
        <w:rPr>
          <w:lang w:bidi="ar-SA"/>
        </w:rPr>
        <w:t>Ogletree, 1998</w:t>
      </w:r>
      <w:r w:rsidRPr="00FC337B">
        <w:rPr>
          <w:rtl/>
          <w:lang w:bidi="ar-SA"/>
        </w:rPr>
        <w:t xml:space="preserve">). </w:t>
      </w:r>
      <w:r w:rsidRPr="00FC337B">
        <w:rPr>
          <w:rtl/>
        </w:rPr>
        <w:t>לפי</w:t>
      </w:r>
      <w:r w:rsidRPr="00FC337B">
        <w:rPr>
          <w:rtl/>
          <w:lang w:bidi="ar-SA"/>
        </w:rPr>
        <w:t xml:space="preserve"> </w:t>
      </w:r>
      <w:r w:rsidRPr="00FC337B">
        <w:rPr>
          <w:rtl/>
        </w:rPr>
        <w:t>התיאוריה</w:t>
      </w:r>
      <w:r w:rsidRPr="00FC337B">
        <w:rPr>
          <w:rtl/>
          <w:lang w:bidi="ar-SA"/>
        </w:rPr>
        <w:t xml:space="preserve"> </w:t>
      </w:r>
      <w:r w:rsidRPr="00FC337B">
        <w:rPr>
          <w:rtl/>
        </w:rPr>
        <w:t>ההתפתחותית</w:t>
      </w:r>
      <w:r w:rsidRPr="00FC337B">
        <w:rPr>
          <w:rtl/>
          <w:lang w:bidi="ar-SA"/>
        </w:rPr>
        <w:t xml:space="preserve"> </w:t>
      </w:r>
      <w:r w:rsidRPr="00FC337B">
        <w:rPr>
          <w:rtl/>
        </w:rPr>
        <w:t>של</w:t>
      </w:r>
      <w:r w:rsidRPr="00FC337B">
        <w:rPr>
          <w:rtl/>
          <w:lang w:bidi="ar-SA"/>
        </w:rPr>
        <w:t xml:space="preserve"> </w:t>
      </w:r>
      <w:r w:rsidRPr="00FC337B">
        <w:rPr>
          <w:rtl/>
        </w:rPr>
        <w:t>שטיינר</w:t>
      </w:r>
      <w:r w:rsidR="00451963">
        <w:rPr>
          <w:rtl/>
        </w:rPr>
        <w:t>,</w:t>
      </w:r>
      <w:r w:rsidRPr="00FC337B">
        <w:rPr>
          <w:rtl/>
          <w:lang w:bidi="ar-SA"/>
        </w:rPr>
        <w:t xml:space="preserve"> </w:t>
      </w:r>
      <w:r w:rsidRPr="00FC337B">
        <w:rPr>
          <w:rtl/>
        </w:rPr>
        <w:t>יכולת</w:t>
      </w:r>
      <w:r w:rsidRPr="00FC337B">
        <w:rPr>
          <w:rtl/>
          <w:lang w:bidi="ar-SA"/>
        </w:rPr>
        <w:t xml:space="preserve"> </w:t>
      </w:r>
      <w:r w:rsidRPr="00FC337B">
        <w:rPr>
          <w:rtl/>
        </w:rPr>
        <w:t>החשיבה</w:t>
      </w:r>
      <w:r w:rsidRPr="00FC337B">
        <w:rPr>
          <w:rtl/>
          <w:lang w:bidi="ar-SA"/>
        </w:rPr>
        <w:t xml:space="preserve"> </w:t>
      </w:r>
      <w:r w:rsidRPr="00FC337B">
        <w:rPr>
          <w:rtl/>
        </w:rPr>
        <w:t>הלוגית</w:t>
      </w:r>
      <w:r w:rsidRPr="00FC337B">
        <w:rPr>
          <w:rtl/>
          <w:lang w:bidi="ar-SA"/>
        </w:rPr>
        <w:t xml:space="preserve"> </w:t>
      </w:r>
      <w:r w:rsidRPr="00FC337B">
        <w:rPr>
          <w:rtl/>
        </w:rPr>
        <w:t>והשיפוט</w:t>
      </w:r>
      <w:r w:rsidRPr="00FC337B">
        <w:rPr>
          <w:rtl/>
          <w:lang w:bidi="ar-SA"/>
        </w:rPr>
        <w:t xml:space="preserve"> </w:t>
      </w:r>
      <w:r w:rsidRPr="00FC337B">
        <w:rPr>
          <w:rtl/>
        </w:rPr>
        <w:t>העצמאי</w:t>
      </w:r>
      <w:r w:rsidRPr="00FC337B">
        <w:rPr>
          <w:rtl/>
          <w:lang w:bidi="ar-SA"/>
        </w:rPr>
        <w:t xml:space="preserve"> </w:t>
      </w:r>
      <w:r w:rsidRPr="00FC337B">
        <w:rPr>
          <w:rtl/>
        </w:rPr>
        <w:t>מ</w:t>
      </w:r>
      <w:r w:rsidR="002707C5" w:rsidRPr="00FC337B">
        <w:rPr>
          <w:rtl/>
        </w:rPr>
        <w:t>ב</w:t>
      </w:r>
      <w:r w:rsidR="002707C5">
        <w:rPr>
          <w:rFonts w:hint="cs"/>
          <w:rtl/>
        </w:rPr>
        <w:t>שילה</w:t>
      </w:r>
      <w:r w:rsidRPr="00FC337B">
        <w:rPr>
          <w:rtl/>
          <w:lang w:bidi="ar-SA"/>
        </w:rPr>
        <w:t xml:space="preserve"> </w:t>
      </w:r>
      <w:r w:rsidRPr="00FC337B">
        <w:rPr>
          <w:rtl/>
        </w:rPr>
        <w:t>רק</w:t>
      </w:r>
      <w:r w:rsidRPr="00FC337B">
        <w:rPr>
          <w:rtl/>
          <w:lang w:bidi="ar-SA"/>
        </w:rPr>
        <w:t xml:space="preserve"> </w:t>
      </w:r>
      <w:r w:rsidRPr="00FC337B">
        <w:rPr>
          <w:rtl/>
        </w:rPr>
        <w:t>במחזור</w:t>
      </w:r>
      <w:r w:rsidRPr="00FC337B">
        <w:rPr>
          <w:rtl/>
          <w:lang w:bidi="ar-SA"/>
        </w:rPr>
        <w:t xml:space="preserve"> </w:t>
      </w:r>
      <w:r w:rsidRPr="00FC337B">
        <w:rPr>
          <w:rtl/>
        </w:rPr>
        <w:t>השביעון</w:t>
      </w:r>
      <w:r w:rsidRPr="00FC337B">
        <w:rPr>
          <w:rtl/>
          <w:lang w:bidi="ar-SA"/>
        </w:rPr>
        <w:t xml:space="preserve"> </w:t>
      </w:r>
      <w:r w:rsidRPr="00FC337B">
        <w:rPr>
          <w:rtl/>
        </w:rPr>
        <w:t>השלישי</w:t>
      </w:r>
      <w:r w:rsidR="00451963">
        <w:rPr>
          <w:rtl/>
        </w:rPr>
        <w:t>,</w:t>
      </w:r>
      <w:r w:rsidRPr="00FC337B">
        <w:rPr>
          <w:rtl/>
          <w:lang w:bidi="ar-SA"/>
        </w:rPr>
        <w:t xml:space="preserve"> </w:t>
      </w:r>
      <w:r w:rsidRPr="00FC337B">
        <w:rPr>
          <w:rtl/>
        </w:rPr>
        <w:t>המתחיל</w:t>
      </w:r>
      <w:r w:rsidRPr="00FC337B">
        <w:rPr>
          <w:rtl/>
          <w:lang w:bidi="ar-SA"/>
        </w:rPr>
        <w:t xml:space="preserve"> </w:t>
      </w:r>
      <w:r w:rsidRPr="00FC337B">
        <w:rPr>
          <w:rtl/>
        </w:rPr>
        <w:t>עם</w:t>
      </w:r>
      <w:r w:rsidRPr="00FC337B">
        <w:rPr>
          <w:rtl/>
          <w:lang w:bidi="ar-SA"/>
        </w:rPr>
        <w:t xml:space="preserve"> </w:t>
      </w:r>
      <w:r w:rsidRPr="00FC337B">
        <w:rPr>
          <w:rtl/>
        </w:rPr>
        <w:t>גיל</w:t>
      </w:r>
      <w:r w:rsidRPr="00FC337B">
        <w:rPr>
          <w:rtl/>
          <w:lang w:bidi="ar-SA"/>
        </w:rPr>
        <w:t xml:space="preserve"> </w:t>
      </w:r>
      <w:r w:rsidRPr="00FC337B">
        <w:rPr>
          <w:rtl/>
        </w:rPr>
        <w:t>ההתבגרות</w:t>
      </w:r>
      <w:r w:rsidRPr="00FC337B">
        <w:rPr>
          <w:rtl/>
          <w:lang w:bidi="ar-SA"/>
        </w:rPr>
        <w:t xml:space="preserve"> </w:t>
      </w:r>
      <w:r w:rsidRPr="00FC337B">
        <w:rPr>
          <w:rtl/>
        </w:rPr>
        <w:t>סביב</w:t>
      </w:r>
      <w:r w:rsidRPr="00FC337B">
        <w:rPr>
          <w:rtl/>
          <w:lang w:bidi="ar-SA"/>
        </w:rPr>
        <w:t xml:space="preserve"> </w:t>
      </w:r>
      <w:r w:rsidRPr="00FC337B">
        <w:rPr>
          <w:rtl/>
        </w:rPr>
        <w:t>גיל</w:t>
      </w:r>
      <w:r w:rsidRPr="00FC337B">
        <w:rPr>
          <w:rtl/>
          <w:lang w:bidi="ar-SA"/>
        </w:rPr>
        <w:t xml:space="preserve"> </w:t>
      </w:r>
      <w:r w:rsidR="002707C5">
        <w:rPr>
          <w:rFonts w:hint="cs"/>
          <w:rtl/>
        </w:rPr>
        <w:t>14</w:t>
      </w:r>
      <w:r w:rsidRPr="00FC337B">
        <w:rPr>
          <w:rtl/>
          <w:lang w:bidi="ar-SA"/>
        </w:rPr>
        <w:t xml:space="preserve"> (</w:t>
      </w:r>
      <w:r w:rsidR="00383EB7">
        <w:rPr>
          <w:lang w:bidi="ar-SA"/>
        </w:rPr>
        <w:t>Traub, 2019</w:t>
      </w:r>
      <w:r w:rsidRPr="00FC337B">
        <w:rPr>
          <w:rtl/>
          <w:lang w:bidi="ar-SA"/>
        </w:rPr>
        <w:t>).</w:t>
      </w:r>
    </w:p>
    <w:p w14:paraId="2EC8A7B2" w14:textId="0FB420AF" w:rsidR="00FC337B" w:rsidRPr="00FC337B" w:rsidRDefault="00FC337B" w:rsidP="00A37757">
      <w:r w:rsidRPr="00FC337B">
        <w:rPr>
          <w:rtl/>
        </w:rPr>
        <w:t>מכיוון</w:t>
      </w:r>
      <w:r w:rsidRPr="00FC337B">
        <w:rPr>
          <w:rtl/>
          <w:lang w:bidi="ar-SA"/>
        </w:rPr>
        <w:t xml:space="preserve"> </w:t>
      </w:r>
      <w:r w:rsidRPr="00FC337B">
        <w:rPr>
          <w:rtl/>
        </w:rPr>
        <w:t>שהחשיבה</w:t>
      </w:r>
      <w:r w:rsidRPr="00FC337B">
        <w:rPr>
          <w:rtl/>
          <w:lang w:bidi="ar-SA"/>
        </w:rPr>
        <w:t xml:space="preserve"> </w:t>
      </w:r>
      <w:r w:rsidRPr="00FC337B">
        <w:rPr>
          <w:rtl/>
        </w:rPr>
        <w:t>העצמית</w:t>
      </w:r>
      <w:r w:rsidRPr="00FC337B">
        <w:rPr>
          <w:rtl/>
          <w:lang w:bidi="ar-SA"/>
        </w:rPr>
        <w:t xml:space="preserve"> </w:t>
      </w:r>
      <w:r w:rsidRPr="00FC337B">
        <w:rPr>
          <w:rtl/>
        </w:rPr>
        <w:t>אינה</w:t>
      </w:r>
      <w:r w:rsidRPr="00FC337B">
        <w:rPr>
          <w:rtl/>
          <w:lang w:bidi="ar-SA"/>
        </w:rPr>
        <w:t xml:space="preserve"> </w:t>
      </w:r>
      <w:r w:rsidRPr="00FC337B">
        <w:rPr>
          <w:rtl/>
        </w:rPr>
        <w:t>זמינה</w:t>
      </w:r>
      <w:r w:rsidRPr="00FC337B">
        <w:rPr>
          <w:rtl/>
          <w:lang w:bidi="ar-SA"/>
        </w:rPr>
        <w:t xml:space="preserve"> </w:t>
      </w:r>
      <w:r w:rsidRPr="00FC337B">
        <w:rPr>
          <w:rtl/>
        </w:rPr>
        <w:t>לילד</w:t>
      </w:r>
      <w:r w:rsidRPr="00FC337B">
        <w:rPr>
          <w:rtl/>
          <w:lang w:bidi="ar-SA"/>
        </w:rPr>
        <w:t xml:space="preserve"> </w:t>
      </w:r>
      <w:r w:rsidR="005F2EF7">
        <w:rPr>
          <w:rFonts w:hint="cs"/>
          <w:rtl/>
        </w:rPr>
        <w:t xml:space="preserve">ולילדה </w:t>
      </w:r>
      <w:r w:rsidRPr="00FC337B">
        <w:rPr>
          <w:rtl/>
        </w:rPr>
        <w:t>הצעיר</w:t>
      </w:r>
      <w:r w:rsidR="005F2EF7">
        <w:rPr>
          <w:rFonts w:hint="cs"/>
          <w:rtl/>
        </w:rPr>
        <w:t>ים</w:t>
      </w:r>
      <w:r w:rsidRPr="00FC337B">
        <w:rPr>
          <w:rtl/>
          <w:lang w:bidi="ar-SA"/>
        </w:rPr>
        <w:t xml:space="preserve"> </w:t>
      </w:r>
      <w:r w:rsidRPr="00FC337B">
        <w:rPr>
          <w:rtl/>
        </w:rPr>
        <w:t>בשני</w:t>
      </w:r>
      <w:r w:rsidRPr="00FC337B">
        <w:rPr>
          <w:rtl/>
          <w:lang w:bidi="ar-SA"/>
        </w:rPr>
        <w:t xml:space="preserve"> </w:t>
      </w:r>
      <w:r w:rsidRPr="00FC337B">
        <w:rPr>
          <w:rtl/>
        </w:rPr>
        <w:t>השביעונים</w:t>
      </w:r>
      <w:r w:rsidRPr="00FC337B">
        <w:rPr>
          <w:rtl/>
          <w:lang w:bidi="ar-SA"/>
        </w:rPr>
        <w:t xml:space="preserve"> </w:t>
      </w:r>
      <w:r w:rsidRPr="00FC337B">
        <w:rPr>
          <w:rtl/>
        </w:rPr>
        <w:t>הראשונים</w:t>
      </w:r>
      <w:r w:rsidR="00451963">
        <w:rPr>
          <w:rtl/>
        </w:rPr>
        <w:t>,</w:t>
      </w:r>
      <w:r w:rsidRPr="00FC337B">
        <w:rPr>
          <w:rtl/>
          <w:lang w:bidi="ar-SA"/>
        </w:rPr>
        <w:t xml:space="preserve"> </w:t>
      </w:r>
      <w:r w:rsidRPr="00FC337B">
        <w:rPr>
          <w:rtl/>
        </w:rPr>
        <w:t>תוכנית</w:t>
      </w:r>
      <w:r w:rsidRPr="00FC337B">
        <w:rPr>
          <w:rtl/>
          <w:lang w:bidi="ar-SA"/>
        </w:rPr>
        <w:t xml:space="preserve"> </w:t>
      </w:r>
      <w:r w:rsidRPr="00FC337B">
        <w:rPr>
          <w:rtl/>
        </w:rPr>
        <w:t>הלימודים</w:t>
      </w:r>
      <w:r w:rsidRPr="00FC337B">
        <w:rPr>
          <w:rtl/>
          <w:lang w:bidi="ar-SA"/>
        </w:rPr>
        <w:t xml:space="preserve"> </w:t>
      </w:r>
      <w:r w:rsidRPr="00FC337B">
        <w:rPr>
          <w:rtl/>
        </w:rPr>
        <w:t>ב</w:t>
      </w:r>
      <w:r w:rsidR="00D24E40">
        <w:rPr>
          <w:rtl/>
        </w:rPr>
        <w:t>חינוך וַלדורף</w:t>
      </w:r>
      <w:r w:rsidRPr="00FC337B">
        <w:rPr>
          <w:rtl/>
          <w:lang w:bidi="ar-SA"/>
        </w:rPr>
        <w:t xml:space="preserve"> </w:t>
      </w:r>
      <w:r w:rsidRPr="00FC337B">
        <w:rPr>
          <w:rtl/>
        </w:rPr>
        <w:t>בנויה</w:t>
      </w:r>
      <w:r w:rsidRPr="00FC337B">
        <w:rPr>
          <w:rtl/>
          <w:lang w:bidi="ar-SA"/>
        </w:rPr>
        <w:t xml:space="preserve"> </w:t>
      </w:r>
      <w:r w:rsidRPr="00FC337B">
        <w:rPr>
          <w:rtl/>
        </w:rPr>
        <w:t>בכוונת</w:t>
      </w:r>
      <w:r w:rsidRPr="00FC337B">
        <w:rPr>
          <w:rtl/>
          <w:lang w:bidi="ar-SA"/>
        </w:rPr>
        <w:t xml:space="preserve"> </w:t>
      </w:r>
      <w:r w:rsidRPr="00FC337B">
        <w:rPr>
          <w:rtl/>
        </w:rPr>
        <w:t>מכוון</w:t>
      </w:r>
      <w:r w:rsidRPr="00FC337B">
        <w:rPr>
          <w:rtl/>
          <w:lang w:bidi="ar-SA"/>
        </w:rPr>
        <w:t xml:space="preserve"> </w:t>
      </w:r>
      <w:r w:rsidRPr="00FC337B">
        <w:rPr>
          <w:rtl/>
        </w:rPr>
        <w:t>כך</w:t>
      </w:r>
      <w:r w:rsidRPr="00FC337B">
        <w:rPr>
          <w:rtl/>
          <w:lang w:bidi="ar-SA"/>
        </w:rPr>
        <w:t xml:space="preserve"> </w:t>
      </w:r>
      <w:r w:rsidRPr="00FC337B">
        <w:rPr>
          <w:rtl/>
        </w:rPr>
        <w:t>שעד</w:t>
      </w:r>
      <w:r w:rsidRPr="00FC337B">
        <w:rPr>
          <w:rtl/>
          <w:lang w:bidi="ar-SA"/>
        </w:rPr>
        <w:t xml:space="preserve"> </w:t>
      </w:r>
      <w:r w:rsidR="002707C5">
        <w:rPr>
          <w:rtl/>
        </w:rPr>
        <w:t>גיל 14</w:t>
      </w:r>
      <w:r w:rsidRPr="00FC337B">
        <w:rPr>
          <w:rtl/>
          <w:lang w:bidi="ar-SA"/>
        </w:rPr>
        <w:t xml:space="preserve"> </w:t>
      </w:r>
      <w:r w:rsidRPr="00FC337B">
        <w:rPr>
          <w:rtl/>
        </w:rPr>
        <w:t>הלמידה</w:t>
      </w:r>
      <w:r w:rsidRPr="00FC337B">
        <w:rPr>
          <w:rtl/>
          <w:lang w:bidi="ar-SA"/>
        </w:rPr>
        <w:t xml:space="preserve"> </w:t>
      </w:r>
      <w:r w:rsidRPr="00FC337B">
        <w:rPr>
          <w:rtl/>
        </w:rPr>
        <w:t>תתבסס</w:t>
      </w:r>
      <w:r w:rsidRPr="00FC337B">
        <w:rPr>
          <w:rtl/>
          <w:lang w:bidi="ar-SA"/>
        </w:rPr>
        <w:t xml:space="preserve"> </w:t>
      </w:r>
      <w:r w:rsidRPr="00FC337B">
        <w:rPr>
          <w:rtl/>
        </w:rPr>
        <w:t>על</w:t>
      </w:r>
      <w:r w:rsidRPr="00FC337B">
        <w:rPr>
          <w:rtl/>
          <w:lang w:bidi="ar-SA"/>
        </w:rPr>
        <w:t xml:space="preserve"> </w:t>
      </w:r>
      <w:r w:rsidRPr="00FC337B">
        <w:rPr>
          <w:rtl/>
        </w:rPr>
        <w:t>סמכות</w:t>
      </w:r>
      <w:r w:rsidRPr="00FC337B">
        <w:rPr>
          <w:rtl/>
          <w:lang w:bidi="ar-SA"/>
        </w:rPr>
        <w:t xml:space="preserve"> </w:t>
      </w:r>
      <w:r w:rsidRPr="00FC337B">
        <w:rPr>
          <w:rtl/>
        </w:rPr>
        <w:t>אהובה</w:t>
      </w:r>
      <w:r w:rsidR="00451963">
        <w:rPr>
          <w:rtl/>
        </w:rPr>
        <w:t>,</w:t>
      </w:r>
      <w:r w:rsidRPr="00FC337B">
        <w:rPr>
          <w:rtl/>
          <w:lang w:bidi="ar-SA"/>
        </w:rPr>
        <w:t xml:space="preserve"> </w:t>
      </w:r>
      <w:r w:rsidRPr="00FC337B">
        <w:rPr>
          <w:rtl/>
        </w:rPr>
        <w:t>תמונה</w:t>
      </w:r>
      <w:r w:rsidR="00451963">
        <w:rPr>
          <w:rtl/>
        </w:rPr>
        <w:t>,</w:t>
      </w:r>
      <w:r w:rsidRPr="00FC337B">
        <w:rPr>
          <w:rtl/>
          <w:lang w:bidi="ar-SA"/>
        </w:rPr>
        <w:t xml:space="preserve"> </w:t>
      </w:r>
      <w:r w:rsidRPr="00FC337B">
        <w:rPr>
          <w:rtl/>
        </w:rPr>
        <w:t>סיפור</w:t>
      </w:r>
      <w:r w:rsidRPr="00FC337B">
        <w:rPr>
          <w:rtl/>
          <w:lang w:bidi="ar-SA"/>
        </w:rPr>
        <w:t xml:space="preserve"> </w:t>
      </w:r>
      <w:r w:rsidRPr="00FC337B">
        <w:rPr>
          <w:rtl/>
        </w:rPr>
        <w:t>וחוויה</w:t>
      </w:r>
      <w:r w:rsidRPr="00FC337B">
        <w:rPr>
          <w:rtl/>
          <w:lang w:bidi="ar-SA"/>
        </w:rPr>
        <w:t xml:space="preserve"> </w:t>
      </w:r>
      <w:r w:rsidRPr="00FC337B">
        <w:rPr>
          <w:rtl/>
        </w:rPr>
        <w:t>חושית</w:t>
      </w:r>
      <w:r w:rsidRPr="00FC337B">
        <w:rPr>
          <w:rtl/>
          <w:lang w:bidi="ar-SA"/>
        </w:rPr>
        <w:t xml:space="preserve"> </w:t>
      </w:r>
      <w:r w:rsidRPr="00FC337B">
        <w:rPr>
          <w:rtl/>
        </w:rPr>
        <w:t>ו</w:t>
      </w:r>
      <w:r w:rsidR="007362DF">
        <w:rPr>
          <w:rtl/>
        </w:rPr>
        <w:t>אמנות</w:t>
      </w:r>
      <w:r w:rsidRPr="00FC337B">
        <w:rPr>
          <w:rtl/>
        </w:rPr>
        <w:t>ית</w:t>
      </w:r>
      <w:r w:rsidRPr="00FC337B">
        <w:rPr>
          <w:rtl/>
          <w:lang w:bidi="ar-SA"/>
        </w:rPr>
        <w:t xml:space="preserve"> </w:t>
      </w:r>
      <w:r w:rsidRPr="00FC337B">
        <w:rPr>
          <w:rtl/>
        </w:rPr>
        <w:t>עשירה</w:t>
      </w:r>
      <w:r w:rsidR="00451963">
        <w:rPr>
          <w:rtl/>
        </w:rPr>
        <w:t>,</w:t>
      </w:r>
      <w:r w:rsidRPr="00FC337B">
        <w:rPr>
          <w:rtl/>
          <w:lang w:bidi="ar-SA"/>
        </w:rPr>
        <w:t xml:space="preserve"> </w:t>
      </w:r>
      <w:r w:rsidRPr="00FC337B">
        <w:rPr>
          <w:rtl/>
        </w:rPr>
        <w:t>תוך</w:t>
      </w:r>
      <w:r w:rsidRPr="00FC337B">
        <w:rPr>
          <w:rtl/>
          <w:lang w:bidi="ar-SA"/>
        </w:rPr>
        <w:t xml:space="preserve"> </w:t>
      </w:r>
      <w:r w:rsidRPr="00FC337B">
        <w:rPr>
          <w:rtl/>
        </w:rPr>
        <w:t>הימנעות</w:t>
      </w:r>
      <w:r w:rsidRPr="00FC337B">
        <w:rPr>
          <w:rtl/>
          <w:lang w:bidi="ar-SA"/>
        </w:rPr>
        <w:t xml:space="preserve"> </w:t>
      </w:r>
      <w:r w:rsidRPr="00FC337B">
        <w:rPr>
          <w:rtl/>
        </w:rPr>
        <w:t>מהסברים</w:t>
      </w:r>
      <w:r w:rsidRPr="00FC337B">
        <w:rPr>
          <w:rtl/>
          <w:lang w:bidi="ar-SA"/>
        </w:rPr>
        <w:t xml:space="preserve"> </w:t>
      </w:r>
      <w:r w:rsidRPr="00FC337B">
        <w:rPr>
          <w:rtl/>
        </w:rPr>
        <w:t>לוגיים</w:t>
      </w:r>
      <w:r w:rsidRPr="00FC337B">
        <w:rPr>
          <w:rtl/>
          <w:lang w:bidi="ar-SA"/>
        </w:rPr>
        <w:t>-</w:t>
      </w:r>
      <w:r w:rsidRPr="00FC337B">
        <w:rPr>
          <w:rtl/>
        </w:rPr>
        <w:t>מופשטים</w:t>
      </w:r>
      <w:r w:rsidRPr="00FC337B">
        <w:rPr>
          <w:rtl/>
          <w:lang w:bidi="ar-SA"/>
        </w:rPr>
        <w:t xml:space="preserve"> (</w:t>
      </w:r>
      <w:r w:rsidR="00ED3049">
        <w:rPr>
          <w:lang w:bidi="ar-SA"/>
        </w:rPr>
        <w:t>Ogletree, 1998</w:t>
      </w:r>
      <w:r w:rsidRPr="00FC337B">
        <w:rPr>
          <w:rtl/>
          <w:lang w:bidi="ar-SA"/>
        </w:rPr>
        <w:t xml:space="preserve">). </w:t>
      </w:r>
      <w:r w:rsidRPr="00FC337B">
        <w:rPr>
          <w:rtl/>
        </w:rPr>
        <w:t>רק</w:t>
      </w:r>
      <w:r w:rsidRPr="00FC337B">
        <w:rPr>
          <w:rtl/>
          <w:lang w:bidi="ar-SA"/>
        </w:rPr>
        <w:t xml:space="preserve"> </w:t>
      </w:r>
      <w:r w:rsidRPr="00FC337B">
        <w:rPr>
          <w:rtl/>
        </w:rPr>
        <w:t>עם</w:t>
      </w:r>
      <w:r w:rsidRPr="00FC337B">
        <w:rPr>
          <w:rtl/>
          <w:lang w:bidi="ar-SA"/>
        </w:rPr>
        <w:t xml:space="preserve"> </w:t>
      </w:r>
      <w:r w:rsidRPr="00FC337B">
        <w:rPr>
          <w:rtl/>
        </w:rPr>
        <w:t>המעבר</w:t>
      </w:r>
      <w:r w:rsidRPr="00FC337B">
        <w:rPr>
          <w:rtl/>
          <w:lang w:bidi="ar-SA"/>
        </w:rPr>
        <w:t xml:space="preserve"> </w:t>
      </w:r>
      <w:r w:rsidRPr="00FC337B">
        <w:rPr>
          <w:rtl/>
        </w:rPr>
        <w:t>לבית</w:t>
      </w:r>
      <w:r w:rsidRPr="00FC337B">
        <w:rPr>
          <w:rtl/>
          <w:lang w:bidi="ar-SA"/>
        </w:rPr>
        <w:t xml:space="preserve"> </w:t>
      </w:r>
      <w:r w:rsidRPr="00FC337B">
        <w:rPr>
          <w:rtl/>
        </w:rPr>
        <w:t>הספר</w:t>
      </w:r>
      <w:r w:rsidRPr="00FC337B">
        <w:rPr>
          <w:rtl/>
          <w:lang w:bidi="ar-SA"/>
        </w:rPr>
        <w:t xml:space="preserve"> </w:t>
      </w:r>
      <w:r w:rsidRPr="00FC337B">
        <w:rPr>
          <w:rtl/>
        </w:rPr>
        <w:t>התיכון</w:t>
      </w:r>
      <w:r w:rsidRPr="00FC337B">
        <w:rPr>
          <w:rtl/>
          <w:lang w:bidi="ar-SA"/>
        </w:rPr>
        <w:t xml:space="preserve"> (</w:t>
      </w:r>
      <w:r w:rsidRPr="00FC337B">
        <w:rPr>
          <w:rtl/>
        </w:rPr>
        <w:t>החל</w:t>
      </w:r>
      <w:r w:rsidRPr="00FC337B">
        <w:rPr>
          <w:rtl/>
          <w:lang w:bidi="ar-SA"/>
        </w:rPr>
        <w:t xml:space="preserve"> </w:t>
      </w:r>
      <w:r w:rsidRPr="00FC337B">
        <w:rPr>
          <w:rtl/>
        </w:rPr>
        <w:t>מ</w:t>
      </w:r>
      <w:r w:rsidR="002707C5">
        <w:rPr>
          <w:rtl/>
        </w:rPr>
        <w:t>גיל 14</w:t>
      </w:r>
      <w:r w:rsidRPr="00FC337B">
        <w:rPr>
          <w:rtl/>
          <w:lang w:bidi="ar-SA"/>
        </w:rPr>
        <w:t>)</w:t>
      </w:r>
      <w:r w:rsidR="00451963">
        <w:rPr>
          <w:rtl/>
        </w:rPr>
        <w:t>,</w:t>
      </w:r>
      <w:r w:rsidRPr="00FC337B">
        <w:rPr>
          <w:rtl/>
          <w:lang w:bidi="ar-SA"/>
        </w:rPr>
        <w:t xml:space="preserve"> </w:t>
      </w:r>
      <w:r w:rsidRPr="00FC337B">
        <w:rPr>
          <w:rtl/>
        </w:rPr>
        <w:t>מוצגים</w:t>
      </w:r>
      <w:r w:rsidRPr="00FC337B">
        <w:rPr>
          <w:rtl/>
          <w:lang w:bidi="ar-SA"/>
        </w:rPr>
        <w:t xml:space="preserve"> </w:t>
      </w:r>
      <w:r w:rsidRPr="00FC337B">
        <w:rPr>
          <w:rtl/>
        </w:rPr>
        <w:t>לראשונה</w:t>
      </w:r>
      <w:r w:rsidRPr="00FC337B">
        <w:rPr>
          <w:rtl/>
          <w:lang w:bidi="ar-SA"/>
        </w:rPr>
        <w:t xml:space="preserve"> </w:t>
      </w:r>
      <w:r w:rsidRPr="00FC337B">
        <w:rPr>
          <w:rtl/>
        </w:rPr>
        <w:t>תכנים</w:t>
      </w:r>
      <w:r w:rsidRPr="00FC337B">
        <w:rPr>
          <w:rtl/>
          <w:lang w:bidi="ar-SA"/>
        </w:rPr>
        <w:t xml:space="preserve"> </w:t>
      </w:r>
      <w:r w:rsidRPr="00FC337B">
        <w:rPr>
          <w:rtl/>
        </w:rPr>
        <w:t>הפונים</w:t>
      </w:r>
      <w:r w:rsidRPr="00FC337B">
        <w:rPr>
          <w:rtl/>
          <w:lang w:bidi="ar-SA"/>
        </w:rPr>
        <w:t xml:space="preserve"> </w:t>
      </w:r>
      <w:r w:rsidRPr="00FC337B">
        <w:rPr>
          <w:rtl/>
        </w:rPr>
        <w:t>אל</w:t>
      </w:r>
      <w:r w:rsidRPr="00FC337B">
        <w:rPr>
          <w:rtl/>
          <w:lang w:bidi="ar-SA"/>
        </w:rPr>
        <w:t xml:space="preserve"> </w:t>
      </w:r>
      <w:r w:rsidRPr="00FC337B">
        <w:rPr>
          <w:rtl/>
        </w:rPr>
        <w:t>האינטלקט</w:t>
      </w:r>
      <w:r w:rsidRPr="00FC337B">
        <w:rPr>
          <w:rtl/>
          <w:lang w:bidi="ar-SA"/>
        </w:rPr>
        <w:t xml:space="preserve"> </w:t>
      </w:r>
      <w:r w:rsidRPr="00FC337B">
        <w:rPr>
          <w:rtl/>
        </w:rPr>
        <w:t>ואל</w:t>
      </w:r>
      <w:r w:rsidRPr="00FC337B">
        <w:rPr>
          <w:rtl/>
          <w:lang w:bidi="ar-SA"/>
        </w:rPr>
        <w:t xml:space="preserve"> </w:t>
      </w:r>
      <w:r w:rsidRPr="00FC337B">
        <w:rPr>
          <w:rtl/>
        </w:rPr>
        <w:t>הצורך</w:t>
      </w:r>
      <w:r w:rsidRPr="00FC337B">
        <w:rPr>
          <w:rtl/>
          <w:lang w:bidi="ar-SA"/>
        </w:rPr>
        <w:t xml:space="preserve"> </w:t>
      </w:r>
      <w:r w:rsidRPr="00FC337B">
        <w:rPr>
          <w:rtl/>
        </w:rPr>
        <w:t>להבין</w:t>
      </w:r>
      <w:r w:rsidRPr="00FC337B">
        <w:rPr>
          <w:rtl/>
          <w:lang w:bidi="ar-SA"/>
        </w:rPr>
        <w:t xml:space="preserve"> </w:t>
      </w:r>
      <w:r w:rsidRPr="00FC337B">
        <w:rPr>
          <w:rtl/>
        </w:rPr>
        <w:t>את</w:t>
      </w:r>
      <w:r w:rsidRPr="00FC337B">
        <w:rPr>
          <w:rtl/>
          <w:lang w:bidi="ar-SA"/>
        </w:rPr>
        <w:t xml:space="preserve"> </w:t>
      </w:r>
      <w:r w:rsidRPr="00FC337B">
        <w:rPr>
          <w:rtl/>
        </w:rPr>
        <w:t>העולם</w:t>
      </w:r>
      <w:r w:rsidRPr="00FC337B">
        <w:rPr>
          <w:rtl/>
          <w:lang w:bidi="ar-SA"/>
        </w:rPr>
        <w:t xml:space="preserve"> </w:t>
      </w:r>
      <w:r w:rsidRPr="00FC337B">
        <w:rPr>
          <w:rtl/>
        </w:rPr>
        <w:t>באמצעות</w:t>
      </w:r>
      <w:r w:rsidRPr="00FC337B">
        <w:rPr>
          <w:rtl/>
          <w:lang w:bidi="ar-SA"/>
        </w:rPr>
        <w:t xml:space="preserve"> </w:t>
      </w:r>
      <w:r w:rsidRPr="00FC337B">
        <w:rPr>
          <w:rtl/>
        </w:rPr>
        <w:t>חוקים</w:t>
      </w:r>
      <w:r w:rsidRPr="00FC337B">
        <w:rPr>
          <w:rtl/>
          <w:lang w:bidi="ar-SA"/>
        </w:rPr>
        <w:t xml:space="preserve"> </w:t>
      </w:r>
      <w:r w:rsidRPr="00FC337B">
        <w:rPr>
          <w:rtl/>
        </w:rPr>
        <w:t>מדעיים</w:t>
      </w:r>
      <w:r w:rsidRPr="00FC337B">
        <w:rPr>
          <w:rtl/>
          <w:lang w:bidi="ar-SA"/>
        </w:rPr>
        <w:t xml:space="preserve"> </w:t>
      </w:r>
      <w:r w:rsidRPr="00FC337B">
        <w:rPr>
          <w:rtl/>
        </w:rPr>
        <w:t>וקשרים</w:t>
      </w:r>
      <w:r w:rsidRPr="00FC337B">
        <w:rPr>
          <w:rtl/>
          <w:lang w:bidi="ar-SA"/>
        </w:rPr>
        <w:t xml:space="preserve"> </w:t>
      </w:r>
      <w:r w:rsidRPr="00FC337B">
        <w:rPr>
          <w:rtl/>
        </w:rPr>
        <w:t>סיבתיים</w:t>
      </w:r>
      <w:r w:rsidR="00451963">
        <w:rPr>
          <w:rtl/>
        </w:rPr>
        <w:t>,</w:t>
      </w:r>
      <w:r w:rsidRPr="00FC337B">
        <w:rPr>
          <w:rtl/>
          <w:lang w:bidi="ar-SA"/>
        </w:rPr>
        <w:t xml:space="preserve"> </w:t>
      </w:r>
      <w:r w:rsidRPr="00FC337B">
        <w:rPr>
          <w:rtl/>
        </w:rPr>
        <w:t>במטרה</w:t>
      </w:r>
      <w:r w:rsidRPr="00FC337B">
        <w:rPr>
          <w:rtl/>
          <w:lang w:bidi="ar-SA"/>
        </w:rPr>
        <w:t xml:space="preserve"> </w:t>
      </w:r>
      <w:r w:rsidRPr="00FC337B">
        <w:rPr>
          <w:rtl/>
        </w:rPr>
        <w:t>לפתח</w:t>
      </w:r>
      <w:r w:rsidRPr="00FC337B">
        <w:rPr>
          <w:rtl/>
          <w:lang w:bidi="ar-SA"/>
        </w:rPr>
        <w:t xml:space="preserve"> </w:t>
      </w:r>
      <w:r w:rsidRPr="00FC337B">
        <w:rPr>
          <w:rtl/>
        </w:rPr>
        <w:t>חשיבה</w:t>
      </w:r>
      <w:r w:rsidRPr="00FC337B">
        <w:rPr>
          <w:rtl/>
          <w:lang w:bidi="ar-SA"/>
        </w:rPr>
        <w:t xml:space="preserve"> </w:t>
      </w:r>
      <w:r w:rsidRPr="00FC337B">
        <w:rPr>
          <w:rtl/>
        </w:rPr>
        <w:t>מופשטת</w:t>
      </w:r>
      <w:r w:rsidRPr="00FC337B">
        <w:rPr>
          <w:rtl/>
          <w:lang w:bidi="ar-SA"/>
        </w:rPr>
        <w:t xml:space="preserve"> </w:t>
      </w:r>
      <w:r w:rsidRPr="00FC337B">
        <w:rPr>
          <w:rtl/>
        </w:rPr>
        <w:t>ושיפוט</w:t>
      </w:r>
      <w:r w:rsidRPr="00FC337B">
        <w:rPr>
          <w:rtl/>
          <w:lang w:bidi="ar-SA"/>
        </w:rPr>
        <w:t xml:space="preserve"> </w:t>
      </w:r>
      <w:r w:rsidRPr="00FC337B">
        <w:rPr>
          <w:rtl/>
        </w:rPr>
        <w:t>אתי</w:t>
      </w:r>
      <w:r w:rsidRPr="00FC337B">
        <w:rPr>
          <w:rtl/>
          <w:lang w:bidi="ar-SA"/>
        </w:rPr>
        <w:t xml:space="preserve"> </w:t>
      </w:r>
      <w:r w:rsidRPr="00FC337B">
        <w:rPr>
          <w:rtl/>
        </w:rPr>
        <w:t>ועצמאי</w:t>
      </w:r>
      <w:r w:rsidRPr="00FC337B">
        <w:rPr>
          <w:rtl/>
          <w:lang w:bidi="ar-SA"/>
        </w:rPr>
        <w:t xml:space="preserve"> </w:t>
      </w:r>
      <w:r w:rsidRPr="00FC337B">
        <w:rPr>
          <w:rtl/>
        </w:rPr>
        <w:t>לחלוטין</w:t>
      </w:r>
      <w:r w:rsidRPr="00FC337B">
        <w:rPr>
          <w:rtl/>
          <w:lang w:bidi="ar-SA"/>
        </w:rPr>
        <w:t xml:space="preserve"> (</w:t>
      </w:r>
      <w:r w:rsidR="00383EB7">
        <w:rPr>
          <w:lang w:bidi="ar-SA"/>
        </w:rPr>
        <w:t>Traub, 2019</w:t>
      </w:r>
      <w:r w:rsidRPr="00FC337B">
        <w:rPr>
          <w:rtl/>
          <w:lang w:bidi="ar-SA"/>
        </w:rPr>
        <w:t>).</w:t>
      </w:r>
    </w:p>
    <w:p w14:paraId="62D62969" w14:textId="33D199B4" w:rsidR="00FC337B" w:rsidRPr="00FC337B" w:rsidRDefault="00FC337B" w:rsidP="009A6C93">
      <w:pPr>
        <w:pStyle w:val="3"/>
      </w:pPr>
      <w:bookmarkStart w:id="45" w:name="_Toc239109201"/>
      <w:r w:rsidRPr="00FC337B">
        <w:rPr>
          <w:rtl/>
          <w:lang w:bidi="he-IL"/>
        </w:rPr>
        <w:t>דיון</w:t>
      </w:r>
      <w:r w:rsidRPr="00FC337B">
        <w:rPr>
          <w:rtl/>
        </w:rPr>
        <w:t xml:space="preserve"> </w:t>
      </w:r>
      <w:r w:rsidRPr="00FC337B">
        <w:rPr>
          <w:rtl/>
          <w:lang w:bidi="he-IL"/>
        </w:rPr>
        <w:t>משווה</w:t>
      </w:r>
      <w:r w:rsidRPr="00FC337B">
        <w:rPr>
          <w:rtl/>
        </w:rPr>
        <w:t xml:space="preserve"> </w:t>
      </w:r>
      <w:r w:rsidRPr="00FC337B">
        <w:rPr>
          <w:rtl/>
          <w:lang w:bidi="he-IL"/>
        </w:rPr>
        <w:t>על</w:t>
      </w:r>
      <w:r w:rsidRPr="00FC337B">
        <w:rPr>
          <w:rtl/>
        </w:rPr>
        <w:t xml:space="preserve"> </w:t>
      </w:r>
      <w:r w:rsidRPr="00FC337B">
        <w:rPr>
          <w:rtl/>
          <w:lang w:bidi="he-IL"/>
        </w:rPr>
        <w:t>תזמון</w:t>
      </w:r>
      <w:r w:rsidRPr="00FC337B">
        <w:rPr>
          <w:rtl/>
        </w:rPr>
        <w:t xml:space="preserve"> </w:t>
      </w:r>
      <w:r w:rsidRPr="00FC337B">
        <w:rPr>
          <w:rtl/>
          <w:lang w:bidi="he-IL"/>
        </w:rPr>
        <w:t>טיפוח</w:t>
      </w:r>
      <w:r w:rsidRPr="00FC337B">
        <w:rPr>
          <w:rtl/>
        </w:rPr>
        <w:t xml:space="preserve"> </w:t>
      </w:r>
      <w:r w:rsidRPr="00FC337B">
        <w:rPr>
          <w:rtl/>
          <w:lang w:bidi="he-IL"/>
        </w:rPr>
        <w:t>החשיבה</w:t>
      </w:r>
      <w:r w:rsidRPr="00FC337B">
        <w:rPr>
          <w:rtl/>
        </w:rPr>
        <w:t xml:space="preserve"> </w:t>
      </w:r>
      <w:r w:rsidRPr="00FC337B">
        <w:rPr>
          <w:rtl/>
          <w:lang w:bidi="he-IL"/>
        </w:rPr>
        <w:t>העצמית</w:t>
      </w:r>
      <w:r w:rsidRPr="00FC337B">
        <w:rPr>
          <w:rtl/>
        </w:rPr>
        <w:t xml:space="preserve"> (</w:t>
      </w:r>
      <w:r w:rsidR="002508F6">
        <w:rPr>
          <w:rFonts w:hint="cs"/>
          <w:rtl/>
          <w:lang w:bidi="he-IL"/>
        </w:rPr>
        <w:t>דיואי וליפמן לעומת שטיינר</w:t>
      </w:r>
      <w:r w:rsidRPr="00FC337B">
        <w:rPr>
          <w:rtl/>
        </w:rPr>
        <w:t>)</w:t>
      </w:r>
      <w:bookmarkEnd w:id="45"/>
    </w:p>
    <w:p w14:paraId="0117FBF9" w14:textId="71229C57" w:rsidR="00FC337B" w:rsidRDefault="00FC337B" w:rsidP="002508F6">
      <w:pPr>
        <w:rPr>
          <w:rtl/>
        </w:rPr>
      </w:pPr>
      <w:r w:rsidRPr="00FC337B">
        <w:rPr>
          <w:rtl/>
        </w:rPr>
        <w:t>ההשוואה</w:t>
      </w:r>
      <w:r w:rsidRPr="00FC337B">
        <w:rPr>
          <w:rtl/>
          <w:lang w:bidi="ar-SA"/>
        </w:rPr>
        <w:t xml:space="preserve"> </w:t>
      </w:r>
      <w:r w:rsidRPr="00FC337B">
        <w:rPr>
          <w:rtl/>
        </w:rPr>
        <w:t>בין</w:t>
      </w:r>
      <w:r w:rsidRPr="00FC337B">
        <w:rPr>
          <w:rtl/>
          <w:lang w:bidi="ar-SA"/>
        </w:rPr>
        <w:t xml:space="preserve"> </w:t>
      </w:r>
      <w:r w:rsidRPr="00FC337B">
        <w:rPr>
          <w:rtl/>
        </w:rPr>
        <w:t>שלוש</w:t>
      </w:r>
      <w:r w:rsidRPr="00FC337B">
        <w:rPr>
          <w:rtl/>
          <w:lang w:bidi="ar-SA"/>
        </w:rPr>
        <w:t xml:space="preserve"> </w:t>
      </w:r>
      <w:r w:rsidRPr="00FC337B">
        <w:rPr>
          <w:rtl/>
        </w:rPr>
        <w:t>הגישות</w:t>
      </w:r>
      <w:r w:rsidRPr="00FC337B">
        <w:rPr>
          <w:rtl/>
          <w:lang w:bidi="ar-SA"/>
        </w:rPr>
        <w:t xml:space="preserve"> </w:t>
      </w:r>
      <w:r w:rsidRPr="00FC337B">
        <w:rPr>
          <w:rtl/>
        </w:rPr>
        <w:t>חושפת</w:t>
      </w:r>
      <w:r w:rsidRPr="00FC337B">
        <w:rPr>
          <w:rtl/>
          <w:lang w:bidi="ar-SA"/>
        </w:rPr>
        <w:t xml:space="preserve"> </w:t>
      </w:r>
      <w:r w:rsidRPr="00FC337B">
        <w:rPr>
          <w:rtl/>
        </w:rPr>
        <w:t>הבדל</w:t>
      </w:r>
      <w:r w:rsidRPr="00FC337B">
        <w:rPr>
          <w:rtl/>
          <w:lang w:bidi="ar-SA"/>
        </w:rPr>
        <w:t xml:space="preserve"> </w:t>
      </w:r>
      <w:r w:rsidRPr="00FC337B">
        <w:rPr>
          <w:rtl/>
        </w:rPr>
        <w:t>מהותי</w:t>
      </w:r>
      <w:r w:rsidRPr="00FC337B">
        <w:rPr>
          <w:rtl/>
          <w:lang w:bidi="ar-SA"/>
        </w:rPr>
        <w:t xml:space="preserve"> </w:t>
      </w:r>
      <w:r w:rsidRPr="00FC337B">
        <w:rPr>
          <w:rtl/>
        </w:rPr>
        <w:t>ועקרוני</w:t>
      </w:r>
      <w:r w:rsidRPr="00FC337B">
        <w:rPr>
          <w:rtl/>
          <w:lang w:bidi="ar-SA"/>
        </w:rPr>
        <w:t xml:space="preserve"> </w:t>
      </w:r>
      <w:r w:rsidRPr="00FC337B">
        <w:rPr>
          <w:rtl/>
        </w:rPr>
        <w:t>בנוגע</w:t>
      </w:r>
      <w:r w:rsidRPr="00FC337B">
        <w:rPr>
          <w:rtl/>
          <w:lang w:bidi="ar-SA"/>
        </w:rPr>
        <w:t xml:space="preserve"> </w:t>
      </w:r>
      <w:r w:rsidRPr="00FC337B">
        <w:rPr>
          <w:rtl/>
        </w:rPr>
        <w:t>לתזמון</w:t>
      </w:r>
      <w:r w:rsidRPr="00FC337B">
        <w:rPr>
          <w:rtl/>
          <w:lang w:bidi="ar-SA"/>
        </w:rPr>
        <w:t xml:space="preserve"> </w:t>
      </w:r>
      <w:r w:rsidRPr="00FC337B">
        <w:rPr>
          <w:rtl/>
        </w:rPr>
        <w:t>ההתפתחותי</w:t>
      </w:r>
      <w:r w:rsidRPr="00FC337B">
        <w:rPr>
          <w:rtl/>
          <w:lang w:bidi="ar-SA"/>
        </w:rPr>
        <w:t xml:space="preserve"> </w:t>
      </w:r>
      <w:r w:rsidRPr="00FC337B">
        <w:rPr>
          <w:rtl/>
        </w:rPr>
        <w:t>של</w:t>
      </w:r>
      <w:r w:rsidRPr="00FC337B">
        <w:rPr>
          <w:rtl/>
          <w:lang w:bidi="ar-SA"/>
        </w:rPr>
        <w:t xml:space="preserve"> </w:t>
      </w:r>
      <w:r w:rsidRPr="00FC337B">
        <w:rPr>
          <w:rtl/>
        </w:rPr>
        <w:t>טיפוח</w:t>
      </w:r>
      <w:r w:rsidRPr="00FC337B">
        <w:rPr>
          <w:rtl/>
          <w:lang w:bidi="ar-SA"/>
        </w:rPr>
        <w:t xml:space="preserve"> </w:t>
      </w:r>
      <w:r w:rsidRPr="00FC337B">
        <w:rPr>
          <w:rtl/>
        </w:rPr>
        <w:t>החשיבה</w:t>
      </w:r>
      <w:r w:rsidRPr="00FC337B">
        <w:rPr>
          <w:rtl/>
          <w:lang w:bidi="ar-SA"/>
        </w:rPr>
        <w:t xml:space="preserve"> (</w:t>
      </w:r>
      <w:r w:rsidR="00ED3049">
        <w:rPr>
          <w:lang w:bidi="ar-SA"/>
        </w:rPr>
        <w:t>Ogletree, 1998</w:t>
      </w:r>
      <w:r w:rsidRPr="00FC337B">
        <w:rPr>
          <w:rtl/>
          <w:lang w:bidi="ar-SA"/>
        </w:rPr>
        <w:t xml:space="preserve">). </w:t>
      </w:r>
      <w:r w:rsidRPr="00FC337B">
        <w:rPr>
          <w:rtl/>
        </w:rPr>
        <w:t>בעוד</w:t>
      </w:r>
      <w:r w:rsidRPr="00FC337B">
        <w:rPr>
          <w:rtl/>
          <w:lang w:bidi="ar-SA"/>
        </w:rPr>
        <w:t xml:space="preserve"> </w:t>
      </w:r>
      <w:r w:rsidRPr="00FC337B">
        <w:rPr>
          <w:rtl/>
        </w:rPr>
        <w:t>שדיואי</w:t>
      </w:r>
      <w:r w:rsidRPr="00FC337B">
        <w:rPr>
          <w:rtl/>
          <w:lang w:bidi="ar-SA"/>
        </w:rPr>
        <w:t xml:space="preserve"> </w:t>
      </w:r>
      <w:r w:rsidRPr="00FC337B">
        <w:rPr>
          <w:rtl/>
        </w:rPr>
        <w:t>וליפמן</w:t>
      </w:r>
      <w:r w:rsidRPr="00FC337B">
        <w:rPr>
          <w:rtl/>
          <w:lang w:bidi="ar-SA"/>
        </w:rPr>
        <w:t xml:space="preserve"> </w:t>
      </w:r>
      <w:r w:rsidRPr="00FC337B">
        <w:rPr>
          <w:rtl/>
        </w:rPr>
        <w:t>רואים</w:t>
      </w:r>
      <w:r w:rsidRPr="00FC337B">
        <w:rPr>
          <w:rtl/>
          <w:lang w:bidi="ar-SA"/>
        </w:rPr>
        <w:t xml:space="preserve"> </w:t>
      </w:r>
      <w:r w:rsidRPr="00FC337B">
        <w:rPr>
          <w:rtl/>
        </w:rPr>
        <w:t>בחשיבה</w:t>
      </w:r>
      <w:r w:rsidRPr="00FC337B">
        <w:rPr>
          <w:rtl/>
          <w:lang w:bidi="ar-SA"/>
        </w:rPr>
        <w:t xml:space="preserve"> </w:t>
      </w:r>
      <w:r w:rsidRPr="00FC337B">
        <w:rPr>
          <w:rtl/>
        </w:rPr>
        <w:t>העצמית</w:t>
      </w:r>
      <w:r w:rsidRPr="00FC337B">
        <w:rPr>
          <w:rtl/>
          <w:lang w:bidi="ar-SA"/>
        </w:rPr>
        <w:t xml:space="preserve"> </w:t>
      </w:r>
      <w:r w:rsidRPr="00FC337B">
        <w:rPr>
          <w:rtl/>
        </w:rPr>
        <w:t>כלי</w:t>
      </w:r>
      <w:r w:rsidRPr="00FC337B">
        <w:rPr>
          <w:rtl/>
          <w:lang w:bidi="ar-SA"/>
        </w:rPr>
        <w:t xml:space="preserve"> </w:t>
      </w:r>
      <w:r w:rsidRPr="00FC337B">
        <w:rPr>
          <w:rtl/>
        </w:rPr>
        <w:t>שיש</w:t>
      </w:r>
      <w:r w:rsidRPr="00FC337B">
        <w:rPr>
          <w:rtl/>
          <w:lang w:bidi="ar-SA"/>
        </w:rPr>
        <w:t xml:space="preserve"> </w:t>
      </w:r>
      <w:r w:rsidRPr="00FC337B">
        <w:rPr>
          <w:rtl/>
        </w:rPr>
        <w:t>להפעיל</w:t>
      </w:r>
      <w:r w:rsidRPr="00FC337B">
        <w:rPr>
          <w:rtl/>
          <w:lang w:bidi="ar-SA"/>
        </w:rPr>
        <w:t xml:space="preserve"> </w:t>
      </w:r>
      <w:r w:rsidRPr="00FC337B">
        <w:rPr>
          <w:rtl/>
        </w:rPr>
        <w:t>ולתרגל</w:t>
      </w:r>
      <w:r w:rsidRPr="00FC337B">
        <w:rPr>
          <w:rtl/>
          <w:lang w:bidi="ar-SA"/>
        </w:rPr>
        <w:t xml:space="preserve"> </w:t>
      </w:r>
      <w:r w:rsidRPr="00FC337B">
        <w:rPr>
          <w:rtl/>
        </w:rPr>
        <w:t>מגיל</w:t>
      </w:r>
      <w:r w:rsidRPr="00FC337B">
        <w:rPr>
          <w:rtl/>
          <w:lang w:bidi="ar-SA"/>
        </w:rPr>
        <w:t xml:space="preserve"> </w:t>
      </w:r>
      <w:r w:rsidRPr="00FC337B">
        <w:rPr>
          <w:rtl/>
        </w:rPr>
        <w:t>צעיר</w:t>
      </w:r>
      <w:r w:rsidRPr="00FC337B">
        <w:rPr>
          <w:rtl/>
          <w:lang w:bidi="ar-SA"/>
        </w:rPr>
        <w:t xml:space="preserve"> </w:t>
      </w:r>
      <w:r w:rsidRPr="00FC337B">
        <w:rPr>
          <w:rtl/>
        </w:rPr>
        <w:t>ללא</w:t>
      </w:r>
      <w:r w:rsidRPr="00FC337B">
        <w:rPr>
          <w:rtl/>
          <w:lang w:bidi="ar-SA"/>
        </w:rPr>
        <w:t xml:space="preserve"> </w:t>
      </w:r>
      <w:r w:rsidRPr="00FC337B">
        <w:rPr>
          <w:rtl/>
        </w:rPr>
        <w:t>מניעה</w:t>
      </w:r>
      <w:r w:rsidRPr="00FC337B">
        <w:rPr>
          <w:rtl/>
          <w:lang w:bidi="ar-SA"/>
        </w:rPr>
        <w:t xml:space="preserve"> </w:t>
      </w:r>
      <w:r w:rsidRPr="00FC337B">
        <w:rPr>
          <w:rtl/>
        </w:rPr>
        <w:t>התפתחותית</w:t>
      </w:r>
      <w:r w:rsidRPr="00FC337B">
        <w:rPr>
          <w:rtl/>
          <w:lang w:bidi="ar-SA"/>
        </w:rPr>
        <w:t xml:space="preserve"> (</w:t>
      </w:r>
      <w:r w:rsidR="009E7C6D">
        <w:rPr>
          <w:lang w:bidi="ar-SA"/>
        </w:rPr>
        <w:t>Dewey, 1933</w:t>
      </w:r>
      <w:r w:rsidRPr="00FC337B">
        <w:rPr>
          <w:rtl/>
          <w:lang w:bidi="ar-SA"/>
        </w:rPr>
        <w:t xml:space="preserve">; </w:t>
      </w:r>
      <w:r w:rsidR="00DB2905">
        <w:rPr>
          <w:lang w:bidi="ar-SA"/>
        </w:rPr>
        <w:t>Lipman, 2003</w:t>
      </w:r>
      <w:r w:rsidRPr="00FC337B">
        <w:rPr>
          <w:rtl/>
          <w:lang w:bidi="ar-SA"/>
        </w:rPr>
        <w:t>)</w:t>
      </w:r>
      <w:r w:rsidR="00451963">
        <w:rPr>
          <w:rtl/>
        </w:rPr>
        <w:t>,</w:t>
      </w:r>
      <w:r w:rsidRPr="00FC337B">
        <w:rPr>
          <w:rtl/>
          <w:lang w:bidi="ar-SA"/>
        </w:rPr>
        <w:t xml:space="preserve"> </w:t>
      </w:r>
      <w:r w:rsidRPr="00FC337B">
        <w:rPr>
          <w:rtl/>
        </w:rPr>
        <w:t>שטיינר</w:t>
      </w:r>
      <w:r w:rsidRPr="00FC337B">
        <w:rPr>
          <w:rtl/>
          <w:lang w:bidi="ar-SA"/>
        </w:rPr>
        <w:t xml:space="preserve"> </w:t>
      </w:r>
      <w:r w:rsidRPr="00FC337B">
        <w:rPr>
          <w:rtl/>
        </w:rPr>
        <w:t>דורש</w:t>
      </w:r>
      <w:r w:rsidRPr="00FC337B">
        <w:rPr>
          <w:rtl/>
          <w:lang w:bidi="ar-SA"/>
        </w:rPr>
        <w:t xml:space="preserve"> </w:t>
      </w:r>
      <w:r w:rsidRPr="00FC337B">
        <w:rPr>
          <w:rtl/>
        </w:rPr>
        <w:t>להמתין</w:t>
      </w:r>
      <w:r w:rsidRPr="00FC337B">
        <w:rPr>
          <w:rtl/>
          <w:lang w:bidi="ar-SA"/>
        </w:rPr>
        <w:t xml:space="preserve"> </w:t>
      </w:r>
      <w:r w:rsidRPr="00FC337B">
        <w:rPr>
          <w:rtl/>
        </w:rPr>
        <w:t>בסבלנות</w:t>
      </w:r>
      <w:r w:rsidRPr="00FC337B">
        <w:rPr>
          <w:rtl/>
          <w:lang w:bidi="ar-SA"/>
        </w:rPr>
        <w:t xml:space="preserve"> </w:t>
      </w:r>
      <w:r w:rsidRPr="00FC337B">
        <w:rPr>
          <w:rtl/>
        </w:rPr>
        <w:t>להבשלה</w:t>
      </w:r>
      <w:r w:rsidRPr="00FC337B">
        <w:rPr>
          <w:rtl/>
          <w:lang w:bidi="ar-SA"/>
        </w:rPr>
        <w:t xml:space="preserve"> </w:t>
      </w:r>
      <w:r w:rsidRPr="00FC337B">
        <w:rPr>
          <w:rtl/>
        </w:rPr>
        <w:t>האורגנית</w:t>
      </w:r>
      <w:r w:rsidRPr="00FC337B">
        <w:rPr>
          <w:rtl/>
          <w:lang w:bidi="ar-SA"/>
        </w:rPr>
        <w:t xml:space="preserve"> </w:t>
      </w:r>
      <w:r w:rsidRPr="00FC337B">
        <w:rPr>
          <w:rtl/>
        </w:rPr>
        <w:t>של</w:t>
      </w:r>
      <w:r w:rsidRPr="00FC337B">
        <w:rPr>
          <w:rtl/>
          <w:lang w:bidi="ar-SA"/>
        </w:rPr>
        <w:t xml:space="preserve"> </w:t>
      </w:r>
      <w:r w:rsidRPr="00FC337B">
        <w:rPr>
          <w:rtl/>
        </w:rPr>
        <w:t>כוחות</w:t>
      </w:r>
      <w:r w:rsidRPr="00FC337B">
        <w:rPr>
          <w:rtl/>
          <w:lang w:bidi="ar-SA"/>
        </w:rPr>
        <w:t xml:space="preserve"> </w:t>
      </w:r>
      <w:r w:rsidRPr="00FC337B">
        <w:rPr>
          <w:rtl/>
        </w:rPr>
        <w:t>החשיבה</w:t>
      </w:r>
      <w:r w:rsidRPr="00FC337B">
        <w:rPr>
          <w:rtl/>
          <w:lang w:bidi="ar-SA"/>
        </w:rPr>
        <w:t xml:space="preserve"> </w:t>
      </w:r>
      <w:r w:rsidRPr="00FC337B">
        <w:rPr>
          <w:rtl/>
        </w:rPr>
        <w:t>בגיל</w:t>
      </w:r>
      <w:r w:rsidRPr="00FC337B">
        <w:rPr>
          <w:rtl/>
          <w:lang w:bidi="ar-SA"/>
        </w:rPr>
        <w:t xml:space="preserve"> </w:t>
      </w:r>
      <w:r w:rsidRPr="00FC337B">
        <w:rPr>
          <w:rtl/>
        </w:rPr>
        <w:t>ההתבגרות</w:t>
      </w:r>
      <w:r w:rsidRPr="00FC337B">
        <w:rPr>
          <w:rtl/>
          <w:lang w:bidi="ar-SA"/>
        </w:rPr>
        <w:t xml:space="preserve"> (</w:t>
      </w:r>
      <w:r w:rsidR="00ED3049">
        <w:rPr>
          <w:lang w:bidi="ar-SA"/>
        </w:rPr>
        <w:t>Ogletree, 1998</w:t>
      </w:r>
      <w:r w:rsidRPr="00FC337B">
        <w:rPr>
          <w:rtl/>
          <w:lang w:bidi="ar-SA"/>
        </w:rPr>
        <w:t xml:space="preserve">). </w:t>
      </w:r>
      <w:r w:rsidRPr="00FC337B">
        <w:rPr>
          <w:rtl/>
        </w:rPr>
        <w:t>עם</w:t>
      </w:r>
      <w:r w:rsidRPr="00FC337B">
        <w:rPr>
          <w:rtl/>
          <w:lang w:bidi="ar-SA"/>
        </w:rPr>
        <w:t xml:space="preserve"> </w:t>
      </w:r>
      <w:r w:rsidRPr="00FC337B">
        <w:rPr>
          <w:rtl/>
        </w:rPr>
        <w:t>זאת</w:t>
      </w:r>
      <w:r w:rsidR="00451963">
        <w:rPr>
          <w:rtl/>
        </w:rPr>
        <w:t>,</w:t>
      </w:r>
      <w:r w:rsidRPr="00FC337B">
        <w:rPr>
          <w:rtl/>
          <w:lang w:bidi="ar-SA"/>
        </w:rPr>
        <w:t xml:space="preserve"> </w:t>
      </w:r>
      <w:r w:rsidRPr="00FC337B">
        <w:rPr>
          <w:rtl/>
        </w:rPr>
        <w:t>לאחר</w:t>
      </w:r>
      <w:r w:rsidRPr="00FC337B">
        <w:rPr>
          <w:rtl/>
          <w:lang w:bidi="ar-SA"/>
        </w:rPr>
        <w:t xml:space="preserve"> </w:t>
      </w:r>
      <w:r w:rsidR="002707C5">
        <w:rPr>
          <w:rtl/>
        </w:rPr>
        <w:t>גיל 14</w:t>
      </w:r>
      <w:r w:rsidR="00451963">
        <w:rPr>
          <w:rtl/>
        </w:rPr>
        <w:t>,</w:t>
      </w:r>
      <w:r w:rsidRPr="00FC337B">
        <w:rPr>
          <w:rtl/>
          <w:lang w:bidi="ar-SA"/>
        </w:rPr>
        <w:t xml:space="preserve"> </w:t>
      </w:r>
      <w:r w:rsidRPr="00FC337B">
        <w:rPr>
          <w:rtl/>
        </w:rPr>
        <w:t>שלוש</w:t>
      </w:r>
      <w:r w:rsidRPr="00FC337B">
        <w:rPr>
          <w:rtl/>
          <w:lang w:bidi="ar-SA"/>
        </w:rPr>
        <w:t xml:space="preserve"> </w:t>
      </w:r>
      <w:r w:rsidRPr="00FC337B">
        <w:rPr>
          <w:rtl/>
        </w:rPr>
        <w:t>הגישות</w:t>
      </w:r>
      <w:r w:rsidRPr="00FC337B">
        <w:rPr>
          <w:rtl/>
          <w:lang w:bidi="ar-SA"/>
        </w:rPr>
        <w:t xml:space="preserve"> </w:t>
      </w:r>
      <w:r w:rsidRPr="00FC337B">
        <w:rPr>
          <w:rtl/>
        </w:rPr>
        <w:t>נפגשות</w:t>
      </w:r>
      <w:r w:rsidRPr="00FC337B">
        <w:rPr>
          <w:rtl/>
          <w:lang w:bidi="ar-SA"/>
        </w:rPr>
        <w:t xml:space="preserve"> </w:t>
      </w:r>
      <w:r w:rsidRPr="00FC337B">
        <w:rPr>
          <w:rtl/>
        </w:rPr>
        <w:t>ומסכימות</w:t>
      </w:r>
      <w:r w:rsidRPr="00FC337B">
        <w:rPr>
          <w:rtl/>
          <w:lang w:bidi="ar-SA"/>
        </w:rPr>
        <w:t xml:space="preserve"> </w:t>
      </w:r>
      <w:r w:rsidRPr="00FC337B">
        <w:rPr>
          <w:rtl/>
        </w:rPr>
        <w:t>באופן</w:t>
      </w:r>
      <w:r w:rsidRPr="00FC337B">
        <w:rPr>
          <w:rtl/>
          <w:lang w:bidi="ar-SA"/>
        </w:rPr>
        <w:t xml:space="preserve"> </w:t>
      </w:r>
      <w:r w:rsidRPr="00FC337B">
        <w:rPr>
          <w:rtl/>
        </w:rPr>
        <w:t>מלא</w:t>
      </w:r>
      <w:r w:rsidRPr="00FC337B">
        <w:rPr>
          <w:rtl/>
          <w:lang w:bidi="ar-SA"/>
        </w:rPr>
        <w:t xml:space="preserve"> </w:t>
      </w:r>
      <w:r w:rsidRPr="00FC337B">
        <w:rPr>
          <w:rtl/>
        </w:rPr>
        <w:t>כי</w:t>
      </w:r>
      <w:r w:rsidRPr="00FC337B">
        <w:rPr>
          <w:rtl/>
          <w:lang w:bidi="ar-SA"/>
        </w:rPr>
        <w:t xml:space="preserve"> </w:t>
      </w:r>
      <w:r w:rsidRPr="00FC337B">
        <w:rPr>
          <w:rtl/>
        </w:rPr>
        <w:t>טיפוח</w:t>
      </w:r>
      <w:r w:rsidRPr="00FC337B">
        <w:rPr>
          <w:rtl/>
          <w:lang w:bidi="ar-SA"/>
        </w:rPr>
        <w:t xml:space="preserve"> </w:t>
      </w:r>
      <w:r w:rsidRPr="00FC337B">
        <w:rPr>
          <w:rtl/>
        </w:rPr>
        <w:t>של</w:t>
      </w:r>
      <w:r w:rsidRPr="00FC337B">
        <w:rPr>
          <w:rtl/>
          <w:lang w:bidi="ar-SA"/>
        </w:rPr>
        <w:t xml:space="preserve"> </w:t>
      </w:r>
      <w:r w:rsidRPr="00FC337B">
        <w:rPr>
          <w:rtl/>
        </w:rPr>
        <w:t>שיפוט</w:t>
      </w:r>
      <w:r w:rsidRPr="00FC337B">
        <w:rPr>
          <w:rtl/>
          <w:lang w:bidi="ar-SA"/>
        </w:rPr>
        <w:t xml:space="preserve"> </w:t>
      </w:r>
      <w:r w:rsidRPr="00FC337B">
        <w:rPr>
          <w:rtl/>
        </w:rPr>
        <w:t>עצמאי</w:t>
      </w:r>
      <w:r w:rsidR="00451963">
        <w:rPr>
          <w:rtl/>
        </w:rPr>
        <w:t>,</w:t>
      </w:r>
      <w:r w:rsidRPr="00FC337B">
        <w:rPr>
          <w:rtl/>
          <w:lang w:bidi="ar-SA"/>
        </w:rPr>
        <w:t xml:space="preserve"> </w:t>
      </w:r>
      <w:r w:rsidRPr="00FC337B">
        <w:rPr>
          <w:rtl/>
        </w:rPr>
        <w:t>ביקורתי</w:t>
      </w:r>
      <w:r w:rsidR="00451963">
        <w:rPr>
          <w:rtl/>
        </w:rPr>
        <w:t>,</w:t>
      </w:r>
      <w:r w:rsidRPr="00FC337B">
        <w:rPr>
          <w:rtl/>
          <w:lang w:bidi="ar-SA"/>
        </w:rPr>
        <w:t xml:space="preserve"> </w:t>
      </w:r>
      <w:r w:rsidRPr="00FC337B">
        <w:rPr>
          <w:rtl/>
        </w:rPr>
        <w:t>מוסרי</w:t>
      </w:r>
      <w:r w:rsidRPr="00FC337B">
        <w:rPr>
          <w:rtl/>
          <w:lang w:bidi="ar-SA"/>
        </w:rPr>
        <w:t xml:space="preserve"> </w:t>
      </w:r>
      <w:r w:rsidRPr="00FC337B">
        <w:rPr>
          <w:rtl/>
        </w:rPr>
        <w:t>ואתי</w:t>
      </w:r>
      <w:r w:rsidRPr="00FC337B">
        <w:rPr>
          <w:rtl/>
          <w:lang w:bidi="ar-SA"/>
        </w:rPr>
        <w:t xml:space="preserve"> </w:t>
      </w:r>
      <w:r w:rsidRPr="00FC337B">
        <w:rPr>
          <w:rtl/>
        </w:rPr>
        <w:t>הוא</w:t>
      </w:r>
      <w:r w:rsidRPr="00FC337B">
        <w:rPr>
          <w:rtl/>
          <w:lang w:bidi="ar-SA"/>
        </w:rPr>
        <w:t xml:space="preserve"> </w:t>
      </w:r>
      <w:r w:rsidRPr="00FC337B">
        <w:rPr>
          <w:rtl/>
        </w:rPr>
        <w:t>היעד</w:t>
      </w:r>
      <w:r w:rsidRPr="00FC337B">
        <w:rPr>
          <w:rtl/>
          <w:lang w:bidi="ar-SA"/>
        </w:rPr>
        <w:t xml:space="preserve"> </w:t>
      </w:r>
      <w:r w:rsidRPr="00FC337B">
        <w:rPr>
          <w:rtl/>
        </w:rPr>
        <w:t>העליון</w:t>
      </w:r>
      <w:r w:rsidRPr="00FC337B">
        <w:rPr>
          <w:rtl/>
          <w:lang w:bidi="ar-SA"/>
        </w:rPr>
        <w:t xml:space="preserve"> </w:t>
      </w:r>
      <w:r w:rsidRPr="00FC337B">
        <w:rPr>
          <w:rtl/>
        </w:rPr>
        <w:t>והחשוב</w:t>
      </w:r>
      <w:r w:rsidRPr="00FC337B">
        <w:rPr>
          <w:rtl/>
          <w:lang w:bidi="ar-SA"/>
        </w:rPr>
        <w:t xml:space="preserve"> </w:t>
      </w:r>
      <w:r w:rsidRPr="00FC337B">
        <w:rPr>
          <w:rtl/>
        </w:rPr>
        <w:t>ביותר</w:t>
      </w:r>
      <w:r w:rsidRPr="00FC337B">
        <w:rPr>
          <w:rtl/>
          <w:lang w:bidi="ar-SA"/>
        </w:rPr>
        <w:t xml:space="preserve"> </w:t>
      </w:r>
      <w:r w:rsidRPr="00FC337B">
        <w:rPr>
          <w:rtl/>
        </w:rPr>
        <w:t>של</w:t>
      </w:r>
      <w:r w:rsidRPr="00FC337B">
        <w:rPr>
          <w:rtl/>
          <w:lang w:bidi="ar-SA"/>
        </w:rPr>
        <w:t xml:space="preserve"> </w:t>
      </w:r>
      <w:r w:rsidRPr="00FC337B">
        <w:rPr>
          <w:rtl/>
        </w:rPr>
        <w:t>המעשה</w:t>
      </w:r>
      <w:r w:rsidRPr="00FC337B">
        <w:rPr>
          <w:rtl/>
          <w:lang w:bidi="ar-SA"/>
        </w:rPr>
        <w:t xml:space="preserve"> </w:t>
      </w:r>
      <w:r w:rsidRPr="00FC337B">
        <w:rPr>
          <w:rtl/>
        </w:rPr>
        <w:t>החינוכי</w:t>
      </w:r>
      <w:r w:rsidRPr="00FC337B">
        <w:rPr>
          <w:rtl/>
          <w:lang w:bidi="ar-SA"/>
        </w:rPr>
        <w:t xml:space="preserve"> </w:t>
      </w:r>
      <w:r w:rsidRPr="00FC337B">
        <w:rPr>
          <w:rtl/>
        </w:rPr>
        <w:t>כולו</w:t>
      </w:r>
      <w:r w:rsidRPr="00FC337B">
        <w:rPr>
          <w:rtl/>
          <w:lang w:bidi="ar-SA"/>
        </w:rPr>
        <w:t xml:space="preserve"> (</w:t>
      </w:r>
      <w:r w:rsidR="00ED3049">
        <w:rPr>
          <w:lang w:bidi="ar-SA"/>
        </w:rPr>
        <w:t>Ogletree, 1998</w:t>
      </w:r>
      <w:r w:rsidRPr="00FC337B">
        <w:rPr>
          <w:rtl/>
          <w:lang w:bidi="ar-SA"/>
        </w:rPr>
        <w:t>).</w:t>
      </w:r>
    </w:p>
    <w:p w14:paraId="102A2539" w14:textId="75A7B9A3" w:rsidR="00FC337B" w:rsidRPr="00FC337B" w:rsidRDefault="006B3407" w:rsidP="00FE07CC">
      <w:pPr>
        <w:pStyle w:val="2"/>
        <w:rPr>
          <w:rtl/>
        </w:rPr>
      </w:pPr>
      <w:bookmarkStart w:id="46" w:name="_Toc239109202"/>
      <w:r>
        <w:rPr>
          <w:rFonts w:hint="cs"/>
          <w:rtl/>
        </w:rPr>
        <w:t>2.</w:t>
      </w:r>
      <w:r w:rsidR="00122EDA">
        <w:rPr>
          <w:rFonts w:hint="cs"/>
          <w:rtl/>
        </w:rPr>
        <w:t xml:space="preserve">8 </w:t>
      </w:r>
      <w:r w:rsidR="006D0DFC">
        <w:rPr>
          <w:rFonts w:hint="cs"/>
          <w:rtl/>
        </w:rPr>
        <w:t>כ</w:t>
      </w:r>
      <w:r w:rsidR="00FC337B" w:rsidRPr="00996548">
        <w:rPr>
          <w:rtl/>
        </w:rPr>
        <w:t>וחה של קבוצה ולכידות כיתתית</w:t>
      </w:r>
      <w:bookmarkEnd w:id="46"/>
    </w:p>
    <w:p w14:paraId="3BE2C42A" w14:textId="3E89A56A" w:rsidR="00FC337B" w:rsidRPr="00FC337B" w:rsidRDefault="00FC337B" w:rsidP="009A6C93">
      <w:pPr>
        <w:pStyle w:val="3"/>
      </w:pPr>
      <w:bookmarkStart w:id="47" w:name="_Toc239109203"/>
      <w:r w:rsidRPr="00FC337B">
        <w:rPr>
          <w:rtl/>
          <w:lang w:bidi="he-IL"/>
        </w:rPr>
        <w:t>תיאוריית</w:t>
      </w:r>
      <w:r w:rsidRPr="00FC337B">
        <w:rPr>
          <w:rtl/>
        </w:rPr>
        <w:t xml:space="preserve"> </w:t>
      </w:r>
      <w:r w:rsidRPr="00FC337B">
        <w:rPr>
          <w:rtl/>
          <w:lang w:bidi="he-IL"/>
        </w:rPr>
        <w:t>אזור</w:t>
      </w:r>
      <w:r w:rsidRPr="00FC337B">
        <w:rPr>
          <w:rtl/>
        </w:rPr>
        <w:t xml:space="preserve"> </w:t>
      </w:r>
      <w:r w:rsidRPr="00FC337B">
        <w:rPr>
          <w:rtl/>
          <w:lang w:bidi="he-IL"/>
        </w:rPr>
        <w:t>ההתפתחות</w:t>
      </w:r>
      <w:r w:rsidRPr="00FC337B">
        <w:rPr>
          <w:rtl/>
        </w:rPr>
        <w:t xml:space="preserve"> </w:t>
      </w:r>
      <w:r w:rsidRPr="00FC337B">
        <w:rPr>
          <w:rtl/>
          <w:lang w:bidi="he-IL"/>
        </w:rPr>
        <w:t>המקורבת</w:t>
      </w:r>
      <w:r w:rsidRPr="00FC337B">
        <w:rPr>
          <w:rtl/>
        </w:rPr>
        <w:t xml:space="preserve"> (</w:t>
      </w:r>
      <w:r w:rsidR="00C154F8" w:rsidRPr="00C154F8">
        <w:t>ZPD</w:t>
      </w:r>
      <w:r w:rsidR="007C73F7">
        <w:rPr>
          <w:rFonts w:cs="Times New Roman"/>
          <w:rtl/>
        </w:rPr>
        <w:t xml:space="preserve"> – </w:t>
      </w:r>
      <w:r w:rsidRPr="00FC337B">
        <w:rPr>
          <w:rtl/>
          <w:lang w:bidi="he-IL"/>
        </w:rPr>
        <w:t>לב</w:t>
      </w:r>
      <w:r w:rsidRPr="00FC337B">
        <w:rPr>
          <w:rtl/>
        </w:rPr>
        <w:t xml:space="preserve"> </w:t>
      </w:r>
      <w:r w:rsidRPr="00FC337B">
        <w:rPr>
          <w:rtl/>
          <w:lang w:bidi="he-IL"/>
        </w:rPr>
        <w:t>ויגוצקי</w:t>
      </w:r>
      <w:r w:rsidRPr="00FC337B">
        <w:rPr>
          <w:rtl/>
        </w:rPr>
        <w:t>)</w:t>
      </w:r>
      <w:bookmarkEnd w:id="47"/>
    </w:p>
    <w:p w14:paraId="058C570A" w14:textId="7981D46C" w:rsidR="00FC337B" w:rsidRPr="00FC337B" w:rsidRDefault="00FC337B" w:rsidP="00A37757">
      <w:r w:rsidRPr="00FC337B">
        <w:rPr>
          <w:rtl/>
        </w:rPr>
        <w:t>הקבוצה</w:t>
      </w:r>
      <w:r w:rsidRPr="00FC337B">
        <w:rPr>
          <w:rtl/>
          <w:lang w:bidi="ar-SA"/>
        </w:rPr>
        <w:t xml:space="preserve"> </w:t>
      </w:r>
      <w:r w:rsidRPr="00FC337B">
        <w:rPr>
          <w:rtl/>
        </w:rPr>
        <w:t>הכיתתית</w:t>
      </w:r>
      <w:r w:rsidRPr="00FC337B">
        <w:rPr>
          <w:rtl/>
          <w:lang w:bidi="ar-SA"/>
        </w:rPr>
        <w:t xml:space="preserve"> </w:t>
      </w:r>
      <w:r w:rsidRPr="00FC337B">
        <w:rPr>
          <w:rtl/>
        </w:rPr>
        <w:t>מהווה</w:t>
      </w:r>
      <w:r w:rsidRPr="00FC337B">
        <w:rPr>
          <w:rtl/>
          <w:lang w:bidi="ar-SA"/>
        </w:rPr>
        <w:t xml:space="preserve"> </w:t>
      </w:r>
      <w:r w:rsidRPr="00FC337B">
        <w:rPr>
          <w:rtl/>
        </w:rPr>
        <w:t>גורם</w:t>
      </w:r>
      <w:r w:rsidRPr="00FC337B">
        <w:rPr>
          <w:rtl/>
          <w:lang w:bidi="ar-SA"/>
        </w:rPr>
        <w:t xml:space="preserve"> </w:t>
      </w:r>
      <w:r w:rsidRPr="00FC337B">
        <w:rPr>
          <w:rtl/>
        </w:rPr>
        <w:t>דינמי</w:t>
      </w:r>
      <w:r w:rsidRPr="00FC337B">
        <w:rPr>
          <w:rtl/>
          <w:lang w:bidi="ar-SA"/>
        </w:rPr>
        <w:t xml:space="preserve"> </w:t>
      </w:r>
      <w:r w:rsidRPr="00FC337B">
        <w:rPr>
          <w:rtl/>
        </w:rPr>
        <w:t>ומכריע</w:t>
      </w:r>
      <w:r w:rsidRPr="00FC337B">
        <w:rPr>
          <w:rtl/>
          <w:lang w:bidi="ar-SA"/>
        </w:rPr>
        <w:t xml:space="preserve"> </w:t>
      </w:r>
      <w:r w:rsidRPr="00FC337B">
        <w:rPr>
          <w:rtl/>
        </w:rPr>
        <w:t>המשפיע</w:t>
      </w:r>
      <w:r w:rsidRPr="00FC337B">
        <w:rPr>
          <w:rtl/>
          <w:lang w:bidi="ar-SA"/>
        </w:rPr>
        <w:t xml:space="preserve"> </w:t>
      </w:r>
      <w:r w:rsidRPr="00FC337B">
        <w:rPr>
          <w:rtl/>
        </w:rPr>
        <w:t>באופן</w:t>
      </w:r>
      <w:r w:rsidRPr="00FC337B">
        <w:rPr>
          <w:rtl/>
          <w:lang w:bidi="ar-SA"/>
        </w:rPr>
        <w:t xml:space="preserve"> </w:t>
      </w:r>
      <w:r w:rsidRPr="00FC337B">
        <w:rPr>
          <w:rtl/>
        </w:rPr>
        <w:t>ישיר</w:t>
      </w:r>
      <w:r w:rsidRPr="00FC337B">
        <w:rPr>
          <w:rtl/>
          <w:lang w:bidi="ar-SA"/>
        </w:rPr>
        <w:t xml:space="preserve"> </w:t>
      </w:r>
      <w:r w:rsidRPr="00FC337B">
        <w:rPr>
          <w:rtl/>
        </w:rPr>
        <w:t>על</w:t>
      </w:r>
      <w:r w:rsidRPr="00FC337B">
        <w:rPr>
          <w:rtl/>
          <w:lang w:bidi="ar-SA"/>
        </w:rPr>
        <w:t xml:space="preserve"> </w:t>
      </w:r>
      <w:r w:rsidRPr="00FC337B">
        <w:rPr>
          <w:rtl/>
        </w:rPr>
        <w:t>ההתפתחות</w:t>
      </w:r>
      <w:r w:rsidRPr="00FC337B">
        <w:rPr>
          <w:rtl/>
          <w:lang w:bidi="ar-SA"/>
        </w:rPr>
        <w:t xml:space="preserve"> </w:t>
      </w:r>
      <w:r w:rsidRPr="00FC337B">
        <w:rPr>
          <w:rtl/>
        </w:rPr>
        <w:t>הקוגניטיבית</w:t>
      </w:r>
      <w:r w:rsidRPr="00FC337B">
        <w:rPr>
          <w:rtl/>
          <w:lang w:bidi="ar-SA"/>
        </w:rPr>
        <w:t xml:space="preserve"> </w:t>
      </w:r>
      <w:r w:rsidRPr="00FC337B">
        <w:rPr>
          <w:rtl/>
        </w:rPr>
        <w:t>והרגשית</w:t>
      </w:r>
      <w:r w:rsidRPr="00FC337B">
        <w:rPr>
          <w:rtl/>
          <w:lang w:bidi="ar-SA"/>
        </w:rPr>
        <w:t xml:space="preserve"> </w:t>
      </w:r>
      <w:r w:rsidRPr="00FC337B">
        <w:rPr>
          <w:rtl/>
        </w:rPr>
        <w:t>של</w:t>
      </w:r>
      <w:r w:rsidRPr="00FC337B">
        <w:rPr>
          <w:rtl/>
          <w:lang w:bidi="ar-SA"/>
        </w:rPr>
        <w:t xml:space="preserve"> </w:t>
      </w:r>
      <w:r w:rsidRPr="00FC337B">
        <w:rPr>
          <w:rtl/>
        </w:rPr>
        <w:t>הלומד</w:t>
      </w:r>
      <w:r w:rsidRPr="00FC337B">
        <w:rPr>
          <w:rtl/>
          <w:lang w:bidi="ar-SA"/>
        </w:rPr>
        <w:t xml:space="preserve">. </w:t>
      </w:r>
      <w:r w:rsidRPr="00FC337B">
        <w:rPr>
          <w:rtl/>
        </w:rPr>
        <w:t>לב</w:t>
      </w:r>
      <w:r w:rsidRPr="00FC337B">
        <w:rPr>
          <w:rtl/>
          <w:lang w:bidi="ar-SA"/>
        </w:rPr>
        <w:t xml:space="preserve"> </w:t>
      </w:r>
      <w:r w:rsidRPr="00FC337B">
        <w:rPr>
          <w:rtl/>
        </w:rPr>
        <w:t>ויגוצקי</w:t>
      </w:r>
      <w:r w:rsidRPr="00FC337B">
        <w:rPr>
          <w:rtl/>
          <w:lang w:bidi="ar-SA"/>
        </w:rPr>
        <w:t xml:space="preserve"> (</w:t>
      </w:r>
      <w:r w:rsidR="00700948" w:rsidRPr="00700948">
        <w:rPr>
          <w:lang w:bidi="ar-SA"/>
        </w:rPr>
        <w:t>Lev Vygotsky</w:t>
      </w:r>
      <w:r w:rsidRPr="00FC337B">
        <w:rPr>
          <w:rtl/>
          <w:lang w:bidi="ar-SA"/>
        </w:rPr>
        <w:t>)</w:t>
      </w:r>
      <w:r w:rsidR="00451963">
        <w:rPr>
          <w:rtl/>
        </w:rPr>
        <w:t>,</w:t>
      </w:r>
      <w:r w:rsidRPr="00FC337B">
        <w:rPr>
          <w:rtl/>
          <w:lang w:bidi="ar-SA"/>
        </w:rPr>
        <w:t xml:space="preserve"> </w:t>
      </w:r>
      <w:r w:rsidRPr="00FC337B">
        <w:rPr>
          <w:rtl/>
        </w:rPr>
        <w:t>מייסד</w:t>
      </w:r>
      <w:r w:rsidRPr="00FC337B">
        <w:rPr>
          <w:rtl/>
          <w:lang w:bidi="ar-SA"/>
        </w:rPr>
        <w:t xml:space="preserve"> </w:t>
      </w:r>
      <w:r w:rsidRPr="00FC337B">
        <w:rPr>
          <w:rtl/>
        </w:rPr>
        <w:t>הגישה</w:t>
      </w:r>
      <w:r w:rsidRPr="00FC337B">
        <w:rPr>
          <w:rtl/>
          <w:lang w:bidi="ar-SA"/>
        </w:rPr>
        <w:t xml:space="preserve"> </w:t>
      </w:r>
      <w:r w:rsidRPr="00FC337B">
        <w:rPr>
          <w:rtl/>
        </w:rPr>
        <w:t>הסוציו</w:t>
      </w:r>
      <w:r w:rsidRPr="00FC337B">
        <w:rPr>
          <w:rtl/>
          <w:lang w:bidi="ar-SA"/>
        </w:rPr>
        <w:t>-</w:t>
      </w:r>
      <w:r w:rsidRPr="00FC337B">
        <w:rPr>
          <w:rtl/>
        </w:rPr>
        <w:t>תרבותית</w:t>
      </w:r>
      <w:r w:rsidR="00451963">
        <w:rPr>
          <w:rtl/>
        </w:rPr>
        <w:t>,</w:t>
      </w:r>
      <w:r w:rsidRPr="00FC337B">
        <w:rPr>
          <w:rtl/>
          <w:lang w:bidi="ar-SA"/>
        </w:rPr>
        <w:t xml:space="preserve"> </w:t>
      </w:r>
      <w:r w:rsidRPr="00FC337B">
        <w:rPr>
          <w:rtl/>
        </w:rPr>
        <w:t>טען</w:t>
      </w:r>
      <w:r w:rsidRPr="00FC337B">
        <w:rPr>
          <w:rtl/>
          <w:lang w:bidi="ar-SA"/>
        </w:rPr>
        <w:t xml:space="preserve"> </w:t>
      </w:r>
      <w:r w:rsidRPr="00FC337B">
        <w:rPr>
          <w:rtl/>
        </w:rPr>
        <w:t>כי</w:t>
      </w:r>
      <w:r w:rsidRPr="00FC337B">
        <w:rPr>
          <w:rtl/>
          <w:lang w:bidi="ar-SA"/>
        </w:rPr>
        <w:t xml:space="preserve"> </w:t>
      </w:r>
      <w:r w:rsidRPr="00FC337B">
        <w:rPr>
          <w:rtl/>
        </w:rPr>
        <w:t>תהליכי</w:t>
      </w:r>
      <w:r w:rsidRPr="00FC337B">
        <w:rPr>
          <w:rtl/>
          <w:lang w:bidi="ar-SA"/>
        </w:rPr>
        <w:t xml:space="preserve"> </w:t>
      </w:r>
      <w:r w:rsidRPr="00FC337B">
        <w:rPr>
          <w:rtl/>
        </w:rPr>
        <w:t>חשיבה</w:t>
      </w:r>
      <w:r w:rsidRPr="00FC337B">
        <w:rPr>
          <w:rtl/>
          <w:lang w:bidi="ar-SA"/>
        </w:rPr>
        <w:t xml:space="preserve"> </w:t>
      </w:r>
      <w:r w:rsidRPr="00FC337B">
        <w:rPr>
          <w:rtl/>
        </w:rPr>
        <w:t>גבוהים</w:t>
      </w:r>
      <w:r w:rsidRPr="00FC337B">
        <w:rPr>
          <w:rtl/>
          <w:lang w:bidi="ar-SA"/>
        </w:rPr>
        <w:t xml:space="preserve"> </w:t>
      </w:r>
      <w:r w:rsidRPr="00FC337B">
        <w:rPr>
          <w:rtl/>
        </w:rPr>
        <w:t>אינם</w:t>
      </w:r>
      <w:r w:rsidRPr="00FC337B">
        <w:rPr>
          <w:rtl/>
          <w:lang w:bidi="ar-SA"/>
        </w:rPr>
        <w:t xml:space="preserve"> </w:t>
      </w:r>
      <w:r w:rsidRPr="00FC337B">
        <w:rPr>
          <w:rtl/>
        </w:rPr>
        <w:t>מתפתחים</w:t>
      </w:r>
      <w:r w:rsidRPr="00FC337B">
        <w:rPr>
          <w:rtl/>
          <w:lang w:bidi="ar-SA"/>
        </w:rPr>
        <w:t xml:space="preserve"> </w:t>
      </w:r>
      <w:r w:rsidRPr="00FC337B">
        <w:rPr>
          <w:rtl/>
        </w:rPr>
        <w:t>בבידוד</w:t>
      </w:r>
      <w:r w:rsidRPr="00FC337B">
        <w:rPr>
          <w:rtl/>
          <w:lang w:bidi="ar-SA"/>
        </w:rPr>
        <w:t xml:space="preserve"> </w:t>
      </w:r>
      <w:r w:rsidRPr="00FC337B">
        <w:rPr>
          <w:rtl/>
        </w:rPr>
        <w:t>אלא</w:t>
      </w:r>
      <w:r w:rsidRPr="00FC337B">
        <w:rPr>
          <w:rtl/>
          <w:lang w:bidi="ar-SA"/>
        </w:rPr>
        <w:t xml:space="preserve"> </w:t>
      </w:r>
      <w:r w:rsidRPr="00FC337B">
        <w:rPr>
          <w:rtl/>
        </w:rPr>
        <w:t>מקורם</w:t>
      </w:r>
      <w:r w:rsidRPr="00FC337B">
        <w:rPr>
          <w:rtl/>
          <w:lang w:bidi="ar-SA"/>
        </w:rPr>
        <w:t xml:space="preserve"> </w:t>
      </w:r>
      <w:r w:rsidRPr="00FC337B">
        <w:rPr>
          <w:rtl/>
        </w:rPr>
        <w:t>באינטראקציות</w:t>
      </w:r>
      <w:r w:rsidRPr="00FC337B">
        <w:rPr>
          <w:rtl/>
          <w:lang w:bidi="ar-SA"/>
        </w:rPr>
        <w:t xml:space="preserve"> </w:t>
      </w:r>
      <w:r w:rsidRPr="00FC337B">
        <w:rPr>
          <w:rtl/>
        </w:rPr>
        <w:t>חברתיות</w:t>
      </w:r>
      <w:r w:rsidRPr="00FC337B">
        <w:rPr>
          <w:rtl/>
          <w:lang w:bidi="ar-SA"/>
        </w:rPr>
        <w:t xml:space="preserve"> </w:t>
      </w:r>
      <w:r w:rsidR="00F700DC" w:rsidRPr="00FC337B">
        <w:rPr>
          <w:rFonts w:hint="cs"/>
          <w:rtl/>
        </w:rPr>
        <w:t>מתווכות</w:t>
      </w:r>
      <w:r w:rsidRPr="00FC337B">
        <w:rPr>
          <w:rtl/>
          <w:lang w:bidi="ar-SA"/>
        </w:rPr>
        <w:t xml:space="preserve"> (</w:t>
      </w:r>
      <w:r w:rsidR="00DA652A">
        <w:rPr>
          <w:lang w:bidi="ar-SA"/>
        </w:rPr>
        <w:t>Vygotsky, 1978</w:t>
      </w:r>
      <w:r w:rsidRPr="00FC337B">
        <w:rPr>
          <w:rtl/>
          <w:lang w:bidi="ar-SA"/>
        </w:rPr>
        <w:t xml:space="preserve">). </w:t>
      </w:r>
      <w:r w:rsidRPr="00FC337B">
        <w:rPr>
          <w:rtl/>
        </w:rPr>
        <w:t>ויגוצקי</w:t>
      </w:r>
      <w:r w:rsidRPr="00FC337B">
        <w:rPr>
          <w:rtl/>
          <w:lang w:bidi="ar-SA"/>
        </w:rPr>
        <w:t xml:space="preserve"> </w:t>
      </w:r>
      <w:r w:rsidRPr="00FC337B">
        <w:rPr>
          <w:rtl/>
        </w:rPr>
        <w:t>טבע</w:t>
      </w:r>
      <w:r w:rsidRPr="00FC337B">
        <w:rPr>
          <w:rtl/>
          <w:lang w:bidi="ar-SA"/>
        </w:rPr>
        <w:t xml:space="preserve"> </w:t>
      </w:r>
      <w:r w:rsidRPr="00FC337B">
        <w:rPr>
          <w:rtl/>
        </w:rPr>
        <w:t>את</w:t>
      </w:r>
      <w:r w:rsidRPr="00FC337B">
        <w:rPr>
          <w:rtl/>
          <w:lang w:bidi="ar-SA"/>
        </w:rPr>
        <w:t xml:space="preserve"> </w:t>
      </w:r>
      <w:r w:rsidRPr="00FC337B">
        <w:rPr>
          <w:rtl/>
        </w:rPr>
        <w:t>המושג</w:t>
      </w:r>
      <w:r w:rsidRPr="00FC337B">
        <w:rPr>
          <w:rtl/>
          <w:lang w:bidi="ar-SA"/>
        </w:rPr>
        <w:t xml:space="preserve"> '</w:t>
      </w:r>
      <w:r w:rsidRPr="00FC337B">
        <w:rPr>
          <w:rtl/>
        </w:rPr>
        <w:t>אזור</w:t>
      </w:r>
      <w:r w:rsidRPr="00FC337B">
        <w:rPr>
          <w:rtl/>
          <w:lang w:bidi="ar-SA"/>
        </w:rPr>
        <w:t xml:space="preserve"> </w:t>
      </w:r>
      <w:r w:rsidRPr="00FC337B">
        <w:rPr>
          <w:rtl/>
        </w:rPr>
        <w:t>ההתפתחות</w:t>
      </w:r>
      <w:r w:rsidRPr="00FC337B">
        <w:rPr>
          <w:rtl/>
          <w:lang w:bidi="ar-SA"/>
        </w:rPr>
        <w:t xml:space="preserve"> </w:t>
      </w:r>
      <w:r w:rsidRPr="00FC337B">
        <w:rPr>
          <w:rtl/>
        </w:rPr>
        <w:t>המקורבת</w:t>
      </w:r>
      <w:r w:rsidRPr="00FC337B">
        <w:rPr>
          <w:rtl/>
          <w:lang w:bidi="ar-SA"/>
        </w:rPr>
        <w:t>' (</w:t>
      </w:r>
      <w:r w:rsidR="00DA652A" w:rsidRPr="00DA652A">
        <w:rPr>
          <w:lang w:bidi="ar-SA"/>
        </w:rPr>
        <w:t>Zone of Proximal Development – ZPD</w:t>
      </w:r>
      <w:r w:rsidRPr="00FC337B">
        <w:rPr>
          <w:rtl/>
          <w:lang w:bidi="ar-SA"/>
        </w:rPr>
        <w:t>)</w:t>
      </w:r>
      <w:r w:rsidR="00451963">
        <w:rPr>
          <w:rtl/>
        </w:rPr>
        <w:t>,</w:t>
      </w:r>
      <w:r w:rsidRPr="00FC337B">
        <w:rPr>
          <w:rtl/>
          <w:lang w:bidi="ar-SA"/>
        </w:rPr>
        <w:t xml:space="preserve"> </w:t>
      </w:r>
      <w:r w:rsidRPr="00FC337B">
        <w:rPr>
          <w:rtl/>
        </w:rPr>
        <w:t>המגדיר</w:t>
      </w:r>
      <w:r w:rsidRPr="00FC337B">
        <w:rPr>
          <w:rtl/>
          <w:lang w:bidi="ar-SA"/>
        </w:rPr>
        <w:t xml:space="preserve"> </w:t>
      </w:r>
      <w:r w:rsidRPr="00FC337B">
        <w:rPr>
          <w:rtl/>
        </w:rPr>
        <w:t>את</w:t>
      </w:r>
      <w:r w:rsidRPr="00FC337B">
        <w:rPr>
          <w:rtl/>
          <w:lang w:bidi="ar-SA"/>
        </w:rPr>
        <w:t xml:space="preserve"> </w:t>
      </w:r>
      <w:r w:rsidRPr="00FC337B">
        <w:rPr>
          <w:rtl/>
        </w:rPr>
        <w:t>הפער</w:t>
      </w:r>
      <w:r w:rsidRPr="00FC337B">
        <w:rPr>
          <w:rtl/>
          <w:lang w:bidi="ar-SA"/>
        </w:rPr>
        <w:t xml:space="preserve"> </w:t>
      </w:r>
      <w:r w:rsidRPr="00FC337B">
        <w:rPr>
          <w:rtl/>
        </w:rPr>
        <w:t>בין</w:t>
      </w:r>
      <w:r w:rsidRPr="00FC337B">
        <w:rPr>
          <w:rtl/>
          <w:lang w:bidi="ar-SA"/>
        </w:rPr>
        <w:t xml:space="preserve"> </w:t>
      </w:r>
      <w:r w:rsidRPr="00FC337B">
        <w:rPr>
          <w:rtl/>
        </w:rPr>
        <w:t>יכולת</w:t>
      </w:r>
      <w:r w:rsidR="00AC5485">
        <w:rPr>
          <w:rFonts w:hint="cs"/>
          <w:rtl/>
        </w:rPr>
        <w:t xml:space="preserve">ם של הלומד והלומדת </w:t>
      </w:r>
      <w:r w:rsidRPr="00FC337B">
        <w:rPr>
          <w:rtl/>
        </w:rPr>
        <w:t>לפתור</w:t>
      </w:r>
      <w:r w:rsidRPr="00FC337B">
        <w:rPr>
          <w:rtl/>
          <w:lang w:bidi="ar-SA"/>
        </w:rPr>
        <w:t xml:space="preserve"> </w:t>
      </w:r>
      <w:r w:rsidRPr="00FC337B">
        <w:rPr>
          <w:rtl/>
        </w:rPr>
        <w:t>בעיות</w:t>
      </w:r>
      <w:r w:rsidRPr="00FC337B">
        <w:rPr>
          <w:rtl/>
          <w:lang w:bidi="ar-SA"/>
        </w:rPr>
        <w:t xml:space="preserve"> </w:t>
      </w:r>
      <w:r w:rsidRPr="00FC337B">
        <w:rPr>
          <w:rtl/>
        </w:rPr>
        <w:t>באופן</w:t>
      </w:r>
      <w:r w:rsidRPr="00FC337B">
        <w:rPr>
          <w:rtl/>
          <w:lang w:bidi="ar-SA"/>
        </w:rPr>
        <w:t xml:space="preserve"> </w:t>
      </w:r>
      <w:r w:rsidRPr="00FC337B">
        <w:rPr>
          <w:rtl/>
        </w:rPr>
        <w:t>עצמאי</w:t>
      </w:r>
      <w:r w:rsidRPr="00FC337B">
        <w:rPr>
          <w:rtl/>
          <w:lang w:bidi="ar-SA"/>
        </w:rPr>
        <w:t xml:space="preserve"> </w:t>
      </w:r>
      <w:r w:rsidRPr="00FC337B">
        <w:rPr>
          <w:rtl/>
        </w:rPr>
        <w:t>לבין</w:t>
      </w:r>
      <w:r w:rsidRPr="00FC337B">
        <w:rPr>
          <w:rtl/>
          <w:lang w:bidi="ar-SA"/>
        </w:rPr>
        <w:t xml:space="preserve"> </w:t>
      </w:r>
      <w:r w:rsidRPr="00FC337B">
        <w:rPr>
          <w:rtl/>
        </w:rPr>
        <w:t>יכולת</w:t>
      </w:r>
      <w:r w:rsidR="00AC5485">
        <w:rPr>
          <w:rFonts w:hint="cs"/>
          <w:rtl/>
        </w:rPr>
        <w:t>ם</w:t>
      </w:r>
      <w:r w:rsidRPr="00FC337B">
        <w:rPr>
          <w:rtl/>
          <w:lang w:bidi="ar-SA"/>
        </w:rPr>
        <w:t xml:space="preserve"> </w:t>
      </w:r>
      <w:r w:rsidRPr="00FC337B">
        <w:rPr>
          <w:rtl/>
        </w:rPr>
        <w:t>לפתור</w:t>
      </w:r>
      <w:r w:rsidRPr="00FC337B">
        <w:rPr>
          <w:rtl/>
          <w:lang w:bidi="ar-SA"/>
        </w:rPr>
        <w:t xml:space="preserve"> </w:t>
      </w:r>
      <w:r w:rsidRPr="00FC337B">
        <w:rPr>
          <w:rtl/>
        </w:rPr>
        <w:t>אותן</w:t>
      </w:r>
      <w:r w:rsidRPr="00FC337B">
        <w:rPr>
          <w:rtl/>
          <w:lang w:bidi="ar-SA"/>
        </w:rPr>
        <w:t xml:space="preserve"> </w:t>
      </w:r>
      <w:r w:rsidRPr="00FC337B">
        <w:rPr>
          <w:rtl/>
        </w:rPr>
        <w:t>תחת</w:t>
      </w:r>
      <w:r w:rsidRPr="00FC337B">
        <w:rPr>
          <w:rtl/>
          <w:lang w:bidi="ar-SA"/>
        </w:rPr>
        <w:t xml:space="preserve"> </w:t>
      </w:r>
      <w:r w:rsidRPr="00FC337B">
        <w:rPr>
          <w:rtl/>
        </w:rPr>
        <w:t>הכוונת</w:t>
      </w:r>
      <w:r w:rsidRPr="00FC337B">
        <w:rPr>
          <w:rtl/>
          <w:lang w:bidi="ar-SA"/>
        </w:rPr>
        <w:t xml:space="preserve"> </w:t>
      </w:r>
      <w:r w:rsidRPr="00FC337B">
        <w:rPr>
          <w:rtl/>
        </w:rPr>
        <w:t>מבוגר</w:t>
      </w:r>
      <w:r w:rsidRPr="00FC337B">
        <w:rPr>
          <w:rtl/>
          <w:lang w:bidi="ar-SA"/>
        </w:rPr>
        <w:t xml:space="preserve"> </w:t>
      </w:r>
      <w:r w:rsidRPr="00FC337B">
        <w:rPr>
          <w:rtl/>
        </w:rPr>
        <w:t>או</w:t>
      </w:r>
      <w:r w:rsidRPr="00FC337B">
        <w:rPr>
          <w:rtl/>
          <w:lang w:bidi="ar-SA"/>
        </w:rPr>
        <w:t xml:space="preserve"> </w:t>
      </w:r>
      <w:r w:rsidRPr="00FC337B">
        <w:rPr>
          <w:rtl/>
        </w:rPr>
        <w:t>בשיתוף</w:t>
      </w:r>
      <w:r w:rsidRPr="00FC337B">
        <w:rPr>
          <w:rtl/>
          <w:lang w:bidi="ar-SA"/>
        </w:rPr>
        <w:t xml:space="preserve"> </w:t>
      </w:r>
      <w:r w:rsidRPr="00FC337B">
        <w:rPr>
          <w:rtl/>
        </w:rPr>
        <w:t>פעולה</w:t>
      </w:r>
      <w:r w:rsidRPr="00FC337B">
        <w:rPr>
          <w:rtl/>
          <w:lang w:bidi="ar-SA"/>
        </w:rPr>
        <w:t xml:space="preserve"> </w:t>
      </w:r>
      <w:r w:rsidRPr="00FC337B">
        <w:rPr>
          <w:rtl/>
        </w:rPr>
        <w:t>עם</w:t>
      </w:r>
      <w:r w:rsidRPr="00FC337B">
        <w:rPr>
          <w:rtl/>
          <w:lang w:bidi="ar-SA"/>
        </w:rPr>
        <w:t xml:space="preserve"> </w:t>
      </w:r>
      <w:r w:rsidRPr="00FC337B">
        <w:rPr>
          <w:rtl/>
        </w:rPr>
        <w:t>עמיתים</w:t>
      </w:r>
      <w:r w:rsidRPr="00FC337B">
        <w:rPr>
          <w:rtl/>
          <w:lang w:bidi="ar-SA"/>
        </w:rPr>
        <w:t xml:space="preserve"> </w:t>
      </w:r>
      <w:r w:rsidRPr="00FC337B">
        <w:rPr>
          <w:rtl/>
        </w:rPr>
        <w:t>מיומנים</w:t>
      </w:r>
      <w:r w:rsidRPr="00FC337B">
        <w:rPr>
          <w:rtl/>
          <w:lang w:bidi="ar-SA"/>
        </w:rPr>
        <w:t xml:space="preserve"> </w:t>
      </w:r>
      <w:r w:rsidRPr="00FC337B">
        <w:rPr>
          <w:rtl/>
        </w:rPr>
        <w:t>יותר</w:t>
      </w:r>
      <w:r w:rsidRPr="00FC337B">
        <w:rPr>
          <w:rtl/>
          <w:lang w:bidi="ar-SA"/>
        </w:rPr>
        <w:t xml:space="preserve"> (</w:t>
      </w:r>
      <w:r w:rsidR="00DA652A">
        <w:rPr>
          <w:lang w:bidi="ar-SA"/>
        </w:rPr>
        <w:t>Vygotsky, 1978</w:t>
      </w:r>
      <w:r w:rsidRPr="00FC337B">
        <w:rPr>
          <w:rtl/>
          <w:lang w:bidi="ar-SA"/>
        </w:rPr>
        <w:t xml:space="preserve">). </w:t>
      </w:r>
      <w:r w:rsidRPr="00FC337B">
        <w:rPr>
          <w:rtl/>
        </w:rPr>
        <w:t>קבוצת</w:t>
      </w:r>
      <w:r w:rsidRPr="00FC337B">
        <w:rPr>
          <w:rtl/>
          <w:lang w:bidi="ar-SA"/>
        </w:rPr>
        <w:t xml:space="preserve"> </w:t>
      </w:r>
      <w:r w:rsidRPr="00FC337B">
        <w:rPr>
          <w:rtl/>
        </w:rPr>
        <w:t>השווים</w:t>
      </w:r>
      <w:r w:rsidRPr="00FC337B">
        <w:rPr>
          <w:rtl/>
          <w:lang w:bidi="ar-SA"/>
        </w:rPr>
        <w:t xml:space="preserve"> </w:t>
      </w:r>
      <w:r w:rsidRPr="00FC337B">
        <w:rPr>
          <w:rtl/>
        </w:rPr>
        <w:t>מתפקדת</w:t>
      </w:r>
      <w:r w:rsidRPr="00FC337B">
        <w:rPr>
          <w:rtl/>
          <w:lang w:bidi="ar-SA"/>
        </w:rPr>
        <w:t xml:space="preserve"> </w:t>
      </w:r>
      <w:r w:rsidRPr="00FC337B">
        <w:rPr>
          <w:rtl/>
        </w:rPr>
        <w:t>כמנוע</w:t>
      </w:r>
      <w:r w:rsidRPr="00FC337B">
        <w:rPr>
          <w:rtl/>
          <w:lang w:bidi="ar-SA"/>
        </w:rPr>
        <w:t xml:space="preserve"> </w:t>
      </w:r>
      <w:r w:rsidRPr="00FC337B">
        <w:rPr>
          <w:rtl/>
        </w:rPr>
        <w:t>קוגניטיבי</w:t>
      </w:r>
      <w:r w:rsidRPr="00FC337B">
        <w:rPr>
          <w:rtl/>
          <w:lang w:bidi="ar-SA"/>
        </w:rPr>
        <w:t xml:space="preserve"> </w:t>
      </w:r>
      <w:r w:rsidRPr="00FC337B">
        <w:rPr>
          <w:rtl/>
        </w:rPr>
        <w:t>ראשון</w:t>
      </w:r>
      <w:r w:rsidRPr="00FC337B">
        <w:rPr>
          <w:rtl/>
          <w:lang w:bidi="ar-SA"/>
        </w:rPr>
        <w:t xml:space="preserve"> </w:t>
      </w:r>
      <w:r w:rsidRPr="00FC337B">
        <w:rPr>
          <w:rtl/>
        </w:rPr>
        <w:t>במעלה</w:t>
      </w:r>
      <w:r w:rsidRPr="00FC337B">
        <w:rPr>
          <w:rtl/>
          <w:lang w:bidi="ar-SA"/>
        </w:rPr>
        <w:t xml:space="preserve">; </w:t>
      </w:r>
      <w:r w:rsidRPr="00FC337B">
        <w:rPr>
          <w:rtl/>
        </w:rPr>
        <w:t>באמצעות</w:t>
      </w:r>
      <w:r w:rsidRPr="00FC337B">
        <w:rPr>
          <w:rtl/>
          <w:lang w:bidi="ar-SA"/>
        </w:rPr>
        <w:t xml:space="preserve"> </w:t>
      </w:r>
      <w:r w:rsidRPr="00FC337B">
        <w:rPr>
          <w:rtl/>
        </w:rPr>
        <w:t>למידה</w:t>
      </w:r>
      <w:r w:rsidRPr="00FC337B">
        <w:rPr>
          <w:rtl/>
          <w:lang w:bidi="ar-SA"/>
        </w:rPr>
        <w:t xml:space="preserve"> </w:t>
      </w:r>
      <w:r w:rsidRPr="00FC337B">
        <w:rPr>
          <w:rtl/>
        </w:rPr>
        <w:t>שיתופית</w:t>
      </w:r>
      <w:r w:rsidR="00451963">
        <w:rPr>
          <w:rtl/>
        </w:rPr>
        <w:t>,</w:t>
      </w:r>
      <w:r w:rsidRPr="00FC337B">
        <w:rPr>
          <w:rtl/>
          <w:lang w:bidi="ar-SA"/>
        </w:rPr>
        <w:t xml:space="preserve"> </w:t>
      </w:r>
      <w:r w:rsidRPr="00FC337B">
        <w:rPr>
          <w:rtl/>
        </w:rPr>
        <w:t>הלומד</w:t>
      </w:r>
      <w:r w:rsidR="00685F46">
        <w:rPr>
          <w:rFonts w:hint="cs"/>
          <w:rtl/>
        </w:rPr>
        <w:t>ים</w:t>
      </w:r>
      <w:r w:rsidRPr="00FC337B">
        <w:rPr>
          <w:rtl/>
          <w:lang w:bidi="ar-SA"/>
        </w:rPr>
        <w:t xml:space="preserve"> </w:t>
      </w:r>
      <w:r w:rsidR="00685F46">
        <w:rPr>
          <w:rFonts w:hint="cs"/>
          <w:rtl/>
        </w:rPr>
        <w:t xml:space="preserve">והלומדות </w:t>
      </w:r>
      <w:r w:rsidRPr="00FC337B">
        <w:rPr>
          <w:rtl/>
        </w:rPr>
        <w:t>מפנ</w:t>
      </w:r>
      <w:r w:rsidR="00685F46">
        <w:rPr>
          <w:rFonts w:hint="cs"/>
          <w:rtl/>
        </w:rPr>
        <w:t>ימ</w:t>
      </w:r>
      <w:r w:rsidRPr="00FC337B">
        <w:rPr>
          <w:rtl/>
        </w:rPr>
        <w:t>י</w:t>
      </w:r>
      <w:r w:rsidR="00685F46">
        <w:rPr>
          <w:rFonts w:hint="cs"/>
          <w:rtl/>
        </w:rPr>
        <w:t>ם</w:t>
      </w:r>
      <w:r w:rsidRPr="00FC337B">
        <w:rPr>
          <w:rtl/>
          <w:lang w:bidi="ar-SA"/>
        </w:rPr>
        <w:t xml:space="preserve"> </w:t>
      </w:r>
      <w:r w:rsidRPr="00FC337B">
        <w:rPr>
          <w:rtl/>
        </w:rPr>
        <w:t>את</w:t>
      </w:r>
      <w:r w:rsidRPr="00FC337B">
        <w:rPr>
          <w:rtl/>
          <w:lang w:bidi="ar-SA"/>
        </w:rPr>
        <w:t xml:space="preserve"> </w:t>
      </w:r>
      <w:r w:rsidRPr="00FC337B">
        <w:rPr>
          <w:rtl/>
        </w:rPr>
        <w:t>הכלים</w:t>
      </w:r>
      <w:r w:rsidRPr="00FC337B">
        <w:rPr>
          <w:rtl/>
          <w:lang w:bidi="ar-SA"/>
        </w:rPr>
        <w:t xml:space="preserve"> </w:t>
      </w:r>
      <w:r w:rsidRPr="00FC337B">
        <w:rPr>
          <w:rtl/>
        </w:rPr>
        <w:t>הקוגניטיביים</w:t>
      </w:r>
      <w:r w:rsidRPr="00FC337B">
        <w:rPr>
          <w:rtl/>
          <w:lang w:bidi="ar-SA"/>
        </w:rPr>
        <w:t xml:space="preserve"> </w:t>
      </w:r>
      <w:r w:rsidRPr="00FC337B">
        <w:rPr>
          <w:rtl/>
        </w:rPr>
        <w:t>של</w:t>
      </w:r>
      <w:r w:rsidRPr="00FC337B">
        <w:rPr>
          <w:rtl/>
          <w:lang w:bidi="ar-SA"/>
        </w:rPr>
        <w:t xml:space="preserve"> </w:t>
      </w:r>
      <w:r w:rsidRPr="00FC337B">
        <w:rPr>
          <w:rtl/>
        </w:rPr>
        <w:t>עמיתי</w:t>
      </w:r>
      <w:r w:rsidR="00C62BA4">
        <w:rPr>
          <w:rFonts w:hint="cs"/>
          <w:rtl/>
        </w:rPr>
        <w:t>הם</w:t>
      </w:r>
      <w:r w:rsidRPr="00FC337B">
        <w:rPr>
          <w:rtl/>
          <w:lang w:bidi="ar-SA"/>
        </w:rPr>
        <w:t xml:space="preserve"> </w:t>
      </w:r>
      <w:r w:rsidRPr="00FC337B">
        <w:rPr>
          <w:rtl/>
        </w:rPr>
        <w:t>עד</w:t>
      </w:r>
      <w:r w:rsidRPr="00FC337B">
        <w:rPr>
          <w:rtl/>
          <w:lang w:bidi="ar-SA"/>
        </w:rPr>
        <w:t xml:space="preserve"> </w:t>
      </w:r>
      <w:r w:rsidRPr="00FC337B">
        <w:rPr>
          <w:rtl/>
        </w:rPr>
        <w:t>שהם</w:t>
      </w:r>
      <w:r w:rsidRPr="00FC337B">
        <w:rPr>
          <w:rtl/>
          <w:lang w:bidi="ar-SA"/>
        </w:rPr>
        <w:t xml:space="preserve"> </w:t>
      </w:r>
      <w:r w:rsidRPr="00FC337B">
        <w:rPr>
          <w:rtl/>
        </w:rPr>
        <w:t>הופכים</w:t>
      </w:r>
      <w:r w:rsidRPr="00FC337B">
        <w:rPr>
          <w:rtl/>
          <w:lang w:bidi="ar-SA"/>
        </w:rPr>
        <w:t xml:space="preserve"> </w:t>
      </w:r>
      <w:r w:rsidRPr="00FC337B">
        <w:rPr>
          <w:rtl/>
        </w:rPr>
        <w:t>לחלק</w:t>
      </w:r>
      <w:r w:rsidRPr="00FC337B">
        <w:rPr>
          <w:rtl/>
          <w:lang w:bidi="ar-SA"/>
        </w:rPr>
        <w:t xml:space="preserve"> </w:t>
      </w:r>
      <w:r w:rsidRPr="00FC337B">
        <w:rPr>
          <w:rtl/>
        </w:rPr>
        <w:t>מארגז</w:t>
      </w:r>
      <w:r w:rsidRPr="00FC337B">
        <w:rPr>
          <w:rtl/>
          <w:lang w:bidi="ar-SA"/>
        </w:rPr>
        <w:t xml:space="preserve"> </w:t>
      </w:r>
      <w:r w:rsidRPr="00FC337B">
        <w:rPr>
          <w:rtl/>
        </w:rPr>
        <w:t>הכלים</w:t>
      </w:r>
      <w:r w:rsidRPr="00FC337B">
        <w:rPr>
          <w:rtl/>
          <w:lang w:bidi="ar-SA"/>
        </w:rPr>
        <w:t xml:space="preserve"> </w:t>
      </w:r>
      <w:r w:rsidRPr="00FC337B">
        <w:rPr>
          <w:rtl/>
        </w:rPr>
        <w:t>העצמאי</w:t>
      </w:r>
      <w:r w:rsidRPr="00FC337B">
        <w:rPr>
          <w:rtl/>
          <w:lang w:bidi="ar-SA"/>
        </w:rPr>
        <w:t xml:space="preserve"> </w:t>
      </w:r>
      <w:r w:rsidR="00C62BA4">
        <w:rPr>
          <w:rFonts w:hint="cs"/>
          <w:rtl/>
        </w:rPr>
        <w:t>שלהם</w:t>
      </w:r>
      <w:r w:rsidRPr="00FC337B">
        <w:rPr>
          <w:rtl/>
          <w:lang w:bidi="ar-SA"/>
        </w:rPr>
        <w:t xml:space="preserve"> (</w:t>
      </w:r>
      <w:r w:rsidR="00DA652A">
        <w:rPr>
          <w:lang w:bidi="ar-SA"/>
        </w:rPr>
        <w:t>Vygotsky, 1978</w:t>
      </w:r>
      <w:r w:rsidRPr="00FC337B">
        <w:rPr>
          <w:rtl/>
          <w:lang w:bidi="ar-SA"/>
        </w:rPr>
        <w:t>).</w:t>
      </w:r>
    </w:p>
    <w:p w14:paraId="73F3D945" w14:textId="419BAF72" w:rsidR="00FC337B" w:rsidRPr="00FC337B" w:rsidRDefault="00FC337B" w:rsidP="009A6C93">
      <w:pPr>
        <w:pStyle w:val="3"/>
      </w:pPr>
      <w:bookmarkStart w:id="48" w:name="_Toc239109204"/>
      <w:r w:rsidRPr="00FC337B">
        <w:rPr>
          <w:rtl/>
          <w:lang w:bidi="he-IL"/>
        </w:rPr>
        <w:t>דינמיקת</w:t>
      </w:r>
      <w:r w:rsidRPr="00FC337B">
        <w:rPr>
          <w:rtl/>
        </w:rPr>
        <w:t xml:space="preserve"> </w:t>
      </w:r>
      <w:r w:rsidRPr="00FC337B">
        <w:rPr>
          <w:rtl/>
          <w:lang w:bidi="he-IL"/>
        </w:rPr>
        <w:t>קבוצות</w:t>
      </w:r>
      <w:r w:rsidRPr="00FC337B">
        <w:rPr>
          <w:rtl/>
        </w:rPr>
        <w:t xml:space="preserve"> </w:t>
      </w:r>
      <w:r w:rsidRPr="00FC337B">
        <w:rPr>
          <w:rtl/>
          <w:lang w:bidi="he-IL"/>
        </w:rPr>
        <w:t>ומנהיגות</w:t>
      </w:r>
      <w:r w:rsidRPr="00FC337B">
        <w:rPr>
          <w:rtl/>
        </w:rPr>
        <w:t xml:space="preserve"> </w:t>
      </w:r>
      <w:r w:rsidRPr="00FC337B">
        <w:rPr>
          <w:rtl/>
          <w:lang w:bidi="he-IL"/>
        </w:rPr>
        <w:t>דמוקרטית</w:t>
      </w:r>
      <w:r w:rsidRPr="00FC337B">
        <w:rPr>
          <w:rtl/>
        </w:rPr>
        <w:t xml:space="preserve"> (</w:t>
      </w:r>
      <w:r w:rsidR="00466380">
        <w:rPr>
          <w:rtl/>
          <w:lang w:bidi="he-IL"/>
        </w:rPr>
        <w:t>קורט לוין</w:t>
      </w:r>
      <w:r w:rsidRPr="00FC337B">
        <w:rPr>
          <w:rtl/>
        </w:rPr>
        <w:t>)</w:t>
      </w:r>
      <w:bookmarkEnd w:id="48"/>
    </w:p>
    <w:p w14:paraId="6CE32692" w14:textId="2E316659" w:rsidR="00FC337B" w:rsidRPr="00FC337B" w:rsidRDefault="00466380" w:rsidP="00A37757">
      <w:r>
        <w:rPr>
          <w:rtl/>
        </w:rPr>
        <w:lastRenderedPageBreak/>
        <w:t>קורט לוין</w:t>
      </w:r>
      <w:r w:rsidR="00FC337B" w:rsidRPr="00FC337B">
        <w:rPr>
          <w:rtl/>
          <w:lang w:bidi="ar-SA"/>
        </w:rPr>
        <w:t xml:space="preserve"> (</w:t>
      </w:r>
      <w:r w:rsidRPr="00466380">
        <w:rPr>
          <w:lang w:bidi="ar-SA"/>
        </w:rPr>
        <w:t>Kurt Lewin</w:t>
      </w:r>
      <w:r w:rsidR="00FC337B" w:rsidRPr="00FC337B">
        <w:rPr>
          <w:rtl/>
          <w:lang w:bidi="ar-SA"/>
        </w:rPr>
        <w:t>)</w:t>
      </w:r>
      <w:r w:rsidR="00451963">
        <w:rPr>
          <w:rtl/>
        </w:rPr>
        <w:t>,</w:t>
      </w:r>
      <w:r w:rsidR="00FC337B" w:rsidRPr="00FC337B">
        <w:rPr>
          <w:rtl/>
          <w:lang w:bidi="ar-SA"/>
        </w:rPr>
        <w:t xml:space="preserve"> </w:t>
      </w:r>
      <w:r w:rsidR="00FC337B" w:rsidRPr="00FC337B">
        <w:rPr>
          <w:rtl/>
        </w:rPr>
        <w:t>אבי</w:t>
      </w:r>
      <w:r w:rsidR="00FC337B" w:rsidRPr="00FC337B">
        <w:rPr>
          <w:rtl/>
          <w:lang w:bidi="ar-SA"/>
        </w:rPr>
        <w:t xml:space="preserve"> </w:t>
      </w:r>
      <w:r w:rsidR="00FC337B" w:rsidRPr="00FC337B">
        <w:rPr>
          <w:rtl/>
        </w:rPr>
        <w:t>הפסיכולוגיה</w:t>
      </w:r>
      <w:r w:rsidR="00FC337B" w:rsidRPr="00FC337B">
        <w:rPr>
          <w:rtl/>
          <w:lang w:bidi="ar-SA"/>
        </w:rPr>
        <w:t xml:space="preserve"> </w:t>
      </w:r>
      <w:r w:rsidR="00FC337B" w:rsidRPr="00FC337B">
        <w:rPr>
          <w:rtl/>
        </w:rPr>
        <w:t>החברתית</w:t>
      </w:r>
      <w:r w:rsidR="00FC337B" w:rsidRPr="00FC337B">
        <w:rPr>
          <w:rtl/>
          <w:lang w:bidi="ar-SA"/>
        </w:rPr>
        <w:t xml:space="preserve"> </w:t>
      </w:r>
      <w:r w:rsidR="00FC337B" w:rsidRPr="00FC337B">
        <w:rPr>
          <w:rtl/>
        </w:rPr>
        <w:t>וחקר</w:t>
      </w:r>
      <w:r w:rsidR="00FC337B" w:rsidRPr="00FC337B">
        <w:rPr>
          <w:rtl/>
          <w:lang w:bidi="ar-SA"/>
        </w:rPr>
        <w:t xml:space="preserve"> </w:t>
      </w:r>
      <w:r w:rsidR="00FC337B" w:rsidRPr="00FC337B">
        <w:rPr>
          <w:rtl/>
        </w:rPr>
        <w:t>דינמיקת</w:t>
      </w:r>
      <w:r w:rsidR="00FC337B" w:rsidRPr="00FC337B">
        <w:rPr>
          <w:rtl/>
          <w:lang w:bidi="ar-SA"/>
        </w:rPr>
        <w:t xml:space="preserve"> </w:t>
      </w:r>
      <w:r w:rsidR="00FC337B" w:rsidRPr="00FC337B">
        <w:rPr>
          <w:rtl/>
        </w:rPr>
        <w:t>הקבוצות</w:t>
      </w:r>
      <w:r w:rsidR="00451963">
        <w:rPr>
          <w:rtl/>
        </w:rPr>
        <w:t>,</w:t>
      </w:r>
      <w:r w:rsidR="00FC337B" w:rsidRPr="00FC337B">
        <w:rPr>
          <w:rtl/>
          <w:lang w:bidi="ar-SA"/>
        </w:rPr>
        <w:t xml:space="preserve"> </w:t>
      </w:r>
      <w:r w:rsidR="00FC337B" w:rsidRPr="00FC337B">
        <w:rPr>
          <w:rtl/>
        </w:rPr>
        <w:t>הציע</w:t>
      </w:r>
      <w:r w:rsidR="00FC337B" w:rsidRPr="00FC337B">
        <w:rPr>
          <w:rtl/>
          <w:lang w:bidi="ar-SA"/>
        </w:rPr>
        <w:t xml:space="preserve"> </w:t>
      </w:r>
      <w:r w:rsidR="00FC337B" w:rsidRPr="00FC337B">
        <w:rPr>
          <w:rtl/>
        </w:rPr>
        <w:t>להתבונן</w:t>
      </w:r>
      <w:r w:rsidR="00FC337B" w:rsidRPr="00FC337B">
        <w:rPr>
          <w:rtl/>
          <w:lang w:bidi="ar-SA"/>
        </w:rPr>
        <w:t xml:space="preserve"> </w:t>
      </w:r>
      <w:r w:rsidR="00FC337B" w:rsidRPr="00FC337B">
        <w:rPr>
          <w:rtl/>
        </w:rPr>
        <w:t>על</w:t>
      </w:r>
      <w:r w:rsidR="00FC337B" w:rsidRPr="00FC337B">
        <w:rPr>
          <w:rtl/>
          <w:lang w:bidi="ar-SA"/>
        </w:rPr>
        <w:t xml:space="preserve"> </w:t>
      </w:r>
      <w:r w:rsidR="00FC337B" w:rsidRPr="00FC337B">
        <w:rPr>
          <w:rtl/>
        </w:rPr>
        <w:t>הקבוצה</w:t>
      </w:r>
      <w:r w:rsidR="00FC337B" w:rsidRPr="00FC337B">
        <w:rPr>
          <w:rtl/>
          <w:lang w:bidi="ar-SA"/>
        </w:rPr>
        <w:t xml:space="preserve"> </w:t>
      </w:r>
      <w:r w:rsidR="00FC337B" w:rsidRPr="00FC337B">
        <w:rPr>
          <w:rtl/>
        </w:rPr>
        <w:t>כמערכת</w:t>
      </w:r>
      <w:r w:rsidR="00FC337B" w:rsidRPr="00FC337B">
        <w:rPr>
          <w:rtl/>
          <w:lang w:bidi="ar-SA"/>
        </w:rPr>
        <w:t xml:space="preserve"> </w:t>
      </w:r>
      <w:r w:rsidR="00FC337B" w:rsidRPr="00FC337B">
        <w:rPr>
          <w:rtl/>
        </w:rPr>
        <w:t>חברתית</w:t>
      </w:r>
      <w:r w:rsidR="00FC337B" w:rsidRPr="00FC337B">
        <w:rPr>
          <w:rtl/>
          <w:lang w:bidi="ar-SA"/>
        </w:rPr>
        <w:t xml:space="preserve"> </w:t>
      </w:r>
      <w:r w:rsidR="00FC337B" w:rsidRPr="00FC337B">
        <w:rPr>
          <w:rtl/>
        </w:rPr>
        <w:t>שלמה</w:t>
      </w:r>
      <w:r w:rsidR="00FC337B" w:rsidRPr="00FC337B">
        <w:rPr>
          <w:rtl/>
          <w:lang w:bidi="ar-SA"/>
        </w:rPr>
        <w:t xml:space="preserve"> </w:t>
      </w:r>
      <w:r w:rsidR="00FC337B" w:rsidRPr="00FC337B">
        <w:rPr>
          <w:rtl/>
        </w:rPr>
        <w:t>שבה</w:t>
      </w:r>
      <w:r w:rsidR="00FC337B" w:rsidRPr="00FC337B">
        <w:rPr>
          <w:rtl/>
          <w:lang w:bidi="ar-SA"/>
        </w:rPr>
        <w:t xml:space="preserve"> </w:t>
      </w:r>
      <w:r w:rsidR="00FC337B" w:rsidRPr="00FC337B">
        <w:rPr>
          <w:rtl/>
        </w:rPr>
        <w:t>התנהגותו</w:t>
      </w:r>
      <w:r w:rsidR="00FC337B" w:rsidRPr="00FC337B">
        <w:rPr>
          <w:rtl/>
          <w:lang w:bidi="ar-SA"/>
        </w:rPr>
        <w:t xml:space="preserve"> </w:t>
      </w:r>
      <w:r w:rsidR="00FC337B" w:rsidRPr="00FC337B">
        <w:rPr>
          <w:rtl/>
        </w:rPr>
        <w:t>של</w:t>
      </w:r>
      <w:r w:rsidR="00FC337B" w:rsidRPr="00FC337B">
        <w:rPr>
          <w:rtl/>
          <w:lang w:bidi="ar-SA"/>
        </w:rPr>
        <w:t xml:space="preserve"> </w:t>
      </w:r>
      <w:r w:rsidR="00FC337B" w:rsidRPr="00FC337B">
        <w:rPr>
          <w:rtl/>
        </w:rPr>
        <w:t>הפרט</w:t>
      </w:r>
      <w:r w:rsidR="00FC337B" w:rsidRPr="00FC337B">
        <w:rPr>
          <w:rtl/>
          <w:lang w:bidi="ar-SA"/>
        </w:rPr>
        <w:t xml:space="preserve"> </w:t>
      </w:r>
      <w:r w:rsidR="00FC337B" w:rsidRPr="00FC337B">
        <w:rPr>
          <w:rtl/>
        </w:rPr>
        <w:t>מעוצבת</w:t>
      </w:r>
      <w:r w:rsidR="00FC337B" w:rsidRPr="00FC337B">
        <w:rPr>
          <w:rtl/>
          <w:lang w:bidi="ar-SA"/>
        </w:rPr>
        <w:t xml:space="preserve"> </w:t>
      </w:r>
      <w:r w:rsidR="00FC337B" w:rsidRPr="00FC337B">
        <w:rPr>
          <w:rtl/>
        </w:rPr>
        <w:t>על</w:t>
      </w:r>
      <w:r w:rsidR="00FC337B" w:rsidRPr="00FC337B">
        <w:rPr>
          <w:rtl/>
          <w:lang w:bidi="ar-SA"/>
        </w:rPr>
        <w:t xml:space="preserve"> </w:t>
      </w:r>
      <w:r w:rsidR="00FC337B" w:rsidRPr="00FC337B">
        <w:rPr>
          <w:rtl/>
        </w:rPr>
        <w:t>ידי</w:t>
      </w:r>
      <w:r w:rsidR="00FC337B" w:rsidRPr="00FC337B">
        <w:rPr>
          <w:rtl/>
          <w:lang w:bidi="ar-SA"/>
        </w:rPr>
        <w:t xml:space="preserve"> '</w:t>
      </w:r>
      <w:r w:rsidR="00FC337B" w:rsidRPr="00FC337B">
        <w:rPr>
          <w:rtl/>
        </w:rPr>
        <w:t>השדה</w:t>
      </w:r>
      <w:r w:rsidR="00FC337B" w:rsidRPr="00FC337B">
        <w:rPr>
          <w:rtl/>
          <w:lang w:bidi="ar-SA"/>
        </w:rPr>
        <w:t xml:space="preserve"> </w:t>
      </w:r>
      <w:r w:rsidR="00FC337B" w:rsidRPr="00FC337B">
        <w:rPr>
          <w:rtl/>
        </w:rPr>
        <w:t>החברתי</w:t>
      </w:r>
      <w:r w:rsidR="00FC337B" w:rsidRPr="00FC337B">
        <w:rPr>
          <w:rtl/>
          <w:lang w:bidi="ar-SA"/>
        </w:rPr>
        <w:t>-</w:t>
      </w:r>
      <w:r w:rsidR="00FC337B" w:rsidRPr="00FC337B">
        <w:rPr>
          <w:rtl/>
        </w:rPr>
        <w:t>פסיכולוגי</w:t>
      </w:r>
      <w:r w:rsidR="00FC337B" w:rsidRPr="00FC337B">
        <w:rPr>
          <w:rtl/>
          <w:lang w:bidi="ar-SA"/>
        </w:rPr>
        <w:t xml:space="preserve">' </w:t>
      </w:r>
      <w:r w:rsidR="00FC337B" w:rsidRPr="00FC337B">
        <w:rPr>
          <w:rtl/>
        </w:rPr>
        <w:t>שבו</w:t>
      </w:r>
      <w:r w:rsidR="00FC337B" w:rsidRPr="00FC337B">
        <w:rPr>
          <w:rtl/>
          <w:lang w:bidi="ar-SA"/>
        </w:rPr>
        <w:t xml:space="preserve"> </w:t>
      </w:r>
      <w:r w:rsidR="00FC337B" w:rsidRPr="00FC337B">
        <w:rPr>
          <w:rtl/>
        </w:rPr>
        <w:t>הוא</w:t>
      </w:r>
      <w:r w:rsidR="00FC337B" w:rsidRPr="00FC337B">
        <w:rPr>
          <w:rtl/>
          <w:lang w:bidi="ar-SA"/>
        </w:rPr>
        <w:t xml:space="preserve"> </w:t>
      </w:r>
      <w:r w:rsidR="00FC337B" w:rsidRPr="00FC337B">
        <w:rPr>
          <w:rtl/>
        </w:rPr>
        <w:t>פועל</w:t>
      </w:r>
      <w:r w:rsidR="00FC337B" w:rsidRPr="00FC337B">
        <w:rPr>
          <w:rtl/>
          <w:lang w:bidi="ar-SA"/>
        </w:rPr>
        <w:t xml:space="preserve"> (</w:t>
      </w:r>
      <w:r>
        <w:rPr>
          <w:lang w:bidi="ar-SA"/>
        </w:rPr>
        <w:t>Lewin, 1951</w:t>
      </w:r>
      <w:r w:rsidR="00FC337B" w:rsidRPr="00FC337B">
        <w:rPr>
          <w:rtl/>
          <w:lang w:bidi="ar-SA"/>
        </w:rPr>
        <w:t xml:space="preserve">). </w:t>
      </w:r>
      <w:r>
        <w:rPr>
          <w:rtl/>
        </w:rPr>
        <w:t>לוין</w:t>
      </w:r>
      <w:r w:rsidR="00FC337B" w:rsidRPr="00FC337B">
        <w:rPr>
          <w:rtl/>
          <w:lang w:bidi="ar-SA"/>
        </w:rPr>
        <w:t xml:space="preserve"> </w:t>
      </w:r>
      <w:r w:rsidR="00FC337B" w:rsidRPr="00FC337B">
        <w:rPr>
          <w:rtl/>
        </w:rPr>
        <w:t>זיהה</w:t>
      </w:r>
      <w:r w:rsidR="00FC337B" w:rsidRPr="00FC337B">
        <w:rPr>
          <w:rtl/>
          <w:lang w:bidi="ar-SA"/>
        </w:rPr>
        <w:t xml:space="preserve"> </w:t>
      </w:r>
      <w:r w:rsidR="00FC337B" w:rsidRPr="00FC337B">
        <w:rPr>
          <w:rtl/>
        </w:rPr>
        <w:t>את</w:t>
      </w:r>
      <w:r w:rsidR="00FC337B" w:rsidRPr="00FC337B">
        <w:rPr>
          <w:rtl/>
          <w:lang w:bidi="ar-SA"/>
        </w:rPr>
        <w:t xml:space="preserve"> '</w:t>
      </w:r>
      <w:r w:rsidR="00FC337B" w:rsidRPr="00FC337B">
        <w:rPr>
          <w:rtl/>
        </w:rPr>
        <w:t>לכידות</w:t>
      </w:r>
      <w:r w:rsidR="00FC337B" w:rsidRPr="00FC337B">
        <w:rPr>
          <w:rtl/>
          <w:lang w:bidi="ar-SA"/>
        </w:rPr>
        <w:t xml:space="preserve"> </w:t>
      </w:r>
      <w:r w:rsidR="00FC337B" w:rsidRPr="00FC337B">
        <w:rPr>
          <w:rtl/>
        </w:rPr>
        <w:t>הקבוצה</w:t>
      </w:r>
      <w:r w:rsidR="00FC337B" w:rsidRPr="00FC337B">
        <w:rPr>
          <w:rtl/>
          <w:lang w:bidi="ar-SA"/>
        </w:rPr>
        <w:t>' (</w:t>
      </w:r>
      <w:r w:rsidRPr="00466380">
        <w:rPr>
          <w:lang w:bidi="ar-SA"/>
        </w:rPr>
        <w:t>Group Cohesiveness</w:t>
      </w:r>
      <w:r w:rsidR="00FC337B" w:rsidRPr="00FC337B">
        <w:rPr>
          <w:rtl/>
          <w:lang w:bidi="ar-SA"/>
        </w:rPr>
        <w:t xml:space="preserve">) – </w:t>
      </w:r>
      <w:r w:rsidR="00FC337B" w:rsidRPr="00FC337B">
        <w:rPr>
          <w:rtl/>
        </w:rPr>
        <w:t>המבוססת</w:t>
      </w:r>
      <w:r w:rsidR="00FC337B" w:rsidRPr="00FC337B">
        <w:rPr>
          <w:rtl/>
          <w:lang w:bidi="ar-SA"/>
        </w:rPr>
        <w:t xml:space="preserve"> </w:t>
      </w:r>
      <w:r w:rsidR="00FC337B" w:rsidRPr="00FC337B">
        <w:rPr>
          <w:rtl/>
        </w:rPr>
        <w:t>על</w:t>
      </w:r>
      <w:r w:rsidR="00FC337B" w:rsidRPr="00FC337B">
        <w:rPr>
          <w:rtl/>
          <w:lang w:bidi="ar-SA"/>
        </w:rPr>
        <w:t xml:space="preserve"> </w:t>
      </w:r>
      <w:r w:rsidR="00FC337B" w:rsidRPr="00FC337B">
        <w:rPr>
          <w:rtl/>
        </w:rPr>
        <w:t>אמון</w:t>
      </w:r>
      <w:r w:rsidR="00451963">
        <w:rPr>
          <w:rtl/>
        </w:rPr>
        <w:t>,</w:t>
      </w:r>
      <w:r w:rsidR="00FC337B" w:rsidRPr="00FC337B">
        <w:rPr>
          <w:rtl/>
          <w:lang w:bidi="ar-SA"/>
        </w:rPr>
        <w:t xml:space="preserve"> </w:t>
      </w:r>
      <w:r w:rsidR="00FC337B" w:rsidRPr="00FC337B">
        <w:rPr>
          <w:rtl/>
        </w:rPr>
        <w:t>שייכות</w:t>
      </w:r>
      <w:r w:rsidR="00FC337B" w:rsidRPr="00FC337B">
        <w:rPr>
          <w:rtl/>
          <w:lang w:bidi="ar-SA"/>
        </w:rPr>
        <w:t xml:space="preserve"> </w:t>
      </w:r>
      <w:r w:rsidR="00FC337B" w:rsidRPr="00FC337B">
        <w:rPr>
          <w:rtl/>
        </w:rPr>
        <w:t>וחום</w:t>
      </w:r>
      <w:r w:rsidR="00FC337B" w:rsidRPr="00FC337B">
        <w:rPr>
          <w:rtl/>
          <w:lang w:bidi="ar-SA"/>
        </w:rPr>
        <w:t xml:space="preserve"> – </w:t>
      </w:r>
      <w:r w:rsidR="00FC337B" w:rsidRPr="00FC337B">
        <w:rPr>
          <w:rtl/>
        </w:rPr>
        <w:t>כמשתנה</w:t>
      </w:r>
      <w:r w:rsidR="00FC337B" w:rsidRPr="00FC337B">
        <w:rPr>
          <w:rtl/>
          <w:lang w:bidi="ar-SA"/>
        </w:rPr>
        <w:t xml:space="preserve"> </w:t>
      </w:r>
      <w:r w:rsidR="00FC337B" w:rsidRPr="00FC337B">
        <w:rPr>
          <w:rtl/>
        </w:rPr>
        <w:t>קריטי</w:t>
      </w:r>
      <w:r w:rsidR="00FC337B" w:rsidRPr="00FC337B">
        <w:rPr>
          <w:rtl/>
          <w:lang w:bidi="ar-SA"/>
        </w:rPr>
        <w:t xml:space="preserve"> </w:t>
      </w:r>
      <w:r w:rsidR="00FC337B" w:rsidRPr="00FC337B">
        <w:rPr>
          <w:rtl/>
        </w:rPr>
        <w:t>המשפיע</w:t>
      </w:r>
      <w:r w:rsidR="00FC337B" w:rsidRPr="00FC337B">
        <w:rPr>
          <w:rtl/>
          <w:lang w:bidi="ar-SA"/>
        </w:rPr>
        <w:t xml:space="preserve"> </w:t>
      </w:r>
      <w:r w:rsidR="00FC337B" w:rsidRPr="00FC337B">
        <w:rPr>
          <w:rtl/>
        </w:rPr>
        <w:t>על</w:t>
      </w:r>
      <w:r w:rsidR="00FC337B" w:rsidRPr="00FC337B">
        <w:rPr>
          <w:rtl/>
          <w:lang w:bidi="ar-SA"/>
        </w:rPr>
        <w:t xml:space="preserve"> </w:t>
      </w:r>
      <w:r w:rsidR="00FC337B" w:rsidRPr="00FC337B">
        <w:rPr>
          <w:rtl/>
        </w:rPr>
        <w:t>הישגי</w:t>
      </w:r>
      <w:r w:rsidR="00FC337B" w:rsidRPr="00FC337B">
        <w:rPr>
          <w:rtl/>
          <w:lang w:bidi="ar-SA"/>
        </w:rPr>
        <w:t xml:space="preserve"> </w:t>
      </w:r>
      <w:r w:rsidR="00FC337B" w:rsidRPr="00FC337B">
        <w:rPr>
          <w:rtl/>
        </w:rPr>
        <w:t>הלומדים</w:t>
      </w:r>
      <w:r w:rsidR="00FC337B" w:rsidRPr="00FC337B">
        <w:rPr>
          <w:rtl/>
          <w:lang w:bidi="ar-SA"/>
        </w:rPr>
        <w:t xml:space="preserve"> </w:t>
      </w:r>
      <w:r w:rsidR="00FC337B" w:rsidRPr="00FC337B">
        <w:rPr>
          <w:rtl/>
        </w:rPr>
        <w:t>וחוסנם</w:t>
      </w:r>
      <w:r w:rsidR="00FC337B" w:rsidRPr="00FC337B">
        <w:rPr>
          <w:rtl/>
          <w:lang w:bidi="ar-SA"/>
        </w:rPr>
        <w:t xml:space="preserve"> </w:t>
      </w:r>
      <w:r w:rsidR="00FC337B" w:rsidRPr="00FC337B">
        <w:rPr>
          <w:rtl/>
        </w:rPr>
        <w:t>הרגשי</w:t>
      </w:r>
      <w:r w:rsidR="00FC337B" w:rsidRPr="00FC337B">
        <w:rPr>
          <w:rtl/>
          <w:lang w:bidi="ar-SA"/>
        </w:rPr>
        <w:t xml:space="preserve"> (</w:t>
      </w:r>
      <w:r>
        <w:rPr>
          <w:lang w:bidi="ar-SA"/>
        </w:rPr>
        <w:t>Lewin, 1951</w:t>
      </w:r>
      <w:r w:rsidR="00FC337B" w:rsidRPr="00FC337B">
        <w:rPr>
          <w:rtl/>
          <w:lang w:bidi="ar-SA"/>
        </w:rPr>
        <w:t xml:space="preserve">). </w:t>
      </w:r>
      <w:r w:rsidR="00FC337B" w:rsidRPr="00FC337B">
        <w:rPr>
          <w:rtl/>
        </w:rPr>
        <w:t>במחקריו</w:t>
      </w:r>
      <w:r w:rsidR="00FC337B" w:rsidRPr="00FC337B">
        <w:rPr>
          <w:rtl/>
          <w:lang w:bidi="ar-SA"/>
        </w:rPr>
        <w:t xml:space="preserve"> </w:t>
      </w:r>
      <w:r w:rsidR="00FC337B" w:rsidRPr="00FC337B">
        <w:rPr>
          <w:rtl/>
        </w:rPr>
        <w:t>הניסיוניים</w:t>
      </w:r>
      <w:r w:rsidR="00FC337B" w:rsidRPr="00FC337B">
        <w:rPr>
          <w:rtl/>
          <w:lang w:bidi="ar-SA"/>
        </w:rPr>
        <w:t xml:space="preserve"> </w:t>
      </w:r>
      <w:r w:rsidR="00FC337B" w:rsidRPr="00FC337B">
        <w:rPr>
          <w:rtl/>
        </w:rPr>
        <w:t>מצא</w:t>
      </w:r>
      <w:r w:rsidR="00FC337B" w:rsidRPr="00FC337B">
        <w:rPr>
          <w:rtl/>
          <w:lang w:bidi="ar-SA"/>
        </w:rPr>
        <w:t xml:space="preserve"> </w:t>
      </w:r>
      <w:r>
        <w:rPr>
          <w:rtl/>
        </w:rPr>
        <w:t>לוין</w:t>
      </w:r>
      <w:r w:rsidR="00FC337B" w:rsidRPr="00FC337B">
        <w:rPr>
          <w:rtl/>
          <w:lang w:bidi="ar-SA"/>
        </w:rPr>
        <w:t xml:space="preserve"> </w:t>
      </w:r>
      <w:r w:rsidR="00FC337B" w:rsidRPr="00FC337B">
        <w:rPr>
          <w:rtl/>
        </w:rPr>
        <w:t>כי</w:t>
      </w:r>
      <w:r w:rsidR="00FC337B" w:rsidRPr="00FC337B">
        <w:rPr>
          <w:rtl/>
          <w:lang w:bidi="ar-SA"/>
        </w:rPr>
        <w:t xml:space="preserve"> </w:t>
      </w:r>
      <w:r w:rsidR="00FC337B" w:rsidRPr="00FC337B">
        <w:rPr>
          <w:rtl/>
        </w:rPr>
        <w:t>קבוצות</w:t>
      </w:r>
      <w:r w:rsidR="00FC337B" w:rsidRPr="00FC337B">
        <w:rPr>
          <w:rtl/>
          <w:lang w:bidi="ar-SA"/>
        </w:rPr>
        <w:t xml:space="preserve"> </w:t>
      </w:r>
      <w:r w:rsidR="00FC337B" w:rsidRPr="00FC337B">
        <w:rPr>
          <w:rtl/>
        </w:rPr>
        <w:t>הפועלות</w:t>
      </w:r>
      <w:r w:rsidR="00FC337B" w:rsidRPr="00FC337B">
        <w:rPr>
          <w:rtl/>
          <w:lang w:bidi="ar-SA"/>
        </w:rPr>
        <w:t xml:space="preserve"> </w:t>
      </w:r>
      <w:r w:rsidR="00FC337B" w:rsidRPr="00FC337B">
        <w:rPr>
          <w:rtl/>
        </w:rPr>
        <w:t>תחת</w:t>
      </w:r>
      <w:r w:rsidR="00FC337B" w:rsidRPr="00FC337B">
        <w:rPr>
          <w:rtl/>
          <w:lang w:bidi="ar-SA"/>
        </w:rPr>
        <w:t xml:space="preserve"> </w:t>
      </w:r>
      <w:r w:rsidR="00FC337B" w:rsidRPr="00FC337B">
        <w:rPr>
          <w:rtl/>
        </w:rPr>
        <w:t>מנהיגות</w:t>
      </w:r>
      <w:r w:rsidR="00FC337B" w:rsidRPr="00FC337B">
        <w:rPr>
          <w:rtl/>
          <w:lang w:bidi="ar-SA"/>
        </w:rPr>
        <w:t xml:space="preserve"> </w:t>
      </w:r>
      <w:r w:rsidR="00FC337B" w:rsidRPr="00FC337B">
        <w:rPr>
          <w:rtl/>
        </w:rPr>
        <w:t>דמוקרטית</w:t>
      </w:r>
      <w:r w:rsidR="00FC337B" w:rsidRPr="00FC337B">
        <w:rPr>
          <w:rtl/>
          <w:lang w:bidi="ar-SA"/>
        </w:rPr>
        <w:t xml:space="preserve"> </w:t>
      </w:r>
      <w:r w:rsidR="00FC337B" w:rsidRPr="00FC337B">
        <w:rPr>
          <w:rtl/>
        </w:rPr>
        <w:t>מציגות</w:t>
      </w:r>
      <w:r w:rsidR="00FC337B" w:rsidRPr="00FC337B">
        <w:rPr>
          <w:rtl/>
          <w:lang w:bidi="ar-SA"/>
        </w:rPr>
        <w:t xml:space="preserve"> </w:t>
      </w:r>
      <w:r w:rsidR="00FC337B" w:rsidRPr="00FC337B">
        <w:rPr>
          <w:rtl/>
        </w:rPr>
        <w:t>רמות</w:t>
      </w:r>
      <w:r w:rsidR="00FC337B" w:rsidRPr="00FC337B">
        <w:rPr>
          <w:rtl/>
          <w:lang w:bidi="ar-SA"/>
        </w:rPr>
        <w:t xml:space="preserve"> </w:t>
      </w:r>
      <w:r w:rsidR="00FC337B" w:rsidRPr="00FC337B">
        <w:rPr>
          <w:rtl/>
        </w:rPr>
        <w:t>גבוהות</w:t>
      </w:r>
      <w:r w:rsidR="00FC337B" w:rsidRPr="00FC337B">
        <w:rPr>
          <w:rtl/>
          <w:lang w:bidi="ar-SA"/>
        </w:rPr>
        <w:t xml:space="preserve"> </w:t>
      </w:r>
      <w:r w:rsidR="00FC337B" w:rsidRPr="00FC337B">
        <w:rPr>
          <w:rtl/>
        </w:rPr>
        <w:t>של</w:t>
      </w:r>
      <w:r w:rsidR="00FC337B" w:rsidRPr="00FC337B">
        <w:rPr>
          <w:rtl/>
          <w:lang w:bidi="ar-SA"/>
        </w:rPr>
        <w:t xml:space="preserve"> </w:t>
      </w:r>
      <w:r w:rsidR="00FC337B" w:rsidRPr="00FC337B">
        <w:rPr>
          <w:rtl/>
        </w:rPr>
        <w:t>מקוריות</w:t>
      </w:r>
      <w:r w:rsidR="00451963">
        <w:rPr>
          <w:rtl/>
        </w:rPr>
        <w:t>,</w:t>
      </w:r>
      <w:r w:rsidR="00FC337B" w:rsidRPr="00FC337B">
        <w:rPr>
          <w:rtl/>
          <w:lang w:bidi="ar-SA"/>
        </w:rPr>
        <w:t xml:space="preserve"> </w:t>
      </w:r>
      <w:r w:rsidR="00FC337B" w:rsidRPr="00FC337B">
        <w:rPr>
          <w:rtl/>
        </w:rPr>
        <w:t>מורל</w:t>
      </w:r>
      <w:r w:rsidR="00FC337B" w:rsidRPr="00FC337B">
        <w:rPr>
          <w:rtl/>
          <w:lang w:bidi="ar-SA"/>
        </w:rPr>
        <w:t xml:space="preserve"> </w:t>
      </w:r>
      <w:r w:rsidR="00FC337B" w:rsidRPr="00FC337B">
        <w:rPr>
          <w:rtl/>
        </w:rPr>
        <w:t>פנימי</w:t>
      </w:r>
      <w:r w:rsidR="00FC337B" w:rsidRPr="00FC337B">
        <w:rPr>
          <w:rtl/>
          <w:lang w:bidi="ar-SA"/>
        </w:rPr>
        <w:t xml:space="preserve"> </w:t>
      </w:r>
      <w:r w:rsidR="00FC337B" w:rsidRPr="00FC337B">
        <w:rPr>
          <w:rtl/>
        </w:rPr>
        <w:t>גבוה</w:t>
      </w:r>
      <w:r w:rsidR="00FC337B" w:rsidRPr="00FC337B">
        <w:rPr>
          <w:rtl/>
          <w:lang w:bidi="ar-SA"/>
        </w:rPr>
        <w:t xml:space="preserve"> </w:t>
      </w:r>
      <w:r w:rsidR="00FC337B" w:rsidRPr="00FC337B">
        <w:rPr>
          <w:rtl/>
        </w:rPr>
        <w:t>ומוטיבציה</w:t>
      </w:r>
      <w:r w:rsidR="00451963">
        <w:rPr>
          <w:rtl/>
        </w:rPr>
        <w:t>,</w:t>
      </w:r>
      <w:r w:rsidR="00FC337B" w:rsidRPr="00FC337B">
        <w:rPr>
          <w:rtl/>
          <w:lang w:bidi="ar-SA"/>
        </w:rPr>
        <w:t xml:space="preserve"> </w:t>
      </w:r>
      <w:r w:rsidR="00FC337B" w:rsidRPr="00FC337B">
        <w:rPr>
          <w:rtl/>
        </w:rPr>
        <w:t>לצד</w:t>
      </w:r>
      <w:r w:rsidR="00FC337B" w:rsidRPr="00FC337B">
        <w:rPr>
          <w:rtl/>
          <w:lang w:bidi="ar-SA"/>
        </w:rPr>
        <w:t xml:space="preserve"> </w:t>
      </w:r>
      <w:r w:rsidR="00FC337B" w:rsidRPr="00FC337B">
        <w:rPr>
          <w:rtl/>
        </w:rPr>
        <w:t>רמות</w:t>
      </w:r>
      <w:r w:rsidR="00FC337B" w:rsidRPr="00FC337B">
        <w:rPr>
          <w:rtl/>
          <w:lang w:bidi="ar-SA"/>
        </w:rPr>
        <w:t xml:space="preserve"> </w:t>
      </w:r>
      <w:r w:rsidR="00FC337B" w:rsidRPr="00FC337B">
        <w:rPr>
          <w:rtl/>
        </w:rPr>
        <w:t>נמוכות</w:t>
      </w:r>
      <w:r w:rsidR="00FC337B" w:rsidRPr="00FC337B">
        <w:rPr>
          <w:rtl/>
          <w:lang w:bidi="ar-SA"/>
        </w:rPr>
        <w:t xml:space="preserve"> </w:t>
      </w:r>
      <w:r w:rsidR="00FC337B" w:rsidRPr="00FC337B">
        <w:rPr>
          <w:rtl/>
        </w:rPr>
        <w:t>של</w:t>
      </w:r>
      <w:r w:rsidR="00FC337B" w:rsidRPr="00FC337B">
        <w:rPr>
          <w:rtl/>
          <w:lang w:bidi="ar-SA"/>
        </w:rPr>
        <w:t xml:space="preserve"> </w:t>
      </w:r>
      <w:r w:rsidR="00FC337B" w:rsidRPr="00FC337B">
        <w:rPr>
          <w:rtl/>
        </w:rPr>
        <w:t>חרדה</w:t>
      </w:r>
      <w:r w:rsidR="00FC337B" w:rsidRPr="00FC337B">
        <w:rPr>
          <w:rtl/>
          <w:lang w:bidi="ar-SA"/>
        </w:rPr>
        <w:t xml:space="preserve"> </w:t>
      </w:r>
      <w:r w:rsidR="00FC337B" w:rsidRPr="00FC337B">
        <w:rPr>
          <w:rtl/>
        </w:rPr>
        <w:t>ותוקפנות</w:t>
      </w:r>
      <w:r w:rsidR="00451963">
        <w:rPr>
          <w:rtl/>
        </w:rPr>
        <w:t>,</w:t>
      </w:r>
      <w:r w:rsidR="00FC337B" w:rsidRPr="00FC337B">
        <w:rPr>
          <w:rtl/>
          <w:lang w:bidi="ar-SA"/>
        </w:rPr>
        <w:t xml:space="preserve"> </w:t>
      </w:r>
      <w:r w:rsidR="00FC337B" w:rsidRPr="00FC337B">
        <w:rPr>
          <w:rtl/>
        </w:rPr>
        <w:t>בהשוואה</w:t>
      </w:r>
      <w:r w:rsidR="00FC337B" w:rsidRPr="00FC337B">
        <w:rPr>
          <w:rtl/>
          <w:lang w:bidi="ar-SA"/>
        </w:rPr>
        <w:t xml:space="preserve"> </w:t>
      </w:r>
      <w:r w:rsidR="00FC337B" w:rsidRPr="00FC337B">
        <w:rPr>
          <w:rtl/>
        </w:rPr>
        <w:t>לקבוצות</w:t>
      </w:r>
      <w:r w:rsidR="00FC337B" w:rsidRPr="00FC337B">
        <w:rPr>
          <w:rtl/>
          <w:lang w:bidi="ar-SA"/>
        </w:rPr>
        <w:t xml:space="preserve"> </w:t>
      </w:r>
      <w:r w:rsidR="00FC337B" w:rsidRPr="00FC337B">
        <w:rPr>
          <w:rtl/>
        </w:rPr>
        <w:t>בעלות</w:t>
      </w:r>
      <w:r w:rsidR="00FC337B" w:rsidRPr="00FC337B">
        <w:rPr>
          <w:rtl/>
          <w:lang w:bidi="ar-SA"/>
        </w:rPr>
        <w:t xml:space="preserve"> </w:t>
      </w:r>
      <w:r w:rsidR="00FC337B" w:rsidRPr="00FC337B">
        <w:rPr>
          <w:rtl/>
        </w:rPr>
        <w:t>מנהיגות</w:t>
      </w:r>
      <w:r w:rsidR="00FC337B" w:rsidRPr="00FC337B">
        <w:rPr>
          <w:rtl/>
          <w:lang w:bidi="ar-SA"/>
        </w:rPr>
        <w:t xml:space="preserve"> </w:t>
      </w:r>
      <w:r w:rsidR="00FC337B" w:rsidRPr="00FC337B">
        <w:rPr>
          <w:rtl/>
        </w:rPr>
        <w:t>סמכותנית</w:t>
      </w:r>
      <w:r w:rsidR="00FC337B" w:rsidRPr="00FC337B">
        <w:rPr>
          <w:rtl/>
          <w:lang w:bidi="ar-SA"/>
        </w:rPr>
        <w:t xml:space="preserve"> (</w:t>
      </w:r>
      <w:r>
        <w:rPr>
          <w:lang w:bidi="ar-SA"/>
        </w:rPr>
        <w:t>Lewin, 1951</w:t>
      </w:r>
      <w:r w:rsidR="00FC337B" w:rsidRPr="00FC337B">
        <w:rPr>
          <w:rtl/>
          <w:lang w:bidi="ar-SA"/>
        </w:rPr>
        <w:t>).</w:t>
      </w:r>
    </w:p>
    <w:p w14:paraId="614BAEA4" w14:textId="0CA67D63" w:rsidR="00FC337B" w:rsidRPr="00FC337B" w:rsidRDefault="00FC337B" w:rsidP="009A6C93">
      <w:pPr>
        <w:pStyle w:val="3"/>
      </w:pPr>
      <w:bookmarkStart w:id="49" w:name="_Toc239109205"/>
      <w:r w:rsidRPr="00FC337B">
        <w:rPr>
          <w:rtl/>
          <w:lang w:bidi="he-IL"/>
        </w:rPr>
        <w:t>מודל</w:t>
      </w:r>
      <w:r w:rsidRPr="00FC337B">
        <w:rPr>
          <w:rtl/>
        </w:rPr>
        <w:t xml:space="preserve"> </w:t>
      </w:r>
      <w:r w:rsidRPr="00FC337B">
        <w:rPr>
          <w:rtl/>
          <w:lang w:bidi="he-IL"/>
        </w:rPr>
        <w:t>המורה</w:t>
      </w:r>
      <w:r w:rsidRPr="00FC337B">
        <w:rPr>
          <w:rtl/>
        </w:rPr>
        <w:t xml:space="preserve"> </w:t>
      </w:r>
      <w:r w:rsidRPr="00FC337B">
        <w:rPr>
          <w:rtl/>
          <w:lang w:bidi="he-IL"/>
        </w:rPr>
        <w:t>המלווה</w:t>
      </w:r>
      <w:r w:rsidRPr="00FC337B">
        <w:rPr>
          <w:rtl/>
        </w:rPr>
        <w:t xml:space="preserve"> </w:t>
      </w:r>
      <w:r w:rsidRPr="00FC337B">
        <w:rPr>
          <w:rtl/>
          <w:lang w:bidi="he-IL"/>
        </w:rPr>
        <w:t>והטקסים</w:t>
      </w:r>
      <w:r w:rsidRPr="00FC337B">
        <w:rPr>
          <w:rtl/>
        </w:rPr>
        <w:t xml:space="preserve"> </w:t>
      </w:r>
      <w:r w:rsidRPr="00FC337B">
        <w:rPr>
          <w:rtl/>
          <w:lang w:bidi="he-IL"/>
        </w:rPr>
        <w:t>ה</w:t>
      </w:r>
      <w:r w:rsidR="007362DF">
        <w:rPr>
          <w:rtl/>
          <w:lang w:bidi="he-IL"/>
        </w:rPr>
        <w:t>אמנות</w:t>
      </w:r>
      <w:r w:rsidRPr="00FC337B">
        <w:rPr>
          <w:rtl/>
          <w:lang w:bidi="he-IL"/>
        </w:rPr>
        <w:t>יים</w:t>
      </w:r>
      <w:r w:rsidRPr="00FC337B">
        <w:rPr>
          <w:rtl/>
        </w:rPr>
        <w:t xml:space="preserve"> </w:t>
      </w:r>
      <w:r w:rsidRPr="00FC337B">
        <w:rPr>
          <w:rtl/>
          <w:lang w:bidi="he-IL"/>
        </w:rPr>
        <w:t>בוולדורף</w:t>
      </w:r>
      <w:r w:rsidRPr="00FC337B">
        <w:rPr>
          <w:rtl/>
        </w:rPr>
        <w:t xml:space="preserve"> </w:t>
      </w:r>
      <w:r w:rsidRPr="00FC337B">
        <w:rPr>
          <w:rtl/>
          <w:lang w:bidi="he-IL"/>
        </w:rPr>
        <w:t>בהשוואה</w:t>
      </w:r>
      <w:r w:rsidRPr="00FC337B">
        <w:rPr>
          <w:rtl/>
        </w:rPr>
        <w:t xml:space="preserve"> </w:t>
      </w:r>
      <w:r w:rsidRPr="00FC337B">
        <w:rPr>
          <w:rtl/>
          <w:lang w:bidi="he-IL"/>
        </w:rPr>
        <w:t>ל</w:t>
      </w:r>
      <w:r w:rsidR="00466380">
        <w:rPr>
          <w:rtl/>
          <w:lang w:bidi="he-IL"/>
        </w:rPr>
        <w:t>לוין</w:t>
      </w:r>
      <w:r w:rsidRPr="00FC337B">
        <w:rPr>
          <w:rtl/>
        </w:rPr>
        <w:t xml:space="preserve"> </w:t>
      </w:r>
      <w:r w:rsidRPr="00FC337B">
        <w:rPr>
          <w:rtl/>
          <w:lang w:bidi="he-IL"/>
        </w:rPr>
        <w:t>וויגוצקי</w:t>
      </w:r>
      <w:bookmarkEnd w:id="49"/>
    </w:p>
    <w:p w14:paraId="2F77B04E" w14:textId="11B96AFA" w:rsidR="00FC337B" w:rsidRPr="00FC337B" w:rsidRDefault="00D24E40" w:rsidP="00A37757">
      <w:r>
        <w:rPr>
          <w:rtl/>
        </w:rPr>
        <w:t>חינוך וַלדורף</w:t>
      </w:r>
      <w:r w:rsidR="00FC337B" w:rsidRPr="00FC337B">
        <w:rPr>
          <w:rtl/>
          <w:lang w:bidi="ar-SA"/>
        </w:rPr>
        <w:t xml:space="preserve"> </w:t>
      </w:r>
      <w:r w:rsidR="00FC337B" w:rsidRPr="00FC337B">
        <w:rPr>
          <w:rtl/>
        </w:rPr>
        <w:t>מגיע</w:t>
      </w:r>
      <w:r w:rsidR="00FC337B" w:rsidRPr="00FC337B">
        <w:rPr>
          <w:rtl/>
          <w:lang w:bidi="ar-SA"/>
        </w:rPr>
        <w:t xml:space="preserve"> </w:t>
      </w:r>
      <w:r w:rsidR="00FC337B" w:rsidRPr="00FC337B">
        <w:rPr>
          <w:rtl/>
        </w:rPr>
        <w:t>למסקנות</w:t>
      </w:r>
      <w:r w:rsidR="00FC337B" w:rsidRPr="00FC337B">
        <w:rPr>
          <w:rtl/>
          <w:lang w:bidi="ar-SA"/>
        </w:rPr>
        <w:t xml:space="preserve"> </w:t>
      </w:r>
      <w:r w:rsidR="00FC337B" w:rsidRPr="00FC337B">
        <w:rPr>
          <w:rtl/>
        </w:rPr>
        <w:t>פדגוגיות</w:t>
      </w:r>
      <w:r w:rsidR="00FC337B" w:rsidRPr="00FC337B">
        <w:rPr>
          <w:rtl/>
          <w:lang w:bidi="ar-SA"/>
        </w:rPr>
        <w:t xml:space="preserve"> </w:t>
      </w:r>
      <w:r w:rsidR="00FC337B" w:rsidRPr="00FC337B">
        <w:rPr>
          <w:rtl/>
        </w:rPr>
        <w:t>דומות</w:t>
      </w:r>
      <w:r w:rsidR="00FC337B" w:rsidRPr="00FC337B">
        <w:rPr>
          <w:rtl/>
          <w:lang w:bidi="ar-SA"/>
        </w:rPr>
        <w:t xml:space="preserve"> </w:t>
      </w:r>
      <w:r w:rsidR="00FC337B" w:rsidRPr="00FC337B">
        <w:rPr>
          <w:rtl/>
        </w:rPr>
        <w:t>מאוד</w:t>
      </w:r>
      <w:r w:rsidR="00FC337B" w:rsidRPr="00FC337B">
        <w:rPr>
          <w:rtl/>
          <w:lang w:bidi="ar-SA"/>
        </w:rPr>
        <w:t xml:space="preserve"> </w:t>
      </w:r>
      <w:r w:rsidR="00FC337B" w:rsidRPr="00FC337B">
        <w:rPr>
          <w:rtl/>
        </w:rPr>
        <w:t>לאלו</w:t>
      </w:r>
      <w:r w:rsidR="00FC337B" w:rsidRPr="00FC337B">
        <w:rPr>
          <w:rtl/>
          <w:lang w:bidi="ar-SA"/>
        </w:rPr>
        <w:t xml:space="preserve"> </w:t>
      </w:r>
      <w:r w:rsidR="00FC337B" w:rsidRPr="00FC337B">
        <w:rPr>
          <w:rtl/>
        </w:rPr>
        <w:t>של</w:t>
      </w:r>
      <w:r w:rsidR="00FC337B" w:rsidRPr="00FC337B">
        <w:rPr>
          <w:rtl/>
          <w:lang w:bidi="ar-SA"/>
        </w:rPr>
        <w:t xml:space="preserve"> </w:t>
      </w:r>
      <w:r w:rsidR="00FC337B" w:rsidRPr="00FC337B">
        <w:rPr>
          <w:rtl/>
        </w:rPr>
        <w:t>ויגוצקי</w:t>
      </w:r>
      <w:r w:rsidR="00FC337B" w:rsidRPr="00FC337B">
        <w:rPr>
          <w:rtl/>
          <w:lang w:bidi="ar-SA"/>
        </w:rPr>
        <w:t xml:space="preserve"> </w:t>
      </w:r>
      <w:r w:rsidR="00FC337B" w:rsidRPr="00FC337B">
        <w:rPr>
          <w:rtl/>
        </w:rPr>
        <w:t>ו</w:t>
      </w:r>
      <w:r w:rsidR="00466380">
        <w:rPr>
          <w:rtl/>
        </w:rPr>
        <w:t>לוין</w:t>
      </w:r>
      <w:r w:rsidR="00451963">
        <w:rPr>
          <w:rtl/>
        </w:rPr>
        <w:t>,</w:t>
      </w:r>
      <w:r w:rsidR="00FC337B" w:rsidRPr="00FC337B">
        <w:rPr>
          <w:rtl/>
          <w:lang w:bidi="ar-SA"/>
        </w:rPr>
        <w:t xml:space="preserve"> </w:t>
      </w:r>
      <w:r w:rsidR="00FC337B" w:rsidRPr="00FC337B">
        <w:rPr>
          <w:rtl/>
        </w:rPr>
        <w:t>אך</w:t>
      </w:r>
      <w:r w:rsidR="00FC337B" w:rsidRPr="00FC337B">
        <w:rPr>
          <w:rtl/>
          <w:lang w:bidi="ar-SA"/>
        </w:rPr>
        <w:t xml:space="preserve"> </w:t>
      </w:r>
      <w:r w:rsidR="00FC337B" w:rsidRPr="00FC337B">
        <w:rPr>
          <w:rtl/>
        </w:rPr>
        <w:t>מתוך</w:t>
      </w:r>
      <w:r w:rsidR="00FC337B" w:rsidRPr="00FC337B">
        <w:rPr>
          <w:rtl/>
          <w:lang w:bidi="ar-SA"/>
        </w:rPr>
        <w:t xml:space="preserve"> </w:t>
      </w:r>
      <w:r w:rsidR="00FC337B" w:rsidRPr="00FC337B">
        <w:rPr>
          <w:rtl/>
        </w:rPr>
        <w:t>נקודת</w:t>
      </w:r>
      <w:r w:rsidR="00FC337B" w:rsidRPr="00FC337B">
        <w:rPr>
          <w:rtl/>
          <w:lang w:bidi="ar-SA"/>
        </w:rPr>
        <w:t xml:space="preserve"> </w:t>
      </w:r>
      <w:r w:rsidR="00FC337B" w:rsidRPr="00FC337B">
        <w:rPr>
          <w:rtl/>
        </w:rPr>
        <w:t>מוצא</w:t>
      </w:r>
      <w:r w:rsidR="00FC337B" w:rsidRPr="00FC337B">
        <w:rPr>
          <w:rtl/>
          <w:lang w:bidi="ar-SA"/>
        </w:rPr>
        <w:t xml:space="preserve"> </w:t>
      </w:r>
      <w:r w:rsidR="00FC337B" w:rsidRPr="00FC337B">
        <w:rPr>
          <w:rtl/>
        </w:rPr>
        <w:t>רוחנית</w:t>
      </w:r>
      <w:r w:rsidR="00FC337B" w:rsidRPr="00FC337B">
        <w:rPr>
          <w:rtl/>
          <w:lang w:bidi="ar-SA"/>
        </w:rPr>
        <w:t xml:space="preserve"> </w:t>
      </w:r>
      <w:r w:rsidR="00FC337B" w:rsidRPr="00FC337B">
        <w:rPr>
          <w:rtl/>
        </w:rPr>
        <w:t>שונה</w:t>
      </w:r>
      <w:r w:rsidR="00FC337B" w:rsidRPr="00FC337B">
        <w:rPr>
          <w:rtl/>
          <w:lang w:bidi="ar-SA"/>
        </w:rPr>
        <w:t xml:space="preserve">. </w:t>
      </w:r>
      <w:r w:rsidR="00FC337B" w:rsidRPr="00FC337B">
        <w:rPr>
          <w:rtl/>
        </w:rPr>
        <w:t>ביטוי</w:t>
      </w:r>
      <w:r w:rsidR="00FC337B" w:rsidRPr="00FC337B">
        <w:rPr>
          <w:rtl/>
          <w:lang w:bidi="ar-SA"/>
        </w:rPr>
        <w:t xml:space="preserve"> </w:t>
      </w:r>
      <w:r w:rsidR="00FC337B" w:rsidRPr="00FC337B">
        <w:rPr>
          <w:rtl/>
        </w:rPr>
        <w:t>מובהק</w:t>
      </w:r>
      <w:r w:rsidR="00FC337B" w:rsidRPr="00FC337B">
        <w:rPr>
          <w:rtl/>
          <w:lang w:bidi="ar-SA"/>
        </w:rPr>
        <w:t xml:space="preserve"> </w:t>
      </w:r>
      <w:r w:rsidR="00FC337B" w:rsidRPr="00FC337B">
        <w:rPr>
          <w:rtl/>
        </w:rPr>
        <w:t>לכך</w:t>
      </w:r>
      <w:r w:rsidR="00FC337B" w:rsidRPr="00FC337B">
        <w:rPr>
          <w:rtl/>
          <w:lang w:bidi="ar-SA"/>
        </w:rPr>
        <w:t xml:space="preserve"> </w:t>
      </w:r>
      <w:r w:rsidR="00FC337B" w:rsidRPr="00FC337B">
        <w:rPr>
          <w:rtl/>
        </w:rPr>
        <w:t>הוא</w:t>
      </w:r>
      <w:r w:rsidR="00FC337B" w:rsidRPr="00FC337B">
        <w:rPr>
          <w:rtl/>
          <w:lang w:bidi="ar-SA"/>
        </w:rPr>
        <w:t xml:space="preserve"> </w:t>
      </w:r>
      <w:r w:rsidR="00FC337B" w:rsidRPr="00FC337B">
        <w:rPr>
          <w:rtl/>
        </w:rPr>
        <w:t>מודל</w:t>
      </w:r>
      <w:r w:rsidR="00FC337B" w:rsidRPr="00FC337B">
        <w:rPr>
          <w:rtl/>
          <w:lang w:bidi="ar-SA"/>
        </w:rPr>
        <w:t xml:space="preserve"> '</w:t>
      </w:r>
      <w:r w:rsidR="00FC337B" w:rsidRPr="00FC337B">
        <w:rPr>
          <w:rtl/>
        </w:rPr>
        <w:t>המורה</w:t>
      </w:r>
      <w:r w:rsidR="00FC337B" w:rsidRPr="00FC337B">
        <w:rPr>
          <w:rtl/>
          <w:lang w:bidi="ar-SA"/>
        </w:rPr>
        <w:t xml:space="preserve"> </w:t>
      </w:r>
      <w:r w:rsidR="00FC337B" w:rsidRPr="00FC337B">
        <w:rPr>
          <w:rtl/>
        </w:rPr>
        <w:t>המלווה</w:t>
      </w:r>
      <w:r w:rsidR="00FC337B" w:rsidRPr="00FC337B">
        <w:rPr>
          <w:rtl/>
          <w:lang w:bidi="ar-SA"/>
        </w:rPr>
        <w:t>' (</w:t>
      </w:r>
      <w:r w:rsidR="00466380" w:rsidRPr="00466380">
        <w:rPr>
          <w:lang w:bidi="ar-SA"/>
        </w:rPr>
        <w:t>Class Teacher</w:t>
      </w:r>
      <w:r w:rsidR="00FC337B" w:rsidRPr="00FC337B">
        <w:rPr>
          <w:rtl/>
          <w:lang w:bidi="ar-SA"/>
        </w:rPr>
        <w:t xml:space="preserve">) </w:t>
      </w:r>
      <w:r w:rsidR="00FC337B" w:rsidRPr="00FC337B">
        <w:rPr>
          <w:rtl/>
        </w:rPr>
        <w:t>לאורך</w:t>
      </w:r>
      <w:r w:rsidR="00FC337B" w:rsidRPr="00FC337B">
        <w:rPr>
          <w:rtl/>
          <w:lang w:bidi="ar-SA"/>
        </w:rPr>
        <w:t xml:space="preserve"> </w:t>
      </w:r>
      <w:r w:rsidR="00FC337B" w:rsidRPr="00FC337B">
        <w:rPr>
          <w:rtl/>
        </w:rPr>
        <w:t>שמונה</w:t>
      </w:r>
      <w:r w:rsidR="00FC337B" w:rsidRPr="00FC337B">
        <w:rPr>
          <w:rtl/>
          <w:lang w:bidi="ar-SA"/>
        </w:rPr>
        <w:t xml:space="preserve"> </w:t>
      </w:r>
      <w:r w:rsidR="00FC337B" w:rsidRPr="00FC337B">
        <w:rPr>
          <w:rtl/>
        </w:rPr>
        <w:t>שנים</w:t>
      </w:r>
      <w:r w:rsidR="00FC337B" w:rsidRPr="00FC337B">
        <w:rPr>
          <w:rtl/>
          <w:lang w:bidi="ar-SA"/>
        </w:rPr>
        <w:t xml:space="preserve"> (</w:t>
      </w:r>
      <w:r w:rsidR="00E663E9">
        <w:rPr>
          <w:rtl/>
        </w:rPr>
        <w:t>גולדשמידט, 2013</w:t>
      </w:r>
      <w:r w:rsidR="00FC337B" w:rsidRPr="00FC337B">
        <w:rPr>
          <w:rtl/>
          <w:lang w:bidi="ar-SA"/>
        </w:rPr>
        <w:t xml:space="preserve">). </w:t>
      </w:r>
      <w:r w:rsidR="00FC337B" w:rsidRPr="00FC337B">
        <w:rPr>
          <w:rtl/>
        </w:rPr>
        <w:t>מנקודת</w:t>
      </w:r>
      <w:r w:rsidR="00FC337B" w:rsidRPr="00FC337B">
        <w:rPr>
          <w:rtl/>
          <w:lang w:bidi="ar-SA"/>
        </w:rPr>
        <w:t xml:space="preserve"> </w:t>
      </w:r>
      <w:r w:rsidR="00FC337B" w:rsidRPr="00FC337B">
        <w:rPr>
          <w:rtl/>
        </w:rPr>
        <w:t>המבט</w:t>
      </w:r>
      <w:r w:rsidR="00FC337B" w:rsidRPr="00FC337B">
        <w:rPr>
          <w:rtl/>
          <w:lang w:bidi="ar-SA"/>
        </w:rPr>
        <w:t xml:space="preserve"> </w:t>
      </w:r>
      <w:r w:rsidR="00FC337B" w:rsidRPr="00FC337B">
        <w:rPr>
          <w:rtl/>
        </w:rPr>
        <w:t>המבנית</w:t>
      </w:r>
      <w:r w:rsidR="00FC337B" w:rsidRPr="00FC337B">
        <w:rPr>
          <w:rtl/>
          <w:lang w:bidi="ar-SA"/>
        </w:rPr>
        <w:t xml:space="preserve"> </w:t>
      </w:r>
      <w:r w:rsidR="00FC337B" w:rsidRPr="00FC337B">
        <w:rPr>
          <w:rtl/>
        </w:rPr>
        <w:t>של</w:t>
      </w:r>
      <w:r w:rsidR="00FC337B" w:rsidRPr="00FC337B">
        <w:rPr>
          <w:rtl/>
          <w:lang w:bidi="ar-SA"/>
        </w:rPr>
        <w:t xml:space="preserve"> </w:t>
      </w:r>
      <w:r w:rsidR="00466380">
        <w:rPr>
          <w:rtl/>
        </w:rPr>
        <w:t>לוין</w:t>
      </w:r>
      <w:r w:rsidR="00451963">
        <w:rPr>
          <w:rtl/>
        </w:rPr>
        <w:t>,</w:t>
      </w:r>
      <w:r w:rsidR="00FC337B" w:rsidRPr="00FC337B">
        <w:rPr>
          <w:rtl/>
          <w:lang w:bidi="ar-SA"/>
        </w:rPr>
        <w:t xml:space="preserve"> </w:t>
      </w:r>
      <w:r w:rsidR="00FC337B" w:rsidRPr="00FC337B">
        <w:rPr>
          <w:rtl/>
        </w:rPr>
        <w:t>ליווי</w:t>
      </w:r>
      <w:r w:rsidR="00FC337B" w:rsidRPr="00FC337B">
        <w:rPr>
          <w:rtl/>
          <w:lang w:bidi="ar-SA"/>
        </w:rPr>
        <w:t xml:space="preserve"> </w:t>
      </w:r>
      <w:r w:rsidR="00FC337B" w:rsidRPr="00FC337B">
        <w:rPr>
          <w:rtl/>
        </w:rPr>
        <w:t>רב</w:t>
      </w:r>
      <w:r w:rsidR="00FC337B" w:rsidRPr="00FC337B">
        <w:rPr>
          <w:rtl/>
          <w:lang w:bidi="ar-SA"/>
        </w:rPr>
        <w:t>-</w:t>
      </w:r>
      <w:r w:rsidR="00FC337B" w:rsidRPr="00FC337B">
        <w:rPr>
          <w:rtl/>
        </w:rPr>
        <w:t>שנתי</w:t>
      </w:r>
      <w:r w:rsidR="00FC337B" w:rsidRPr="00FC337B">
        <w:rPr>
          <w:rtl/>
          <w:lang w:bidi="ar-SA"/>
        </w:rPr>
        <w:t xml:space="preserve"> </w:t>
      </w:r>
      <w:r w:rsidR="00FC337B" w:rsidRPr="00FC337B">
        <w:rPr>
          <w:rtl/>
        </w:rPr>
        <w:t>זה</w:t>
      </w:r>
      <w:r w:rsidR="00FC337B" w:rsidRPr="00FC337B">
        <w:rPr>
          <w:rtl/>
          <w:lang w:bidi="ar-SA"/>
        </w:rPr>
        <w:t xml:space="preserve"> </w:t>
      </w:r>
      <w:r w:rsidR="00FC337B" w:rsidRPr="00FC337B">
        <w:rPr>
          <w:rtl/>
        </w:rPr>
        <w:t>מהווה</w:t>
      </w:r>
      <w:r w:rsidR="00FC337B" w:rsidRPr="00FC337B">
        <w:rPr>
          <w:rtl/>
          <w:lang w:bidi="ar-SA"/>
        </w:rPr>
        <w:t xml:space="preserve"> </w:t>
      </w:r>
      <w:r w:rsidR="00FC337B" w:rsidRPr="00FC337B">
        <w:rPr>
          <w:rtl/>
        </w:rPr>
        <w:t>כלי</w:t>
      </w:r>
      <w:r w:rsidR="00FC337B" w:rsidRPr="00FC337B">
        <w:rPr>
          <w:rtl/>
          <w:lang w:bidi="ar-SA"/>
        </w:rPr>
        <w:t xml:space="preserve"> </w:t>
      </w:r>
      <w:r w:rsidR="00FC337B" w:rsidRPr="00FC337B">
        <w:rPr>
          <w:rtl/>
        </w:rPr>
        <w:t>אפקטיבי</w:t>
      </w:r>
      <w:r w:rsidR="00FC337B" w:rsidRPr="00FC337B">
        <w:rPr>
          <w:rtl/>
          <w:lang w:bidi="ar-SA"/>
        </w:rPr>
        <w:t xml:space="preserve"> </w:t>
      </w:r>
      <w:r w:rsidR="00FC337B" w:rsidRPr="00FC337B">
        <w:rPr>
          <w:rtl/>
        </w:rPr>
        <w:t>לבניית</w:t>
      </w:r>
      <w:r w:rsidR="00FC337B" w:rsidRPr="00FC337B">
        <w:rPr>
          <w:rtl/>
          <w:lang w:bidi="ar-SA"/>
        </w:rPr>
        <w:t xml:space="preserve"> </w:t>
      </w:r>
      <w:r w:rsidR="00FC337B" w:rsidRPr="00FC337B">
        <w:rPr>
          <w:rtl/>
        </w:rPr>
        <w:t>לכידות</w:t>
      </w:r>
      <w:r w:rsidR="00FC337B" w:rsidRPr="00FC337B">
        <w:rPr>
          <w:rtl/>
          <w:lang w:bidi="ar-SA"/>
        </w:rPr>
        <w:t xml:space="preserve"> </w:t>
      </w:r>
      <w:r w:rsidR="00FC337B" w:rsidRPr="00FC337B">
        <w:rPr>
          <w:rtl/>
        </w:rPr>
        <w:t>קבוצתית</w:t>
      </w:r>
      <w:r w:rsidR="00451963">
        <w:rPr>
          <w:rtl/>
        </w:rPr>
        <w:t>,</w:t>
      </w:r>
      <w:r w:rsidR="00FC337B" w:rsidRPr="00FC337B">
        <w:rPr>
          <w:rtl/>
          <w:lang w:bidi="ar-SA"/>
        </w:rPr>
        <w:t xml:space="preserve"> </w:t>
      </w:r>
      <w:r w:rsidR="00FC337B" w:rsidRPr="00FC337B">
        <w:rPr>
          <w:rtl/>
        </w:rPr>
        <w:t>תחושת</w:t>
      </w:r>
      <w:r w:rsidR="00FC337B" w:rsidRPr="00FC337B">
        <w:rPr>
          <w:rtl/>
          <w:lang w:bidi="ar-SA"/>
        </w:rPr>
        <w:t xml:space="preserve"> </w:t>
      </w:r>
      <w:r w:rsidR="00FC337B" w:rsidRPr="00FC337B">
        <w:rPr>
          <w:rtl/>
        </w:rPr>
        <w:t>ביטחון</w:t>
      </w:r>
      <w:r w:rsidR="00FC337B" w:rsidRPr="00FC337B">
        <w:rPr>
          <w:rtl/>
          <w:lang w:bidi="ar-SA"/>
        </w:rPr>
        <w:t xml:space="preserve"> </w:t>
      </w:r>
      <w:r w:rsidR="00FC337B" w:rsidRPr="00FC337B">
        <w:rPr>
          <w:rtl/>
        </w:rPr>
        <w:t>ואמון</w:t>
      </w:r>
      <w:r w:rsidR="00FC337B" w:rsidRPr="00FC337B">
        <w:rPr>
          <w:rtl/>
          <w:lang w:bidi="ar-SA"/>
        </w:rPr>
        <w:t xml:space="preserve"> </w:t>
      </w:r>
      <w:r w:rsidR="00FC337B" w:rsidRPr="00FC337B">
        <w:rPr>
          <w:rtl/>
        </w:rPr>
        <w:t>הדדי</w:t>
      </w:r>
      <w:r w:rsidR="00FC337B" w:rsidRPr="00FC337B">
        <w:rPr>
          <w:rtl/>
          <w:lang w:bidi="ar-SA"/>
        </w:rPr>
        <w:t xml:space="preserve"> (</w:t>
      </w:r>
      <w:r w:rsidR="00466380">
        <w:rPr>
          <w:lang w:bidi="ar-SA"/>
        </w:rPr>
        <w:t>Lewin, 1951</w:t>
      </w:r>
      <w:r w:rsidR="00FC337B" w:rsidRPr="00FC337B">
        <w:rPr>
          <w:rtl/>
          <w:lang w:bidi="ar-SA"/>
        </w:rPr>
        <w:t xml:space="preserve">). </w:t>
      </w:r>
      <w:r w:rsidR="00FC337B" w:rsidRPr="00FC337B">
        <w:rPr>
          <w:rtl/>
        </w:rPr>
        <w:t>באנתרופוסופיה</w:t>
      </w:r>
      <w:r w:rsidR="00451963">
        <w:rPr>
          <w:rtl/>
        </w:rPr>
        <w:t>,</w:t>
      </w:r>
      <w:r w:rsidR="00FC337B" w:rsidRPr="00FC337B">
        <w:rPr>
          <w:rtl/>
          <w:lang w:bidi="ar-SA"/>
        </w:rPr>
        <w:t xml:space="preserve"> </w:t>
      </w:r>
      <w:r w:rsidR="00FC337B" w:rsidRPr="00FC337B">
        <w:rPr>
          <w:rtl/>
        </w:rPr>
        <w:t>הליווי</w:t>
      </w:r>
      <w:r w:rsidR="00FC337B" w:rsidRPr="00FC337B">
        <w:rPr>
          <w:rtl/>
          <w:lang w:bidi="ar-SA"/>
        </w:rPr>
        <w:t xml:space="preserve"> </w:t>
      </w:r>
      <w:r w:rsidR="00FC337B" w:rsidRPr="00FC337B">
        <w:rPr>
          <w:rtl/>
        </w:rPr>
        <w:t>נועד</w:t>
      </w:r>
      <w:r w:rsidR="00FC337B" w:rsidRPr="00FC337B">
        <w:rPr>
          <w:rtl/>
          <w:lang w:bidi="ar-SA"/>
        </w:rPr>
        <w:t xml:space="preserve"> </w:t>
      </w:r>
      <w:r w:rsidR="00FC337B" w:rsidRPr="00FC337B">
        <w:rPr>
          <w:rtl/>
        </w:rPr>
        <w:t>לאפשר</w:t>
      </w:r>
      <w:r w:rsidR="00FC337B" w:rsidRPr="00FC337B">
        <w:rPr>
          <w:rtl/>
          <w:lang w:bidi="ar-SA"/>
        </w:rPr>
        <w:t xml:space="preserve"> </w:t>
      </w:r>
      <w:r w:rsidR="00FC337B" w:rsidRPr="00FC337B">
        <w:rPr>
          <w:rtl/>
        </w:rPr>
        <w:t>למחנך</w:t>
      </w:r>
      <w:r w:rsidR="00FC337B" w:rsidRPr="00FC337B">
        <w:rPr>
          <w:rtl/>
          <w:lang w:bidi="ar-SA"/>
        </w:rPr>
        <w:t xml:space="preserve"> </w:t>
      </w:r>
      <w:r w:rsidR="00FC337B" w:rsidRPr="00FC337B">
        <w:rPr>
          <w:rtl/>
        </w:rPr>
        <w:t>להכיר</w:t>
      </w:r>
      <w:r w:rsidR="00FC337B" w:rsidRPr="00FC337B">
        <w:rPr>
          <w:rtl/>
          <w:lang w:bidi="ar-SA"/>
        </w:rPr>
        <w:t xml:space="preserve"> </w:t>
      </w:r>
      <w:r w:rsidR="00FC337B" w:rsidRPr="00FC337B">
        <w:rPr>
          <w:rtl/>
        </w:rPr>
        <w:t>את</w:t>
      </w:r>
      <w:r w:rsidR="00FC337B" w:rsidRPr="00FC337B">
        <w:rPr>
          <w:rtl/>
          <w:lang w:bidi="ar-SA"/>
        </w:rPr>
        <w:t xml:space="preserve"> </w:t>
      </w:r>
      <w:r w:rsidR="00FC337B" w:rsidRPr="00FC337B">
        <w:rPr>
          <w:rtl/>
        </w:rPr>
        <w:t>הכיתה</w:t>
      </w:r>
      <w:r w:rsidR="00FC337B" w:rsidRPr="00FC337B">
        <w:rPr>
          <w:rtl/>
          <w:lang w:bidi="ar-SA"/>
        </w:rPr>
        <w:t xml:space="preserve"> </w:t>
      </w:r>
      <w:r w:rsidR="00FC337B" w:rsidRPr="00FC337B">
        <w:rPr>
          <w:rtl/>
        </w:rPr>
        <w:t>כאורגניזם</w:t>
      </w:r>
      <w:r w:rsidR="00FC337B" w:rsidRPr="00FC337B">
        <w:rPr>
          <w:rtl/>
          <w:lang w:bidi="ar-SA"/>
        </w:rPr>
        <w:t xml:space="preserve"> </w:t>
      </w:r>
      <w:r w:rsidR="00FC337B" w:rsidRPr="00FC337B">
        <w:rPr>
          <w:rtl/>
        </w:rPr>
        <w:t>חי</w:t>
      </w:r>
      <w:r w:rsidR="00FC337B" w:rsidRPr="00FC337B">
        <w:rPr>
          <w:rtl/>
          <w:lang w:bidi="ar-SA"/>
        </w:rPr>
        <w:t xml:space="preserve"> </w:t>
      </w:r>
      <w:r w:rsidR="00FC337B" w:rsidRPr="00FC337B">
        <w:rPr>
          <w:rtl/>
        </w:rPr>
        <w:t>אחד</w:t>
      </w:r>
      <w:r w:rsidR="00466380">
        <w:rPr>
          <w:rFonts w:hint="cs"/>
          <w:rtl/>
        </w:rPr>
        <w:t>,</w:t>
      </w:r>
      <w:r w:rsidR="00FC337B" w:rsidRPr="00FC337B">
        <w:rPr>
          <w:rtl/>
          <w:lang w:bidi="ar-SA"/>
        </w:rPr>
        <w:t xml:space="preserve"> </w:t>
      </w:r>
      <w:r w:rsidR="00FC337B" w:rsidRPr="00FC337B">
        <w:rPr>
          <w:rtl/>
        </w:rPr>
        <w:t>ולהתאים</w:t>
      </w:r>
      <w:r w:rsidR="00FC337B" w:rsidRPr="00FC337B">
        <w:rPr>
          <w:rtl/>
          <w:lang w:bidi="ar-SA"/>
        </w:rPr>
        <w:t xml:space="preserve"> </w:t>
      </w:r>
      <w:r w:rsidR="00FC337B" w:rsidRPr="00FC337B">
        <w:rPr>
          <w:rtl/>
        </w:rPr>
        <w:t>את</w:t>
      </w:r>
      <w:r w:rsidR="00FC337B" w:rsidRPr="00FC337B">
        <w:rPr>
          <w:rtl/>
          <w:lang w:bidi="ar-SA"/>
        </w:rPr>
        <w:t xml:space="preserve"> </w:t>
      </w:r>
      <w:r w:rsidR="00FC337B" w:rsidRPr="00FC337B">
        <w:rPr>
          <w:rtl/>
        </w:rPr>
        <w:t>דרכי</w:t>
      </w:r>
      <w:r w:rsidR="00FC337B" w:rsidRPr="00FC337B">
        <w:rPr>
          <w:rtl/>
          <w:lang w:bidi="ar-SA"/>
        </w:rPr>
        <w:t xml:space="preserve"> </w:t>
      </w:r>
      <w:r w:rsidR="00FC337B" w:rsidRPr="00FC337B">
        <w:rPr>
          <w:rtl/>
        </w:rPr>
        <w:t>ההוראה</w:t>
      </w:r>
      <w:r w:rsidR="00FC337B" w:rsidRPr="00FC337B">
        <w:rPr>
          <w:rtl/>
          <w:lang w:bidi="ar-SA"/>
        </w:rPr>
        <w:t xml:space="preserve"> </w:t>
      </w:r>
      <w:r w:rsidR="00FC337B" w:rsidRPr="00FC337B">
        <w:rPr>
          <w:rtl/>
        </w:rPr>
        <w:t>לקצב</w:t>
      </w:r>
      <w:r w:rsidR="00FC337B" w:rsidRPr="00FC337B">
        <w:rPr>
          <w:rtl/>
          <w:lang w:bidi="ar-SA"/>
        </w:rPr>
        <w:t xml:space="preserve"> </w:t>
      </w:r>
      <w:r w:rsidR="00FC337B" w:rsidRPr="00FC337B">
        <w:rPr>
          <w:rtl/>
        </w:rPr>
        <w:t>ההתפתחות</w:t>
      </w:r>
      <w:r w:rsidR="00FC337B" w:rsidRPr="00FC337B">
        <w:rPr>
          <w:rtl/>
          <w:lang w:bidi="ar-SA"/>
        </w:rPr>
        <w:t xml:space="preserve"> </w:t>
      </w:r>
      <w:r w:rsidR="00FC337B" w:rsidRPr="00FC337B">
        <w:rPr>
          <w:rtl/>
        </w:rPr>
        <w:t>המשותף</w:t>
      </w:r>
      <w:r w:rsidR="00FC337B" w:rsidRPr="00FC337B">
        <w:rPr>
          <w:rtl/>
          <w:lang w:bidi="ar-SA"/>
        </w:rPr>
        <w:t xml:space="preserve"> (</w:t>
      </w:r>
      <w:r w:rsidR="00E663E9">
        <w:rPr>
          <w:rtl/>
        </w:rPr>
        <w:t>גולדשמידט, 2013</w:t>
      </w:r>
      <w:r w:rsidR="00FC337B" w:rsidRPr="00FC337B">
        <w:rPr>
          <w:rtl/>
          <w:lang w:bidi="ar-SA"/>
        </w:rPr>
        <w:t>).</w:t>
      </w:r>
    </w:p>
    <w:p w14:paraId="1DB37B4D" w14:textId="50A73E3F" w:rsidR="00FC337B" w:rsidRDefault="00FC337B" w:rsidP="00A37757">
      <w:pPr>
        <w:rPr>
          <w:rtl/>
        </w:rPr>
      </w:pPr>
      <w:r w:rsidRPr="00FC337B">
        <w:rPr>
          <w:rtl/>
        </w:rPr>
        <w:t>בנוסף</w:t>
      </w:r>
      <w:r w:rsidR="00451963">
        <w:rPr>
          <w:rtl/>
        </w:rPr>
        <w:t>,</w:t>
      </w:r>
      <w:r w:rsidRPr="00FC337B">
        <w:rPr>
          <w:rtl/>
          <w:lang w:bidi="ar-SA"/>
        </w:rPr>
        <w:t xml:space="preserve"> </w:t>
      </w:r>
      <w:r w:rsidRPr="00FC337B">
        <w:rPr>
          <w:rtl/>
        </w:rPr>
        <w:t>בעוד</w:t>
      </w:r>
      <w:r w:rsidRPr="00FC337B">
        <w:rPr>
          <w:rtl/>
          <w:lang w:bidi="ar-SA"/>
        </w:rPr>
        <w:t xml:space="preserve"> </w:t>
      </w:r>
      <w:r w:rsidRPr="00FC337B">
        <w:rPr>
          <w:rtl/>
        </w:rPr>
        <w:t>שוויגוצקי</w:t>
      </w:r>
      <w:r w:rsidRPr="00FC337B">
        <w:rPr>
          <w:rtl/>
          <w:lang w:bidi="ar-SA"/>
        </w:rPr>
        <w:t xml:space="preserve"> </w:t>
      </w:r>
      <w:r w:rsidRPr="00FC337B">
        <w:rPr>
          <w:rtl/>
        </w:rPr>
        <w:t>מדגיש</w:t>
      </w:r>
      <w:r w:rsidRPr="00FC337B">
        <w:rPr>
          <w:rtl/>
          <w:lang w:bidi="ar-SA"/>
        </w:rPr>
        <w:t xml:space="preserve"> </w:t>
      </w:r>
      <w:r w:rsidRPr="00FC337B">
        <w:rPr>
          <w:rtl/>
        </w:rPr>
        <w:t>את</w:t>
      </w:r>
      <w:r w:rsidRPr="00FC337B">
        <w:rPr>
          <w:rtl/>
          <w:lang w:bidi="ar-SA"/>
        </w:rPr>
        <w:t xml:space="preserve"> </w:t>
      </w:r>
      <w:r w:rsidRPr="00FC337B">
        <w:rPr>
          <w:rtl/>
        </w:rPr>
        <w:t>הדיאלוג</w:t>
      </w:r>
      <w:r w:rsidRPr="00FC337B">
        <w:rPr>
          <w:rtl/>
          <w:lang w:bidi="ar-SA"/>
        </w:rPr>
        <w:t xml:space="preserve"> </w:t>
      </w:r>
      <w:r w:rsidRPr="00FC337B">
        <w:rPr>
          <w:rtl/>
        </w:rPr>
        <w:t>הלשוני</w:t>
      </w:r>
      <w:r w:rsidRPr="00FC337B">
        <w:rPr>
          <w:rtl/>
          <w:lang w:bidi="ar-SA"/>
        </w:rPr>
        <w:t xml:space="preserve"> </w:t>
      </w:r>
      <w:r w:rsidRPr="00FC337B">
        <w:rPr>
          <w:rtl/>
        </w:rPr>
        <w:t>ו</w:t>
      </w:r>
      <w:r w:rsidR="00466380">
        <w:rPr>
          <w:rtl/>
        </w:rPr>
        <w:t>לוין</w:t>
      </w:r>
      <w:r w:rsidRPr="00FC337B">
        <w:rPr>
          <w:rtl/>
          <w:lang w:bidi="ar-SA"/>
        </w:rPr>
        <w:t xml:space="preserve"> </w:t>
      </w:r>
      <w:r w:rsidRPr="00FC337B">
        <w:rPr>
          <w:rtl/>
        </w:rPr>
        <w:t>את</w:t>
      </w:r>
      <w:r w:rsidRPr="00FC337B">
        <w:rPr>
          <w:rtl/>
          <w:lang w:bidi="ar-SA"/>
        </w:rPr>
        <w:t xml:space="preserve"> </w:t>
      </w:r>
      <w:r w:rsidRPr="00FC337B">
        <w:rPr>
          <w:rtl/>
        </w:rPr>
        <w:t>המבנה</w:t>
      </w:r>
      <w:r w:rsidRPr="00FC337B">
        <w:rPr>
          <w:rtl/>
          <w:lang w:bidi="ar-SA"/>
        </w:rPr>
        <w:t xml:space="preserve"> </w:t>
      </w:r>
      <w:r w:rsidRPr="00FC337B">
        <w:rPr>
          <w:rtl/>
        </w:rPr>
        <w:t>הדמוקרטי</w:t>
      </w:r>
      <w:r w:rsidR="00451963">
        <w:rPr>
          <w:rtl/>
        </w:rPr>
        <w:t>,</w:t>
      </w:r>
      <w:r w:rsidRPr="00FC337B">
        <w:rPr>
          <w:rtl/>
          <w:lang w:bidi="ar-SA"/>
        </w:rPr>
        <w:t xml:space="preserve"> </w:t>
      </w:r>
      <w:r w:rsidR="00D24E40">
        <w:rPr>
          <w:rtl/>
        </w:rPr>
        <w:t>חינוך וַלדורף</w:t>
      </w:r>
      <w:r w:rsidRPr="00FC337B">
        <w:rPr>
          <w:rtl/>
          <w:lang w:bidi="ar-SA"/>
        </w:rPr>
        <w:t xml:space="preserve"> </w:t>
      </w:r>
      <w:r w:rsidRPr="00FC337B">
        <w:rPr>
          <w:rtl/>
        </w:rPr>
        <w:t>מכונן</w:t>
      </w:r>
      <w:r w:rsidRPr="00FC337B">
        <w:rPr>
          <w:rtl/>
          <w:lang w:bidi="ar-SA"/>
        </w:rPr>
        <w:t xml:space="preserve"> </w:t>
      </w:r>
      <w:r w:rsidRPr="00FC337B">
        <w:rPr>
          <w:rtl/>
        </w:rPr>
        <w:t>את</w:t>
      </w:r>
      <w:r w:rsidRPr="00FC337B">
        <w:rPr>
          <w:rtl/>
          <w:lang w:bidi="ar-SA"/>
        </w:rPr>
        <w:t xml:space="preserve"> </w:t>
      </w:r>
      <w:r w:rsidRPr="00FC337B">
        <w:rPr>
          <w:rtl/>
        </w:rPr>
        <w:t>לכידות</w:t>
      </w:r>
      <w:r w:rsidRPr="00FC337B">
        <w:rPr>
          <w:rtl/>
          <w:lang w:bidi="ar-SA"/>
        </w:rPr>
        <w:t xml:space="preserve"> </w:t>
      </w:r>
      <w:r w:rsidRPr="00FC337B">
        <w:rPr>
          <w:rtl/>
        </w:rPr>
        <w:t>הקבוצה</w:t>
      </w:r>
      <w:r w:rsidRPr="00FC337B">
        <w:rPr>
          <w:rtl/>
          <w:lang w:bidi="ar-SA"/>
        </w:rPr>
        <w:t xml:space="preserve"> </w:t>
      </w:r>
      <w:r w:rsidRPr="00FC337B">
        <w:rPr>
          <w:rtl/>
        </w:rPr>
        <w:t>באמצעות</w:t>
      </w:r>
      <w:r w:rsidRPr="00FC337B">
        <w:rPr>
          <w:rtl/>
          <w:lang w:bidi="ar-SA"/>
        </w:rPr>
        <w:t xml:space="preserve"> </w:t>
      </w:r>
      <w:r w:rsidRPr="00FC337B">
        <w:rPr>
          <w:rtl/>
        </w:rPr>
        <w:t>פעילות</w:t>
      </w:r>
      <w:r w:rsidRPr="00FC337B">
        <w:rPr>
          <w:rtl/>
          <w:lang w:bidi="ar-SA"/>
        </w:rPr>
        <w:t xml:space="preserve"> </w:t>
      </w:r>
      <w:r w:rsidR="007362DF">
        <w:rPr>
          <w:rtl/>
        </w:rPr>
        <w:t>אמנות</w:t>
      </w:r>
      <w:r w:rsidRPr="00FC337B">
        <w:rPr>
          <w:rtl/>
        </w:rPr>
        <w:t>ית</w:t>
      </w:r>
      <w:r w:rsidRPr="00FC337B">
        <w:rPr>
          <w:rtl/>
          <w:lang w:bidi="ar-SA"/>
        </w:rPr>
        <w:t xml:space="preserve"> </w:t>
      </w:r>
      <w:r w:rsidRPr="00FC337B">
        <w:rPr>
          <w:rtl/>
        </w:rPr>
        <w:t>וטקסית</w:t>
      </w:r>
      <w:r w:rsidRPr="00FC337B">
        <w:rPr>
          <w:rtl/>
          <w:lang w:bidi="ar-SA"/>
        </w:rPr>
        <w:t xml:space="preserve"> </w:t>
      </w:r>
      <w:r w:rsidRPr="00FC337B">
        <w:rPr>
          <w:rtl/>
        </w:rPr>
        <w:t>משותפת</w:t>
      </w:r>
      <w:r w:rsidRPr="00FC337B">
        <w:rPr>
          <w:rtl/>
          <w:lang w:bidi="ar-SA"/>
        </w:rPr>
        <w:t xml:space="preserve"> (</w:t>
      </w:r>
      <w:r w:rsidRPr="00FC337B">
        <w:rPr>
          <w:rtl/>
        </w:rPr>
        <w:t>שירה</w:t>
      </w:r>
      <w:r w:rsidR="00451963">
        <w:rPr>
          <w:rtl/>
        </w:rPr>
        <w:t>,</w:t>
      </w:r>
      <w:r w:rsidRPr="00FC337B">
        <w:rPr>
          <w:rtl/>
          <w:lang w:bidi="ar-SA"/>
        </w:rPr>
        <w:t xml:space="preserve"> </w:t>
      </w:r>
      <w:r w:rsidRPr="00FC337B">
        <w:rPr>
          <w:rtl/>
        </w:rPr>
        <w:t>מוזיקה</w:t>
      </w:r>
      <w:r w:rsidR="00451963">
        <w:rPr>
          <w:rtl/>
        </w:rPr>
        <w:t>,</w:t>
      </w:r>
      <w:r w:rsidRPr="00FC337B">
        <w:rPr>
          <w:rtl/>
          <w:lang w:bidi="ar-SA"/>
        </w:rPr>
        <w:t xml:space="preserve"> </w:t>
      </w:r>
      <w:r w:rsidRPr="00FC337B">
        <w:rPr>
          <w:rtl/>
        </w:rPr>
        <w:t>תנועה</w:t>
      </w:r>
      <w:r w:rsidRPr="00FC337B">
        <w:rPr>
          <w:rtl/>
          <w:lang w:bidi="ar-SA"/>
        </w:rPr>
        <w:t xml:space="preserve"> </w:t>
      </w:r>
      <w:r w:rsidRPr="00FC337B">
        <w:rPr>
          <w:rtl/>
        </w:rPr>
        <w:t>וחגיגת</w:t>
      </w:r>
      <w:r w:rsidRPr="00FC337B">
        <w:rPr>
          <w:rtl/>
          <w:lang w:bidi="ar-SA"/>
        </w:rPr>
        <w:t xml:space="preserve"> </w:t>
      </w:r>
      <w:r w:rsidRPr="00FC337B">
        <w:rPr>
          <w:rtl/>
        </w:rPr>
        <w:t>פסטיבלים</w:t>
      </w:r>
      <w:r w:rsidRPr="00FC337B">
        <w:rPr>
          <w:rtl/>
          <w:lang w:bidi="ar-SA"/>
        </w:rPr>
        <w:t xml:space="preserve"> </w:t>
      </w:r>
      <w:r w:rsidRPr="00FC337B">
        <w:rPr>
          <w:rtl/>
        </w:rPr>
        <w:t>עונתיים</w:t>
      </w:r>
      <w:r w:rsidRPr="00FC337B">
        <w:rPr>
          <w:rtl/>
          <w:lang w:bidi="ar-SA"/>
        </w:rPr>
        <w:t xml:space="preserve">) </w:t>
      </w:r>
      <w:r w:rsidR="00510E6A" w:rsidRPr="00FC337B">
        <w:rPr>
          <w:rtl/>
          <w:lang w:bidi="ar-SA"/>
        </w:rPr>
        <w:t>(</w:t>
      </w:r>
      <w:r w:rsidR="00510E6A">
        <w:rPr>
          <w:lang w:bidi="ar-SA"/>
        </w:rPr>
        <w:t>Attfield, 2024</w:t>
      </w:r>
      <w:r w:rsidR="00510E6A" w:rsidRPr="00FC337B">
        <w:rPr>
          <w:rtl/>
          <w:lang w:bidi="ar-SA"/>
        </w:rPr>
        <w:t>)</w:t>
      </w:r>
      <w:r w:rsidRPr="00FC337B">
        <w:rPr>
          <w:rtl/>
          <w:lang w:bidi="ar-SA"/>
        </w:rPr>
        <w:t xml:space="preserve">. </w:t>
      </w:r>
      <w:r w:rsidRPr="00FC337B">
        <w:rPr>
          <w:rtl/>
        </w:rPr>
        <w:t>שלוש</w:t>
      </w:r>
      <w:r w:rsidRPr="00FC337B">
        <w:rPr>
          <w:rtl/>
          <w:lang w:bidi="ar-SA"/>
        </w:rPr>
        <w:t xml:space="preserve"> </w:t>
      </w:r>
      <w:r w:rsidRPr="00FC337B">
        <w:rPr>
          <w:rtl/>
        </w:rPr>
        <w:t>הגישות</w:t>
      </w:r>
      <w:r w:rsidRPr="00FC337B">
        <w:rPr>
          <w:rtl/>
          <w:lang w:bidi="ar-SA"/>
        </w:rPr>
        <w:t xml:space="preserve"> </w:t>
      </w:r>
      <w:r w:rsidRPr="00FC337B">
        <w:rPr>
          <w:rtl/>
        </w:rPr>
        <w:t>שותפות</w:t>
      </w:r>
      <w:r w:rsidRPr="00FC337B">
        <w:rPr>
          <w:rtl/>
          <w:lang w:bidi="ar-SA"/>
        </w:rPr>
        <w:t xml:space="preserve"> </w:t>
      </w:r>
      <w:r w:rsidRPr="00FC337B">
        <w:rPr>
          <w:rtl/>
        </w:rPr>
        <w:t>להסכמה</w:t>
      </w:r>
      <w:r w:rsidRPr="00FC337B">
        <w:rPr>
          <w:rtl/>
          <w:lang w:bidi="ar-SA"/>
        </w:rPr>
        <w:t xml:space="preserve"> </w:t>
      </w:r>
      <w:r w:rsidRPr="00FC337B">
        <w:rPr>
          <w:rtl/>
        </w:rPr>
        <w:t>הרחבה</w:t>
      </w:r>
      <w:r w:rsidRPr="00FC337B">
        <w:rPr>
          <w:rtl/>
          <w:lang w:bidi="ar-SA"/>
        </w:rPr>
        <w:t xml:space="preserve"> </w:t>
      </w:r>
      <w:r w:rsidRPr="00FC337B">
        <w:rPr>
          <w:rtl/>
        </w:rPr>
        <w:t>כי</w:t>
      </w:r>
      <w:r w:rsidRPr="00FC337B">
        <w:rPr>
          <w:rtl/>
          <w:lang w:bidi="ar-SA"/>
        </w:rPr>
        <w:t xml:space="preserve"> </w:t>
      </w:r>
      <w:r w:rsidRPr="00FC337B">
        <w:rPr>
          <w:rtl/>
        </w:rPr>
        <w:t>תחושת</w:t>
      </w:r>
      <w:r w:rsidRPr="00FC337B">
        <w:rPr>
          <w:rtl/>
          <w:lang w:bidi="ar-SA"/>
        </w:rPr>
        <w:t xml:space="preserve"> </w:t>
      </w:r>
      <w:r w:rsidRPr="00FC337B">
        <w:rPr>
          <w:rtl/>
        </w:rPr>
        <w:t>שייכות</w:t>
      </w:r>
      <w:r w:rsidRPr="00FC337B">
        <w:rPr>
          <w:rtl/>
          <w:lang w:bidi="ar-SA"/>
        </w:rPr>
        <w:t xml:space="preserve"> </w:t>
      </w:r>
      <w:r w:rsidRPr="00FC337B">
        <w:rPr>
          <w:rtl/>
        </w:rPr>
        <w:t>יציבה</w:t>
      </w:r>
      <w:r w:rsidRPr="00FC337B">
        <w:rPr>
          <w:rtl/>
          <w:lang w:bidi="ar-SA"/>
        </w:rPr>
        <w:t xml:space="preserve"> </w:t>
      </w:r>
      <w:r w:rsidRPr="00FC337B">
        <w:rPr>
          <w:rtl/>
        </w:rPr>
        <w:t>וארוכת</w:t>
      </w:r>
      <w:r w:rsidRPr="00FC337B">
        <w:rPr>
          <w:rtl/>
          <w:lang w:bidi="ar-SA"/>
        </w:rPr>
        <w:t xml:space="preserve"> </w:t>
      </w:r>
      <w:r w:rsidRPr="00FC337B">
        <w:rPr>
          <w:rtl/>
        </w:rPr>
        <w:t>טווח</w:t>
      </w:r>
      <w:r w:rsidRPr="00FC337B">
        <w:rPr>
          <w:rtl/>
          <w:lang w:bidi="ar-SA"/>
        </w:rPr>
        <w:t xml:space="preserve"> </w:t>
      </w:r>
      <w:r w:rsidRPr="00FC337B">
        <w:rPr>
          <w:rtl/>
        </w:rPr>
        <w:t>לקבוצה</w:t>
      </w:r>
      <w:r w:rsidRPr="00FC337B">
        <w:rPr>
          <w:rtl/>
          <w:lang w:bidi="ar-SA"/>
        </w:rPr>
        <w:t xml:space="preserve"> </w:t>
      </w:r>
      <w:r w:rsidRPr="00FC337B">
        <w:rPr>
          <w:rtl/>
        </w:rPr>
        <w:t>כיתתית</w:t>
      </w:r>
      <w:r w:rsidRPr="00FC337B">
        <w:rPr>
          <w:rtl/>
          <w:lang w:bidi="ar-SA"/>
        </w:rPr>
        <w:t xml:space="preserve"> </w:t>
      </w:r>
      <w:r w:rsidRPr="00FC337B">
        <w:rPr>
          <w:rtl/>
        </w:rPr>
        <w:t>מגובשת</w:t>
      </w:r>
      <w:r w:rsidRPr="00FC337B">
        <w:rPr>
          <w:rtl/>
          <w:lang w:bidi="ar-SA"/>
        </w:rPr>
        <w:t xml:space="preserve"> </w:t>
      </w:r>
      <w:r w:rsidRPr="00FC337B">
        <w:rPr>
          <w:rtl/>
        </w:rPr>
        <w:t>היא</w:t>
      </w:r>
      <w:r w:rsidRPr="00FC337B">
        <w:rPr>
          <w:rtl/>
          <w:lang w:bidi="ar-SA"/>
        </w:rPr>
        <w:t xml:space="preserve"> </w:t>
      </w:r>
      <w:r w:rsidRPr="00FC337B">
        <w:rPr>
          <w:rtl/>
        </w:rPr>
        <w:t>תנאי</w:t>
      </w:r>
      <w:r w:rsidRPr="00FC337B">
        <w:rPr>
          <w:rtl/>
          <w:lang w:bidi="ar-SA"/>
        </w:rPr>
        <w:t xml:space="preserve"> </w:t>
      </w:r>
      <w:r w:rsidRPr="00FC337B">
        <w:rPr>
          <w:rtl/>
        </w:rPr>
        <w:t>יסוד</w:t>
      </w:r>
      <w:r w:rsidRPr="00FC337B">
        <w:rPr>
          <w:rtl/>
          <w:lang w:bidi="ar-SA"/>
        </w:rPr>
        <w:t xml:space="preserve"> </w:t>
      </w:r>
      <w:r w:rsidRPr="00FC337B">
        <w:rPr>
          <w:rtl/>
        </w:rPr>
        <w:t>הכרחי</w:t>
      </w:r>
      <w:r w:rsidRPr="00FC337B">
        <w:rPr>
          <w:rtl/>
          <w:lang w:bidi="ar-SA"/>
        </w:rPr>
        <w:t xml:space="preserve"> </w:t>
      </w:r>
      <w:r w:rsidRPr="00FC337B">
        <w:rPr>
          <w:rtl/>
        </w:rPr>
        <w:t>להתפתחות</w:t>
      </w:r>
      <w:r w:rsidRPr="00FC337B">
        <w:rPr>
          <w:rtl/>
          <w:lang w:bidi="ar-SA"/>
        </w:rPr>
        <w:t xml:space="preserve"> </w:t>
      </w:r>
      <w:r w:rsidRPr="00FC337B">
        <w:rPr>
          <w:rtl/>
        </w:rPr>
        <w:t>קוגניטיבית</w:t>
      </w:r>
      <w:r w:rsidRPr="00FC337B">
        <w:rPr>
          <w:rtl/>
          <w:lang w:bidi="ar-SA"/>
        </w:rPr>
        <w:t xml:space="preserve"> </w:t>
      </w:r>
      <w:r w:rsidRPr="00FC337B">
        <w:rPr>
          <w:rtl/>
        </w:rPr>
        <w:t>ורגשית</w:t>
      </w:r>
      <w:r w:rsidRPr="00FC337B">
        <w:rPr>
          <w:rtl/>
          <w:lang w:bidi="ar-SA"/>
        </w:rPr>
        <w:t xml:space="preserve"> </w:t>
      </w:r>
      <w:r w:rsidRPr="00FC337B">
        <w:rPr>
          <w:rtl/>
        </w:rPr>
        <w:t>בריאה</w:t>
      </w:r>
      <w:r w:rsidRPr="00FC337B">
        <w:rPr>
          <w:rtl/>
          <w:lang w:bidi="ar-SA"/>
        </w:rPr>
        <w:t xml:space="preserve"> </w:t>
      </w:r>
      <w:r w:rsidRPr="00FC337B">
        <w:rPr>
          <w:rtl/>
        </w:rPr>
        <w:t>ותקינה</w:t>
      </w:r>
      <w:r w:rsidRPr="00FC337B">
        <w:rPr>
          <w:rtl/>
          <w:lang w:bidi="ar-SA"/>
        </w:rPr>
        <w:t xml:space="preserve"> </w:t>
      </w:r>
      <w:r w:rsidRPr="00FC337B">
        <w:rPr>
          <w:rtl/>
        </w:rPr>
        <w:t>של</w:t>
      </w:r>
      <w:r w:rsidRPr="00FC337B">
        <w:rPr>
          <w:rtl/>
          <w:lang w:bidi="ar-SA"/>
        </w:rPr>
        <w:t xml:space="preserve"> </w:t>
      </w:r>
      <w:r w:rsidRPr="00FC337B">
        <w:rPr>
          <w:rtl/>
        </w:rPr>
        <w:t>כל</w:t>
      </w:r>
      <w:r w:rsidRPr="00FC337B">
        <w:rPr>
          <w:rtl/>
          <w:lang w:bidi="ar-SA"/>
        </w:rPr>
        <w:t xml:space="preserve"> </w:t>
      </w:r>
      <w:r w:rsidRPr="00FC337B">
        <w:rPr>
          <w:rtl/>
        </w:rPr>
        <w:t>ילד</w:t>
      </w:r>
      <w:r w:rsidRPr="00FC337B">
        <w:rPr>
          <w:rtl/>
          <w:lang w:bidi="ar-SA"/>
        </w:rPr>
        <w:t xml:space="preserve"> </w:t>
      </w:r>
      <w:r w:rsidRPr="00FC337B">
        <w:rPr>
          <w:rtl/>
        </w:rPr>
        <w:t>וילדה</w:t>
      </w:r>
      <w:r w:rsidRPr="00FC337B">
        <w:rPr>
          <w:rtl/>
          <w:lang w:bidi="ar-SA"/>
        </w:rPr>
        <w:t xml:space="preserve"> </w:t>
      </w:r>
      <w:r w:rsidR="00510E6A" w:rsidRPr="00FC337B">
        <w:rPr>
          <w:rtl/>
          <w:lang w:bidi="ar-SA"/>
        </w:rPr>
        <w:t>(</w:t>
      </w:r>
      <w:r w:rsidR="00510E6A">
        <w:rPr>
          <w:lang w:bidi="ar-SA"/>
        </w:rPr>
        <w:t>Attfield, 2024</w:t>
      </w:r>
      <w:r w:rsidR="00510E6A" w:rsidRPr="00FC337B">
        <w:rPr>
          <w:rtl/>
          <w:lang w:bidi="ar-SA"/>
        </w:rPr>
        <w:t>)</w:t>
      </w:r>
      <w:r w:rsidRPr="00FC337B">
        <w:rPr>
          <w:rtl/>
          <w:lang w:bidi="ar-SA"/>
        </w:rPr>
        <w:t>.</w:t>
      </w:r>
    </w:p>
    <w:p w14:paraId="2D60A9D3" w14:textId="77777777" w:rsidR="00FC337B" w:rsidRDefault="00FC337B" w:rsidP="00A37757">
      <w:pPr>
        <w:rPr>
          <w:rtl/>
        </w:rPr>
      </w:pPr>
    </w:p>
    <w:p w14:paraId="23DF584F" w14:textId="77777777" w:rsidR="00E838B5" w:rsidRDefault="00E838B5" w:rsidP="00A37757">
      <w:r>
        <w:br w:type="page"/>
      </w:r>
    </w:p>
    <w:p w14:paraId="48A904C2" w14:textId="56518C31" w:rsidR="00DC7FC2" w:rsidRPr="00DC7FC2" w:rsidRDefault="00A4174F" w:rsidP="00DC39CF">
      <w:pPr>
        <w:pStyle w:val="1"/>
      </w:pPr>
      <w:bookmarkStart w:id="50" w:name="_Toc239109206"/>
      <w:r>
        <w:rPr>
          <w:rFonts w:hint="cs"/>
          <w:rtl/>
        </w:rPr>
        <w:lastRenderedPageBreak/>
        <w:t>3. שאלת המחקר</w:t>
      </w:r>
      <w:r w:rsidR="00DC7FC2" w:rsidRPr="00DC7FC2">
        <w:rPr>
          <w:rtl/>
        </w:rPr>
        <w:t xml:space="preserve"> ורציונל המחקר</w:t>
      </w:r>
      <w:bookmarkEnd w:id="50"/>
    </w:p>
    <w:p w14:paraId="17287047" w14:textId="6A24F1B0" w:rsidR="00DC7FC2" w:rsidRPr="00DC7FC2" w:rsidRDefault="00DC7FC2" w:rsidP="00FE07CC">
      <w:pPr>
        <w:pStyle w:val="2"/>
        <w:rPr>
          <w:lang w:eastAsia="he-IL"/>
        </w:rPr>
      </w:pPr>
      <w:bookmarkStart w:id="51" w:name="_Toc239109207"/>
      <w:r w:rsidRPr="00DC7FC2">
        <w:rPr>
          <w:rtl/>
          <w:lang w:eastAsia="he-IL"/>
        </w:rPr>
        <w:t>שאלת המחקר</w:t>
      </w:r>
      <w:bookmarkEnd w:id="51"/>
    </w:p>
    <w:p w14:paraId="0568198E" w14:textId="04BF1F96" w:rsidR="00DC7FC2" w:rsidRPr="00DC7FC2" w:rsidRDefault="00DC7FC2" w:rsidP="00DC7FC2">
      <w:pPr>
        <w:rPr>
          <w:lang w:eastAsia="he-IL"/>
        </w:rPr>
      </w:pPr>
      <w:r w:rsidRPr="00DC7FC2">
        <w:rPr>
          <w:rtl/>
          <w:lang w:eastAsia="he-IL"/>
        </w:rPr>
        <w:t xml:space="preserve">שאלת המחקר המרכזית של עבודה זו היא: אילו כישורי חיים רוכשים בוגרי </w:t>
      </w:r>
      <w:r w:rsidR="00AD7EA3">
        <w:rPr>
          <w:rFonts w:hint="cs"/>
          <w:rtl/>
          <w:lang w:eastAsia="he-IL"/>
        </w:rPr>
        <w:t xml:space="preserve">ובוגרות </w:t>
      </w:r>
      <w:r w:rsidRPr="00DC7FC2">
        <w:rPr>
          <w:rtl/>
          <w:lang w:eastAsia="he-IL"/>
        </w:rPr>
        <w:t>חינוך ולדורף במהלך שתים</w:t>
      </w:r>
      <w:r w:rsidR="00A3238B">
        <w:rPr>
          <w:rtl/>
          <w:lang w:eastAsia="he-IL"/>
        </w:rPr>
        <w:t>-</w:t>
      </w:r>
      <w:r w:rsidRPr="00DC7FC2">
        <w:rPr>
          <w:rtl/>
          <w:lang w:eastAsia="he-IL"/>
        </w:rPr>
        <w:t>עשרה שנות לימודיהם</w:t>
      </w:r>
      <w:r w:rsidR="00451963">
        <w:rPr>
          <w:rtl/>
          <w:lang w:eastAsia="he-IL"/>
        </w:rPr>
        <w:t>,</w:t>
      </w:r>
      <w:r w:rsidRPr="00DC7FC2">
        <w:rPr>
          <w:rtl/>
          <w:lang w:eastAsia="he-IL"/>
        </w:rPr>
        <w:t xml:space="preserve"> וכיצד הם עצמם תופסים ומעריכים כישורים אלו בהתבוננות לאחור</w:t>
      </w:r>
      <w:r w:rsidR="00451963">
        <w:rPr>
          <w:rtl/>
          <w:lang w:eastAsia="he-IL"/>
        </w:rPr>
        <w:t>,</w:t>
      </w:r>
      <w:r w:rsidRPr="00DC7FC2">
        <w:rPr>
          <w:rtl/>
          <w:lang w:eastAsia="he-IL"/>
        </w:rPr>
        <w:t xml:space="preserve"> לאחר צאתם אל מחוץ לכותלי בית הספר</w:t>
      </w:r>
      <w:r w:rsidR="00451963">
        <w:rPr>
          <w:rtl/>
          <w:lang w:eastAsia="he-IL"/>
        </w:rPr>
        <w:t>?</w:t>
      </w:r>
      <w:r w:rsidRPr="00DC7FC2">
        <w:rPr>
          <w:rtl/>
          <w:lang w:eastAsia="he-IL"/>
        </w:rPr>
        <w:t xml:space="preserve"> השאלה מבקשת להאיר לא את הישגיהם הלימודיים הפורמליים של הבוגרים</w:t>
      </w:r>
      <w:r w:rsidR="001E0039">
        <w:rPr>
          <w:rFonts w:hint="cs"/>
          <w:rtl/>
          <w:lang w:eastAsia="he-IL"/>
        </w:rPr>
        <w:t xml:space="preserve"> והבוגרות</w:t>
      </w:r>
      <w:r w:rsidR="00451963">
        <w:rPr>
          <w:rtl/>
          <w:lang w:eastAsia="he-IL"/>
        </w:rPr>
        <w:t>,</w:t>
      </w:r>
      <w:r w:rsidRPr="00DC7FC2">
        <w:rPr>
          <w:rtl/>
          <w:lang w:eastAsia="he-IL"/>
        </w:rPr>
        <w:t xml:space="preserve"> אלא את מכלול היכולות הרחב יותר שהם</w:t>
      </w:r>
      <w:r w:rsidR="00664E64">
        <w:rPr>
          <w:rFonts w:hint="cs"/>
          <w:rtl/>
          <w:lang w:eastAsia="he-IL"/>
        </w:rPr>
        <w:t xml:space="preserve"> או </w:t>
      </w:r>
      <w:r w:rsidR="001E0039">
        <w:rPr>
          <w:rFonts w:hint="cs"/>
          <w:rtl/>
          <w:lang w:eastAsia="he-IL"/>
        </w:rPr>
        <w:t xml:space="preserve">הן </w:t>
      </w:r>
      <w:r w:rsidRPr="00DC7FC2">
        <w:rPr>
          <w:rtl/>
          <w:lang w:eastAsia="he-IL"/>
        </w:rPr>
        <w:t>נושאים ע</w:t>
      </w:r>
      <w:r w:rsidR="001E0039">
        <w:rPr>
          <w:rFonts w:hint="cs"/>
          <w:rtl/>
          <w:lang w:eastAsia="he-IL"/>
        </w:rPr>
        <w:t>י</w:t>
      </w:r>
      <w:r w:rsidRPr="00DC7FC2">
        <w:rPr>
          <w:rtl/>
          <w:lang w:eastAsia="he-IL"/>
        </w:rPr>
        <w:t>מם אל חייהם הבוגרים: יכולת התמודדות עם אי</w:t>
      </w:r>
      <w:r w:rsidR="00A3238B">
        <w:rPr>
          <w:rtl/>
          <w:lang w:eastAsia="he-IL"/>
        </w:rPr>
        <w:t>-</w:t>
      </w:r>
      <w:r w:rsidRPr="00DC7FC2">
        <w:rPr>
          <w:rtl/>
          <w:lang w:eastAsia="he-IL"/>
        </w:rPr>
        <w:t>ודאות</w:t>
      </w:r>
      <w:r w:rsidR="00451963">
        <w:rPr>
          <w:rtl/>
          <w:lang w:eastAsia="he-IL"/>
        </w:rPr>
        <w:t>,</w:t>
      </w:r>
      <w:r w:rsidRPr="00DC7FC2">
        <w:rPr>
          <w:rtl/>
          <w:lang w:eastAsia="he-IL"/>
        </w:rPr>
        <w:t xml:space="preserve"> חשיבה עצמאית ויצירתית</w:t>
      </w:r>
      <w:r w:rsidR="00451963">
        <w:rPr>
          <w:rtl/>
          <w:lang w:eastAsia="he-IL"/>
        </w:rPr>
        <w:t>,</w:t>
      </w:r>
      <w:r w:rsidRPr="00DC7FC2">
        <w:rPr>
          <w:rtl/>
          <w:lang w:eastAsia="he-IL"/>
        </w:rPr>
        <w:t xml:space="preserve"> מודעות רגשית וחברתית</w:t>
      </w:r>
      <w:r w:rsidR="00451963">
        <w:rPr>
          <w:rtl/>
          <w:lang w:eastAsia="he-IL"/>
        </w:rPr>
        <w:t>,</w:t>
      </w:r>
      <w:r w:rsidRPr="00DC7FC2">
        <w:rPr>
          <w:rtl/>
          <w:lang w:eastAsia="he-IL"/>
        </w:rPr>
        <w:t xml:space="preserve"> יכולת עבודה בקבוצה ומתוך שיתוף פעולה</w:t>
      </w:r>
      <w:r w:rsidR="00451963">
        <w:rPr>
          <w:rtl/>
          <w:lang w:eastAsia="he-IL"/>
        </w:rPr>
        <w:t>,</w:t>
      </w:r>
      <w:r w:rsidRPr="00DC7FC2">
        <w:rPr>
          <w:rtl/>
          <w:lang w:eastAsia="he-IL"/>
        </w:rPr>
        <w:t xml:space="preserve"> זיקה לעולם התוכן ה</w:t>
      </w:r>
      <w:r w:rsidR="007362DF">
        <w:rPr>
          <w:rtl/>
          <w:lang w:eastAsia="he-IL"/>
        </w:rPr>
        <w:t>אמנות</w:t>
      </w:r>
      <w:r w:rsidRPr="00DC7FC2">
        <w:rPr>
          <w:rtl/>
          <w:lang w:eastAsia="he-IL"/>
        </w:rPr>
        <w:t>י והיצירתי</w:t>
      </w:r>
      <w:r w:rsidR="00451963">
        <w:rPr>
          <w:rtl/>
          <w:lang w:eastAsia="he-IL"/>
        </w:rPr>
        <w:t>,</w:t>
      </w:r>
      <w:r w:rsidRPr="00DC7FC2">
        <w:rPr>
          <w:rtl/>
          <w:lang w:eastAsia="he-IL"/>
        </w:rPr>
        <w:t xml:space="preserve"> ותחושת משמעות וזהות עצמית.</w:t>
      </w:r>
    </w:p>
    <w:p w14:paraId="05A91430" w14:textId="44EAC2CF" w:rsidR="00DC7FC2" w:rsidRPr="00DC7FC2" w:rsidRDefault="00DC7FC2" w:rsidP="00DC7FC2">
      <w:pPr>
        <w:rPr>
          <w:lang w:eastAsia="he-IL"/>
        </w:rPr>
      </w:pPr>
      <w:r w:rsidRPr="00DC7FC2">
        <w:rPr>
          <w:rtl/>
          <w:lang w:eastAsia="he-IL"/>
        </w:rPr>
        <w:t>מחקר זה נשען מתודולוגית על ראיונות חצי</w:t>
      </w:r>
      <w:r w:rsidR="00A3238B">
        <w:rPr>
          <w:rtl/>
          <w:lang w:eastAsia="he-IL"/>
        </w:rPr>
        <w:t>-</w:t>
      </w:r>
      <w:r w:rsidRPr="00DC7FC2">
        <w:rPr>
          <w:rtl/>
          <w:lang w:eastAsia="he-IL"/>
        </w:rPr>
        <w:t>מובנים עם בוגרי חינוך ולדורף מרחבי הארץ</w:t>
      </w:r>
      <w:r w:rsidR="00451963">
        <w:rPr>
          <w:rtl/>
          <w:lang w:eastAsia="he-IL"/>
        </w:rPr>
        <w:t>,</w:t>
      </w:r>
      <w:r w:rsidRPr="00DC7FC2">
        <w:rPr>
          <w:rtl/>
          <w:lang w:eastAsia="he-IL"/>
        </w:rPr>
        <w:t xml:space="preserve"> ומנתח את הממצאים באמצעות ניתוח תמטי טהור על פי מודל שש</w:t>
      </w:r>
      <w:r w:rsidR="005160B5">
        <w:rPr>
          <w:rFonts w:hint="cs"/>
          <w:rtl/>
          <w:lang w:eastAsia="he-IL"/>
        </w:rPr>
        <w:t>ת</w:t>
      </w:r>
      <w:r w:rsidRPr="00DC7FC2">
        <w:rPr>
          <w:rtl/>
          <w:lang w:eastAsia="he-IL"/>
        </w:rPr>
        <w:t xml:space="preserve"> השלבים של בראון וקלארק </w:t>
      </w:r>
      <w:r w:rsidR="003348D7">
        <w:rPr>
          <w:rFonts w:hint="cs"/>
          <w:rtl/>
          <w:lang w:eastAsia="he-IL"/>
        </w:rPr>
        <w:t>(</w:t>
      </w:r>
      <w:r w:rsidR="00BD2515">
        <w:rPr>
          <w:lang w:eastAsia="he-IL"/>
        </w:rPr>
        <w:t>Braun &amp; Clark, 2006</w:t>
      </w:r>
      <w:r w:rsidR="003348D7">
        <w:rPr>
          <w:rFonts w:hint="cs"/>
          <w:rtl/>
          <w:lang w:eastAsia="he-IL"/>
        </w:rPr>
        <w:t>)</w:t>
      </w:r>
      <w:r w:rsidRPr="00DC7FC2">
        <w:rPr>
          <w:rtl/>
          <w:lang w:eastAsia="he-IL"/>
        </w:rPr>
        <w:t>. בחירה זו נובעת מתוך הכרה בכך שכישורי חיים</w:t>
      </w:r>
      <w:r w:rsidR="00451963">
        <w:rPr>
          <w:rtl/>
          <w:lang w:eastAsia="he-IL"/>
        </w:rPr>
        <w:t>,</w:t>
      </w:r>
      <w:r w:rsidRPr="00DC7FC2">
        <w:rPr>
          <w:rtl/>
          <w:lang w:eastAsia="he-IL"/>
        </w:rPr>
        <w:t xml:space="preserve"> כתופעה סובייקטיבית ורב</w:t>
      </w:r>
      <w:r w:rsidR="00A3238B">
        <w:rPr>
          <w:rtl/>
          <w:lang w:eastAsia="he-IL"/>
        </w:rPr>
        <w:t>-</w:t>
      </w:r>
      <w:r w:rsidRPr="00DC7FC2">
        <w:rPr>
          <w:rtl/>
          <w:lang w:eastAsia="he-IL"/>
        </w:rPr>
        <w:t>ממדית</w:t>
      </w:r>
      <w:r w:rsidR="00451963">
        <w:rPr>
          <w:rtl/>
          <w:lang w:eastAsia="he-IL"/>
        </w:rPr>
        <w:t>,</w:t>
      </w:r>
      <w:r w:rsidRPr="00DC7FC2">
        <w:rPr>
          <w:rtl/>
          <w:lang w:eastAsia="he-IL"/>
        </w:rPr>
        <w:t xml:space="preserve"> אינם ניתנים למדידה כמותית ממצה</w:t>
      </w:r>
      <w:r w:rsidR="00451963">
        <w:rPr>
          <w:rtl/>
          <w:lang w:eastAsia="he-IL"/>
        </w:rPr>
        <w:t>,</w:t>
      </w:r>
      <w:r w:rsidRPr="00DC7FC2">
        <w:rPr>
          <w:rtl/>
          <w:lang w:eastAsia="he-IL"/>
        </w:rPr>
        <w:t xml:space="preserve"> אלא נחשפים במלואם רק דרך קולם של הבוגרים עצמם ודרך משמעות שהם מעניקים לחוויית התבגרותם החינוכית.</w:t>
      </w:r>
    </w:p>
    <w:p w14:paraId="4278205F" w14:textId="3C6331B1" w:rsidR="00DC7FC2" w:rsidRPr="00DC7FC2" w:rsidRDefault="00DC7FC2" w:rsidP="00FE07CC">
      <w:pPr>
        <w:pStyle w:val="2"/>
        <w:rPr>
          <w:lang w:eastAsia="he-IL"/>
        </w:rPr>
      </w:pPr>
      <w:bookmarkStart w:id="52" w:name="_Toc239109208"/>
      <w:r w:rsidRPr="00DC7FC2">
        <w:rPr>
          <w:rtl/>
          <w:lang w:eastAsia="he-IL"/>
        </w:rPr>
        <w:t>הרציונל למחקר</w:t>
      </w:r>
      <w:bookmarkEnd w:id="52"/>
    </w:p>
    <w:p w14:paraId="157EB96D" w14:textId="5D72910B" w:rsidR="00DC7FC2" w:rsidRPr="00DC7FC2" w:rsidRDefault="00DC7FC2" w:rsidP="00DC7FC2">
      <w:pPr>
        <w:rPr>
          <w:lang w:eastAsia="he-IL"/>
        </w:rPr>
      </w:pPr>
      <w:r w:rsidRPr="00DC7FC2">
        <w:rPr>
          <w:rtl/>
          <w:lang w:eastAsia="he-IL"/>
        </w:rPr>
        <w:t>החשיבות של מחקר זה נובעת בראש ובראשונה מתוך חֶסֶר מחקרי ממשי. כפי שעולה מסקירת הספרות</w:t>
      </w:r>
      <w:r w:rsidR="00451963">
        <w:rPr>
          <w:rtl/>
          <w:lang w:eastAsia="he-IL"/>
        </w:rPr>
        <w:t>,</w:t>
      </w:r>
      <w:r w:rsidRPr="00DC7FC2">
        <w:rPr>
          <w:rtl/>
          <w:lang w:eastAsia="he-IL"/>
        </w:rPr>
        <w:t xml:space="preserve"> המחקר האיכותני היחיד שנעשה בישראל על בוגרי חינוך ולדורף הוא עבודת הדוקטורט של גולדשמידט (2013)</w:t>
      </w:r>
      <w:r w:rsidR="00451963">
        <w:rPr>
          <w:rtl/>
          <w:lang w:eastAsia="he-IL"/>
        </w:rPr>
        <w:t>,</w:t>
      </w:r>
      <w:r w:rsidRPr="00DC7FC2">
        <w:rPr>
          <w:rtl/>
          <w:lang w:eastAsia="he-IL"/>
        </w:rPr>
        <w:t xml:space="preserve"> שבחנה את התמודדות הבוגרים </w:t>
      </w:r>
      <w:r w:rsidR="00740CD9">
        <w:rPr>
          <w:rFonts w:hint="cs"/>
          <w:rtl/>
          <w:lang w:eastAsia="he-IL"/>
        </w:rPr>
        <w:t xml:space="preserve">והבוגרות </w:t>
      </w:r>
      <w:r w:rsidRPr="00DC7FC2">
        <w:rPr>
          <w:rtl/>
          <w:lang w:eastAsia="he-IL"/>
        </w:rPr>
        <w:t xml:space="preserve">בהקשר ממוקד של השירות הצבאי. מאז אותו מחקר </w:t>
      </w:r>
      <w:r w:rsidR="00EA50F8" w:rsidRPr="00DC7FC2">
        <w:rPr>
          <w:rtl/>
          <w:lang w:eastAsia="he-IL"/>
        </w:rPr>
        <w:t>חל</w:t>
      </w:r>
      <w:r w:rsidR="00EA50F8">
        <w:rPr>
          <w:rFonts w:hint="cs"/>
          <w:rtl/>
          <w:lang w:eastAsia="he-IL"/>
        </w:rPr>
        <w:t>ף</w:t>
      </w:r>
      <w:r w:rsidR="00EA50F8" w:rsidRPr="00DC7FC2">
        <w:rPr>
          <w:rtl/>
          <w:lang w:eastAsia="he-IL"/>
        </w:rPr>
        <w:t xml:space="preserve"> </w:t>
      </w:r>
      <w:r w:rsidRPr="00DC7FC2">
        <w:rPr>
          <w:rtl/>
          <w:lang w:eastAsia="he-IL"/>
        </w:rPr>
        <w:t>למעלה מעשור</w:t>
      </w:r>
      <w:r w:rsidR="00451963">
        <w:rPr>
          <w:rtl/>
          <w:lang w:eastAsia="he-IL"/>
        </w:rPr>
        <w:t>,</w:t>
      </w:r>
      <w:r w:rsidRPr="00DC7FC2">
        <w:rPr>
          <w:rtl/>
          <w:lang w:eastAsia="he-IL"/>
        </w:rPr>
        <w:t xml:space="preserve"> החברה הישראלית והעולם השתנו באופן משמעותי</w:t>
      </w:r>
      <w:r w:rsidR="00451963">
        <w:rPr>
          <w:rtl/>
          <w:lang w:eastAsia="he-IL"/>
        </w:rPr>
        <w:t>,</w:t>
      </w:r>
      <w:r w:rsidRPr="00DC7FC2">
        <w:rPr>
          <w:rtl/>
          <w:lang w:eastAsia="he-IL"/>
        </w:rPr>
        <w:t xml:space="preserve"> ואילו מחקר מקיף המתבונן על מכלול כישורי החיים של הבוגרים </w:t>
      </w:r>
      <w:r w:rsidR="007C73F7">
        <w:rPr>
          <w:rFonts w:hint="cs"/>
          <w:rtl/>
          <w:lang w:eastAsia="he-IL"/>
        </w:rPr>
        <w:t xml:space="preserve">– </w:t>
      </w:r>
      <w:r w:rsidRPr="00DC7FC2">
        <w:rPr>
          <w:rtl/>
          <w:lang w:eastAsia="he-IL"/>
        </w:rPr>
        <w:t xml:space="preserve">מעבר להקשר הצבאי בלבד </w:t>
      </w:r>
      <w:r w:rsidR="007C73F7">
        <w:rPr>
          <w:rFonts w:hint="cs"/>
          <w:rtl/>
          <w:lang w:eastAsia="he-IL"/>
        </w:rPr>
        <w:t xml:space="preserve">– </w:t>
      </w:r>
      <w:r w:rsidRPr="00DC7FC2">
        <w:rPr>
          <w:rtl/>
          <w:lang w:eastAsia="he-IL"/>
        </w:rPr>
        <w:t>טרם נעשה. עבודה זו מבקשת אפוא למלא חלל מחקרי הקיים הן בהיקפו והן בעדכניותו.</w:t>
      </w:r>
    </w:p>
    <w:p w14:paraId="399C4711" w14:textId="77777777" w:rsidR="00DC7FC2" w:rsidRPr="00DC7FC2" w:rsidRDefault="00DC7FC2" w:rsidP="00CE060D">
      <w:pPr>
        <w:pStyle w:val="3"/>
      </w:pPr>
      <w:bookmarkStart w:id="53" w:name="_Toc239109209"/>
      <w:r w:rsidRPr="00DC7FC2">
        <w:rPr>
          <w:rtl/>
          <w:lang w:bidi="he-IL"/>
        </w:rPr>
        <w:t>חשיבות</w:t>
      </w:r>
      <w:r w:rsidRPr="00DC7FC2">
        <w:rPr>
          <w:rtl/>
        </w:rPr>
        <w:t xml:space="preserve"> </w:t>
      </w:r>
      <w:r w:rsidRPr="00DC7FC2">
        <w:rPr>
          <w:rtl/>
          <w:lang w:bidi="he-IL"/>
        </w:rPr>
        <w:t>המחקר</w:t>
      </w:r>
      <w:r w:rsidRPr="00DC7FC2">
        <w:rPr>
          <w:rtl/>
        </w:rPr>
        <w:t xml:space="preserve"> </w:t>
      </w:r>
      <w:r w:rsidRPr="00DC7FC2">
        <w:rPr>
          <w:rtl/>
          <w:lang w:bidi="he-IL"/>
        </w:rPr>
        <w:t>לזמן</w:t>
      </w:r>
      <w:r w:rsidRPr="00DC7FC2">
        <w:rPr>
          <w:rtl/>
        </w:rPr>
        <w:t xml:space="preserve"> </w:t>
      </w:r>
      <w:r w:rsidRPr="00DC7FC2">
        <w:rPr>
          <w:rtl/>
          <w:lang w:bidi="he-IL"/>
        </w:rPr>
        <w:t>הזה</w:t>
      </w:r>
      <w:r w:rsidRPr="00DC7FC2">
        <w:rPr>
          <w:rtl/>
        </w:rPr>
        <w:t xml:space="preserve">: </w:t>
      </w:r>
      <w:r w:rsidRPr="00DC7FC2">
        <w:rPr>
          <w:rtl/>
          <w:lang w:bidi="he-IL"/>
        </w:rPr>
        <w:t>למורים</w:t>
      </w:r>
      <w:r w:rsidRPr="00DC7FC2">
        <w:rPr>
          <w:rtl/>
        </w:rPr>
        <w:t xml:space="preserve"> </w:t>
      </w:r>
      <w:r w:rsidRPr="00DC7FC2">
        <w:rPr>
          <w:rtl/>
          <w:lang w:bidi="he-IL"/>
        </w:rPr>
        <w:t>ולחינוך</w:t>
      </w:r>
      <w:r w:rsidRPr="00DC7FC2">
        <w:rPr>
          <w:rtl/>
        </w:rPr>
        <w:t xml:space="preserve"> </w:t>
      </w:r>
      <w:r w:rsidRPr="00DC7FC2">
        <w:rPr>
          <w:rtl/>
          <w:lang w:bidi="he-IL"/>
        </w:rPr>
        <w:t>ולדורף</w:t>
      </w:r>
      <w:bookmarkEnd w:id="53"/>
    </w:p>
    <w:p w14:paraId="3B5F210E" w14:textId="5DC5671A" w:rsidR="00DC7FC2" w:rsidRPr="00DC7FC2" w:rsidRDefault="00DC7FC2" w:rsidP="00DC7FC2">
      <w:pPr>
        <w:rPr>
          <w:lang w:eastAsia="he-IL"/>
        </w:rPr>
      </w:pPr>
      <w:r w:rsidRPr="00DC7FC2">
        <w:rPr>
          <w:rtl/>
          <w:lang w:eastAsia="he-IL"/>
        </w:rPr>
        <w:t>מחקר זה רלוונטי במיוחד לעת הנוכחית משלוש סיבות עיקריות. ראשית</w:t>
      </w:r>
      <w:r w:rsidR="00451963">
        <w:rPr>
          <w:rtl/>
          <w:lang w:eastAsia="he-IL"/>
        </w:rPr>
        <w:t>,</w:t>
      </w:r>
      <w:r w:rsidRPr="00DC7FC2">
        <w:rPr>
          <w:rtl/>
          <w:lang w:eastAsia="he-IL"/>
        </w:rPr>
        <w:t xml:space="preserve"> אנו חיים בתקופה המאופיינת באי</w:t>
      </w:r>
      <w:r w:rsidR="00A3238B">
        <w:rPr>
          <w:rtl/>
          <w:lang w:eastAsia="he-IL"/>
        </w:rPr>
        <w:t>-</w:t>
      </w:r>
      <w:r w:rsidRPr="00DC7FC2">
        <w:rPr>
          <w:rtl/>
          <w:lang w:eastAsia="he-IL"/>
        </w:rPr>
        <w:t xml:space="preserve">ודאות מוגברת </w:t>
      </w:r>
      <w:r w:rsidR="007C73F7">
        <w:rPr>
          <w:rFonts w:hint="cs"/>
          <w:rtl/>
          <w:lang w:eastAsia="he-IL"/>
        </w:rPr>
        <w:t xml:space="preserve">– </w:t>
      </w:r>
      <w:r w:rsidRPr="00DC7FC2">
        <w:rPr>
          <w:rtl/>
          <w:lang w:eastAsia="he-IL"/>
        </w:rPr>
        <w:t>טכנולוגית</w:t>
      </w:r>
      <w:r w:rsidR="00451963">
        <w:rPr>
          <w:rtl/>
          <w:lang w:eastAsia="he-IL"/>
        </w:rPr>
        <w:t>,</w:t>
      </w:r>
      <w:r w:rsidRPr="00DC7FC2">
        <w:rPr>
          <w:rtl/>
          <w:lang w:eastAsia="he-IL"/>
        </w:rPr>
        <w:t xml:space="preserve"> כלכלית וחברתית </w:t>
      </w:r>
      <w:r w:rsidR="007C73F7">
        <w:rPr>
          <w:rFonts w:hint="cs"/>
          <w:rtl/>
          <w:lang w:eastAsia="he-IL"/>
        </w:rPr>
        <w:t xml:space="preserve">– </w:t>
      </w:r>
      <w:r w:rsidRPr="00DC7FC2">
        <w:rPr>
          <w:rtl/>
          <w:lang w:eastAsia="he-IL"/>
        </w:rPr>
        <w:t>שבה מערכות חינוך רבות ברחבי העולם עוברות בחינה מחודשת של מטרותיהן: לא עוד רכישת ידע גרידא</w:t>
      </w:r>
      <w:r w:rsidR="00451963">
        <w:rPr>
          <w:rtl/>
          <w:lang w:eastAsia="he-IL"/>
        </w:rPr>
        <w:t>,</w:t>
      </w:r>
      <w:r w:rsidRPr="00DC7FC2">
        <w:rPr>
          <w:rtl/>
          <w:lang w:eastAsia="he-IL"/>
        </w:rPr>
        <w:t xml:space="preserve"> אלא טיפוח "כישורי המאה העשרים ואחת": חשיבה ביקורתית</w:t>
      </w:r>
      <w:r w:rsidR="00451963">
        <w:rPr>
          <w:rtl/>
          <w:lang w:eastAsia="he-IL"/>
        </w:rPr>
        <w:t>,</w:t>
      </w:r>
      <w:r w:rsidRPr="00DC7FC2">
        <w:rPr>
          <w:rtl/>
          <w:lang w:eastAsia="he-IL"/>
        </w:rPr>
        <w:t xml:space="preserve"> יצירתיות</w:t>
      </w:r>
      <w:r w:rsidR="00451963">
        <w:rPr>
          <w:rtl/>
          <w:lang w:eastAsia="he-IL"/>
        </w:rPr>
        <w:t>,</w:t>
      </w:r>
      <w:r w:rsidRPr="00DC7FC2">
        <w:rPr>
          <w:rtl/>
          <w:lang w:eastAsia="he-IL"/>
        </w:rPr>
        <w:t xml:space="preserve"> גמישות מחשבתית ויכולת ויסות עצמי. חינוך ולדורף</w:t>
      </w:r>
      <w:r w:rsidR="00451963">
        <w:rPr>
          <w:rtl/>
          <w:lang w:eastAsia="he-IL"/>
        </w:rPr>
        <w:t>,</w:t>
      </w:r>
      <w:r w:rsidRPr="00DC7FC2">
        <w:rPr>
          <w:rtl/>
          <w:lang w:eastAsia="he-IL"/>
        </w:rPr>
        <w:t xml:space="preserve"> שראה מטרות אלו כערכי יסוד עוד לפני שהפכו סיסמה חינוכית רווחת</w:t>
      </w:r>
      <w:r w:rsidR="00451963">
        <w:rPr>
          <w:rtl/>
          <w:lang w:eastAsia="he-IL"/>
        </w:rPr>
        <w:t>,</w:t>
      </w:r>
      <w:r w:rsidRPr="00DC7FC2">
        <w:rPr>
          <w:rtl/>
          <w:lang w:eastAsia="he-IL"/>
        </w:rPr>
        <w:t xml:space="preserve"> מציע מודל ותיק ומגובש שניתן ללמוד ממנו</w:t>
      </w:r>
      <w:r w:rsidR="00451963">
        <w:rPr>
          <w:rtl/>
          <w:lang w:eastAsia="he-IL"/>
        </w:rPr>
        <w:t>,</w:t>
      </w:r>
      <w:r w:rsidRPr="00DC7FC2">
        <w:rPr>
          <w:rtl/>
          <w:lang w:eastAsia="he-IL"/>
        </w:rPr>
        <w:t xml:space="preserve"> ובחינה אמפירית שלו יכולה לתרום לשיח החינוכי הרחב יותר.</w:t>
      </w:r>
    </w:p>
    <w:p w14:paraId="4B83F3AC" w14:textId="332B63C8" w:rsidR="00DC7FC2" w:rsidRPr="00DC7FC2" w:rsidRDefault="00DC7FC2" w:rsidP="00DC7FC2">
      <w:pPr>
        <w:rPr>
          <w:lang w:eastAsia="he-IL"/>
        </w:rPr>
      </w:pPr>
      <w:r w:rsidRPr="00DC7FC2">
        <w:rPr>
          <w:rtl/>
          <w:lang w:eastAsia="he-IL"/>
        </w:rPr>
        <w:t>שנית</w:t>
      </w:r>
      <w:r w:rsidR="00451963">
        <w:rPr>
          <w:rtl/>
          <w:lang w:eastAsia="he-IL"/>
        </w:rPr>
        <w:t>,</w:t>
      </w:r>
      <w:r w:rsidRPr="00DC7FC2">
        <w:rPr>
          <w:rtl/>
          <w:lang w:eastAsia="he-IL"/>
        </w:rPr>
        <w:t xml:space="preserve"> המחקר בעל ערך ישיר עבור </w:t>
      </w:r>
      <w:r w:rsidR="0087191C">
        <w:rPr>
          <w:rFonts w:hint="cs"/>
          <w:rtl/>
          <w:lang w:eastAsia="he-IL"/>
        </w:rPr>
        <w:t>מורות ו</w:t>
      </w:r>
      <w:r w:rsidRPr="00DC7FC2">
        <w:rPr>
          <w:rtl/>
          <w:lang w:eastAsia="he-IL"/>
        </w:rPr>
        <w:t>מורי</w:t>
      </w:r>
      <w:r w:rsidR="0087191C">
        <w:rPr>
          <w:rFonts w:hint="cs"/>
          <w:rtl/>
          <w:lang w:eastAsia="he-IL"/>
        </w:rPr>
        <w:t xml:space="preserve"> </w:t>
      </w:r>
      <w:r w:rsidRPr="00DC7FC2">
        <w:rPr>
          <w:rtl/>
          <w:lang w:eastAsia="he-IL"/>
        </w:rPr>
        <w:t>ולדורף עצמם. הבנה מבוססת</w:t>
      </w:r>
      <w:r w:rsidR="00A3238B">
        <w:rPr>
          <w:rtl/>
          <w:lang w:eastAsia="he-IL"/>
        </w:rPr>
        <w:t>-</w:t>
      </w:r>
      <w:r w:rsidRPr="00DC7FC2">
        <w:rPr>
          <w:rtl/>
          <w:lang w:eastAsia="he-IL"/>
        </w:rPr>
        <w:t>עדות של הכישורים ש</w:t>
      </w:r>
      <w:r w:rsidR="0087191C">
        <w:rPr>
          <w:rFonts w:hint="cs"/>
          <w:rtl/>
          <w:lang w:eastAsia="he-IL"/>
        </w:rPr>
        <w:t>הבוגרות ו</w:t>
      </w:r>
      <w:r w:rsidRPr="00DC7FC2">
        <w:rPr>
          <w:rtl/>
          <w:lang w:eastAsia="he-IL"/>
        </w:rPr>
        <w:t>הבוגרים תופסים כמשמעותיים בחייהם</w:t>
      </w:r>
      <w:r w:rsidR="007C73F7">
        <w:rPr>
          <w:rtl/>
          <w:lang w:eastAsia="he-IL"/>
        </w:rPr>
        <w:t xml:space="preserve"> – </w:t>
      </w:r>
      <w:r w:rsidRPr="00DC7FC2">
        <w:rPr>
          <w:rtl/>
          <w:lang w:eastAsia="he-IL"/>
        </w:rPr>
        <w:t>ושל הכישורים שהם חשים כי חסרו להם</w:t>
      </w:r>
      <w:r w:rsidR="007C73F7">
        <w:rPr>
          <w:rtl/>
          <w:lang w:eastAsia="he-IL"/>
        </w:rPr>
        <w:t xml:space="preserve"> – </w:t>
      </w:r>
      <w:r w:rsidRPr="00DC7FC2">
        <w:rPr>
          <w:rtl/>
          <w:lang w:eastAsia="he-IL"/>
        </w:rPr>
        <w:t>מאפשרת למורים ולמעצבי תוכניות הלימוד להעריך מחדש דגשים פדגוגיים</w:t>
      </w:r>
      <w:r w:rsidR="00451963">
        <w:rPr>
          <w:rtl/>
          <w:lang w:eastAsia="he-IL"/>
        </w:rPr>
        <w:t>,</w:t>
      </w:r>
      <w:r w:rsidRPr="00DC7FC2">
        <w:rPr>
          <w:rtl/>
          <w:lang w:eastAsia="he-IL"/>
        </w:rPr>
        <w:t xml:space="preserve"> לחזק מרכיבים שהוכיחו את עצמם ולשקול שינויים במקומות שבהם קיים פער בין הכוונה החינוכית לחוויית הבוגרים </w:t>
      </w:r>
      <w:r w:rsidR="007C7052">
        <w:rPr>
          <w:rFonts w:hint="cs"/>
          <w:rtl/>
          <w:lang w:eastAsia="he-IL"/>
        </w:rPr>
        <w:t xml:space="preserve">והבוגרות </w:t>
      </w:r>
      <w:r w:rsidRPr="00DC7FC2">
        <w:rPr>
          <w:rtl/>
          <w:lang w:eastAsia="he-IL"/>
        </w:rPr>
        <w:t xml:space="preserve">בפועל. מחקר מסוג זה מעניק למורים </w:t>
      </w:r>
      <w:r w:rsidR="007C7052">
        <w:rPr>
          <w:rFonts w:hint="cs"/>
          <w:rtl/>
          <w:lang w:eastAsia="he-IL"/>
        </w:rPr>
        <w:t xml:space="preserve">ולמורות </w:t>
      </w:r>
      <w:r w:rsidRPr="00DC7FC2">
        <w:rPr>
          <w:rtl/>
          <w:lang w:eastAsia="he-IL"/>
        </w:rPr>
        <w:t>דבר שלעיתים קרובות חסר להם: פרספקטיבת זמן</w:t>
      </w:r>
      <w:r w:rsidR="00451963">
        <w:rPr>
          <w:rtl/>
          <w:lang w:eastAsia="he-IL"/>
        </w:rPr>
        <w:t>,</w:t>
      </w:r>
      <w:r w:rsidRPr="00DC7FC2">
        <w:rPr>
          <w:rtl/>
          <w:lang w:eastAsia="he-IL"/>
        </w:rPr>
        <w:t xml:space="preserve"> קול של מי שכבר עברו את הדרך.</w:t>
      </w:r>
    </w:p>
    <w:p w14:paraId="04557D73" w14:textId="7D375596" w:rsidR="00A4174F" w:rsidRDefault="00DC7FC2" w:rsidP="00DC39CF">
      <w:pPr>
        <w:rPr>
          <w:rtl/>
          <w:lang w:eastAsia="he-IL"/>
        </w:rPr>
      </w:pPr>
      <w:r w:rsidRPr="00DC7FC2">
        <w:rPr>
          <w:rtl/>
          <w:lang w:eastAsia="he-IL"/>
        </w:rPr>
        <w:t>שלישית</w:t>
      </w:r>
      <w:r w:rsidR="00451963">
        <w:rPr>
          <w:rtl/>
          <w:lang w:eastAsia="he-IL"/>
        </w:rPr>
        <w:t>,</w:t>
      </w:r>
      <w:r w:rsidRPr="00DC7FC2">
        <w:rPr>
          <w:rtl/>
          <w:lang w:eastAsia="he-IL"/>
        </w:rPr>
        <w:t xml:space="preserve"> ולבסוף</w:t>
      </w:r>
      <w:r w:rsidR="00451963">
        <w:rPr>
          <w:rtl/>
          <w:lang w:eastAsia="he-IL"/>
        </w:rPr>
        <w:t>,</w:t>
      </w:r>
      <w:r w:rsidRPr="00DC7FC2">
        <w:rPr>
          <w:rtl/>
          <w:lang w:eastAsia="he-IL"/>
        </w:rPr>
        <w:t xml:space="preserve"> המחקר תורם לחיזוק המעמד הציבורי והאקדמי של חינוך ולדורף בישראל. חינוך זה פועל לעיתים תחת סימני שאלה ציבוריים</w:t>
      </w:r>
      <w:r w:rsidR="00451963">
        <w:rPr>
          <w:rtl/>
          <w:lang w:eastAsia="he-IL"/>
        </w:rPr>
        <w:t>,</w:t>
      </w:r>
      <w:r w:rsidRPr="00DC7FC2">
        <w:rPr>
          <w:rtl/>
          <w:lang w:eastAsia="he-IL"/>
        </w:rPr>
        <w:t xml:space="preserve"> ובהיעדר בסיס מחקרי מספק קשה לבחון את תוצריו לעומק. </w:t>
      </w:r>
      <w:r w:rsidRPr="00DC7FC2">
        <w:rPr>
          <w:rtl/>
          <w:lang w:eastAsia="he-IL"/>
        </w:rPr>
        <w:lastRenderedPageBreak/>
        <w:t>תיעוד שיטתי ואיכותני של קולות הבוגרים עצמם מספק כלי הערכה עצמאי ואמין</w:t>
      </w:r>
      <w:r w:rsidR="00451963">
        <w:rPr>
          <w:rtl/>
          <w:lang w:eastAsia="he-IL"/>
        </w:rPr>
        <w:t>,</w:t>
      </w:r>
      <w:r w:rsidRPr="00DC7FC2">
        <w:rPr>
          <w:rtl/>
          <w:lang w:eastAsia="he-IL"/>
        </w:rPr>
        <w:t xml:space="preserve"> ומאפשר לשיח הציבורי והמקצועי על חינוך ולדורף להתבסס על עדויות מבוססות ולא על רשמים בלבד.</w:t>
      </w:r>
      <w:r w:rsidR="00A4174F">
        <w:rPr>
          <w:rtl/>
          <w:lang w:eastAsia="he-IL"/>
        </w:rPr>
        <w:br w:type="page"/>
      </w:r>
    </w:p>
    <w:p w14:paraId="4A4BA2D8" w14:textId="705E7DC5" w:rsidR="00E838B5" w:rsidRDefault="008E4CE3" w:rsidP="0049566E">
      <w:pPr>
        <w:pStyle w:val="1"/>
        <w:rPr>
          <w:rtl/>
        </w:rPr>
      </w:pPr>
      <w:bookmarkStart w:id="54" w:name="_Toc239109210"/>
      <w:r>
        <w:rPr>
          <w:rFonts w:hint="cs"/>
          <w:rtl/>
        </w:rPr>
        <w:lastRenderedPageBreak/>
        <w:t>4.</w:t>
      </w:r>
      <w:r w:rsidR="00E838B5">
        <w:rPr>
          <w:rtl/>
        </w:rPr>
        <w:t xml:space="preserve"> מתודולוגיית המחקר</w:t>
      </w:r>
      <w:bookmarkEnd w:id="54"/>
    </w:p>
    <w:p w14:paraId="3AB85389" w14:textId="405003BD" w:rsidR="00E838B5" w:rsidRPr="009138A8" w:rsidRDefault="00E838B5" w:rsidP="00FE07CC">
      <w:pPr>
        <w:pStyle w:val="2"/>
      </w:pPr>
      <w:bookmarkStart w:id="55" w:name="_Toc239109211"/>
      <w:r w:rsidRPr="009138A8">
        <w:rPr>
          <w:rtl/>
        </w:rPr>
        <w:t>סוג המחקר ומערך המחקר</w:t>
      </w:r>
      <w:bookmarkEnd w:id="55"/>
    </w:p>
    <w:p w14:paraId="4C6986E3" w14:textId="58AC4572" w:rsidR="00E838B5" w:rsidRPr="009138A8" w:rsidRDefault="00E838B5" w:rsidP="00A83491">
      <w:pPr>
        <w:rPr>
          <w:rtl/>
        </w:rPr>
      </w:pPr>
      <w:r w:rsidRPr="009138A8">
        <w:rPr>
          <w:rtl/>
        </w:rPr>
        <w:t>מחקר זה</w:t>
      </w:r>
      <w:r w:rsidR="00A83491">
        <w:rPr>
          <w:rFonts w:hint="cs"/>
          <w:rtl/>
        </w:rPr>
        <w:t>, שנושא</w:t>
      </w:r>
      <w:r w:rsidR="008249F6">
        <w:rPr>
          <w:rFonts w:hint="cs"/>
          <w:rtl/>
        </w:rPr>
        <w:t xml:space="preserve">ו </w:t>
      </w:r>
      <w:r w:rsidR="00A83491">
        <w:rPr>
          <w:rFonts w:hint="cs"/>
          <w:rtl/>
        </w:rPr>
        <w:t>"ה</w:t>
      </w:r>
      <w:r w:rsidR="00A83491" w:rsidRPr="00B5069A">
        <w:rPr>
          <w:rtl/>
        </w:rPr>
        <w:t>כישורים איתם יוצאים בוגרי ולדורף אחרי 12 שנות לימוד</w:t>
      </w:r>
      <w:r w:rsidR="00A83491">
        <w:rPr>
          <w:rFonts w:hint="cs"/>
          <w:rtl/>
        </w:rPr>
        <w:t xml:space="preserve">", </w:t>
      </w:r>
      <w:r w:rsidRPr="009138A8">
        <w:rPr>
          <w:rtl/>
        </w:rPr>
        <w:t>מעוצב כמחקר איכותני בעל אופי פנומנולוגי והרמנויטי</w:t>
      </w:r>
      <w:r w:rsidR="00451963">
        <w:rPr>
          <w:rtl/>
        </w:rPr>
        <w:t>,</w:t>
      </w:r>
      <w:r w:rsidRPr="009138A8">
        <w:rPr>
          <w:rtl/>
        </w:rPr>
        <w:t xml:space="preserve"> שמטרתו לפרש ולהבין את תופעת טיפוח החשיבה העצמית מתוך עולמם הפנימי</w:t>
      </w:r>
      <w:r w:rsidR="00451963">
        <w:rPr>
          <w:rtl/>
        </w:rPr>
        <w:t>,</w:t>
      </w:r>
      <w:r w:rsidRPr="009138A8">
        <w:rPr>
          <w:rtl/>
        </w:rPr>
        <w:t xml:space="preserve"> חוויותיהם ותפיסותיהם המקצועיות של המשתתפים </w:t>
      </w:r>
      <w:r w:rsidR="00F725C7">
        <w:rPr>
          <w:rFonts w:hint="cs"/>
          <w:rtl/>
        </w:rPr>
        <w:t xml:space="preserve">והמשתתפות </w:t>
      </w:r>
      <w:r w:rsidR="00487640">
        <w:rPr>
          <w:rFonts w:hint="cs"/>
          <w:rtl/>
        </w:rPr>
        <w:t>(</w:t>
      </w:r>
      <w:r w:rsidR="00487640" w:rsidRPr="009138A8">
        <w:rPr>
          <w:rFonts w:cs="Times New Roman"/>
        </w:rPr>
        <w:t>Tyson</w:t>
      </w:r>
      <w:r w:rsidR="00487640">
        <w:t xml:space="preserve">, </w:t>
      </w:r>
      <w:r w:rsidR="00FA06B3">
        <w:t>2023</w:t>
      </w:r>
      <w:r w:rsidR="00487640">
        <w:rPr>
          <w:rFonts w:hint="cs"/>
          <w:rtl/>
        </w:rPr>
        <w:t xml:space="preserve">). </w:t>
      </w:r>
      <w:r w:rsidRPr="009138A8">
        <w:rPr>
          <w:rtl/>
        </w:rPr>
        <w:t>הפרדיגמה האיכותנית מתאימה במיוחד לשאלות מחקר חינוכיות</w:t>
      </w:r>
      <w:r w:rsidR="00451963">
        <w:rPr>
          <w:rtl/>
        </w:rPr>
        <w:t>,</w:t>
      </w:r>
      <w:r w:rsidRPr="009138A8">
        <w:rPr>
          <w:rtl/>
        </w:rPr>
        <w:t xml:space="preserve"> שכן היא אינה שואפת למדוד משתנים באופן כמותי אלא לחשוף את העושר</w:t>
      </w:r>
      <w:r w:rsidR="00451963">
        <w:rPr>
          <w:rtl/>
        </w:rPr>
        <w:t>,</w:t>
      </w:r>
      <w:r w:rsidRPr="009138A8">
        <w:rPr>
          <w:rtl/>
        </w:rPr>
        <w:t xml:space="preserve"> העומק והמורכבות של הפרקטיקה הפדגוגית בשטח </w:t>
      </w:r>
      <w:r w:rsidR="00B869F4">
        <w:rPr>
          <w:rFonts w:hint="cs"/>
          <w:rtl/>
        </w:rPr>
        <w:t>(</w:t>
      </w:r>
      <w:r w:rsidR="00A049CE">
        <w:rPr>
          <w:rFonts w:cs="Times New Roman"/>
        </w:rPr>
        <w:t>Orsini et al., 2016</w:t>
      </w:r>
      <w:r w:rsidR="00B869F4">
        <w:rPr>
          <w:rFonts w:hint="cs"/>
          <w:rtl/>
        </w:rPr>
        <w:t xml:space="preserve">). </w:t>
      </w:r>
      <w:r w:rsidRPr="009138A8">
        <w:rPr>
          <w:rtl/>
        </w:rPr>
        <w:t>התשתית התיאורטית של מערך המחקר נשענת על גישות קונסטרוקטיביסטי</w:t>
      </w:r>
      <w:r w:rsidR="002C0D4D">
        <w:rPr>
          <w:rFonts w:hint="cs"/>
          <w:rtl/>
        </w:rPr>
        <w:t>ו</w:t>
      </w:r>
      <w:r w:rsidRPr="009138A8">
        <w:rPr>
          <w:rtl/>
        </w:rPr>
        <w:t>ת והומניסטיות</w:t>
      </w:r>
      <w:r w:rsidR="00451963">
        <w:rPr>
          <w:rtl/>
        </w:rPr>
        <w:t>,</w:t>
      </w:r>
      <w:r w:rsidRPr="009138A8">
        <w:rPr>
          <w:rtl/>
        </w:rPr>
        <w:t xml:space="preserve"> הרואות בלמידה תהליך אקטיבי של הבניית משמעות מתוך התנסות אישית ומפגש חברתי בלתי אמצעי</w:t>
      </w:r>
      <w:r w:rsidR="00443DD1">
        <w:rPr>
          <w:rFonts w:hint="cs"/>
          <w:rtl/>
        </w:rPr>
        <w:t xml:space="preserve"> (</w:t>
      </w:r>
      <w:r w:rsidR="00443DD1" w:rsidRPr="009138A8">
        <w:rPr>
          <w:rFonts w:cs="Times New Roman"/>
        </w:rPr>
        <w:t>Hase &amp; Kenyon</w:t>
      </w:r>
      <w:r w:rsidR="00443DD1">
        <w:t>, 2007</w:t>
      </w:r>
      <w:r w:rsidR="00443DD1">
        <w:rPr>
          <w:rFonts w:hint="cs"/>
          <w:rtl/>
        </w:rPr>
        <w:t xml:space="preserve">). </w:t>
      </w:r>
      <w:r w:rsidRPr="009138A8">
        <w:rPr>
          <w:rtl/>
        </w:rPr>
        <w:t>על פי תפיסות אלו</w:t>
      </w:r>
      <w:r w:rsidR="00451963">
        <w:rPr>
          <w:rtl/>
        </w:rPr>
        <w:t>,</w:t>
      </w:r>
      <w:r w:rsidRPr="009138A8">
        <w:rPr>
          <w:rtl/>
        </w:rPr>
        <w:t xml:space="preserve"> החשיבה העצמית והרפלקטיבית אינה נרכשת באמצעות העברה סבילה של עובדות מן המורה אל התלמיד</w:t>
      </w:r>
      <w:r w:rsidR="00F725C7">
        <w:rPr>
          <w:rFonts w:hint="cs"/>
          <w:rtl/>
        </w:rPr>
        <w:t xml:space="preserve"> או התלמידה</w:t>
      </w:r>
      <w:r w:rsidR="00451963">
        <w:rPr>
          <w:rtl/>
        </w:rPr>
        <w:t>,</w:t>
      </w:r>
      <w:r w:rsidRPr="009138A8">
        <w:rPr>
          <w:rtl/>
        </w:rPr>
        <w:t xml:space="preserve"> אלא מתפתחת באופן אורגני מתוך התמודדות עם בעיות אותנטיות ודיאלוג משותף</w:t>
      </w:r>
      <w:r w:rsidR="00AB790A">
        <w:rPr>
          <w:rFonts w:hint="cs"/>
          <w:rtl/>
        </w:rPr>
        <w:t xml:space="preserve"> (</w:t>
      </w:r>
      <w:r w:rsidR="009E7C6D">
        <w:rPr>
          <w:rFonts w:cs="Times New Roman"/>
        </w:rPr>
        <w:t>Dewey, 1933</w:t>
      </w:r>
      <w:r w:rsidR="00AB790A" w:rsidRPr="009138A8">
        <w:rPr>
          <w:rFonts w:cs="Times New Roman"/>
        </w:rPr>
        <w:t xml:space="preserve">; </w:t>
      </w:r>
      <w:r w:rsidR="00DB2905">
        <w:rPr>
          <w:rFonts w:cs="Times New Roman"/>
        </w:rPr>
        <w:t>Lipman, 2003</w:t>
      </w:r>
      <w:r w:rsidR="00AB790A">
        <w:rPr>
          <w:rFonts w:hint="cs"/>
          <w:rtl/>
        </w:rPr>
        <w:t xml:space="preserve">). </w:t>
      </w:r>
      <w:r w:rsidRPr="009138A8">
        <w:rPr>
          <w:rtl/>
        </w:rPr>
        <w:t>השימוש במתודולוגיה פנומנולוגית מאפשר לחוקר</w:t>
      </w:r>
      <w:r w:rsidR="00953560">
        <w:rPr>
          <w:rFonts w:hint="cs"/>
          <w:rtl/>
        </w:rPr>
        <w:t>ת</w:t>
      </w:r>
      <w:r w:rsidRPr="009138A8">
        <w:rPr>
          <w:rtl/>
        </w:rPr>
        <w:t xml:space="preserve"> להתחקות אחר משמעות המושגים 'חשיבה רפלקטיבית' ו'שיפוט עצמאי' כפי שהם מתגלמים ומיושמים בחיי היום-יום של </w:t>
      </w:r>
      <w:r w:rsidR="00EE0FFE">
        <w:rPr>
          <w:rFonts w:hint="cs"/>
          <w:rtl/>
        </w:rPr>
        <w:t>מורות ו</w:t>
      </w:r>
      <w:r w:rsidRPr="009138A8">
        <w:rPr>
          <w:rtl/>
        </w:rPr>
        <w:t>מורים</w:t>
      </w:r>
      <w:r w:rsidR="00EE0FFE">
        <w:rPr>
          <w:rFonts w:hint="cs"/>
          <w:rtl/>
        </w:rPr>
        <w:t>, תלמידות</w:t>
      </w:r>
      <w:r w:rsidRPr="009138A8">
        <w:rPr>
          <w:rtl/>
        </w:rPr>
        <w:t xml:space="preserve"> ותלמידים כאחד </w:t>
      </w:r>
      <w:r w:rsidR="008E6B56">
        <w:rPr>
          <w:rFonts w:hint="cs"/>
          <w:rtl/>
        </w:rPr>
        <w:t>(</w:t>
      </w:r>
      <w:r w:rsidR="00AB790A" w:rsidRPr="009138A8">
        <w:rPr>
          <w:rFonts w:cs="Times New Roman"/>
        </w:rPr>
        <w:t>Papadimos</w:t>
      </w:r>
      <w:r w:rsidR="00AB790A">
        <w:rPr>
          <w:rFonts w:cs="Times New Roman"/>
        </w:rPr>
        <w:t xml:space="preserve"> </w:t>
      </w:r>
      <w:r w:rsidR="00AB790A" w:rsidRPr="009138A8">
        <w:rPr>
          <w:rFonts w:cs="Times New Roman"/>
        </w:rPr>
        <w:t>2009; Tyson</w:t>
      </w:r>
      <w:r w:rsidR="00AB790A">
        <w:rPr>
          <w:rFonts w:cs="Times New Roman"/>
        </w:rPr>
        <w:t>,</w:t>
      </w:r>
      <w:r w:rsidR="00AB790A" w:rsidRPr="009138A8">
        <w:rPr>
          <w:rFonts w:cs="Times New Roman"/>
        </w:rPr>
        <w:t xml:space="preserve"> 2023</w:t>
      </w:r>
      <w:r w:rsidR="008E6B56">
        <w:rPr>
          <w:rFonts w:hint="cs"/>
          <w:rtl/>
        </w:rPr>
        <w:t xml:space="preserve">). </w:t>
      </w:r>
    </w:p>
    <w:p w14:paraId="07687D52" w14:textId="3291CD88" w:rsidR="00E838B5" w:rsidRPr="009138A8" w:rsidRDefault="00E838B5" w:rsidP="00FE07CC">
      <w:pPr>
        <w:pStyle w:val="2"/>
      </w:pPr>
      <w:bookmarkStart w:id="56" w:name="_Toc239109212"/>
      <w:r w:rsidRPr="009138A8">
        <w:rPr>
          <w:rtl/>
        </w:rPr>
        <w:t>שדה המחקר ומשתתפי המחקר</w:t>
      </w:r>
      <w:bookmarkEnd w:id="56"/>
    </w:p>
    <w:p w14:paraId="4E9C77DF" w14:textId="72877B72" w:rsidR="00E838B5" w:rsidRPr="009138A8" w:rsidRDefault="00E838B5" w:rsidP="00FE7AFD">
      <w:pPr>
        <w:rPr>
          <w:rtl/>
        </w:rPr>
      </w:pPr>
      <w:r w:rsidRPr="009138A8">
        <w:rPr>
          <w:rtl/>
        </w:rPr>
        <w:t>שדה המחקר נבחר בקפידה וכלל מוסדות חינוך המקדמים פדגוגיה מתקדמת ודיאלוגית</w:t>
      </w:r>
      <w:r w:rsidR="00451963">
        <w:rPr>
          <w:rtl/>
        </w:rPr>
        <w:t>,</w:t>
      </w:r>
      <w:r w:rsidRPr="009138A8">
        <w:rPr>
          <w:rtl/>
        </w:rPr>
        <w:t xml:space="preserve"> תוך התמקדות בבתי ספר המטפחים גישות המעודדות חקירה עצמאית וחשיבה ביקורתית</w:t>
      </w:r>
      <w:r w:rsidR="00AB790A">
        <w:rPr>
          <w:rFonts w:hint="cs"/>
          <w:rtl/>
        </w:rPr>
        <w:t xml:space="preserve"> (</w:t>
      </w:r>
      <w:r w:rsidR="00ED3049">
        <w:rPr>
          <w:rFonts w:cs="Times New Roman"/>
        </w:rPr>
        <w:t>Ogletree, 1998</w:t>
      </w:r>
      <w:r w:rsidR="00AB790A">
        <w:rPr>
          <w:rFonts w:hint="cs"/>
          <w:rtl/>
        </w:rPr>
        <w:t xml:space="preserve">). </w:t>
      </w:r>
      <w:r w:rsidRPr="009138A8">
        <w:rPr>
          <w:rtl/>
        </w:rPr>
        <w:t>מוסדות אלו מתאפיינים באקלים בית-ספרי פתוח ודמוקרטי</w:t>
      </w:r>
      <w:r w:rsidR="00451963">
        <w:rPr>
          <w:rtl/>
        </w:rPr>
        <w:t>,</w:t>
      </w:r>
      <w:r w:rsidRPr="009138A8">
        <w:rPr>
          <w:rtl/>
        </w:rPr>
        <w:t xml:space="preserve"> המאפשר חופש פעולה ועשייה יצירתית לצוות ההוראה ולתלמידים כאחד</w:t>
      </w:r>
      <w:r w:rsidR="004F50F5">
        <w:rPr>
          <w:rFonts w:hint="cs"/>
          <w:rtl/>
        </w:rPr>
        <w:t xml:space="preserve"> (</w:t>
      </w:r>
      <w:r w:rsidR="00074617">
        <w:rPr>
          <w:rFonts w:cs="Times New Roman"/>
        </w:rPr>
        <w:t xml:space="preserve">Demmin-Ferneau, 2026; </w:t>
      </w:r>
      <w:r w:rsidR="00ED3049">
        <w:rPr>
          <w:rFonts w:cs="Times New Roman"/>
        </w:rPr>
        <w:t>Ogletree, 1998</w:t>
      </w:r>
      <w:r w:rsidR="004F50F5">
        <w:rPr>
          <w:rFonts w:hint="cs"/>
          <w:rtl/>
        </w:rPr>
        <w:t xml:space="preserve">). </w:t>
      </w:r>
      <w:r w:rsidRPr="009138A8">
        <w:rPr>
          <w:rtl/>
        </w:rPr>
        <w:t>משתתפי המחקר נבחרו באמצעות דגימה תיאורטית ומכוונת, שמטרתה להגיע לבעלי תפקידים מגוונים בעלי ניסיון עשיר בהוראה ובלמידה עצמאית</w:t>
      </w:r>
      <w:r w:rsidR="00FE7AFD">
        <w:rPr>
          <w:rFonts w:hint="cs"/>
          <w:rtl/>
        </w:rPr>
        <w:t xml:space="preserve"> (</w:t>
      </w:r>
      <w:r w:rsidR="00FE7AFD" w:rsidRPr="009138A8">
        <w:rPr>
          <w:rFonts w:cs="Times New Roman"/>
        </w:rPr>
        <w:t>Tyson</w:t>
      </w:r>
      <w:r w:rsidR="00FE7AFD">
        <w:t>, 2023</w:t>
      </w:r>
      <w:r w:rsidR="00FE7AFD">
        <w:rPr>
          <w:rFonts w:hint="cs"/>
          <w:rtl/>
        </w:rPr>
        <w:t xml:space="preserve">), </w:t>
      </w:r>
      <w:r w:rsidRPr="009138A8">
        <w:rPr>
          <w:rtl/>
        </w:rPr>
        <w:t>קבוצת המשתתפים כללה עשרה מחנכים ומחנכות בעלי ותק ממוצע של כעשר שנים בהוראה, אשר חלקם עברו הכשרה ייחודית בגישות חינוך אלטרנטיביות מגוונות</w:t>
      </w:r>
      <w:r w:rsidR="00FE7AFD">
        <w:rPr>
          <w:rFonts w:hint="cs"/>
          <w:rtl/>
        </w:rPr>
        <w:t xml:space="preserve"> (</w:t>
      </w:r>
      <w:r w:rsidR="00ED3049">
        <w:rPr>
          <w:rFonts w:cs="Times New Roman"/>
        </w:rPr>
        <w:t>Ogletree, 1998</w:t>
      </w:r>
      <w:r w:rsidR="00FE7AFD">
        <w:rPr>
          <w:rFonts w:hint="cs"/>
          <w:rtl/>
        </w:rPr>
        <w:t>)</w:t>
      </w:r>
      <w:r w:rsidR="00FE7AFD" w:rsidRPr="00FE7AFD">
        <w:rPr>
          <w:rFonts w:hint="cs"/>
          <w:rtl/>
        </w:rPr>
        <w:t>. בנוסף</w:t>
      </w:r>
      <w:r w:rsidRPr="00FE7AFD">
        <w:rPr>
          <w:rtl/>
        </w:rPr>
        <w:t xml:space="preserve">, כדי להשיג תמונת מבט רחבה והוליסטית על השדה, שולבו במחקר ארבעה הורים </w:t>
      </w:r>
      <w:r w:rsidR="008A182A">
        <w:rPr>
          <w:rFonts w:hint="cs"/>
          <w:rtl/>
        </w:rPr>
        <w:t xml:space="preserve">שהם </w:t>
      </w:r>
      <w:r w:rsidRPr="00FE7AFD">
        <w:rPr>
          <w:rtl/>
        </w:rPr>
        <w:t xml:space="preserve">שותפים </w:t>
      </w:r>
      <w:r w:rsidR="00B16B99">
        <w:rPr>
          <w:rFonts w:hint="cs"/>
          <w:rtl/>
        </w:rPr>
        <w:t xml:space="preserve">ושותפות </w:t>
      </w:r>
      <w:r w:rsidRPr="00FE7AFD">
        <w:rPr>
          <w:rtl/>
        </w:rPr>
        <w:t>פעילי</w:t>
      </w:r>
      <w:r w:rsidRPr="009138A8">
        <w:rPr>
          <w:rtl/>
        </w:rPr>
        <w:t>ם בחיי הקהילה הבית-ספרית ומעורבים בתהליכי הלמידה של ילדיהם</w:t>
      </w:r>
      <w:r w:rsidR="00FE7AFD">
        <w:rPr>
          <w:rFonts w:hint="cs"/>
          <w:rtl/>
        </w:rPr>
        <w:t xml:space="preserve"> (</w:t>
      </w:r>
      <w:r w:rsidR="00ED3049">
        <w:rPr>
          <w:rFonts w:cs="Times New Roman"/>
        </w:rPr>
        <w:t>Demmin-Ferneau, 2026</w:t>
      </w:r>
      <w:r w:rsidR="00FE7AFD" w:rsidRPr="009138A8">
        <w:rPr>
          <w:rFonts w:cs="Times New Roman"/>
        </w:rPr>
        <w:t>;</w:t>
      </w:r>
      <w:r w:rsidR="00FE7AFD">
        <w:rPr>
          <w:rFonts w:cs="Times New Roman"/>
        </w:rPr>
        <w:t xml:space="preserve"> </w:t>
      </w:r>
      <w:r w:rsidR="00ED3049">
        <w:rPr>
          <w:rFonts w:cs="Times New Roman"/>
        </w:rPr>
        <w:t>Ogletree, 1998</w:t>
      </w:r>
      <w:r w:rsidR="00FE7AFD">
        <w:rPr>
          <w:rFonts w:hint="cs"/>
          <w:rtl/>
        </w:rPr>
        <w:t>)</w:t>
      </w:r>
      <w:r w:rsidR="00FE7AFD" w:rsidRPr="00FE7AFD">
        <w:rPr>
          <w:rFonts w:hint="cs"/>
          <w:rtl/>
        </w:rPr>
        <w:t>.</w:t>
      </w:r>
      <w:r w:rsidRPr="009138A8">
        <w:rPr>
          <w:rtl/>
        </w:rPr>
        <w:t xml:space="preserve"> גיוון זה בבחירת המשתתפים הבטיח ייצוג של קולות שונים, ותרם להבנת יחסי הגומלין המורכבים שבין הבית ל</w:t>
      </w:r>
      <w:r w:rsidR="00BC6729">
        <w:rPr>
          <w:rFonts w:hint="cs"/>
          <w:rtl/>
        </w:rPr>
        <w:t xml:space="preserve">בין </w:t>
      </w:r>
      <w:r w:rsidRPr="009138A8">
        <w:rPr>
          <w:rtl/>
        </w:rPr>
        <w:t>בית הספר סביב סוגיית טיפוח עצמאות</w:t>
      </w:r>
      <w:r w:rsidR="00B16B99">
        <w:rPr>
          <w:rFonts w:hint="cs"/>
          <w:rtl/>
        </w:rPr>
        <w:t>ם</w:t>
      </w:r>
      <w:r w:rsidRPr="009138A8">
        <w:rPr>
          <w:rtl/>
        </w:rPr>
        <w:t xml:space="preserve"> של הילד</w:t>
      </w:r>
      <w:r w:rsidR="000165D7">
        <w:rPr>
          <w:rFonts w:hint="cs"/>
          <w:rtl/>
        </w:rPr>
        <w:t xml:space="preserve"> </w:t>
      </w:r>
      <w:r w:rsidR="00B16B99">
        <w:rPr>
          <w:rFonts w:hint="cs"/>
          <w:rtl/>
        </w:rPr>
        <w:t xml:space="preserve">והילדה </w:t>
      </w:r>
      <w:r w:rsidR="000165D7">
        <w:rPr>
          <w:rFonts w:hint="cs"/>
          <w:rtl/>
        </w:rPr>
        <w:t>(</w:t>
      </w:r>
      <w:r w:rsidR="00AF2AA0" w:rsidRPr="00AF2AA0">
        <w:rPr>
          <w:rFonts w:cs="Times New Roman"/>
        </w:rPr>
        <w:t>Anthropoi, 2023</w:t>
      </w:r>
      <w:r w:rsidR="000165D7" w:rsidRPr="009138A8">
        <w:rPr>
          <w:rFonts w:cs="Times New Roman"/>
        </w:rPr>
        <w:t xml:space="preserve">; </w:t>
      </w:r>
      <w:r w:rsidR="00ED3049">
        <w:rPr>
          <w:rFonts w:cs="Times New Roman"/>
        </w:rPr>
        <w:t>Demmin-Ferneau, 2026</w:t>
      </w:r>
      <w:r w:rsidR="000165D7">
        <w:rPr>
          <w:rFonts w:hint="cs"/>
          <w:rtl/>
        </w:rPr>
        <w:t xml:space="preserve">). </w:t>
      </w:r>
    </w:p>
    <w:p w14:paraId="63AF91FB" w14:textId="3075C9CB" w:rsidR="00E838B5" w:rsidRPr="009138A8" w:rsidRDefault="00E838B5" w:rsidP="00FE07CC">
      <w:pPr>
        <w:pStyle w:val="2"/>
      </w:pPr>
      <w:bookmarkStart w:id="57" w:name="_Toc239109213"/>
      <w:r w:rsidRPr="009138A8">
        <w:rPr>
          <w:rtl/>
        </w:rPr>
        <w:t>כלי המחקר ואיסוף הנתונים</w:t>
      </w:r>
      <w:bookmarkEnd w:id="57"/>
    </w:p>
    <w:p w14:paraId="61804092" w14:textId="77867248" w:rsidR="00E838B5" w:rsidRPr="009138A8" w:rsidRDefault="00E838B5" w:rsidP="00A37757">
      <w:r w:rsidRPr="009138A8">
        <w:rPr>
          <w:rtl/>
        </w:rPr>
        <w:t>לשם השגת מהימנות פנימית עשירה והצלבת מידע (טריאנגולציה)</w:t>
      </w:r>
      <w:r w:rsidR="00451963">
        <w:rPr>
          <w:rtl/>
        </w:rPr>
        <w:t>,</w:t>
      </w:r>
      <w:r w:rsidRPr="009138A8">
        <w:rPr>
          <w:rtl/>
        </w:rPr>
        <w:t xml:space="preserve"> נעשה שימוש בשלושה כלי מחקר איכותניים מרכזיים </w:t>
      </w:r>
      <w:r w:rsidR="000165D7">
        <w:rPr>
          <w:rFonts w:hint="cs"/>
          <w:rtl/>
        </w:rPr>
        <w:t>(</w:t>
      </w:r>
      <w:r w:rsidR="000165D7" w:rsidRPr="009138A8">
        <w:rPr>
          <w:rFonts w:cs="Times New Roman"/>
        </w:rPr>
        <w:t>Tyson</w:t>
      </w:r>
      <w:r w:rsidR="000165D7">
        <w:rPr>
          <w:rFonts w:cs="Times New Roman"/>
        </w:rPr>
        <w:t>,</w:t>
      </w:r>
      <w:r w:rsidR="000165D7" w:rsidRPr="009138A8">
        <w:rPr>
          <w:rFonts w:cs="Times New Roman"/>
        </w:rPr>
        <w:t xml:space="preserve"> 2023</w:t>
      </w:r>
      <w:r w:rsidR="000165D7">
        <w:rPr>
          <w:rFonts w:hint="cs"/>
          <w:rtl/>
        </w:rPr>
        <w:t xml:space="preserve">). </w:t>
      </w:r>
      <w:r w:rsidRPr="009138A8">
        <w:rPr>
          <w:rtl/>
        </w:rPr>
        <w:t>הכלי הראשון היה ראיונות חצי-מובנים מעמיקים עם אנשי הצוות החינוכי וההורים</w:t>
      </w:r>
      <w:r w:rsidR="00451963">
        <w:rPr>
          <w:rtl/>
        </w:rPr>
        <w:t>,</w:t>
      </w:r>
      <w:r w:rsidRPr="009138A8">
        <w:rPr>
          <w:rtl/>
        </w:rPr>
        <w:t xml:space="preserve"> אשר התמקדו בתפיסותיהם לגבי התפתחות החשיבה של הילדים ובדרכי עבודתם המעשיות</w:t>
      </w:r>
      <w:r w:rsidR="00A049CE">
        <w:rPr>
          <w:rFonts w:hint="cs"/>
          <w:rtl/>
        </w:rPr>
        <w:t xml:space="preserve"> (</w:t>
      </w:r>
      <w:r w:rsidR="00ED3049">
        <w:t>Ogletree, 1998</w:t>
      </w:r>
      <w:r w:rsidR="00A049CE">
        <w:rPr>
          <w:rFonts w:hint="cs"/>
          <w:rtl/>
        </w:rPr>
        <w:t xml:space="preserve">). </w:t>
      </w:r>
      <w:r w:rsidRPr="009138A8">
        <w:rPr>
          <w:rtl/>
        </w:rPr>
        <w:t>ראיונות אלו איפשרו למשתתפים להעלות תובנות אישיות ורפלקטיביות מורכבות ללא כבילה למבנה נוקשה</w:t>
      </w:r>
      <w:r w:rsidR="00451963">
        <w:rPr>
          <w:rtl/>
        </w:rPr>
        <w:t>,</w:t>
      </w:r>
      <w:r w:rsidRPr="009138A8">
        <w:rPr>
          <w:rtl/>
        </w:rPr>
        <w:t xml:space="preserve"> תוך שמירה על שיח דיאלוגי פתוח ומכבד</w:t>
      </w:r>
      <w:r w:rsidR="00A049CE">
        <w:rPr>
          <w:rFonts w:hint="cs"/>
          <w:rtl/>
        </w:rPr>
        <w:t xml:space="preserve"> (</w:t>
      </w:r>
      <w:r w:rsidR="005A341B">
        <w:rPr>
          <w:rFonts w:cs="Times New Roman"/>
        </w:rPr>
        <w:t>Boud et al., 1985</w:t>
      </w:r>
      <w:r w:rsidR="00A049CE" w:rsidRPr="00A049CE">
        <w:rPr>
          <w:rFonts w:cs="Times New Roman"/>
        </w:rPr>
        <w:t>;</w:t>
      </w:r>
      <w:r w:rsidR="00A049CE" w:rsidRPr="009138A8">
        <w:rPr>
          <w:rFonts w:cs="Times New Roman"/>
        </w:rPr>
        <w:t xml:space="preserve"> </w:t>
      </w:r>
      <w:r w:rsidR="00A049CE">
        <w:rPr>
          <w:rFonts w:cs="Times New Roman"/>
        </w:rPr>
        <w:t xml:space="preserve">Orsini et </w:t>
      </w:r>
      <w:r w:rsidR="00A049CE">
        <w:rPr>
          <w:rFonts w:cs="Times New Roman"/>
        </w:rPr>
        <w:lastRenderedPageBreak/>
        <w:t>al., 2016</w:t>
      </w:r>
      <w:r w:rsidR="00A049CE">
        <w:rPr>
          <w:rFonts w:hint="cs"/>
          <w:rtl/>
        </w:rPr>
        <w:t>).</w:t>
      </w:r>
      <w:r w:rsidRPr="009138A8">
        <w:rPr>
          <w:rtl/>
        </w:rPr>
        <w:t xml:space="preserve"> הכלי השני היה תצפיות ישירות לא משתתפות שנערכו בכיתות במהלך שיעורים מרכזיים, לשם תיעוד הדינמיקה הכיתתית המתרחשת בפועל </w:t>
      </w:r>
      <w:r w:rsidR="00A049CE">
        <w:rPr>
          <w:rFonts w:hint="cs"/>
          <w:rtl/>
        </w:rPr>
        <w:t>(</w:t>
      </w:r>
      <w:r w:rsidR="00ED3049">
        <w:rPr>
          <w:rFonts w:cs="Times New Roman"/>
        </w:rPr>
        <w:t>Ogletree, 1998</w:t>
      </w:r>
      <w:r w:rsidR="00A049CE">
        <w:rPr>
          <w:rFonts w:cs="Times New Roman"/>
        </w:rPr>
        <w:t>; Orsini et al., 2016</w:t>
      </w:r>
      <w:r w:rsidR="00A049CE">
        <w:rPr>
          <w:rFonts w:hint="cs"/>
          <w:rtl/>
        </w:rPr>
        <w:t>).</w:t>
      </w:r>
      <w:r w:rsidRPr="009138A8">
        <w:rPr>
          <w:rFonts w:cs="Times New Roman"/>
        </w:rPr>
        <w:t xml:space="preserve"> </w:t>
      </w:r>
      <w:r w:rsidRPr="009138A8">
        <w:rPr>
          <w:rtl/>
        </w:rPr>
        <w:t>התצפיות התמקדו באופן שבו מורים מעוררים שאלות</w:t>
      </w:r>
      <w:r w:rsidR="00451963">
        <w:rPr>
          <w:rtl/>
        </w:rPr>
        <w:t>,</w:t>
      </w:r>
      <w:r w:rsidRPr="009138A8">
        <w:rPr>
          <w:rtl/>
        </w:rPr>
        <w:t xml:space="preserve"> מגיבים לרעיונות של תלמידים ומעודדים את קהילת החקירה הכיתתית </w:t>
      </w:r>
      <w:r w:rsidR="002B2220">
        <w:rPr>
          <w:rFonts w:hint="cs"/>
          <w:rtl/>
        </w:rPr>
        <w:t>(</w:t>
      </w:r>
      <w:r w:rsidR="002B2220" w:rsidRPr="009138A8">
        <w:rPr>
          <w:rFonts w:cs="Times New Roman"/>
        </w:rPr>
        <w:t>Lipman</w:t>
      </w:r>
      <w:r w:rsidR="002B2220">
        <w:rPr>
          <w:rFonts w:cs="Times New Roman"/>
        </w:rPr>
        <w:t>,</w:t>
      </w:r>
      <w:r w:rsidR="002B2220" w:rsidRPr="009138A8">
        <w:rPr>
          <w:rFonts w:cs="Times New Roman"/>
        </w:rPr>
        <w:t xml:space="preserve"> 2003</w:t>
      </w:r>
      <w:r w:rsidR="002B2220">
        <w:rPr>
          <w:rFonts w:hint="cs"/>
          <w:rtl/>
        </w:rPr>
        <w:t>). ה</w:t>
      </w:r>
      <w:r w:rsidRPr="009138A8">
        <w:rPr>
          <w:rtl/>
        </w:rPr>
        <w:t>כלי השלישי היה ניתוח מסמכים וחומרים תיעודיים, אשר כלל בחינה מעמיקה של 'ספרי שיעור ראשי' (</w:t>
      </w:r>
      <w:r w:rsidRPr="00341C73">
        <w:rPr>
          <w:sz w:val="20"/>
          <w:szCs w:val="22"/>
          <w:rtl/>
        </w:rPr>
        <w:t>Main Lesson Books</w:t>
      </w:r>
      <w:r w:rsidRPr="009138A8">
        <w:rPr>
          <w:rtl/>
        </w:rPr>
        <w:t xml:space="preserve">) שנכתבו ואוירו על ידי התלמידים עצמם </w:t>
      </w:r>
      <w:r w:rsidR="00341C73">
        <w:rPr>
          <w:rFonts w:hint="cs"/>
          <w:rtl/>
        </w:rPr>
        <w:t>(</w:t>
      </w:r>
      <w:r w:rsidR="00341C73" w:rsidRPr="00ED3049">
        <w:t>Demmin-Ferneau, 2026; Ogletree, 1998</w:t>
      </w:r>
      <w:r w:rsidR="00341C73">
        <w:rPr>
          <w:rFonts w:hint="cs"/>
          <w:rtl/>
        </w:rPr>
        <w:t>)</w:t>
      </w:r>
      <w:r w:rsidR="00664E64">
        <w:rPr>
          <w:rFonts w:cs="Times New Roman" w:hint="cs"/>
          <w:rtl/>
        </w:rPr>
        <w:t>.</w:t>
      </w:r>
      <w:r w:rsidR="00746D1C">
        <w:rPr>
          <w:rFonts w:cs="Times New Roman" w:hint="cs"/>
          <w:rtl/>
        </w:rPr>
        <w:t xml:space="preserve"> </w:t>
      </w:r>
      <w:r w:rsidRPr="009138A8">
        <w:rPr>
          <w:rtl/>
        </w:rPr>
        <w:t>ניתוח מחברות ייחודיות אלו איפשר לחשוף את אופן עיבוד הידע העצמאי, את מידת היצירתיות ואת השילוב שבין מדע ל</w:t>
      </w:r>
      <w:r w:rsidR="007362DF">
        <w:rPr>
          <w:rtl/>
        </w:rPr>
        <w:t>אמנות</w:t>
      </w:r>
      <w:r w:rsidRPr="009138A8">
        <w:rPr>
          <w:rtl/>
        </w:rPr>
        <w:t xml:space="preserve"> בלמידה</w:t>
      </w:r>
      <w:r w:rsidR="00ED3049">
        <w:rPr>
          <w:rFonts w:hint="cs"/>
          <w:rtl/>
        </w:rPr>
        <w:t xml:space="preserve"> (</w:t>
      </w:r>
      <w:r w:rsidR="00ED3049" w:rsidRPr="00ED3049">
        <w:t>Demmin-Ferneau, 2026; Ogletree, 1998</w:t>
      </w:r>
      <w:r w:rsidR="00ED3049">
        <w:rPr>
          <w:rFonts w:hint="cs"/>
          <w:rtl/>
        </w:rPr>
        <w:t>).</w:t>
      </w:r>
    </w:p>
    <w:p w14:paraId="1039FA95" w14:textId="5D1923C3" w:rsidR="00E838B5" w:rsidRPr="009138A8" w:rsidRDefault="00E838B5" w:rsidP="00FE07CC">
      <w:pPr>
        <w:pStyle w:val="2"/>
        <w:rPr>
          <w:rtl/>
        </w:rPr>
      </w:pPr>
      <w:bookmarkStart w:id="58" w:name="_Toc239109214"/>
      <w:r w:rsidRPr="009138A8">
        <w:rPr>
          <w:rtl/>
        </w:rPr>
        <w:t>מהלך המחקר</w:t>
      </w:r>
      <w:bookmarkEnd w:id="58"/>
    </w:p>
    <w:p w14:paraId="1B4EDBEE" w14:textId="2EA773A0" w:rsidR="00E838B5" w:rsidRPr="009138A8" w:rsidRDefault="00E838B5" w:rsidP="002E7474">
      <w:pPr>
        <w:rPr>
          <w:rtl/>
        </w:rPr>
      </w:pPr>
      <w:r w:rsidRPr="009138A8">
        <w:rPr>
          <w:rtl/>
        </w:rPr>
        <w:t xml:space="preserve">מהלך המחקר התבצע באופן שיטתי ומדורג לאורך שלושה שלבים עיקריים </w:t>
      </w:r>
      <w:r w:rsidR="00497BFA" w:rsidRPr="001F36BF">
        <w:rPr>
          <w:rFonts w:ascii="David" w:hAnsi="David"/>
          <w:rtl/>
        </w:rPr>
        <w:t>(</w:t>
      </w:r>
      <w:r w:rsidR="00497BFA" w:rsidRPr="009138A8">
        <w:rPr>
          <w:rFonts w:cs="Times New Roman"/>
        </w:rPr>
        <w:t>Tyson</w:t>
      </w:r>
      <w:r w:rsidR="00497BFA">
        <w:rPr>
          <w:rFonts w:cs="Times New Roman"/>
        </w:rPr>
        <w:t>,</w:t>
      </w:r>
      <w:r w:rsidR="00497BFA" w:rsidRPr="009138A8">
        <w:rPr>
          <w:rFonts w:cs="Times New Roman"/>
        </w:rPr>
        <w:t xml:space="preserve"> 2023</w:t>
      </w:r>
      <w:r w:rsidR="00497BFA" w:rsidRPr="001F36BF">
        <w:rPr>
          <w:rFonts w:ascii="David" w:hAnsi="David"/>
          <w:rtl/>
        </w:rPr>
        <w:t>)</w:t>
      </w:r>
      <w:r w:rsidR="00497BFA" w:rsidRPr="001F36BF">
        <w:rPr>
          <w:rFonts w:hint="cs"/>
          <w:rtl/>
        </w:rPr>
        <w:t>.</w:t>
      </w:r>
      <w:r w:rsidR="00497BFA">
        <w:rPr>
          <w:rFonts w:cs="Times New Roman" w:hint="cs"/>
          <w:rtl/>
        </w:rPr>
        <w:t xml:space="preserve"> </w:t>
      </w:r>
      <w:r w:rsidRPr="009138A8">
        <w:rPr>
          <w:rtl/>
        </w:rPr>
        <w:t>בשלב המקדים פנה החוקר אל הנהלות מוסדות החינוך והמשתתפים לקבלת אישורים רשמיים והסכמה מדעת</w:t>
      </w:r>
      <w:r w:rsidR="00ED3049">
        <w:rPr>
          <w:rFonts w:hint="cs"/>
          <w:rtl/>
        </w:rPr>
        <w:t xml:space="preserve"> (</w:t>
      </w:r>
      <w:r w:rsidR="00ED3049">
        <w:rPr>
          <w:rFonts w:cs="Times New Roman"/>
        </w:rPr>
        <w:t>Orsini et al., 2016</w:t>
      </w:r>
      <w:r w:rsidR="00ED3049">
        <w:rPr>
          <w:rFonts w:hint="cs"/>
          <w:rtl/>
        </w:rPr>
        <w:t xml:space="preserve">). </w:t>
      </w:r>
      <w:r w:rsidRPr="009138A8">
        <w:rPr>
          <w:rtl/>
        </w:rPr>
        <w:t>בשלב השני התבצע איסוף הנתונים בשטח</w:t>
      </w:r>
      <w:r w:rsidR="00451963">
        <w:rPr>
          <w:rtl/>
        </w:rPr>
        <w:t>,</w:t>
      </w:r>
      <w:r w:rsidRPr="009138A8">
        <w:rPr>
          <w:rtl/>
        </w:rPr>
        <w:t xml:space="preserve"> שכלל ביצוע של עשר תצפיות בכיתות ותיאום הראיונות האישיים שהתקיימו בסביבה </w:t>
      </w:r>
      <w:r w:rsidR="00962817" w:rsidRPr="009138A8">
        <w:rPr>
          <w:rFonts w:hint="cs"/>
          <w:rtl/>
        </w:rPr>
        <w:t>ניטרלית</w:t>
      </w:r>
      <w:r w:rsidRPr="009138A8">
        <w:rPr>
          <w:rtl/>
        </w:rPr>
        <w:t xml:space="preserve"> ונוחה למשתתפים</w:t>
      </w:r>
      <w:r w:rsidR="002A40A0">
        <w:rPr>
          <w:rFonts w:hint="cs"/>
          <w:rtl/>
        </w:rPr>
        <w:t xml:space="preserve"> ולמשתתפות</w:t>
      </w:r>
      <w:r w:rsidR="00ED3049">
        <w:rPr>
          <w:rFonts w:hint="cs"/>
          <w:rtl/>
        </w:rPr>
        <w:t xml:space="preserve"> (</w:t>
      </w:r>
      <w:r w:rsidR="00ED3049">
        <w:rPr>
          <w:rFonts w:cs="Times New Roman"/>
        </w:rPr>
        <w:t>Ogletree, 1998</w:t>
      </w:r>
      <w:r w:rsidR="00ED3049">
        <w:rPr>
          <w:rFonts w:hint="cs"/>
          <w:rtl/>
        </w:rPr>
        <w:t>).</w:t>
      </w:r>
      <w:r w:rsidR="002E7474">
        <w:rPr>
          <w:rFonts w:hint="cs"/>
          <w:rtl/>
        </w:rPr>
        <w:t xml:space="preserve"> </w:t>
      </w:r>
      <w:r w:rsidRPr="009138A8">
        <w:rPr>
          <w:rtl/>
        </w:rPr>
        <w:t>כל הראיונות הוקלטו באישור המרואיינים ותומללו מילה במילה לשם דיוק מרבי בהצגת דבריהם בגוף העבודה</w:t>
      </w:r>
      <w:r w:rsidR="00497BFA">
        <w:rPr>
          <w:rFonts w:cs="Times New Roman" w:hint="cs"/>
          <w:rtl/>
        </w:rPr>
        <w:t xml:space="preserve"> </w:t>
      </w:r>
      <w:r w:rsidR="00497BFA" w:rsidRPr="00F26CD5">
        <w:rPr>
          <w:rFonts w:ascii="David" w:hAnsi="David"/>
          <w:rtl/>
        </w:rPr>
        <w:t>(</w:t>
      </w:r>
      <w:r w:rsidR="00497BFA" w:rsidRPr="009138A8">
        <w:rPr>
          <w:rFonts w:cs="Times New Roman"/>
        </w:rPr>
        <w:t>Tyson</w:t>
      </w:r>
      <w:r w:rsidR="00497BFA">
        <w:rPr>
          <w:rFonts w:cs="Times New Roman"/>
        </w:rPr>
        <w:t>,</w:t>
      </w:r>
      <w:r w:rsidR="00497BFA" w:rsidRPr="009138A8">
        <w:rPr>
          <w:rFonts w:cs="Times New Roman"/>
        </w:rPr>
        <w:t xml:space="preserve"> 2023</w:t>
      </w:r>
      <w:r w:rsidR="00497BFA" w:rsidRPr="00F26CD5">
        <w:rPr>
          <w:rFonts w:ascii="David" w:hAnsi="David"/>
          <w:rtl/>
        </w:rPr>
        <w:t>)</w:t>
      </w:r>
      <w:r w:rsidR="00497BFA" w:rsidRPr="00F26CD5">
        <w:rPr>
          <w:rtl/>
        </w:rPr>
        <w:t>.</w:t>
      </w:r>
      <w:r w:rsidR="00497BFA">
        <w:rPr>
          <w:rFonts w:cs="Times New Roman" w:hint="cs"/>
          <w:rtl/>
        </w:rPr>
        <w:t xml:space="preserve"> </w:t>
      </w:r>
      <w:r w:rsidRPr="009138A8">
        <w:rPr>
          <w:rtl/>
        </w:rPr>
        <w:t>בשלב השלישי והאחרון רוכזו כל התמלילים</w:t>
      </w:r>
      <w:r w:rsidR="00451963">
        <w:rPr>
          <w:rtl/>
        </w:rPr>
        <w:t>,</w:t>
      </w:r>
      <w:r w:rsidRPr="009138A8">
        <w:rPr>
          <w:rtl/>
        </w:rPr>
        <w:t xml:space="preserve"> דפי התצפית וממצאי ניתוח המחברות לכדי מאגר נתונים אחד מאורגן </w:t>
      </w:r>
      <w:r w:rsidR="00497BFA" w:rsidRPr="001F36BF">
        <w:rPr>
          <w:rFonts w:ascii="David" w:hAnsi="David"/>
          <w:rtl/>
        </w:rPr>
        <w:t>(</w:t>
      </w:r>
      <w:r w:rsidR="00497BFA" w:rsidRPr="009138A8">
        <w:rPr>
          <w:rFonts w:cs="Times New Roman"/>
        </w:rPr>
        <w:t>Tyson</w:t>
      </w:r>
      <w:r w:rsidR="00497BFA">
        <w:rPr>
          <w:rFonts w:cs="Times New Roman"/>
        </w:rPr>
        <w:t>,</w:t>
      </w:r>
      <w:r w:rsidR="00497BFA" w:rsidRPr="009138A8">
        <w:rPr>
          <w:rFonts w:cs="Times New Roman"/>
        </w:rPr>
        <w:t xml:space="preserve"> 2023</w:t>
      </w:r>
      <w:r w:rsidR="00497BFA" w:rsidRPr="001F36BF">
        <w:rPr>
          <w:rFonts w:ascii="David" w:hAnsi="David"/>
          <w:rtl/>
        </w:rPr>
        <w:t>)</w:t>
      </w:r>
      <w:r w:rsidR="00497BFA" w:rsidRPr="001F36BF">
        <w:rPr>
          <w:rFonts w:hint="cs"/>
          <w:rtl/>
        </w:rPr>
        <w:t>.</w:t>
      </w:r>
      <w:r w:rsidR="00497BFA">
        <w:rPr>
          <w:rFonts w:cs="Times New Roman" w:hint="cs"/>
          <w:rtl/>
        </w:rPr>
        <w:t xml:space="preserve"> </w:t>
      </w:r>
      <w:r w:rsidRPr="009138A8">
        <w:rPr>
          <w:rtl/>
        </w:rPr>
        <w:t>נתונים אלו עברו הגהה קפדנית והצלבה הדדית על מנת לוודא שלא נפלו טעויות בהבנת הדברים או בייחוסם למקורות הנכונים</w:t>
      </w:r>
      <w:r w:rsidR="00325ECF">
        <w:rPr>
          <w:rtl/>
        </w:rPr>
        <w:t xml:space="preserve"> </w:t>
      </w:r>
      <w:r w:rsidR="002E7474" w:rsidRPr="001F36BF">
        <w:rPr>
          <w:rFonts w:ascii="David" w:hAnsi="David"/>
          <w:rtl/>
        </w:rPr>
        <w:t>(</w:t>
      </w:r>
      <w:r w:rsidR="00461C53">
        <w:rPr>
          <w:rFonts w:cs="Times New Roman"/>
        </w:rPr>
        <w:t xml:space="preserve">Orsini et al., 2016; </w:t>
      </w:r>
      <w:r w:rsidR="002E7474" w:rsidRPr="009138A8">
        <w:rPr>
          <w:rFonts w:cs="Times New Roman"/>
        </w:rPr>
        <w:t>Tyson</w:t>
      </w:r>
      <w:r w:rsidR="002E7474">
        <w:rPr>
          <w:rFonts w:cs="Times New Roman"/>
        </w:rPr>
        <w:t>,</w:t>
      </w:r>
      <w:r w:rsidR="002E7474" w:rsidRPr="009138A8">
        <w:rPr>
          <w:rFonts w:cs="Times New Roman"/>
        </w:rPr>
        <w:t xml:space="preserve"> 2023</w:t>
      </w:r>
      <w:r w:rsidR="002E7474" w:rsidRPr="001F36BF">
        <w:rPr>
          <w:rFonts w:ascii="David" w:hAnsi="David"/>
          <w:rtl/>
        </w:rPr>
        <w:t>)</w:t>
      </w:r>
      <w:r w:rsidR="002E7474" w:rsidRPr="001F36BF">
        <w:rPr>
          <w:rFonts w:hint="cs"/>
          <w:rtl/>
        </w:rPr>
        <w:t>.</w:t>
      </w:r>
    </w:p>
    <w:p w14:paraId="3B57FCF9" w14:textId="7C448EAA" w:rsidR="00E838B5" w:rsidRPr="009138A8" w:rsidRDefault="00E838B5" w:rsidP="00FE07CC">
      <w:pPr>
        <w:pStyle w:val="2"/>
      </w:pPr>
      <w:bookmarkStart w:id="59" w:name="_Toc239109215"/>
      <w:r w:rsidRPr="009138A8">
        <w:rPr>
          <w:rtl/>
        </w:rPr>
        <w:t>דרכי ניתוח הנתונים</w:t>
      </w:r>
      <w:bookmarkEnd w:id="59"/>
    </w:p>
    <w:p w14:paraId="74A06781" w14:textId="1FD29867" w:rsidR="00A52C92" w:rsidRPr="009138A8" w:rsidRDefault="00E838B5" w:rsidP="00613974">
      <w:r w:rsidRPr="009138A8">
        <w:rPr>
          <w:rtl/>
        </w:rPr>
        <w:t>ניתוח הנתונים במחקר זה התבסס על שיטת הניתוח התמטי-נרטיבי המקובלת במחקרים איכותניים-פנומנולוגיים</w:t>
      </w:r>
      <w:r w:rsidR="00325ECF">
        <w:rPr>
          <w:rtl/>
        </w:rPr>
        <w:t xml:space="preserve"> </w:t>
      </w:r>
      <w:r w:rsidR="002E7474" w:rsidRPr="001F36BF">
        <w:rPr>
          <w:rFonts w:ascii="David" w:hAnsi="David"/>
          <w:rtl/>
        </w:rPr>
        <w:t>(</w:t>
      </w:r>
      <w:r w:rsidR="002E7474" w:rsidRPr="009138A8">
        <w:rPr>
          <w:rFonts w:cs="Times New Roman"/>
        </w:rPr>
        <w:t>Tyson</w:t>
      </w:r>
      <w:r w:rsidR="002E7474">
        <w:rPr>
          <w:rFonts w:cs="Times New Roman"/>
        </w:rPr>
        <w:t>,</w:t>
      </w:r>
      <w:r w:rsidR="002E7474" w:rsidRPr="009138A8">
        <w:rPr>
          <w:rFonts w:cs="Times New Roman"/>
        </w:rPr>
        <w:t xml:space="preserve"> 2023</w:t>
      </w:r>
      <w:r w:rsidR="002E7474" w:rsidRPr="001F36BF">
        <w:rPr>
          <w:rFonts w:ascii="David" w:hAnsi="David"/>
          <w:rtl/>
        </w:rPr>
        <w:t>)</w:t>
      </w:r>
      <w:r w:rsidR="002E7474" w:rsidRPr="001F36BF">
        <w:rPr>
          <w:rFonts w:hint="cs"/>
          <w:rtl/>
        </w:rPr>
        <w:t>.</w:t>
      </w:r>
      <w:r w:rsidR="002E7474">
        <w:rPr>
          <w:rFonts w:cs="Times New Roman" w:hint="cs"/>
          <w:rtl/>
        </w:rPr>
        <w:t xml:space="preserve"> </w:t>
      </w:r>
      <w:r w:rsidRPr="009138A8">
        <w:rPr>
          <w:rtl/>
        </w:rPr>
        <w:t>תהליך הניתוח נעשה באופן ידני וכלל קריאה חוזרת ונשנית של התמלילים ודפי התצפית לשם יצירת היכרות אינטימית ועמוקה עם החומרים</w:t>
      </w:r>
      <w:r w:rsidR="006C770E">
        <w:rPr>
          <w:rFonts w:hint="cs"/>
          <w:rtl/>
        </w:rPr>
        <w:t xml:space="preserve"> (</w:t>
      </w:r>
      <w:r w:rsidR="006C770E">
        <w:rPr>
          <w:rFonts w:cs="Times New Roman"/>
        </w:rPr>
        <w:t>Orsini et al., 2016</w:t>
      </w:r>
      <w:r w:rsidR="006C770E">
        <w:rPr>
          <w:rFonts w:hint="cs"/>
          <w:rtl/>
        </w:rPr>
        <w:t xml:space="preserve">). </w:t>
      </w:r>
      <w:r w:rsidRPr="009138A8">
        <w:rPr>
          <w:rtl/>
        </w:rPr>
        <w:t>בשלב הראשון של הניתוח בוצע קידוד פתוח (</w:t>
      </w:r>
      <w:r w:rsidR="006C770E" w:rsidRPr="006C770E">
        <w:t>Open Coding</w:t>
      </w:r>
      <w:r w:rsidRPr="009138A8">
        <w:rPr>
          <w:rtl/>
        </w:rPr>
        <w:t xml:space="preserve">) שבו חולצו יחידות משמעות ראשוניות ומילים משמעותיות מתוך הטקסט </w:t>
      </w:r>
      <w:r w:rsidR="002E7474" w:rsidRPr="001F36BF">
        <w:rPr>
          <w:rFonts w:ascii="David" w:hAnsi="David"/>
          <w:rtl/>
        </w:rPr>
        <w:t>(</w:t>
      </w:r>
      <w:r w:rsidR="002E7474" w:rsidRPr="009138A8">
        <w:rPr>
          <w:rFonts w:cs="Times New Roman"/>
        </w:rPr>
        <w:t>Tyson</w:t>
      </w:r>
      <w:r w:rsidR="002E7474">
        <w:rPr>
          <w:rFonts w:cs="Times New Roman"/>
        </w:rPr>
        <w:t>,</w:t>
      </w:r>
      <w:r w:rsidR="002E7474" w:rsidRPr="009138A8">
        <w:rPr>
          <w:rFonts w:cs="Times New Roman"/>
        </w:rPr>
        <w:t xml:space="preserve"> 2023</w:t>
      </w:r>
      <w:r w:rsidR="002E7474" w:rsidRPr="001F36BF">
        <w:rPr>
          <w:rFonts w:ascii="David" w:hAnsi="David"/>
          <w:rtl/>
        </w:rPr>
        <w:t>)</w:t>
      </w:r>
      <w:r w:rsidR="002E7474" w:rsidRPr="001F36BF">
        <w:rPr>
          <w:rFonts w:hint="cs"/>
          <w:rtl/>
        </w:rPr>
        <w:t>.</w:t>
      </w:r>
      <w:r w:rsidR="002E7474">
        <w:rPr>
          <w:rFonts w:cs="Times New Roman" w:hint="cs"/>
          <w:rtl/>
        </w:rPr>
        <w:t xml:space="preserve"> </w:t>
      </w:r>
      <w:r w:rsidRPr="009138A8">
        <w:rPr>
          <w:rtl/>
        </w:rPr>
        <w:t>בשלב השני קובצו קודים אלו לכדי קטגוריות רחבות יותר</w:t>
      </w:r>
      <w:r w:rsidR="00451963">
        <w:rPr>
          <w:rtl/>
        </w:rPr>
        <w:t>,</w:t>
      </w:r>
      <w:r w:rsidRPr="009138A8">
        <w:rPr>
          <w:rtl/>
        </w:rPr>
        <w:t xml:space="preserve"> אשר שיקפו דפוסים משותפים והבדלים בתפיסותיהם של המשתתפים</w:t>
      </w:r>
      <w:r w:rsidR="008079B6">
        <w:rPr>
          <w:rFonts w:hint="cs"/>
          <w:rtl/>
        </w:rPr>
        <w:t xml:space="preserve"> והמשתתפות</w:t>
      </w:r>
      <w:r w:rsidRPr="009138A8">
        <w:rPr>
          <w:rtl/>
        </w:rPr>
        <w:t xml:space="preserve"> השונים </w:t>
      </w:r>
      <w:r w:rsidR="002E7474" w:rsidRPr="001F36BF">
        <w:rPr>
          <w:rFonts w:ascii="David" w:hAnsi="David"/>
          <w:rtl/>
        </w:rPr>
        <w:t>(</w:t>
      </w:r>
      <w:r w:rsidR="002E7474" w:rsidRPr="009138A8">
        <w:rPr>
          <w:rFonts w:cs="Times New Roman"/>
        </w:rPr>
        <w:t>Tyson</w:t>
      </w:r>
      <w:r w:rsidR="002E7474">
        <w:rPr>
          <w:rFonts w:cs="Times New Roman"/>
        </w:rPr>
        <w:t>,</w:t>
      </w:r>
      <w:r w:rsidR="002E7474" w:rsidRPr="009138A8">
        <w:rPr>
          <w:rFonts w:cs="Times New Roman"/>
        </w:rPr>
        <w:t xml:space="preserve"> 2023</w:t>
      </w:r>
      <w:r w:rsidR="002E7474" w:rsidRPr="001F36BF">
        <w:rPr>
          <w:rFonts w:ascii="David" w:hAnsi="David"/>
          <w:rtl/>
        </w:rPr>
        <w:t>)</w:t>
      </w:r>
      <w:r w:rsidR="002E7474" w:rsidRPr="001F36BF">
        <w:rPr>
          <w:rFonts w:hint="cs"/>
          <w:rtl/>
        </w:rPr>
        <w:t>.</w:t>
      </w:r>
      <w:r w:rsidR="002E7474">
        <w:rPr>
          <w:rFonts w:cs="Times New Roman" w:hint="cs"/>
          <w:rtl/>
        </w:rPr>
        <w:t xml:space="preserve"> </w:t>
      </w:r>
      <w:r w:rsidRPr="009138A8">
        <w:rPr>
          <w:rtl/>
        </w:rPr>
        <w:t>בשלב הסופי גובשו הקטגוריות לכדי ארבע תמות מרכזיות המאירות את סוגיית טיפוח החשיבה העצמית</w:t>
      </w:r>
      <w:r w:rsidR="00451963">
        <w:rPr>
          <w:rtl/>
        </w:rPr>
        <w:t>,</w:t>
      </w:r>
      <w:r w:rsidRPr="009138A8">
        <w:rPr>
          <w:rtl/>
        </w:rPr>
        <w:t xml:space="preserve"> כגון תפיסת סמכות המורה</w:t>
      </w:r>
      <w:r w:rsidR="00451963">
        <w:rPr>
          <w:rtl/>
        </w:rPr>
        <w:t>,</w:t>
      </w:r>
      <w:r w:rsidRPr="009138A8">
        <w:rPr>
          <w:rtl/>
        </w:rPr>
        <w:t xml:space="preserve"> פיתוח החשיבה האכפתית וההקשר ההתפתחותי</w:t>
      </w:r>
      <w:r w:rsidR="002E7474">
        <w:rPr>
          <w:rFonts w:hint="cs"/>
          <w:rtl/>
        </w:rPr>
        <w:t xml:space="preserve"> </w:t>
      </w:r>
      <w:r w:rsidR="002E7474" w:rsidRPr="001F36BF">
        <w:rPr>
          <w:rFonts w:ascii="David" w:hAnsi="David"/>
          <w:rtl/>
        </w:rPr>
        <w:t>(</w:t>
      </w:r>
      <w:r w:rsidR="00DB2905">
        <w:rPr>
          <w:rFonts w:cs="Times New Roman"/>
        </w:rPr>
        <w:t>Lipman, 2003</w:t>
      </w:r>
      <w:r w:rsidR="002E7474" w:rsidRPr="009138A8">
        <w:rPr>
          <w:rFonts w:cs="Times New Roman"/>
        </w:rPr>
        <w:t>; Tyson</w:t>
      </w:r>
      <w:r w:rsidR="002E7474">
        <w:rPr>
          <w:rFonts w:cs="Times New Roman"/>
        </w:rPr>
        <w:t>,</w:t>
      </w:r>
      <w:r w:rsidR="002E7474" w:rsidRPr="009138A8">
        <w:rPr>
          <w:rFonts w:cs="Times New Roman"/>
        </w:rPr>
        <w:t xml:space="preserve"> 2023</w:t>
      </w:r>
      <w:r w:rsidR="002E7474" w:rsidRPr="001F36BF">
        <w:rPr>
          <w:rFonts w:ascii="David" w:hAnsi="David"/>
          <w:rtl/>
        </w:rPr>
        <w:t>)</w:t>
      </w:r>
      <w:r w:rsidR="002E7474" w:rsidRPr="001F36BF">
        <w:rPr>
          <w:rFonts w:hint="cs"/>
          <w:rtl/>
        </w:rPr>
        <w:t>.</w:t>
      </w:r>
      <w:r w:rsidR="002E7474">
        <w:rPr>
          <w:rFonts w:cs="Times New Roman" w:hint="cs"/>
          <w:rtl/>
        </w:rPr>
        <w:t xml:space="preserve"> </w:t>
      </w:r>
      <w:r w:rsidRPr="009138A8">
        <w:rPr>
          <w:rtl/>
        </w:rPr>
        <w:t>ממצאים אלו מקושרים ישירות לשאלות המחקר ומספקים הסבר מעמיק ואינטגרטיבי לתופעה הנחקרת בשטח</w:t>
      </w:r>
      <w:r w:rsidR="00613974">
        <w:rPr>
          <w:rFonts w:hint="cs"/>
          <w:rtl/>
        </w:rPr>
        <w:t xml:space="preserve"> (</w:t>
      </w:r>
      <w:r w:rsidR="00613974" w:rsidRPr="00613974">
        <w:t>Orsini et al., 2016</w:t>
      </w:r>
      <w:r w:rsidR="00613974">
        <w:rPr>
          <w:rFonts w:hint="cs"/>
          <w:rtl/>
        </w:rPr>
        <w:t>).</w:t>
      </w:r>
    </w:p>
    <w:p w14:paraId="13E557C1" w14:textId="32ABD72D" w:rsidR="00E838B5" w:rsidRPr="009138A8" w:rsidRDefault="00E838B5" w:rsidP="00FE07CC">
      <w:pPr>
        <w:pStyle w:val="2"/>
      </w:pPr>
      <w:bookmarkStart w:id="60" w:name="_Toc239109216"/>
      <w:r w:rsidRPr="009138A8">
        <w:rPr>
          <w:rtl/>
        </w:rPr>
        <w:t>אתיקה מחקרית</w:t>
      </w:r>
      <w:bookmarkEnd w:id="60"/>
    </w:p>
    <w:p w14:paraId="60643CFC" w14:textId="65F68AD5" w:rsidR="00E838B5" w:rsidRPr="009138A8" w:rsidRDefault="00E838B5" w:rsidP="00195A69">
      <w:pPr>
        <w:rPr>
          <w:rtl/>
        </w:rPr>
      </w:pPr>
      <w:r w:rsidRPr="009138A8">
        <w:rPr>
          <w:rtl/>
        </w:rPr>
        <w:t>בשל רגישותו של המחקר והמעורבות של משתתפים</w:t>
      </w:r>
      <w:r w:rsidR="00690F3F">
        <w:rPr>
          <w:rFonts w:hint="cs"/>
          <w:rtl/>
        </w:rPr>
        <w:t xml:space="preserve"> ומשתתפות</w:t>
      </w:r>
      <w:r w:rsidRPr="009138A8">
        <w:rPr>
          <w:rtl/>
        </w:rPr>
        <w:t xml:space="preserve"> אנושיים, ניתנה תשומת לב עליונה ועקבית לשמירה על כללי האתיקה המחקרית האקדמית</w:t>
      </w:r>
      <w:r w:rsidR="002735FC">
        <w:rPr>
          <w:rFonts w:hint="cs"/>
          <w:rtl/>
        </w:rPr>
        <w:t xml:space="preserve"> (</w:t>
      </w:r>
      <w:r w:rsidR="002735FC" w:rsidRPr="00613974">
        <w:t>Orsini et al., 2016</w:t>
      </w:r>
      <w:r w:rsidR="002735FC">
        <w:rPr>
          <w:rFonts w:hint="cs"/>
          <w:rtl/>
        </w:rPr>
        <w:t xml:space="preserve">). </w:t>
      </w:r>
      <w:r w:rsidRPr="009138A8">
        <w:rPr>
          <w:rtl/>
        </w:rPr>
        <w:t xml:space="preserve">לכל המשתתפים </w:t>
      </w:r>
      <w:r w:rsidR="00690F3F">
        <w:rPr>
          <w:rFonts w:hint="cs"/>
          <w:rtl/>
        </w:rPr>
        <w:t xml:space="preserve">והמשתתפות </w:t>
      </w:r>
      <w:r w:rsidRPr="009138A8">
        <w:rPr>
          <w:rtl/>
        </w:rPr>
        <w:t>הוסבר בהרחבה אופי המחקר ומטרותיו, והם חתמו על טפסי הסכמה מדעת המאפשרים להם לפרוש בכל עת ללא מתן הסבר כלשהו</w:t>
      </w:r>
      <w:r w:rsidR="002735FC">
        <w:rPr>
          <w:rFonts w:hint="cs"/>
          <w:rtl/>
        </w:rPr>
        <w:t xml:space="preserve"> (</w:t>
      </w:r>
      <w:r w:rsidR="002735FC" w:rsidRPr="00613974">
        <w:t>Orsini et al., 2016</w:t>
      </w:r>
      <w:r w:rsidR="002735FC">
        <w:rPr>
          <w:rFonts w:hint="cs"/>
          <w:rtl/>
        </w:rPr>
        <w:t>).</w:t>
      </w:r>
      <w:r w:rsidR="002735FC">
        <w:rPr>
          <w:rFonts w:cs="Times New Roman" w:hint="cs"/>
          <w:rtl/>
        </w:rPr>
        <w:t xml:space="preserve"> </w:t>
      </w:r>
      <w:r w:rsidRPr="009138A8">
        <w:rPr>
          <w:rtl/>
        </w:rPr>
        <w:t xml:space="preserve">כדי להבטיח את סודיות המידע והגנה על פרטיותם של המרואיינים </w:t>
      </w:r>
      <w:r w:rsidR="00690F3F">
        <w:rPr>
          <w:rFonts w:hint="cs"/>
          <w:rtl/>
        </w:rPr>
        <w:t xml:space="preserve">והמרואיינות ושל </w:t>
      </w:r>
      <w:r w:rsidRPr="009138A8">
        <w:rPr>
          <w:rtl/>
        </w:rPr>
        <w:t xml:space="preserve">בתי הספר, נעשה שימוש בשמות בדויים (פסאודונימים) לאורך כל כתיבת העבודה </w:t>
      </w:r>
      <w:r w:rsidR="002735FC">
        <w:rPr>
          <w:rFonts w:hint="cs"/>
          <w:rtl/>
        </w:rPr>
        <w:t>(</w:t>
      </w:r>
      <w:r w:rsidR="00624D3D" w:rsidRPr="00D04A21">
        <w:t>Ogletree, 1998</w:t>
      </w:r>
      <w:r w:rsidR="00624D3D">
        <w:t xml:space="preserve">; </w:t>
      </w:r>
      <w:r w:rsidR="002735FC" w:rsidRPr="00613974">
        <w:t>Orsini et al., 2016</w:t>
      </w:r>
      <w:r w:rsidR="002735FC">
        <w:rPr>
          <w:rFonts w:hint="cs"/>
          <w:rtl/>
        </w:rPr>
        <w:t>)</w:t>
      </w:r>
      <w:r w:rsidR="00D04A21">
        <w:rPr>
          <w:rFonts w:cs="Times New Roman" w:hint="cs"/>
          <w:rtl/>
        </w:rPr>
        <w:t>.</w:t>
      </w:r>
      <w:r w:rsidR="006947D6">
        <w:rPr>
          <w:rFonts w:cs="Times New Roman" w:hint="cs"/>
          <w:rtl/>
        </w:rPr>
        <w:t xml:space="preserve"> </w:t>
      </w:r>
      <w:r w:rsidRPr="009138A8">
        <w:rPr>
          <w:rtl/>
        </w:rPr>
        <w:t xml:space="preserve">הקלטות הראיונות והתמלולים נשמרו בתיקיות מוגנות </w:t>
      </w:r>
      <w:r w:rsidRPr="009138A8">
        <w:rPr>
          <w:rtl/>
        </w:rPr>
        <w:lastRenderedPageBreak/>
        <w:t>בסיסמה המיועדות לשימושו הבלעדי של החוקר לצורכי עבודה זו בלבד</w:t>
      </w:r>
      <w:r w:rsidR="00325ECF">
        <w:rPr>
          <w:rtl/>
        </w:rPr>
        <w:t xml:space="preserve"> </w:t>
      </w:r>
      <w:r w:rsidR="00195A69" w:rsidRPr="001F36BF">
        <w:rPr>
          <w:rFonts w:ascii="David" w:hAnsi="David"/>
          <w:rtl/>
        </w:rPr>
        <w:t>(</w:t>
      </w:r>
      <w:r w:rsidR="00195A69" w:rsidRPr="009138A8">
        <w:rPr>
          <w:rFonts w:cs="Times New Roman"/>
        </w:rPr>
        <w:t>Tyson</w:t>
      </w:r>
      <w:r w:rsidR="00195A69">
        <w:rPr>
          <w:rFonts w:cs="Times New Roman"/>
        </w:rPr>
        <w:t>,</w:t>
      </w:r>
      <w:r w:rsidR="00195A69" w:rsidRPr="009138A8">
        <w:rPr>
          <w:rFonts w:cs="Times New Roman"/>
        </w:rPr>
        <w:t xml:space="preserve"> 2023</w:t>
      </w:r>
      <w:r w:rsidR="00195A69" w:rsidRPr="001F36BF">
        <w:rPr>
          <w:rFonts w:ascii="David" w:hAnsi="David"/>
          <w:rtl/>
        </w:rPr>
        <w:t>)</w:t>
      </w:r>
      <w:r w:rsidR="00195A69" w:rsidRPr="001F36BF">
        <w:rPr>
          <w:rFonts w:hint="cs"/>
          <w:rtl/>
        </w:rPr>
        <w:t>.</w:t>
      </w:r>
      <w:r w:rsidR="00195A69">
        <w:rPr>
          <w:rFonts w:cs="Times New Roman" w:hint="cs"/>
          <w:rtl/>
        </w:rPr>
        <w:t xml:space="preserve"> </w:t>
      </w:r>
      <w:r w:rsidRPr="009138A8">
        <w:rPr>
          <w:rtl/>
        </w:rPr>
        <w:t>כמו כן</w:t>
      </w:r>
      <w:r w:rsidR="00451963">
        <w:rPr>
          <w:rtl/>
        </w:rPr>
        <w:t>,</w:t>
      </w:r>
      <w:r w:rsidRPr="009138A8">
        <w:rPr>
          <w:rtl/>
        </w:rPr>
        <w:t xml:space="preserve"> עם סיום כתיבת המחקר והגשת עבודת הגמר</w:t>
      </w:r>
      <w:r w:rsidR="00451963">
        <w:rPr>
          <w:rtl/>
        </w:rPr>
        <w:t>,</w:t>
      </w:r>
      <w:r w:rsidRPr="009138A8">
        <w:rPr>
          <w:rtl/>
        </w:rPr>
        <w:t xml:space="preserve"> מתחייב החוקר להשמיד את ההקלטות המקוריות כדי למנוע כל אפשרות של זיהוי המשתתפים בעתיד</w:t>
      </w:r>
      <w:r w:rsidR="00195A69" w:rsidRPr="009138A8">
        <w:rPr>
          <w:rtl/>
        </w:rPr>
        <w:t xml:space="preserve"> </w:t>
      </w:r>
      <w:r w:rsidR="00195A69" w:rsidRPr="001F36BF">
        <w:rPr>
          <w:rFonts w:ascii="David" w:hAnsi="David"/>
          <w:rtl/>
        </w:rPr>
        <w:t>(</w:t>
      </w:r>
      <w:r w:rsidR="00A049CE">
        <w:rPr>
          <w:rFonts w:cs="Times New Roman"/>
        </w:rPr>
        <w:t>Orsini et al., 2016</w:t>
      </w:r>
      <w:r w:rsidR="00652B60">
        <w:rPr>
          <w:rFonts w:cs="Times New Roman"/>
        </w:rPr>
        <w:t xml:space="preserve">; </w:t>
      </w:r>
      <w:r w:rsidR="00652B60" w:rsidRPr="009138A8">
        <w:rPr>
          <w:rFonts w:cs="Times New Roman"/>
        </w:rPr>
        <w:t>Tyson</w:t>
      </w:r>
      <w:r w:rsidR="00652B60">
        <w:rPr>
          <w:rFonts w:cs="Times New Roman"/>
        </w:rPr>
        <w:t>,</w:t>
      </w:r>
      <w:r w:rsidR="00652B60" w:rsidRPr="009138A8">
        <w:rPr>
          <w:rFonts w:cs="Times New Roman"/>
        </w:rPr>
        <w:t xml:space="preserve"> 2023</w:t>
      </w:r>
      <w:r w:rsidR="00195A69" w:rsidRPr="001F36BF">
        <w:rPr>
          <w:rFonts w:ascii="David" w:hAnsi="David"/>
          <w:rtl/>
        </w:rPr>
        <w:t>)</w:t>
      </w:r>
      <w:r w:rsidR="00195A69" w:rsidRPr="001F36BF">
        <w:rPr>
          <w:rFonts w:hint="cs"/>
          <w:rtl/>
        </w:rPr>
        <w:t>.</w:t>
      </w:r>
    </w:p>
    <w:p w14:paraId="00848065" w14:textId="67A5BE69" w:rsidR="00E838B5" w:rsidRPr="009138A8" w:rsidRDefault="00C9335A" w:rsidP="00FE07CC">
      <w:pPr>
        <w:pStyle w:val="2"/>
      </w:pPr>
      <w:bookmarkStart w:id="61" w:name="_Toc239109217"/>
      <w:r>
        <w:rPr>
          <w:rFonts w:hint="cs"/>
          <w:rtl/>
        </w:rPr>
        <w:t>רפלקציה על תפקיד החוקר</w:t>
      </w:r>
      <w:bookmarkEnd w:id="61"/>
    </w:p>
    <w:p w14:paraId="03896574" w14:textId="2DAB403A" w:rsidR="00C751BF" w:rsidRDefault="00E838B5" w:rsidP="001E6FB3">
      <w:pPr>
        <w:rPr>
          <w:rtl/>
        </w:rPr>
      </w:pPr>
      <w:r w:rsidRPr="009138A8">
        <w:rPr>
          <w:rtl/>
        </w:rPr>
        <w:t>המחקר האיכותני מניח כי החוקר</w:t>
      </w:r>
      <w:r w:rsidR="00F75260">
        <w:rPr>
          <w:rFonts w:hint="cs"/>
          <w:rtl/>
        </w:rPr>
        <w:t xml:space="preserve"> </w:t>
      </w:r>
      <w:r w:rsidRPr="009138A8">
        <w:rPr>
          <w:rtl/>
        </w:rPr>
        <w:t>עצמו משמש ככלי המחקר המרכזי, ולכן קיימת חשיבות מכרעת לבחינת עמדותיו, אמונותיו והטיותיו הסובייקטיביות</w:t>
      </w:r>
      <w:r w:rsidR="00184A6A">
        <w:rPr>
          <w:rFonts w:hint="cs"/>
          <w:rtl/>
        </w:rPr>
        <w:t xml:space="preserve"> (</w:t>
      </w:r>
      <w:r w:rsidR="005A341B">
        <w:t>Boud et al., 1985</w:t>
      </w:r>
      <w:r w:rsidR="00C06932">
        <w:t>; Schön, 1983</w:t>
      </w:r>
      <w:r w:rsidR="00184A6A">
        <w:rPr>
          <w:rFonts w:hint="cs"/>
          <w:rtl/>
        </w:rPr>
        <w:t xml:space="preserve">). </w:t>
      </w:r>
      <w:r w:rsidRPr="009138A8">
        <w:rPr>
          <w:rtl/>
        </w:rPr>
        <w:t>כחוקר</w:t>
      </w:r>
      <w:r w:rsidR="00F75260">
        <w:rPr>
          <w:rFonts w:hint="cs"/>
          <w:rtl/>
        </w:rPr>
        <w:t>ת</w:t>
      </w:r>
      <w:r w:rsidRPr="009138A8">
        <w:rPr>
          <w:rtl/>
        </w:rPr>
        <w:t xml:space="preserve"> </w:t>
      </w:r>
      <w:r w:rsidR="00F75260">
        <w:rPr>
          <w:rFonts w:hint="cs"/>
          <w:rtl/>
        </w:rPr>
        <w:t xml:space="preserve">בעלת </w:t>
      </w:r>
      <w:r w:rsidRPr="009138A8">
        <w:rPr>
          <w:rtl/>
        </w:rPr>
        <w:t>עניין אישי עמוק בפדגוגיה דיאלוגית והומניסטית, עלה צורך מתמיד לבצע השהיה (</w:t>
      </w:r>
      <w:r w:rsidRPr="00746D1C">
        <w:rPr>
          <w:sz w:val="20"/>
          <w:szCs w:val="22"/>
        </w:rPr>
        <w:t>Bracketing</w:t>
      </w:r>
      <w:r w:rsidRPr="009138A8">
        <w:rPr>
          <w:rtl/>
        </w:rPr>
        <w:t>) של תפיסותיי המוקדמות במהלך התצפיות והראיונות</w:t>
      </w:r>
      <w:r w:rsidR="00C06932">
        <w:rPr>
          <w:rFonts w:hint="cs"/>
          <w:rtl/>
        </w:rPr>
        <w:t xml:space="preserve"> (</w:t>
      </w:r>
      <w:r w:rsidR="005A341B">
        <w:rPr>
          <w:rFonts w:cs="Times New Roman"/>
        </w:rPr>
        <w:t>Boud et al., 1985</w:t>
      </w:r>
      <w:r w:rsidR="00C06932">
        <w:rPr>
          <w:rFonts w:cs="Times New Roman"/>
        </w:rPr>
        <w:t>; Schön, 1983</w:t>
      </w:r>
      <w:r w:rsidR="00C06932">
        <w:rPr>
          <w:rFonts w:hint="cs"/>
          <w:rtl/>
        </w:rPr>
        <w:t>).</w:t>
      </w:r>
      <w:r w:rsidR="00C06932">
        <w:rPr>
          <w:rFonts w:cs="Times New Roman" w:hint="cs"/>
          <w:rtl/>
        </w:rPr>
        <w:t xml:space="preserve"> </w:t>
      </w:r>
      <w:r w:rsidRPr="009138A8">
        <w:rPr>
          <w:rtl/>
        </w:rPr>
        <w:t>תהליך זה לווה בכתיבת יומן רפלקטיבי אישי, שבו תיעדתי את תחושותיי, מחשבותיי והרהוריי לאחר כל מפגש בשטח או שיחה עם מרואיין</w:t>
      </w:r>
      <w:r w:rsidR="00AF0CAE">
        <w:rPr>
          <w:rFonts w:hint="cs"/>
          <w:rtl/>
        </w:rPr>
        <w:t xml:space="preserve"> (</w:t>
      </w:r>
      <w:r w:rsidR="005A341B">
        <w:t>Boud et al., 1985</w:t>
      </w:r>
      <w:r w:rsidR="00AF0CAE">
        <w:rPr>
          <w:rFonts w:hint="cs"/>
          <w:rtl/>
        </w:rPr>
        <w:t>).</w:t>
      </w:r>
      <w:r w:rsidR="005A341B">
        <w:rPr>
          <w:rFonts w:hint="cs"/>
          <w:rtl/>
        </w:rPr>
        <w:t xml:space="preserve"> </w:t>
      </w:r>
      <w:r w:rsidRPr="009138A8">
        <w:rPr>
          <w:rtl/>
        </w:rPr>
        <w:t xml:space="preserve">הרפלקציה סייעה לי לזהות רגעים שבהם נטיית ליבי האישית עלולה הייתה להשפיע על פירוש הנתונים, ועזרה לי לשמור על עמדה מחקרית ביקורתית, מאוזנת ואובייקטיבית ככל האפשר </w:t>
      </w:r>
      <w:r w:rsidR="00AF0CAE">
        <w:rPr>
          <w:rFonts w:hint="cs"/>
          <w:rtl/>
        </w:rPr>
        <w:t>(</w:t>
      </w:r>
      <w:r w:rsidR="005A341B">
        <w:rPr>
          <w:rFonts w:cs="Times New Roman"/>
        </w:rPr>
        <w:t>Boud et al., 1985</w:t>
      </w:r>
      <w:r w:rsidR="00AF0CAE">
        <w:rPr>
          <w:rFonts w:cs="Times New Roman"/>
        </w:rPr>
        <w:t>; Schön, 1983</w:t>
      </w:r>
      <w:r w:rsidR="00AF0CAE">
        <w:rPr>
          <w:rFonts w:hint="cs"/>
          <w:rtl/>
        </w:rPr>
        <w:t>).</w:t>
      </w:r>
      <w:r w:rsidR="00AF0CAE">
        <w:rPr>
          <w:rFonts w:cs="Times New Roman" w:hint="cs"/>
          <w:rtl/>
        </w:rPr>
        <w:t xml:space="preserve"> </w:t>
      </w:r>
      <w:r w:rsidRPr="009138A8">
        <w:rPr>
          <w:rtl/>
        </w:rPr>
        <w:t>מודעות זו לתפקידי המורכב בשדה החקירה תרמה ליושרה המדעית של העבודה כולה, והעשירה את הבנתי את מעשה החינוך כחוויה אנושית דינמית המשתנה ללא הרף</w:t>
      </w:r>
      <w:r w:rsidR="005A341B">
        <w:rPr>
          <w:rFonts w:hint="cs"/>
          <w:rtl/>
        </w:rPr>
        <w:t xml:space="preserve"> (</w:t>
      </w:r>
      <w:r w:rsidR="001E6FB3" w:rsidRPr="001E6FB3">
        <w:t>Boud et al., 1985; Schön, 1983; Tyson, 2023</w:t>
      </w:r>
      <w:r w:rsidR="005A341B">
        <w:rPr>
          <w:rFonts w:hint="cs"/>
          <w:rtl/>
        </w:rPr>
        <w:t>).</w:t>
      </w:r>
    </w:p>
    <w:p w14:paraId="34E02C9E" w14:textId="38030BB4" w:rsidR="00A52C92" w:rsidRDefault="00E838B5" w:rsidP="00FE07CC">
      <w:pPr>
        <w:pStyle w:val="2"/>
        <w:rPr>
          <w:rtl/>
        </w:rPr>
      </w:pPr>
      <w:bookmarkStart w:id="62" w:name="_Toc239109218"/>
      <w:r>
        <w:rPr>
          <w:rFonts w:hint="cs"/>
          <w:rtl/>
        </w:rPr>
        <w:t>מגבלות המחקר</w:t>
      </w:r>
      <w:bookmarkEnd w:id="62"/>
    </w:p>
    <w:p w14:paraId="4035DC53" w14:textId="1C4A6C12" w:rsidR="00E838B5" w:rsidRDefault="00E838B5" w:rsidP="00A37757">
      <w:pPr>
        <w:rPr>
          <w:rtl/>
        </w:rPr>
      </w:pPr>
      <w:r w:rsidRPr="00671646">
        <w:rPr>
          <w:rtl/>
        </w:rPr>
        <w:t>המחקר הזה מתמודד עם מגבלות אובייקטיביות כמו: קושי להפריד בין הכישורים האיכותיים והפרקט</w:t>
      </w:r>
      <w:r w:rsidR="009517BB">
        <w:rPr>
          <w:rFonts w:hint="cs"/>
          <w:rtl/>
        </w:rPr>
        <w:t>י</w:t>
      </w:r>
      <w:r w:rsidRPr="00671646">
        <w:rPr>
          <w:rtl/>
        </w:rPr>
        <w:t>ים שאיתם הגיע הילד מהבית לעומת מה שקיבל מבית ספר</w:t>
      </w:r>
      <w:r w:rsidR="00451963">
        <w:rPr>
          <w:rtl/>
        </w:rPr>
        <w:t>,</w:t>
      </w:r>
      <w:r w:rsidRPr="00671646">
        <w:rPr>
          <w:rtl/>
        </w:rPr>
        <w:t xml:space="preserve"> </w:t>
      </w:r>
      <w:r w:rsidR="009517BB">
        <w:rPr>
          <w:rFonts w:hint="cs"/>
          <w:rtl/>
        </w:rPr>
        <w:t xml:space="preserve">מספר </w:t>
      </w:r>
      <w:r w:rsidRPr="00671646">
        <w:rPr>
          <w:rtl/>
        </w:rPr>
        <w:t>מרואיינים קטן</w:t>
      </w:r>
      <w:r w:rsidR="00451963">
        <w:rPr>
          <w:rtl/>
        </w:rPr>
        <w:t>,</w:t>
      </w:r>
      <w:r w:rsidRPr="00671646">
        <w:rPr>
          <w:rtl/>
        </w:rPr>
        <w:t xml:space="preserve"> הבוגרים הלומדים ב</w:t>
      </w:r>
      <w:r w:rsidR="00D24E40">
        <w:rPr>
          <w:rtl/>
        </w:rPr>
        <w:t>חינוך וַלדורף</w:t>
      </w:r>
      <w:r w:rsidRPr="00671646">
        <w:rPr>
          <w:rtl/>
        </w:rPr>
        <w:t xml:space="preserve"> שייכים לשכבה אקונומית ספציפית</w:t>
      </w:r>
      <w:r w:rsidR="00451963">
        <w:rPr>
          <w:rtl/>
        </w:rPr>
        <w:t>,</w:t>
      </w:r>
      <w:r w:rsidRPr="00671646">
        <w:rPr>
          <w:rtl/>
        </w:rPr>
        <w:t xml:space="preserve"> המחקרים שנכתבו בתחום זה נעשו באוכלוסיות לא ישראליות</w:t>
      </w:r>
      <w:r w:rsidR="009517BB">
        <w:rPr>
          <w:rFonts w:hint="cs"/>
          <w:rtl/>
        </w:rPr>
        <w:t xml:space="preserve"> –</w:t>
      </w:r>
      <w:r w:rsidRPr="00671646">
        <w:rPr>
          <w:rtl/>
        </w:rPr>
        <w:t xml:space="preserve"> מה שיוצר תמונה לא </w:t>
      </w:r>
      <w:r w:rsidR="009517BB">
        <w:rPr>
          <w:rtl/>
        </w:rPr>
        <w:t>מדויקת</w:t>
      </w:r>
      <w:r w:rsidRPr="00671646">
        <w:rPr>
          <w:rtl/>
        </w:rPr>
        <w:t xml:space="preserve"> למתרחש בארץ ישראל המתוחה והמורכ</w:t>
      </w:r>
      <w:r w:rsidR="009517BB">
        <w:rPr>
          <w:rFonts w:hint="cs"/>
          <w:rtl/>
        </w:rPr>
        <w:t>ב</w:t>
      </w:r>
      <w:r w:rsidRPr="00671646">
        <w:rPr>
          <w:rtl/>
        </w:rPr>
        <w:t>ת</w:t>
      </w:r>
      <w:r w:rsidR="00A320AF">
        <w:rPr>
          <w:rFonts w:hint="cs"/>
          <w:rtl/>
        </w:rPr>
        <w:t xml:space="preserve">. </w:t>
      </w:r>
      <w:r w:rsidRPr="00671646">
        <w:rPr>
          <w:rtl/>
        </w:rPr>
        <w:t>עם זאת</w:t>
      </w:r>
      <w:r w:rsidR="00A320AF">
        <w:rPr>
          <w:rFonts w:hint="cs"/>
          <w:rtl/>
        </w:rPr>
        <w:t>,</w:t>
      </w:r>
      <w:r w:rsidRPr="00671646">
        <w:rPr>
          <w:rtl/>
        </w:rPr>
        <w:t xml:space="preserve"> זה יכול לשפוך אור חדש על המחקר שכולל את הארץ.</w:t>
      </w:r>
    </w:p>
    <w:p w14:paraId="49354D74" w14:textId="77777777" w:rsidR="00A725AF" w:rsidRDefault="00A725AF" w:rsidP="00A37757">
      <w:pPr>
        <w:rPr>
          <w:rtl/>
        </w:rPr>
      </w:pPr>
    </w:p>
    <w:p w14:paraId="292B335D" w14:textId="77777777" w:rsidR="00854DFB" w:rsidRDefault="00854DFB" w:rsidP="00A37757">
      <w:pPr>
        <w:rPr>
          <w:rtl/>
        </w:rPr>
      </w:pPr>
    </w:p>
    <w:p w14:paraId="3899DEC1" w14:textId="02036703" w:rsidR="00A725AF" w:rsidRDefault="00A725AF" w:rsidP="00A37757">
      <w:pPr>
        <w:rPr>
          <w:rtl/>
        </w:rPr>
      </w:pPr>
      <w:r>
        <w:rPr>
          <w:rtl/>
        </w:rPr>
        <w:br w:type="page"/>
      </w:r>
    </w:p>
    <w:p w14:paraId="52845F3C" w14:textId="0377D022" w:rsidR="00E43AE7" w:rsidRDefault="009F08DC" w:rsidP="001E1118">
      <w:pPr>
        <w:pStyle w:val="1"/>
        <w:rPr>
          <w:rtl/>
        </w:rPr>
      </w:pPr>
      <w:bookmarkStart w:id="63" w:name="_Toc239109219"/>
      <w:r>
        <w:rPr>
          <w:rFonts w:hint="cs"/>
          <w:rtl/>
        </w:rPr>
        <w:lastRenderedPageBreak/>
        <w:t>5</w:t>
      </w:r>
      <w:r w:rsidR="00D97AC0">
        <w:rPr>
          <w:rFonts w:hint="cs"/>
          <w:rtl/>
        </w:rPr>
        <w:t xml:space="preserve">. </w:t>
      </w:r>
      <w:r w:rsidR="00D97AC0" w:rsidRPr="00854DFB">
        <w:rPr>
          <w:rtl/>
        </w:rPr>
        <w:t>ממצאי המחקר</w:t>
      </w:r>
      <w:bookmarkEnd w:id="63"/>
    </w:p>
    <w:p w14:paraId="6870553B" w14:textId="7572F1F5" w:rsidR="00D97AC0" w:rsidRPr="00854DFB" w:rsidRDefault="00C9335A" w:rsidP="00FE07CC">
      <w:pPr>
        <w:pStyle w:val="2"/>
        <w:rPr>
          <w:rtl/>
        </w:rPr>
      </w:pPr>
      <w:bookmarkStart w:id="64" w:name="_Toc239109220"/>
      <w:r>
        <w:rPr>
          <w:rFonts w:hint="cs"/>
          <w:rtl/>
        </w:rPr>
        <w:t>5.1</w:t>
      </w:r>
      <w:r w:rsidR="002E3A51">
        <w:rPr>
          <w:rtl/>
        </w:rPr>
        <w:t xml:space="preserve"> </w:t>
      </w:r>
      <w:r w:rsidR="00D97AC0" w:rsidRPr="00854DFB">
        <w:rPr>
          <w:rtl/>
        </w:rPr>
        <w:t>ניתוח תמטי של הבוגרים בחינוך ולדורף</w:t>
      </w:r>
      <w:bookmarkEnd w:id="64"/>
    </w:p>
    <w:p w14:paraId="3882AED2" w14:textId="296E7548" w:rsidR="00D97AC0" w:rsidRPr="00A37757" w:rsidRDefault="00D97AC0" w:rsidP="00A37757">
      <w:pPr>
        <w:rPr>
          <w:rtl/>
        </w:rPr>
      </w:pPr>
      <w:r w:rsidRPr="00854DFB">
        <w:rPr>
          <w:rtl/>
        </w:rPr>
        <w:t>מניתוח דבריהם של המרואיינים</w:t>
      </w:r>
      <w:r w:rsidR="004672A1">
        <w:rPr>
          <w:rFonts w:hint="cs"/>
          <w:rtl/>
        </w:rPr>
        <w:t xml:space="preserve"> והמרואיינות</w:t>
      </w:r>
      <w:r w:rsidRPr="00854DFB">
        <w:rPr>
          <w:rtl/>
        </w:rPr>
        <w:t xml:space="preserve"> עולה כי </w:t>
      </w:r>
      <w:r w:rsidRPr="00854DFB">
        <w:rPr>
          <w:b/>
          <w:bCs/>
          <w:rtl/>
        </w:rPr>
        <w:t>דמות המחנך</w:t>
      </w:r>
      <w:r w:rsidRPr="00854DFB">
        <w:rPr>
          <w:rtl/>
        </w:rPr>
        <w:t xml:space="preserve"> בחינוך ולדורף מהווה עוגן התפתחותי דומיננטי במיוחד</w:t>
      </w:r>
      <w:r w:rsidR="00451963">
        <w:rPr>
          <w:rtl/>
        </w:rPr>
        <w:t>,</w:t>
      </w:r>
      <w:r w:rsidRPr="00854DFB">
        <w:rPr>
          <w:rtl/>
        </w:rPr>
        <w:t xml:space="preserve"> המקביל לעיתים קרובות לדמות הורית שנייה בחיי התלמידים</w:t>
      </w:r>
      <w:r w:rsidR="004672A1">
        <w:rPr>
          <w:rFonts w:hint="cs"/>
          <w:rtl/>
        </w:rPr>
        <w:t xml:space="preserve"> והתלמידות</w:t>
      </w:r>
      <w:r w:rsidRPr="00854DFB">
        <w:rPr>
          <w:rtl/>
        </w:rPr>
        <w:t>.</w:t>
      </w:r>
      <w:r w:rsidR="00C751BF">
        <w:rPr>
          <w:rtl/>
        </w:rPr>
        <w:t xml:space="preserve"> </w:t>
      </w:r>
      <w:r w:rsidRPr="00854DFB">
        <w:rPr>
          <w:rtl/>
        </w:rPr>
        <w:t>המרואיינים מדגישים כי הקשר עם המחנך מאופיין באינטנסיביות ובקרבה יוצאת דופן</w:t>
      </w:r>
      <w:r w:rsidR="00451963">
        <w:rPr>
          <w:rtl/>
        </w:rPr>
        <w:t>,</w:t>
      </w:r>
      <w:r w:rsidRPr="00854DFB">
        <w:rPr>
          <w:rtl/>
        </w:rPr>
        <w:t xml:space="preserve"> כאשר </w:t>
      </w:r>
      <w:r w:rsidR="008234EC">
        <w:rPr>
          <w:rtl/>
        </w:rPr>
        <w:t>ד'</w:t>
      </w:r>
      <w:r w:rsidRPr="00854DFB">
        <w:rPr>
          <w:rtl/>
        </w:rPr>
        <w:t xml:space="preserve"> אף מציינת כי ראתה את המחנך שלה שעות רבות יותר מאשר את הוריה הביולוגיים. מעטפת אנושית זו</w:t>
      </w:r>
      <w:r w:rsidR="00451963">
        <w:rPr>
          <w:rtl/>
        </w:rPr>
        <w:t>,</w:t>
      </w:r>
      <w:r w:rsidRPr="00854DFB">
        <w:rPr>
          <w:rtl/>
        </w:rPr>
        <w:t xml:space="preserve"> כפי שמתארת </w:t>
      </w:r>
      <w:r w:rsidR="000502D8">
        <w:rPr>
          <w:rtl/>
        </w:rPr>
        <w:t>ל'</w:t>
      </w:r>
      <w:r w:rsidR="00451963">
        <w:rPr>
          <w:rtl/>
        </w:rPr>
        <w:t>,</w:t>
      </w:r>
      <w:r w:rsidRPr="00854DFB">
        <w:rPr>
          <w:rtl/>
        </w:rPr>
        <w:t xml:space="preserve"> אינה מצטמצמת להעברת ידע אקדמי אלא נתפסת כנכונות עמוקה של צוות המורים להיות שותפים פעילים ומשמעותיים בחיי הנערים</w:t>
      </w:r>
      <w:r w:rsidR="00860459">
        <w:rPr>
          <w:rFonts w:hint="cs"/>
          <w:rtl/>
        </w:rPr>
        <w:t xml:space="preserve"> והנערות</w:t>
      </w:r>
      <w:r w:rsidRPr="00854DFB">
        <w:rPr>
          <w:rtl/>
        </w:rPr>
        <w:t>. יתרה מכך</w:t>
      </w:r>
      <w:r w:rsidR="00451963">
        <w:rPr>
          <w:rtl/>
        </w:rPr>
        <w:t>,</w:t>
      </w:r>
      <w:r w:rsidRPr="00854DFB">
        <w:rPr>
          <w:rtl/>
        </w:rPr>
        <w:t xml:space="preserve"> מחויבותם של המחנכים </w:t>
      </w:r>
      <w:r w:rsidR="00860459">
        <w:rPr>
          <w:rFonts w:hint="cs"/>
          <w:rtl/>
        </w:rPr>
        <w:t xml:space="preserve">והמחנכות </w:t>
      </w:r>
      <w:r w:rsidRPr="00854DFB">
        <w:rPr>
          <w:rtl/>
        </w:rPr>
        <w:t>מתוארת כטוטאלית וכמעט קיצונית</w:t>
      </w:r>
      <w:r w:rsidR="00451963">
        <w:rPr>
          <w:rtl/>
        </w:rPr>
        <w:t>,</w:t>
      </w:r>
      <w:r w:rsidRPr="00854DFB">
        <w:rPr>
          <w:rtl/>
        </w:rPr>
        <w:t xml:space="preserve"> כפי שמדגים </w:t>
      </w:r>
      <w:r w:rsidR="00A950C5">
        <w:rPr>
          <w:rtl/>
        </w:rPr>
        <w:t>ת'</w:t>
      </w:r>
      <w:r w:rsidRPr="00854DFB">
        <w:rPr>
          <w:rtl/>
        </w:rPr>
        <w:t xml:space="preserve"> דרך נכונותם של מורים </w:t>
      </w:r>
      <w:r w:rsidR="00860459">
        <w:rPr>
          <w:rFonts w:hint="cs"/>
          <w:rtl/>
        </w:rPr>
        <w:t xml:space="preserve">ומורות </w:t>
      </w:r>
      <w:r w:rsidRPr="00854DFB">
        <w:rPr>
          <w:rtl/>
        </w:rPr>
        <w:t xml:space="preserve">לעזוב את ביתם למשך שבועות ארוכים על מנת ללוות את התלמידים </w:t>
      </w:r>
      <w:r w:rsidR="00860459">
        <w:rPr>
          <w:rFonts w:hint="cs"/>
          <w:rtl/>
        </w:rPr>
        <w:t xml:space="preserve">והתלמידות </w:t>
      </w:r>
      <w:r w:rsidRPr="00854DFB">
        <w:rPr>
          <w:rtl/>
        </w:rPr>
        <w:t xml:space="preserve">בתהליכים </w:t>
      </w:r>
      <w:r w:rsidR="007362DF">
        <w:rPr>
          <w:rtl/>
        </w:rPr>
        <w:t>אמנות</w:t>
      </w:r>
      <w:r w:rsidRPr="00854DFB">
        <w:rPr>
          <w:rtl/>
        </w:rPr>
        <w:t>יים מורכבים כגון הפקות תיאטרון. עבור תלמידים שהתמודדו עם קשיים מורכבים או לקויות למידה</w:t>
      </w:r>
      <w:r w:rsidR="00451963">
        <w:rPr>
          <w:rtl/>
        </w:rPr>
        <w:t>,</w:t>
      </w:r>
      <w:r w:rsidRPr="00854DFB">
        <w:rPr>
          <w:rtl/>
        </w:rPr>
        <w:t xml:space="preserve"> הכלה זו הייתה חבל ההצלה שאיפשר להם להשלים את מסלול </w:t>
      </w:r>
      <w:r w:rsidR="00FF15BE">
        <w:rPr>
          <w:rFonts w:hint="cs"/>
          <w:rtl/>
        </w:rPr>
        <w:t>ה</w:t>
      </w:r>
      <w:r w:rsidRPr="00854DFB">
        <w:rPr>
          <w:rtl/>
        </w:rPr>
        <w:t xml:space="preserve">לימודים בהצלחה; </w:t>
      </w:r>
      <w:r w:rsidR="001F39F9">
        <w:rPr>
          <w:rtl/>
        </w:rPr>
        <w:t>ח'</w:t>
      </w:r>
      <w:r w:rsidRPr="00854DFB">
        <w:rPr>
          <w:rtl/>
        </w:rPr>
        <w:t xml:space="preserve"> מתאר כיצד המערכת והמורים ידעו "להחזיק" אותו כילד עם קשיי קשב וריכוז ודיסלקציה</w:t>
      </w:r>
      <w:r w:rsidR="00451963">
        <w:rPr>
          <w:rtl/>
        </w:rPr>
        <w:t>,</w:t>
      </w:r>
      <w:r w:rsidRPr="00854DFB">
        <w:rPr>
          <w:rtl/>
        </w:rPr>
        <w:t xml:space="preserve"> ומצהיר כי ללא הכלה זו לא </w:t>
      </w:r>
      <w:r w:rsidRPr="00A37757">
        <w:rPr>
          <w:rtl/>
        </w:rPr>
        <w:t>היה מסיים את שתים-עשרה שנות הלימוד שלו.</w:t>
      </w:r>
      <w:r w:rsidR="00C751BF" w:rsidRPr="00A37757">
        <w:rPr>
          <w:rtl/>
        </w:rPr>
        <w:t xml:space="preserve"> </w:t>
      </w:r>
      <w:r w:rsidRPr="00A37757">
        <w:rPr>
          <w:rtl/>
        </w:rPr>
        <w:t>עם זאת</w:t>
      </w:r>
      <w:r w:rsidR="00451963">
        <w:rPr>
          <w:rtl/>
        </w:rPr>
        <w:t>,</w:t>
      </w:r>
      <w:r w:rsidRPr="00A37757">
        <w:rPr>
          <w:rtl/>
        </w:rPr>
        <w:t xml:space="preserve"> המעמד </w:t>
      </w:r>
      <w:r w:rsidR="00BA20AC">
        <w:rPr>
          <w:rFonts w:hint="cs"/>
          <w:rtl/>
        </w:rPr>
        <w:t>ה</w:t>
      </w:r>
      <w:r w:rsidRPr="00A37757">
        <w:rPr>
          <w:rtl/>
        </w:rPr>
        <w:t xml:space="preserve">מרכזי </w:t>
      </w:r>
      <w:r w:rsidR="00BA20AC">
        <w:rPr>
          <w:rFonts w:hint="cs"/>
          <w:rtl/>
        </w:rPr>
        <w:t xml:space="preserve">כל כך </w:t>
      </w:r>
      <w:r w:rsidRPr="00A37757">
        <w:rPr>
          <w:rtl/>
        </w:rPr>
        <w:t xml:space="preserve">של המחנך נושא בחובו גם פוטנציאל </w:t>
      </w:r>
      <w:r w:rsidR="00556638">
        <w:rPr>
          <w:rFonts w:hint="cs"/>
          <w:rtl/>
        </w:rPr>
        <w:t xml:space="preserve">רב של </w:t>
      </w:r>
      <w:r w:rsidRPr="00A37757">
        <w:rPr>
          <w:rtl/>
        </w:rPr>
        <w:t>פ</w:t>
      </w:r>
      <w:r w:rsidR="00556638">
        <w:rPr>
          <w:rFonts w:hint="cs"/>
          <w:rtl/>
        </w:rPr>
        <w:t>ְּ</w:t>
      </w:r>
      <w:r w:rsidRPr="00A37757">
        <w:rPr>
          <w:rtl/>
        </w:rPr>
        <w:t>גיעו</w:t>
      </w:r>
      <w:r w:rsidR="00556638">
        <w:rPr>
          <w:rFonts w:hint="cs"/>
          <w:rtl/>
        </w:rPr>
        <w:t>ּ</w:t>
      </w:r>
      <w:r w:rsidRPr="00A37757">
        <w:rPr>
          <w:rtl/>
        </w:rPr>
        <w:t xml:space="preserve">ת; </w:t>
      </w:r>
      <w:r w:rsidR="008234EC">
        <w:rPr>
          <w:rtl/>
        </w:rPr>
        <w:t>ד'</w:t>
      </w:r>
      <w:r w:rsidRPr="00A37757">
        <w:rPr>
          <w:rtl/>
        </w:rPr>
        <w:t xml:space="preserve"> מדגישה כי המשקל המכריע המונח על כתפי המחנך יוצר תלות מוחלטת באישיותו ובחיבור הרגשי עמו</w:t>
      </w:r>
      <w:r w:rsidR="00451963">
        <w:rPr>
          <w:rtl/>
        </w:rPr>
        <w:t>,</w:t>
      </w:r>
      <w:r w:rsidRPr="00A37757">
        <w:rPr>
          <w:rtl/>
        </w:rPr>
        <w:t xml:space="preserve"> דבר המעורר בה חשש עמוק כאם מלשלוח את בנה למערכת זו "בכל מחיר" במידה והגורל יפגיש אותו עם מחנך שאינו מתאים. מורכבות זו מקבלת משנה תוקף כאשר המורים פועלים מתוך עמדה חברית מטושטשת או חסרת גבולות ברורים</w:t>
      </w:r>
      <w:r w:rsidR="00451963">
        <w:rPr>
          <w:rtl/>
        </w:rPr>
        <w:t>,</w:t>
      </w:r>
      <w:r w:rsidRPr="00A37757">
        <w:rPr>
          <w:rtl/>
        </w:rPr>
        <w:t xml:space="preserve"> כפי שמבקר </w:t>
      </w:r>
      <w:r w:rsidR="00F376A6">
        <w:rPr>
          <w:rtl/>
        </w:rPr>
        <w:t>ב'</w:t>
      </w:r>
      <w:r w:rsidRPr="00A37757">
        <w:rPr>
          <w:rtl/>
        </w:rPr>
        <w:t xml:space="preserve"> את הנטייה של מורים מסוימים בתיכון להתקרב יתר על המידה לתלמידים</w:t>
      </w:r>
      <w:r w:rsidR="00451963">
        <w:rPr>
          <w:rtl/>
        </w:rPr>
        <w:t>,</w:t>
      </w:r>
      <w:r w:rsidRPr="00A37757">
        <w:rPr>
          <w:rtl/>
        </w:rPr>
        <w:t xml:space="preserve"> דבר שמוביל לעיתים לבלבול ולחוסר בהצבת גבולות חינוכיים ברורים.</w:t>
      </w:r>
    </w:p>
    <w:p w14:paraId="087987D5" w14:textId="6842DE18" w:rsidR="00D97AC0" w:rsidRPr="00854DFB" w:rsidRDefault="00D97AC0" w:rsidP="00A37757">
      <w:pPr>
        <w:rPr>
          <w:rtl/>
        </w:rPr>
      </w:pPr>
      <w:r w:rsidRPr="00854DFB">
        <w:rPr>
          <w:rtl/>
        </w:rPr>
        <w:t xml:space="preserve">תמה מרכזית נוספת העולה מן הראיונות היא </w:t>
      </w:r>
      <w:r w:rsidRPr="00854DFB">
        <w:rPr>
          <w:b/>
          <w:bCs/>
          <w:rtl/>
        </w:rPr>
        <w:t>פיתוח תפיסת עולם הוליסטית</w:t>
      </w:r>
      <w:r w:rsidRPr="00854DFB">
        <w:rPr>
          <w:rtl/>
        </w:rPr>
        <w:t xml:space="preserve"> ומסוגלות מעשית עשירה דרך שיטות הלמידה החווייתיות </w:t>
      </w:r>
      <w:r w:rsidR="00820D4B">
        <w:rPr>
          <w:rFonts w:hint="cs"/>
          <w:rtl/>
        </w:rPr>
        <w:t xml:space="preserve">הנהוגות בבתי ספר </w:t>
      </w:r>
      <w:r w:rsidRPr="00854DFB">
        <w:rPr>
          <w:rtl/>
        </w:rPr>
        <w:t>ו</w:t>
      </w:r>
      <w:r w:rsidR="00820D4B">
        <w:rPr>
          <w:rFonts w:hint="cs"/>
          <w:rtl/>
        </w:rPr>
        <w:t>ַ</w:t>
      </w:r>
      <w:r w:rsidRPr="00854DFB">
        <w:rPr>
          <w:rtl/>
        </w:rPr>
        <w:t xml:space="preserve">לדורף. הלמידה בבית הספר מתוארת כחוויה "חיה" המבוססת על שילוב שיטתי של </w:t>
      </w:r>
      <w:r w:rsidR="007362DF">
        <w:rPr>
          <w:rtl/>
        </w:rPr>
        <w:t>אמנות</w:t>
      </w:r>
      <w:r w:rsidR="00451963">
        <w:rPr>
          <w:rtl/>
        </w:rPr>
        <w:t>,</w:t>
      </w:r>
      <w:r w:rsidRPr="00854DFB">
        <w:rPr>
          <w:rtl/>
        </w:rPr>
        <w:t xml:space="preserve"> מוזיקה ויצירה בכל תחומי הדעת</w:t>
      </w:r>
      <w:r w:rsidR="00451963">
        <w:rPr>
          <w:rtl/>
        </w:rPr>
        <w:t>,</w:t>
      </w:r>
      <w:r w:rsidRPr="00854DFB">
        <w:rPr>
          <w:rtl/>
        </w:rPr>
        <w:t xml:space="preserve"> דבר המטמיע את הידע בזיכרון ארוך הטווח של הלומדים; </w:t>
      </w:r>
      <w:r w:rsidR="000502D8">
        <w:rPr>
          <w:rtl/>
        </w:rPr>
        <w:t>ל'</w:t>
      </w:r>
      <w:r w:rsidRPr="00854DFB">
        <w:rPr>
          <w:rtl/>
        </w:rPr>
        <w:t xml:space="preserve"> מדגימה זאת בכך שהיא זוכרת לפרטי פרטים שיעורים שלמים מתקופת </w:t>
      </w:r>
      <w:r w:rsidR="00825F55">
        <w:rPr>
          <w:rFonts w:hint="cs"/>
          <w:rtl/>
        </w:rPr>
        <w:t xml:space="preserve">בית הספר </w:t>
      </w:r>
      <w:r w:rsidRPr="00854DFB">
        <w:rPr>
          <w:rtl/>
        </w:rPr>
        <w:t xml:space="preserve">היסודי בזכות אופן העברתם הציורי והחווייתי. </w:t>
      </w:r>
      <w:r w:rsidR="001F39F9">
        <w:rPr>
          <w:rtl/>
        </w:rPr>
        <w:t>ח'</w:t>
      </w:r>
      <w:r w:rsidRPr="00854DFB">
        <w:rPr>
          <w:rtl/>
        </w:rPr>
        <w:t xml:space="preserve"> מכנה תצורה זו של חינוך כ"חינוך רנסנסי"</w:t>
      </w:r>
      <w:r w:rsidR="00825F55">
        <w:rPr>
          <w:rFonts w:hint="cs"/>
          <w:rtl/>
        </w:rPr>
        <w:t>,</w:t>
      </w:r>
      <w:r w:rsidRPr="00854DFB">
        <w:rPr>
          <w:rtl/>
        </w:rPr>
        <w:t xml:space="preserve"> </w:t>
      </w:r>
      <w:r w:rsidR="00825F55">
        <w:rPr>
          <w:rFonts w:hint="cs"/>
          <w:rtl/>
        </w:rPr>
        <w:t xml:space="preserve">אשר </w:t>
      </w:r>
      <w:r w:rsidRPr="00854DFB">
        <w:rPr>
          <w:rtl/>
        </w:rPr>
        <w:t>מכשיר את הילדים כאנשי אשכולות המסוגלים להתנסות ולשלוט במגוון רחב של תחומים</w:t>
      </w:r>
      <w:r w:rsidR="00451963">
        <w:rPr>
          <w:rtl/>
        </w:rPr>
        <w:t>,</w:t>
      </w:r>
      <w:r w:rsidRPr="00854DFB">
        <w:rPr>
          <w:rtl/>
        </w:rPr>
        <w:t xml:space="preserve"> דבר המעניק להם ביטחון לגשת לכל אתגר חדש. אחת המתנות המרכזיות בהקשר זה היא תחושת המסוגלות החומרית והפיזית הנובעת מעבודה רבת שנים עם הידיים במלאכות כגון נגרות</w:t>
      </w:r>
      <w:r w:rsidR="00451963">
        <w:rPr>
          <w:rtl/>
        </w:rPr>
        <w:t>,</w:t>
      </w:r>
      <w:r w:rsidRPr="00854DFB">
        <w:rPr>
          <w:rtl/>
        </w:rPr>
        <w:t xml:space="preserve"> סריגה ונפחות. </w:t>
      </w:r>
      <w:r w:rsidR="00A950C5">
        <w:rPr>
          <w:rtl/>
        </w:rPr>
        <w:t>ת'</w:t>
      </w:r>
      <w:r w:rsidRPr="00854DFB">
        <w:rPr>
          <w:rtl/>
        </w:rPr>
        <w:t xml:space="preserve"> מציין כי הפעולה החזרתית של עבודת הידיים מכיתה א' מכוננת קשר ביולוגי ומוטורי הדוק בין המוח לאצבעות</w:t>
      </w:r>
      <w:r w:rsidR="00451963">
        <w:rPr>
          <w:rtl/>
        </w:rPr>
        <w:t>,</w:t>
      </w:r>
      <w:r w:rsidRPr="00854DFB">
        <w:rPr>
          <w:rtl/>
        </w:rPr>
        <w:t xml:space="preserve"> ו</w:t>
      </w:r>
      <w:r w:rsidR="000502D8">
        <w:rPr>
          <w:rtl/>
        </w:rPr>
        <w:t>ל'</w:t>
      </w:r>
      <w:r w:rsidRPr="00854DFB">
        <w:rPr>
          <w:rtl/>
        </w:rPr>
        <w:t xml:space="preserve"> מתרגמת זאת לתחושת ביטחון קיומית מול העולם הפיזי</w:t>
      </w:r>
      <w:r w:rsidR="00451963">
        <w:rPr>
          <w:rtl/>
        </w:rPr>
        <w:t>,</w:t>
      </w:r>
      <w:r w:rsidRPr="00854DFB">
        <w:rPr>
          <w:rtl/>
        </w:rPr>
        <w:t xml:space="preserve"> מתוך אמונה כי אין חומר בנמצא שהיא תחשוש לגשת אליו או להתבונן בו על מנת להבין את אופן התנהגותו. מסוגלות חומרית ו</w:t>
      </w:r>
      <w:r w:rsidR="007362DF">
        <w:rPr>
          <w:rtl/>
        </w:rPr>
        <w:t>אמנות</w:t>
      </w:r>
      <w:r w:rsidRPr="00854DFB">
        <w:rPr>
          <w:rtl/>
        </w:rPr>
        <w:t>ית זו</w:t>
      </w:r>
      <w:r w:rsidR="00451963">
        <w:rPr>
          <w:rtl/>
        </w:rPr>
        <w:t>,</w:t>
      </w:r>
      <w:r w:rsidRPr="00854DFB">
        <w:rPr>
          <w:rtl/>
        </w:rPr>
        <w:t xml:space="preserve"> שלעיתים נתפסת כלא-קונבנציונלית</w:t>
      </w:r>
      <w:r w:rsidR="00451963">
        <w:rPr>
          <w:rtl/>
        </w:rPr>
        <w:t>,</w:t>
      </w:r>
      <w:r w:rsidRPr="00854DFB">
        <w:rPr>
          <w:rtl/>
        </w:rPr>
        <w:t xml:space="preserve"> מספקת לבוגרים ארגז כלים ייחודי המשמש אותם במצבי חיים שונים</w:t>
      </w:r>
      <w:r w:rsidR="00451963">
        <w:rPr>
          <w:rtl/>
        </w:rPr>
        <w:t>,</w:t>
      </w:r>
      <w:r w:rsidRPr="00854DFB">
        <w:rPr>
          <w:rtl/>
        </w:rPr>
        <w:t xml:space="preserve"> כפי שמספר </w:t>
      </w:r>
      <w:r w:rsidR="001F39F9">
        <w:rPr>
          <w:rtl/>
        </w:rPr>
        <w:t>ח'</w:t>
      </w:r>
      <w:r w:rsidRPr="00854DFB">
        <w:rPr>
          <w:rtl/>
        </w:rPr>
        <w:t xml:space="preserve"> על השימוש המעשי בכישורי התפירה שלו במהלך שירותו הצבאי. לצד זאת</w:t>
      </w:r>
      <w:r w:rsidR="00451963">
        <w:rPr>
          <w:rtl/>
        </w:rPr>
        <w:t>,</w:t>
      </w:r>
      <w:r w:rsidRPr="00854DFB">
        <w:rPr>
          <w:rtl/>
        </w:rPr>
        <w:t xml:space="preserve"> הלמידה המרוכזת בתקופות ו</w:t>
      </w:r>
      <w:r w:rsidR="00771CA0">
        <w:rPr>
          <w:rFonts w:hint="cs"/>
          <w:rtl/>
        </w:rPr>
        <w:t>ה</w:t>
      </w:r>
      <w:r w:rsidRPr="00854DFB">
        <w:rPr>
          <w:rtl/>
        </w:rPr>
        <w:t>מעוגנת ברב-תחומיות מקנה לבוגרים יכולת לראות את העולם כרשת קו</w:t>
      </w:r>
      <w:r w:rsidR="00771CA0">
        <w:rPr>
          <w:rFonts w:hint="cs"/>
          <w:rtl/>
        </w:rPr>
        <w:t>ּ</w:t>
      </w:r>
      <w:r w:rsidRPr="00854DFB">
        <w:rPr>
          <w:rtl/>
        </w:rPr>
        <w:t>רים שבה "הכ</w:t>
      </w:r>
      <w:r w:rsidR="00771CA0">
        <w:rPr>
          <w:rFonts w:hint="cs"/>
          <w:rtl/>
        </w:rPr>
        <w:t>ו</w:t>
      </w:r>
      <w:r w:rsidRPr="00854DFB">
        <w:rPr>
          <w:rtl/>
        </w:rPr>
        <w:t>ל קשור"</w:t>
      </w:r>
      <w:r w:rsidR="00451963">
        <w:rPr>
          <w:rtl/>
        </w:rPr>
        <w:t>,</w:t>
      </w:r>
      <w:r w:rsidRPr="00854DFB">
        <w:rPr>
          <w:rtl/>
        </w:rPr>
        <w:t xml:space="preserve"> חשיבה מערכתית המלווה אותם בהמשך דרכם האקדמית והמקצועית.</w:t>
      </w:r>
    </w:p>
    <w:p w14:paraId="395CAC2E" w14:textId="5E7DF2DD" w:rsidR="00D97AC0" w:rsidRPr="00854DFB" w:rsidRDefault="00C751BF" w:rsidP="00A37757">
      <w:pPr>
        <w:rPr>
          <w:rtl/>
        </w:rPr>
      </w:pPr>
      <w:r>
        <w:rPr>
          <w:rtl/>
        </w:rPr>
        <w:t xml:space="preserve"> </w:t>
      </w:r>
      <w:r w:rsidR="00D97AC0" w:rsidRPr="00854DFB">
        <w:rPr>
          <w:rtl/>
        </w:rPr>
        <w:t>מעבר למיומנויות קונקרטיות</w:t>
      </w:r>
      <w:r w:rsidR="00451963">
        <w:rPr>
          <w:rtl/>
        </w:rPr>
        <w:t>,</w:t>
      </w:r>
      <w:r w:rsidR="00D97AC0" w:rsidRPr="00854DFB">
        <w:rPr>
          <w:rtl/>
        </w:rPr>
        <w:t xml:space="preserve"> הראיונות חושפים כי חינוך ולדורף מטפח סדרה של איכויות נפשיות ורוחניות המעצבות את </w:t>
      </w:r>
      <w:r w:rsidR="00D97AC0" w:rsidRPr="00854DFB">
        <w:rPr>
          <w:b/>
          <w:bCs/>
          <w:rtl/>
        </w:rPr>
        <w:t>יחסו של הבוגר לעצמו ולסביבתו</w:t>
      </w:r>
      <w:r w:rsidR="00D97AC0" w:rsidRPr="00854DFB">
        <w:rPr>
          <w:rtl/>
        </w:rPr>
        <w:t>. איכות מפתח ראשונה היא "יראת הכבוד" (</w:t>
      </w:r>
      <w:r w:rsidR="00771CA0" w:rsidRPr="00771CA0">
        <w:t>Reverence</w:t>
      </w:r>
      <w:r w:rsidR="00D97AC0" w:rsidRPr="00854DFB">
        <w:rPr>
          <w:rtl/>
        </w:rPr>
        <w:t>)</w:t>
      </w:r>
      <w:r w:rsidR="00451963">
        <w:rPr>
          <w:rtl/>
        </w:rPr>
        <w:t>,</w:t>
      </w:r>
      <w:r w:rsidR="00D97AC0" w:rsidRPr="00854DFB">
        <w:rPr>
          <w:rtl/>
        </w:rPr>
        <w:t xml:space="preserve"> אשר </w:t>
      </w:r>
      <w:r w:rsidR="008234EC">
        <w:rPr>
          <w:rtl/>
        </w:rPr>
        <w:t>ד'</w:t>
      </w:r>
      <w:r w:rsidR="00D97AC0" w:rsidRPr="00854DFB">
        <w:rPr>
          <w:rtl/>
        </w:rPr>
        <w:t xml:space="preserve"> מתארת כמתנה הגדולה ביותר שקיבלה מחייה כתלמידה; היא מסבירה כי איכות זו משמשת עבורה כמנגנון ויסות עצמי המאפשר לה למצוא איזון ושלווה פנימית אל מול חרדות החיים </w:t>
      </w:r>
      <w:r w:rsidR="00D97AC0" w:rsidRPr="00854DFB">
        <w:rPr>
          <w:rtl/>
        </w:rPr>
        <w:lastRenderedPageBreak/>
        <w:t>המודרניים</w:t>
      </w:r>
      <w:r w:rsidR="00451963">
        <w:rPr>
          <w:rtl/>
        </w:rPr>
        <w:t>,</w:t>
      </w:r>
      <w:r w:rsidR="00D97AC0" w:rsidRPr="00854DFB">
        <w:rPr>
          <w:rtl/>
        </w:rPr>
        <w:t xml:space="preserve"> ויוצרת בסיס עמוק לקשרים בין-אישיים אותנטיים ו</w:t>
      </w:r>
      <w:r w:rsidR="006B5145">
        <w:rPr>
          <w:rFonts w:hint="cs"/>
          <w:rtl/>
        </w:rPr>
        <w:t>ל</w:t>
      </w:r>
      <w:r w:rsidR="00D97AC0" w:rsidRPr="00854DFB">
        <w:rPr>
          <w:rtl/>
        </w:rPr>
        <w:t>מפגשים משמעותיים עם האחר. תת-תמה מרכזית נוספת נקשרת לפיתוח אורך רוח</w:t>
      </w:r>
      <w:r w:rsidR="00451963">
        <w:rPr>
          <w:rtl/>
        </w:rPr>
        <w:t>,</w:t>
      </w:r>
      <w:r w:rsidR="00D97AC0" w:rsidRPr="00854DFB">
        <w:rPr>
          <w:rtl/>
        </w:rPr>
        <w:t xml:space="preserve"> סבלנות ויכולת קשב גבוהה; </w:t>
      </w:r>
      <w:r w:rsidR="00A950C5">
        <w:rPr>
          <w:rtl/>
        </w:rPr>
        <w:t>ת'</w:t>
      </w:r>
      <w:r w:rsidR="00D97AC0" w:rsidRPr="00854DFB">
        <w:rPr>
          <w:rtl/>
        </w:rPr>
        <w:t xml:space="preserve"> מציע כי הדרישה להשקיע לאורך זמן בעיסוקים מורכבים ורפלקטיביים שאינם מספקים "דופמין מיידי" – דוגמת תיאטרון שייקספירי או אוריתמיה – בונה אצל הילד חוסן פנימי מפני התפתחות של הפרעות קשב וריכוז</w:t>
      </w:r>
      <w:r w:rsidR="00451963">
        <w:rPr>
          <w:rtl/>
        </w:rPr>
        <w:t>,</w:t>
      </w:r>
      <w:r w:rsidR="00D97AC0" w:rsidRPr="00854DFB">
        <w:rPr>
          <w:rtl/>
        </w:rPr>
        <w:t xml:space="preserve"> ומעניקה לו את היכולת להקשיב ולהתרכז לאורך זמן גם באקדמיה. לבסוף</w:t>
      </w:r>
      <w:r w:rsidR="00451963">
        <w:rPr>
          <w:rtl/>
        </w:rPr>
        <w:t>,</w:t>
      </w:r>
      <w:r w:rsidR="00D97AC0" w:rsidRPr="00854DFB">
        <w:rPr>
          <w:rtl/>
        </w:rPr>
        <w:t xml:space="preserve"> המרואיינים מעידים כי החינוך משאיר את האדם קרוב לעצמו ולנשמתו</w:t>
      </w:r>
      <w:r w:rsidR="00451963">
        <w:rPr>
          <w:rtl/>
        </w:rPr>
        <w:t>,</w:t>
      </w:r>
      <w:r w:rsidR="00D97AC0" w:rsidRPr="00854DFB">
        <w:rPr>
          <w:rtl/>
        </w:rPr>
        <w:t xml:space="preserve"> ומאפשר לו לצאת לעולם עם זהות עצמית מוגבלת ומגובשת. </w:t>
      </w:r>
      <w:r w:rsidR="00F376A6">
        <w:rPr>
          <w:rtl/>
        </w:rPr>
        <w:t>ע'</w:t>
      </w:r>
      <w:r w:rsidR="00D97AC0" w:rsidRPr="00854DFB">
        <w:rPr>
          <w:rtl/>
        </w:rPr>
        <w:t xml:space="preserve"> מציין כי בוגרי המערכת יוצאים בגיל 19 עם בשלות ייחודית ויכולת לשאול שאלות מהותיות על חייהם</w:t>
      </w:r>
      <w:r w:rsidR="00451963">
        <w:rPr>
          <w:rtl/>
        </w:rPr>
        <w:t>,</w:t>
      </w:r>
      <w:r w:rsidR="00D97AC0" w:rsidRPr="00854DFB">
        <w:rPr>
          <w:rtl/>
        </w:rPr>
        <w:t xml:space="preserve"> בניגוד לבוגרים אחרים הנדרשים לעיתים למסע ארוך כדי לחזור לעצמם. פנימיות מגובשת זו מציידת את הבוגרים ב"סמן פנימי" חזק ובביטחון עצמי</w:t>
      </w:r>
      <w:r w:rsidR="00B506EE">
        <w:rPr>
          <w:rFonts w:hint="cs"/>
          <w:rtl/>
        </w:rPr>
        <w:t>,</w:t>
      </w:r>
      <w:r w:rsidR="00D97AC0" w:rsidRPr="00854DFB">
        <w:rPr>
          <w:rtl/>
        </w:rPr>
        <w:t xml:space="preserve"> המונע מהם להיסחף אחר דעות הע</w:t>
      </w:r>
      <w:r w:rsidR="00B506EE">
        <w:rPr>
          <w:rFonts w:hint="cs"/>
          <w:rtl/>
        </w:rPr>
        <w:t>ֵ</w:t>
      </w:r>
      <w:r w:rsidR="00D97AC0" w:rsidRPr="00854DFB">
        <w:rPr>
          <w:rtl/>
        </w:rPr>
        <w:t>דר או אג'נדות חיצוניות של הקולקטיב</w:t>
      </w:r>
      <w:r w:rsidR="00451963">
        <w:rPr>
          <w:rtl/>
        </w:rPr>
        <w:t>,</w:t>
      </w:r>
      <w:r w:rsidR="00D97AC0" w:rsidRPr="00854DFB">
        <w:rPr>
          <w:rtl/>
        </w:rPr>
        <w:t xml:space="preserve"> כפי שמדגים </w:t>
      </w:r>
      <w:r w:rsidR="001F39F9">
        <w:rPr>
          <w:rtl/>
        </w:rPr>
        <w:t>ח'</w:t>
      </w:r>
      <w:r w:rsidR="00D97AC0" w:rsidRPr="00854DFB">
        <w:rPr>
          <w:rtl/>
        </w:rPr>
        <w:t xml:space="preserve"> דרך חוסר יכולתו הפיזית לקחת חלק בהתנהגות עדרית במהלך הפגנה ציבורית</w:t>
      </w:r>
      <w:r w:rsidR="00451963">
        <w:rPr>
          <w:rtl/>
        </w:rPr>
        <w:t>,</w:t>
      </w:r>
      <w:r w:rsidR="00D97AC0" w:rsidRPr="00854DFB">
        <w:rPr>
          <w:rtl/>
        </w:rPr>
        <w:t xml:space="preserve"> וכפי שמספר </w:t>
      </w:r>
      <w:r w:rsidR="00F376A6">
        <w:rPr>
          <w:rtl/>
        </w:rPr>
        <w:t>ע'</w:t>
      </w:r>
      <w:r w:rsidR="00D97AC0" w:rsidRPr="00854DFB">
        <w:rPr>
          <w:rtl/>
        </w:rPr>
        <w:t xml:space="preserve"> על הבחירה המודעת שלא להתגייס מתוך </w:t>
      </w:r>
      <w:r w:rsidR="00B506EE">
        <w:rPr>
          <w:rFonts w:hint="cs"/>
          <w:rtl/>
        </w:rPr>
        <w:t xml:space="preserve">נאמנות </w:t>
      </w:r>
      <w:r w:rsidR="00D97AC0" w:rsidRPr="00854DFB">
        <w:rPr>
          <w:rtl/>
        </w:rPr>
        <w:t>מוחלטת לאמת הפנימית שלו.</w:t>
      </w:r>
    </w:p>
    <w:p w14:paraId="33462439" w14:textId="2D409DCE" w:rsidR="00D97AC0" w:rsidRPr="00854DFB" w:rsidRDefault="00D97AC0" w:rsidP="00A37757">
      <w:pPr>
        <w:rPr>
          <w:rtl/>
        </w:rPr>
      </w:pPr>
      <w:r w:rsidRPr="00854DFB">
        <w:rPr>
          <w:rtl/>
        </w:rPr>
        <w:t>לצד היתרונות ההתפתחותיים הרבים</w:t>
      </w:r>
      <w:r w:rsidR="00451963">
        <w:rPr>
          <w:rtl/>
        </w:rPr>
        <w:t>,</w:t>
      </w:r>
      <w:r w:rsidRPr="00854DFB">
        <w:rPr>
          <w:rtl/>
        </w:rPr>
        <w:t xml:space="preserve"> הראיונות מעלים באופן עקבי ונוקב שורה של </w:t>
      </w:r>
      <w:r w:rsidRPr="00854DFB">
        <w:rPr>
          <w:b/>
          <w:bCs/>
          <w:rtl/>
        </w:rPr>
        <w:t>אתגרים</w:t>
      </w:r>
      <w:r w:rsidR="00451963">
        <w:rPr>
          <w:rtl/>
        </w:rPr>
        <w:t>,</w:t>
      </w:r>
      <w:r w:rsidRPr="00854DFB">
        <w:rPr>
          <w:rtl/>
        </w:rPr>
        <w:t xml:space="preserve"> מחירים ופערים במפגש עם המציאות ה"אדמתית". הביקורת המרכזית מתמקדת בחוסר הכנה מעשית ובירוקרטית לחיים הבוגרים</w:t>
      </w:r>
      <w:r w:rsidR="00451963">
        <w:rPr>
          <w:rtl/>
        </w:rPr>
        <w:t>,</w:t>
      </w:r>
      <w:r w:rsidRPr="00854DFB">
        <w:rPr>
          <w:rtl/>
        </w:rPr>
        <w:t xml:space="preserve"> או במה ש</w:t>
      </w:r>
      <w:r w:rsidR="00F376A6">
        <w:rPr>
          <w:rtl/>
        </w:rPr>
        <w:t>ע'</w:t>
      </w:r>
      <w:r w:rsidRPr="00854DFB">
        <w:rPr>
          <w:rtl/>
        </w:rPr>
        <w:t xml:space="preserve"> מכנה </w:t>
      </w:r>
      <w:r w:rsidRPr="00854DFB">
        <w:rPr>
          <w:i/>
          <w:iCs/>
          <w:rtl/>
        </w:rPr>
        <w:t>היעדר "איכות אדמתית";</w:t>
      </w:r>
      <w:r w:rsidRPr="00854DFB">
        <w:rPr>
          <w:rtl/>
        </w:rPr>
        <w:t xml:space="preserve"> הבוגרים מדווחים כי נאלצו ללמוד בעצמם ובאיחור כיצד להתנהל מול מערכות פיננסיות</w:t>
      </w:r>
      <w:r w:rsidR="00451963">
        <w:rPr>
          <w:rtl/>
        </w:rPr>
        <w:t>,</w:t>
      </w:r>
      <w:r w:rsidRPr="00854DFB">
        <w:rPr>
          <w:rtl/>
        </w:rPr>
        <w:t xml:space="preserve"> בנקים</w:t>
      </w:r>
      <w:r w:rsidR="00451963">
        <w:rPr>
          <w:rtl/>
        </w:rPr>
        <w:t>,</w:t>
      </w:r>
      <w:r w:rsidRPr="00854DFB">
        <w:rPr>
          <w:rtl/>
        </w:rPr>
        <w:t xml:space="preserve"> ביטוח לאומי</w:t>
      </w:r>
      <w:r w:rsidR="00451963">
        <w:rPr>
          <w:rtl/>
        </w:rPr>
        <w:t>,</w:t>
      </w:r>
      <w:r w:rsidRPr="00854DFB">
        <w:rPr>
          <w:rtl/>
        </w:rPr>
        <w:t xml:space="preserve"> דיני עבודה ופנסיות</w:t>
      </w:r>
      <w:r w:rsidR="00451963">
        <w:rPr>
          <w:rtl/>
        </w:rPr>
        <w:t>,</w:t>
      </w:r>
      <w:r w:rsidRPr="00854DFB">
        <w:rPr>
          <w:rtl/>
        </w:rPr>
        <w:t xml:space="preserve"> ומצביעים על פער מעורר תסכול בין ה"שפה הפנימית" העשירה שרכשו לבין הבורות המעשית שבה נתקלו בראשית דרכם העצמאית. בנוסף לחסך הפיננסי והמעשי</w:t>
      </w:r>
      <w:r w:rsidR="00451963">
        <w:rPr>
          <w:rtl/>
        </w:rPr>
        <w:t>,</w:t>
      </w:r>
      <w:r w:rsidRPr="00854DFB">
        <w:rPr>
          <w:rtl/>
        </w:rPr>
        <w:t xml:space="preserve"> קיימת הסכמה רחבה לגבי </w:t>
      </w:r>
      <w:r w:rsidRPr="00854DFB">
        <w:rPr>
          <w:i/>
          <w:iCs/>
          <w:rtl/>
        </w:rPr>
        <w:t>פערים לימודיים</w:t>
      </w:r>
      <w:r w:rsidRPr="00854DFB">
        <w:rPr>
          <w:rtl/>
        </w:rPr>
        <w:t xml:space="preserve"> מובהקים בתחומים הריאליים והמדעיים; </w:t>
      </w:r>
      <w:r w:rsidR="008234EC">
        <w:rPr>
          <w:rtl/>
        </w:rPr>
        <w:t>ד'</w:t>
      </w:r>
      <w:r w:rsidRPr="00854DFB">
        <w:rPr>
          <w:rtl/>
        </w:rPr>
        <w:t xml:space="preserve"> ו</w:t>
      </w:r>
      <w:r w:rsidR="00F376A6">
        <w:rPr>
          <w:rtl/>
        </w:rPr>
        <w:t>ב'</w:t>
      </w:r>
      <w:r w:rsidRPr="00854DFB">
        <w:rPr>
          <w:rtl/>
        </w:rPr>
        <w:t xml:space="preserve"> מעידים כי רמת ההוראה במדעים ובמתמטיקה הייתה נמוכה ובינונית</w:t>
      </w:r>
      <w:r w:rsidR="00451963">
        <w:rPr>
          <w:rtl/>
        </w:rPr>
        <w:t>,</w:t>
      </w:r>
      <w:r w:rsidRPr="00854DFB">
        <w:rPr>
          <w:rtl/>
        </w:rPr>
        <w:t xml:space="preserve"> וכי נאלצו להשקיע מאמץ רב בהשלמת בגרויות ופערים אקדמיים בבגרותם. </w:t>
      </w:r>
      <w:r w:rsidR="00F376A6">
        <w:rPr>
          <w:rtl/>
        </w:rPr>
        <w:t>ע'</w:t>
      </w:r>
      <w:r w:rsidRPr="00854DFB">
        <w:rPr>
          <w:rtl/>
        </w:rPr>
        <w:t xml:space="preserve"> אף מרחיב וטוען כי המערכת עלולה לעורר אצל התלמידים "אנטי" לחשיבה המנטלית-לוגית</w:t>
      </w:r>
      <w:r w:rsidR="00451963">
        <w:rPr>
          <w:rtl/>
        </w:rPr>
        <w:t>,</w:t>
      </w:r>
      <w:r w:rsidRPr="00854DFB">
        <w:rPr>
          <w:rtl/>
        </w:rPr>
        <w:t xml:space="preserve"> דבר המקשה עליהם בהמשך להתיידד מחדש עם האזורים הראשיים והאקדמיים של החשיבה. מורכבות נוספת נקשרת לתחושת נפרדות חברתית ונבדלות; </w:t>
      </w:r>
      <w:r w:rsidR="008234EC">
        <w:rPr>
          <w:rtl/>
        </w:rPr>
        <w:t>ד'</w:t>
      </w:r>
      <w:r w:rsidRPr="00854DFB">
        <w:rPr>
          <w:rtl/>
        </w:rPr>
        <w:t xml:space="preserve"> משתפת כי המסר לפיו בית הספר "מחנך להיות בני אדם" יצר אצל התלמידים תחושת </w:t>
      </w:r>
      <w:r w:rsidRPr="00854DFB">
        <w:rPr>
          <w:i/>
          <w:iCs/>
          <w:rtl/>
        </w:rPr>
        <w:t xml:space="preserve">התנשאות </w:t>
      </w:r>
      <w:r w:rsidRPr="00854DFB">
        <w:rPr>
          <w:rtl/>
        </w:rPr>
        <w:t>ועליונות מוגזמת כלפי בוגרי החינוך הכללי</w:t>
      </w:r>
      <w:r w:rsidR="00451963">
        <w:rPr>
          <w:rtl/>
        </w:rPr>
        <w:t>,</w:t>
      </w:r>
      <w:r w:rsidRPr="00854DFB">
        <w:rPr>
          <w:rtl/>
        </w:rPr>
        <w:t xml:space="preserve"> תחושה שנאלצה לפרק ולנטרל באופן פעיל בשנות בגרותה. לבסוף</w:t>
      </w:r>
      <w:r w:rsidR="00451963">
        <w:rPr>
          <w:rtl/>
        </w:rPr>
        <w:t>,</w:t>
      </w:r>
      <w:r w:rsidRPr="00854DFB">
        <w:rPr>
          <w:rtl/>
        </w:rPr>
        <w:t xml:space="preserve"> </w:t>
      </w:r>
      <w:r w:rsidR="00F376A6">
        <w:rPr>
          <w:rtl/>
        </w:rPr>
        <w:t>ע'</w:t>
      </w:r>
      <w:r w:rsidRPr="00854DFB">
        <w:rPr>
          <w:rtl/>
        </w:rPr>
        <w:t xml:space="preserve"> מצביע על אתגרים אידיאולוגיים ולאומיים הנובעים מהיותה של </w:t>
      </w:r>
      <w:r w:rsidRPr="00854DFB">
        <w:rPr>
          <w:i/>
          <w:iCs/>
          <w:rtl/>
        </w:rPr>
        <w:t>המערכת בועתית</w:t>
      </w:r>
      <w:r w:rsidRPr="00854DFB">
        <w:rPr>
          <w:rtl/>
        </w:rPr>
        <w:t xml:space="preserve"> ומעוגנת בנרטיב ציוני-ישראלי חד-ממדי</w:t>
      </w:r>
      <w:r w:rsidR="00451963">
        <w:rPr>
          <w:rtl/>
        </w:rPr>
        <w:t>,</w:t>
      </w:r>
      <w:r w:rsidRPr="00854DFB">
        <w:rPr>
          <w:rtl/>
        </w:rPr>
        <w:t xml:space="preserve"> דבר היוצר קושי והתלבטות עמוקה עבור תלמידים המחזיקים בזהויות מורכבות או לא-יהודיות</w:t>
      </w:r>
      <w:r w:rsidR="00451963">
        <w:rPr>
          <w:rtl/>
        </w:rPr>
        <w:t>,</w:t>
      </w:r>
      <w:r w:rsidRPr="00854DFB">
        <w:rPr>
          <w:rtl/>
        </w:rPr>
        <w:t xml:space="preserve"> ועלול להותירם מבולבלים בזהותם האישית והלאומית. </w:t>
      </w:r>
    </w:p>
    <w:p w14:paraId="036E5B2B" w14:textId="67E4D3F3" w:rsidR="00D97AC0" w:rsidRPr="00854DFB" w:rsidRDefault="00C9335A" w:rsidP="00FE07CC">
      <w:pPr>
        <w:pStyle w:val="2"/>
        <w:rPr>
          <w:rtl/>
        </w:rPr>
      </w:pPr>
      <w:bookmarkStart w:id="65" w:name="_Toc239109221"/>
      <w:r>
        <w:rPr>
          <w:rFonts w:hint="cs"/>
          <w:rtl/>
        </w:rPr>
        <w:t>5.2</w:t>
      </w:r>
      <w:r w:rsidR="00E410BE">
        <w:rPr>
          <w:rFonts w:hint="cs"/>
          <w:rtl/>
        </w:rPr>
        <w:t xml:space="preserve"> </w:t>
      </w:r>
      <w:r w:rsidR="00D97AC0" w:rsidRPr="00854DFB">
        <w:rPr>
          <w:rtl/>
        </w:rPr>
        <w:t>תמות מרכזיות העולות מתוך הממצאים</w:t>
      </w:r>
      <w:bookmarkEnd w:id="65"/>
    </w:p>
    <w:p w14:paraId="3BAC2BEE" w14:textId="50A41021" w:rsidR="00D97AC0" w:rsidRPr="00854DFB" w:rsidRDefault="00D97AC0" w:rsidP="00A37757">
      <w:pPr>
        <w:rPr>
          <w:rtl/>
        </w:rPr>
      </w:pPr>
      <w:r w:rsidRPr="004F60E0">
        <w:rPr>
          <w:b/>
          <w:bCs/>
          <w:rtl/>
        </w:rPr>
        <w:t xml:space="preserve">התמה הראשונה </w:t>
      </w:r>
      <w:r w:rsidRPr="003E467F">
        <w:rPr>
          <w:rtl/>
        </w:rPr>
        <w:t>מתמקדת ב"</w:t>
      </w:r>
      <w:r w:rsidRPr="00F26CD5">
        <w:rPr>
          <w:b/>
          <w:bCs/>
          <w:u w:val="single"/>
          <w:rtl/>
        </w:rPr>
        <w:t>דמות המחנך כציר התפתחותי</w:t>
      </w:r>
      <w:r w:rsidRPr="003E467F">
        <w:rPr>
          <w:rtl/>
        </w:rPr>
        <w:t>"</w:t>
      </w:r>
      <w:r w:rsidR="00451963">
        <w:rPr>
          <w:rtl/>
        </w:rPr>
        <w:t>,</w:t>
      </w:r>
      <w:r w:rsidRPr="00854DFB">
        <w:rPr>
          <w:rtl/>
        </w:rPr>
        <w:t xml:space="preserve"> ומתוכה עולות שלוש תתי-תמות מובחנות</w:t>
      </w:r>
      <w:r w:rsidR="008D62E9">
        <w:rPr>
          <w:rFonts w:hint="cs"/>
          <w:rtl/>
        </w:rPr>
        <w:t>:</w:t>
      </w:r>
    </w:p>
    <w:p w14:paraId="571E22D9" w14:textId="68743B31" w:rsidR="00D97AC0" w:rsidRPr="00854DFB" w:rsidRDefault="00D97AC0" w:rsidP="00A37757">
      <w:pPr>
        <w:rPr>
          <w:rtl/>
        </w:rPr>
      </w:pPr>
      <w:r w:rsidRPr="00854DFB">
        <w:rPr>
          <w:rtl/>
        </w:rPr>
        <w:t xml:space="preserve">תת-התמה הראשונה עוסקת במחנך </w:t>
      </w:r>
      <w:r w:rsidRPr="00854DFB">
        <w:rPr>
          <w:b/>
          <w:bCs/>
          <w:rtl/>
        </w:rPr>
        <w:t>כדמות הורית</w:t>
      </w:r>
      <w:r w:rsidRPr="00854DFB">
        <w:rPr>
          <w:rtl/>
        </w:rPr>
        <w:t xml:space="preserve"> משלימה ומעטפת אנושית תומכת</w:t>
      </w:r>
      <w:r w:rsidR="00451963">
        <w:rPr>
          <w:rtl/>
        </w:rPr>
        <w:t>,</w:t>
      </w:r>
      <w:r w:rsidRPr="00854DFB">
        <w:rPr>
          <w:rtl/>
        </w:rPr>
        <w:t xml:space="preserve"> המכוננת קשר אינטנסיבי ויוצא דופן החורג מגבולות ההוראה המסורתית; </w:t>
      </w:r>
      <w:r w:rsidR="008234EC">
        <w:rPr>
          <w:rtl/>
        </w:rPr>
        <w:t>ד'</w:t>
      </w:r>
      <w:r w:rsidRPr="00854DFB">
        <w:rPr>
          <w:rtl/>
        </w:rPr>
        <w:t xml:space="preserve"> מתארת קשר זה כאינטימי וכמעט הורי ("ממש כמו עוד הורה")</w:t>
      </w:r>
      <w:r w:rsidR="00451963">
        <w:rPr>
          <w:rtl/>
        </w:rPr>
        <w:t>,</w:t>
      </w:r>
      <w:r w:rsidRPr="00854DFB">
        <w:rPr>
          <w:rtl/>
        </w:rPr>
        <w:t xml:space="preserve"> המבוסס על שעות נוכחות רבות במרחב הבית-ספרי</w:t>
      </w:r>
      <w:r w:rsidR="00451963">
        <w:rPr>
          <w:rtl/>
        </w:rPr>
        <w:t>,</w:t>
      </w:r>
      <w:r w:rsidRPr="00854DFB">
        <w:rPr>
          <w:rtl/>
        </w:rPr>
        <w:t xml:space="preserve"> בעוד </w:t>
      </w:r>
      <w:r w:rsidR="000502D8">
        <w:rPr>
          <w:rtl/>
        </w:rPr>
        <w:t>ל'</w:t>
      </w:r>
      <w:r w:rsidRPr="00854DFB">
        <w:rPr>
          <w:rtl/>
        </w:rPr>
        <w:t xml:space="preserve"> מגדירה את המורים כ"מעטפת של אנשים" שלקחו אחריות פעילה על חייה הרגשיים והפיזיים בתקופות משבר.</w:t>
      </w:r>
    </w:p>
    <w:p w14:paraId="3A2BD36C" w14:textId="09E1CBD7" w:rsidR="00D97AC0" w:rsidRPr="00854DFB" w:rsidRDefault="00D97AC0" w:rsidP="00A37757">
      <w:pPr>
        <w:rPr>
          <w:rtl/>
        </w:rPr>
      </w:pPr>
      <w:r w:rsidRPr="00854DFB">
        <w:rPr>
          <w:rtl/>
        </w:rPr>
        <w:t xml:space="preserve"> תת-התמה השנייה בוחנת את </w:t>
      </w:r>
      <w:r w:rsidRPr="00854DFB">
        <w:rPr>
          <w:b/>
          <w:bCs/>
          <w:rtl/>
        </w:rPr>
        <w:t>המחויבות הטוטאלית</w:t>
      </w:r>
      <w:r w:rsidRPr="00854DFB">
        <w:rPr>
          <w:rtl/>
        </w:rPr>
        <w:t xml:space="preserve"> של סגל ההוראה כמקור השראה ופיתוח ביטחון עצמי אצל הלומד</w:t>
      </w:r>
      <w:r w:rsidR="00451963">
        <w:rPr>
          <w:rtl/>
        </w:rPr>
        <w:t>,</w:t>
      </w:r>
      <w:r w:rsidRPr="00854DFB">
        <w:rPr>
          <w:rtl/>
        </w:rPr>
        <w:t xml:space="preserve"> כאשר המרואיינים מתארים את מוריהם כ"מאסטרים" הפועלים מתוך שליחות ותשוקה; </w:t>
      </w:r>
      <w:r w:rsidR="00A950C5">
        <w:rPr>
          <w:rtl/>
        </w:rPr>
        <w:t>ת'</w:t>
      </w:r>
      <w:r w:rsidRPr="00854DFB">
        <w:rPr>
          <w:rtl/>
        </w:rPr>
        <w:t xml:space="preserve"> מביא כדוגמה את נכונותם של מורים להיעדר מביתם למשך שבועות ארוכים לטובת ליווי התלמידים בהפקות תיאטרון מורכבות</w:t>
      </w:r>
      <w:r w:rsidR="00451963">
        <w:rPr>
          <w:rtl/>
        </w:rPr>
        <w:t>,</w:t>
      </w:r>
      <w:r w:rsidRPr="00854DFB">
        <w:rPr>
          <w:rtl/>
        </w:rPr>
        <w:t xml:space="preserve"> ו</w:t>
      </w:r>
      <w:r w:rsidR="001F39F9">
        <w:rPr>
          <w:rtl/>
        </w:rPr>
        <w:t>ח'</w:t>
      </w:r>
      <w:r w:rsidRPr="00854DFB">
        <w:rPr>
          <w:rtl/>
        </w:rPr>
        <w:t xml:space="preserve"> מדגיש כי היכולת של המורים "להחזיק" אותו ולהכילו כילד עם קשיי קשב ודיסלקציה הייתה הגורם המכריע שאיפשר לו לסיים את לימודיו. </w:t>
      </w:r>
    </w:p>
    <w:p w14:paraId="3E5AA1FD" w14:textId="312AD38E" w:rsidR="00D97AC0" w:rsidRPr="00854DFB" w:rsidRDefault="00D97AC0" w:rsidP="00A37757">
      <w:pPr>
        <w:rPr>
          <w:rtl/>
        </w:rPr>
      </w:pPr>
      <w:r w:rsidRPr="00854DFB">
        <w:rPr>
          <w:rtl/>
        </w:rPr>
        <w:lastRenderedPageBreak/>
        <w:t xml:space="preserve">תת-התמה השלישית חושפת את </w:t>
      </w:r>
      <w:r w:rsidRPr="00854DFB">
        <w:rPr>
          <w:b/>
          <w:bCs/>
          <w:rtl/>
        </w:rPr>
        <w:t>סכנות התלות הרגשית</w:t>
      </w:r>
      <w:r w:rsidR="00451963">
        <w:rPr>
          <w:rtl/>
        </w:rPr>
        <w:t>,</w:t>
      </w:r>
      <w:r w:rsidRPr="00854DFB">
        <w:rPr>
          <w:rtl/>
        </w:rPr>
        <w:t xml:space="preserve"> </w:t>
      </w:r>
      <w:r w:rsidR="003F4A59">
        <w:rPr>
          <w:rFonts w:hint="cs"/>
          <w:rtl/>
        </w:rPr>
        <w:t xml:space="preserve">את </w:t>
      </w:r>
      <w:r w:rsidRPr="00854DFB">
        <w:rPr>
          <w:rtl/>
        </w:rPr>
        <w:t>מורכבות</w:t>
      </w:r>
      <w:r w:rsidR="003F4A59">
        <w:rPr>
          <w:rFonts w:hint="cs"/>
          <w:rtl/>
        </w:rPr>
        <w:t>ו של</w:t>
      </w:r>
      <w:r w:rsidRPr="00854DFB">
        <w:rPr>
          <w:rtl/>
        </w:rPr>
        <w:t xml:space="preserve"> הקשר המונוליטי ו</w:t>
      </w:r>
      <w:r w:rsidR="003F4A59">
        <w:rPr>
          <w:rFonts w:hint="cs"/>
          <w:rtl/>
        </w:rPr>
        <w:t xml:space="preserve">את </w:t>
      </w:r>
      <w:r w:rsidRPr="00854DFB">
        <w:rPr>
          <w:rtl/>
        </w:rPr>
        <w:t>טשטוש הגבולות הסמכותיים</w:t>
      </w:r>
      <w:r w:rsidR="00451963">
        <w:rPr>
          <w:rtl/>
        </w:rPr>
        <w:t>,</w:t>
      </w:r>
      <w:r w:rsidRPr="00854DFB">
        <w:rPr>
          <w:rtl/>
        </w:rPr>
        <w:t xml:space="preserve"> ומציגה את הצד המורכב של דומיננטיות המורה; </w:t>
      </w:r>
      <w:r w:rsidR="008234EC">
        <w:rPr>
          <w:rtl/>
        </w:rPr>
        <w:t>ד'</w:t>
      </w:r>
      <w:r w:rsidRPr="00854DFB">
        <w:rPr>
          <w:rtl/>
        </w:rPr>
        <w:t xml:space="preserve"> משתפת בחשש העמוק שלה מפני תלות הילד באישיות המחנך הספציפי</w:t>
      </w:r>
      <w:r w:rsidR="00451963">
        <w:rPr>
          <w:rtl/>
        </w:rPr>
        <w:t>,</w:t>
      </w:r>
      <w:r w:rsidRPr="00854DFB">
        <w:rPr>
          <w:rtl/>
        </w:rPr>
        <w:t xml:space="preserve"> דבר המונע ממנה לשלוח את בנה לחינוך זה "בכל מחיר"</w:t>
      </w:r>
      <w:r w:rsidR="00451963">
        <w:rPr>
          <w:rtl/>
        </w:rPr>
        <w:t>,</w:t>
      </w:r>
      <w:r w:rsidRPr="00854DFB">
        <w:rPr>
          <w:rtl/>
        </w:rPr>
        <w:t xml:space="preserve"> בעוד </w:t>
      </w:r>
      <w:r w:rsidR="00F376A6">
        <w:rPr>
          <w:rtl/>
        </w:rPr>
        <w:t>ב'</w:t>
      </w:r>
      <w:r w:rsidRPr="00854DFB">
        <w:rPr>
          <w:rtl/>
        </w:rPr>
        <w:t xml:space="preserve"> מותח ביקורת על הנטייה של מורים בתיכון לפעול מתוך עמדה חברית מטושטשת במקום להציב גבולות ברורים ומאתגרים</w:t>
      </w:r>
      <w:r w:rsidR="00451963">
        <w:rPr>
          <w:rtl/>
        </w:rPr>
        <w:t>,</w:t>
      </w:r>
      <w:r w:rsidRPr="00854DFB">
        <w:rPr>
          <w:rtl/>
        </w:rPr>
        <w:t xml:space="preserve"> ו</w:t>
      </w:r>
      <w:r w:rsidR="00F376A6">
        <w:rPr>
          <w:rtl/>
        </w:rPr>
        <w:t>ע'</w:t>
      </w:r>
      <w:r w:rsidRPr="00854DFB">
        <w:rPr>
          <w:rtl/>
        </w:rPr>
        <w:t xml:space="preserve"> מציין כי האווירה הרכה והמעורפלת דורשת מהבוגר ללמוד בעצמו בשלב מאוחר יותר איפה עוברים גבולות היחסים.</w:t>
      </w:r>
    </w:p>
    <w:p w14:paraId="22D69C32" w14:textId="785FA36A" w:rsidR="008D62E9" w:rsidRDefault="00D97AC0" w:rsidP="00A37757">
      <w:pPr>
        <w:rPr>
          <w:rtl/>
        </w:rPr>
      </w:pPr>
      <w:r w:rsidRPr="003E467F">
        <w:rPr>
          <w:b/>
          <w:bCs/>
          <w:rtl/>
        </w:rPr>
        <w:t xml:space="preserve">התמה השנייה </w:t>
      </w:r>
      <w:r w:rsidR="00FA0DD0">
        <w:rPr>
          <w:rFonts w:hint="cs"/>
          <w:b/>
          <w:bCs/>
          <w:rtl/>
        </w:rPr>
        <w:t xml:space="preserve">היא </w:t>
      </w:r>
      <w:r w:rsidRPr="003E467F">
        <w:rPr>
          <w:b/>
          <w:bCs/>
          <w:rtl/>
        </w:rPr>
        <w:t>"</w:t>
      </w:r>
      <w:r w:rsidRPr="003E467F">
        <w:rPr>
          <w:b/>
          <w:bCs/>
          <w:u w:val="single"/>
          <w:rtl/>
        </w:rPr>
        <w:t>ההתפתחות ההוליסטית</w:t>
      </w:r>
      <w:r w:rsidR="00451963">
        <w:rPr>
          <w:b/>
          <w:bCs/>
          <w:u w:val="single"/>
          <w:rtl/>
        </w:rPr>
        <w:t>,</w:t>
      </w:r>
      <w:r w:rsidRPr="003E467F">
        <w:rPr>
          <w:b/>
          <w:bCs/>
          <w:u w:val="single"/>
          <w:rtl/>
        </w:rPr>
        <w:t xml:space="preserve"> המסוגלות החומרית והחשיבה המערכתית"</w:t>
      </w:r>
      <w:r w:rsidR="00451963">
        <w:rPr>
          <w:b/>
          <w:bCs/>
          <w:rtl/>
        </w:rPr>
        <w:t>,</w:t>
      </w:r>
      <w:r w:rsidRPr="003E467F">
        <w:rPr>
          <w:b/>
          <w:bCs/>
          <w:rtl/>
        </w:rPr>
        <w:t xml:space="preserve"> </w:t>
      </w:r>
      <w:r w:rsidRPr="00854DFB">
        <w:rPr>
          <w:rtl/>
        </w:rPr>
        <w:t>ומתחלקת אף היא לשלושה צירי משנה</w:t>
      </w:r>
      <w:r w:rsidR="008D62E9">
        <w:rPr>
          <w:rFonts w:hint="cs"/>
          <w:rtl/>
        </w:rPr>
        <w:t>:</w:t>
      </w:r>
    </w:p>
    <w:p w14:paraId="360532E3" w14:textId="04D963CF" w:rsidR="00D97AC0" w:rsidRPr="00854DFB" w:rsidRDefault="00D97AC0" w:rsidP="00A37757">
      <w:pPr>
        <w:rPr>
          <w:rtl/>
        </w:rPr>
      </w:pPr>
      <w:r w:rsidRPr="00854DFB">
        <w:rPr>
          <w:rtl/>
        </w:rPr>
        <w:t>תת-התמה הראשונה</w:t>
      </w:r>
      <w:r w:rsidRPr="00F26CD5">
        <w:rPr>
          <w:rtl/>
        </w:rPr>
        <w:t xml:space="preserve">: </w:t>
      </w:r>
      <w:r w:rsidRPr="00854DFB">
        <w:rPr>
          <w:b/>
          <w:bCs/>
          <w:rtl/>
        </w:rPr>
        <w:t xml:space="preserve">הלמידה ה"חיה" </w:t>
      </w:r>
      <w:r w:rsidRPr="00854DFB">
        <w:rPr>
          <w:rtl/>
        </w:rPr>
        <w:t>והעבודה ה</w:t>
      </w:r>
      <w:r w:rsidR="007362DF">
        <w:rPr>
          <w:rtl/>
        </w:rPr>
        <w:t>אמנות</w:t>
      </w:r>
      <w:r w:rsidRPr="00854DFB">
        <w:rPr>
          <w:rtl/>
        </w:rPr>
        <w:t>ית כמטמיעות ידע לטווח ארוך</w:t>
      </w:r>
      <w:r w:rsidR="00451963">
        <w:rPr>
          <w:rtl/>
        </w:rPr>
        <w:t>,</w:t>
      </w:r>
      <w:r w:rsidRPr="00854DFB">
        <w:rPr>
          <w:rtl/>
        </w:rPr>
        <w:t xml:space="preserve"> ומתמקדת באופן שבו שילוב </w:t>
      </w:r>
      <w:r w:rsidR="007362DF">
        <w:rPr>
          <w:rtl/>
        </w:rPr>
        <w:t>אמנות</w:t>
      </w:r>
      <w:r w:rsidR="00451963">
        <w:rPr>
          <w:rtl/>
        </w:rPr>
        <w:t>,</w:t>
      </w:r>
      <w:r w:rsidRPr="00854DFB">
        <w:rPr>
          <w:rtl/>
        </w:rPr>
        <w:t xml:space="preserve"> שירה וציור הופך את הידע המועבר לבלתי נשכח; </w:t>
      </w:r>
      <w:r w:rsidR="000502D8">
        <w:rPr>
          <w:rtl/>
        </w:rPr>
        <w:t>ל'</w:t>
      </w:r>
      <w:r w:rsidRPr="00854DFB">
        <w:rPr>
          <w:rtl/>
        </w:rPr>
        <w:t xml:space="preserve"> מדגימה זאת דרך זיכרונותיה המוחשיים מ</w:t>
      </w:r>
      <w:r w:rsidR="00ED0ECD">
        <w:rPr>
          <w:rFonts w:hint="cs"/>
          <w:rtl/>
        </w:rPr>
        <w:t>ן ה</w:t>
      </w:r>
      <w:r w:rsidRPr="00854DFB">
        <w:rPr>
          <w:rtl/>
        </w:rPr>
        <w:t>שיעורי</w:t>
      </w:r>
      <w:r w:rsidR="00ED0ECD">
        <w:rPr>
          <w:rFonts w:hint="cs"/>
          <w:rtl/>
        </w:rPr>
        <w:t>ם בבית הספר</w:t>
      </w:r>
      <w:r w:rsidRPr="00854DFB">
        <w:rPr>
          <w:rtl/>
        </w:rPr>
        <w:t xml:space="preserve"> היסודי</w:t>
      </w:r>
      <w:r w:rsidR="00ED0ECD">
        <w:rPr>
          <w:rFonts w:hint="cs"/>
          <w:rtl/>
        </w:rPr>
        <w:t>,</w:t>
      </w:r>
      <w:r w:rsidRPr="00854DFB">
        <w:rPr>
          <w:rtl/>
        </w:rPr>
        <w:t xml:space="preserve"> הנשמרים בה כציורים ותמונות חיים בנפשה</w:t>
      </w:r>
      <w:r w:rsidR="00451963">
        <w:rPr>
          <w:rtl/>
        </w:rPr>
        <w:t>,</w:t>
      </w:r>
      <w:r w:rsidRPr="00854DFB">
        <w:rPr>
          <w:rtl/>
        </w:rPr>
        <w:t xml:space="preserve"> ו</w:t>
      </w:r>
      <w:r w:rsidR="001F39F9">
        <w:rPr>
          <w:rtl/>
        </w:rPr>
        <w:t>ח'</w:t>
      </w:r>
      <w:r w:rsidRPr="00854DFB">
        <w:rPr>
          <w:rtl/>
        </w:rPr>
        <w:t xml:space="preserve"> מגדיר למידה זו כ"חינוך רנסנסי"</w:t>
      </w:r>
      <w:r w:rsidR="00ED0ECD">
        <w:rPr>
          <w:rFonts w:hint="cs"/>
          <w:rtl/>
        </w:rPr>
        <w:t>,</w:t>
      </w:r>
      <w:r w:rsidRPr="00854DFB">
        <w:rPr>
          <w:rtl/>
        </w:rPr>
        <w:t xml:space="preserve"> המכשיר את הילדים כאנשי אשכולות החולשים על מגוון תחומים וחשים בהם בבית</w:t>
      </w:r>
      <w:r w:rsidR="00ED0ECD">
        <w:rPr>
          <w:rFonts w:hint="cs"/>
          <w:rtl/>
        </w:rPr>
        <w:t>.</w:t>
      </w:r>
    </w:p>
    <w:p w14:paraId="007E0F5A" w14:textId="0ECA3C6C" w:rsidR="00D97AC0" w:rsidRPr="00854DFB" w:rsidRDefault="00D97AC0" w:rsidP="00A37757">
      <w:pPr>
        <w:rPr>
          <w:rtl/>
        </w:rPr>
      </w:pPr>
      <w:r w:rsidRPr="00854DFB">
        <w:rPr>
          <w:rtl/>
        </w:rPr>
        <w:t xml:space="preserve">תת-התמה השנייה עוסקת </w:t>
      </w:r>
      <w:r w:rsidRPr="00854DFB">
        <w:rPr>
          <w:b/>
          <w:bCs/>
          <w:rtl/>
        </w:rPr>
        <w:t>בפיתוח מסוגלות חומרית וביטחון מוטורי-קיומי דרך עבודת כפיים</w:t>
      </w:r>
      <w:r w:rsidR="00451963">
        <w:rPr>
          <w:rtl/>
        </w:rPr>
        <w:t>,</w:t>
      </w:r>
      <w:r w:rsidRPr="00854DFB">
        <w:rPr>
          <w:rtl/>
        </w:rPr>
        <w:t xml:space="preserve"> ו</w:t>
      </w:r>
      <w:r w:rsidR="00ED0ECD">
        <w:rPr>
          <w:rFonts w:hint="cs"/>
          <w:rtl/>
        </w:rPr>
        <w:t xml:space="preserve">היא </w:t>
      </w:r>
      <w:r w:rsidRPr="00854DFB">
        <w:rPr>
          <w:rtl/>
        </w:rPr>
        <w:t>מתארת כיצד החיבור המתמשך למלאכות מעניק לבוגרים</w:t>
      </w:r>
      <w:r w:rsidR="000D10F2">
        <w:rPr>
          <w:rFonts w:hint="cs"/>
          <w:rtl/>
        </w:rPr>
        <w:t xml:space="preserve"> ולבוגרות</w:t>
      </w:r>
      <w:r w:rsidRPr="00854DFB">
        <w:rPr>
          <w:rtl/>
        </w:rPr>
        <w:t xml:space="preserve"> יציבות וביטחון פיזי בעולם</w:t>
      </w:r>
      <w:r w:rsidR="00ED0ECD">
        <w:rPr>
          <w:rFonts w:hint="cs"/>
          <w:rtl/>
        </w:rPr>
        <w:t>.</w:t>
      </w:r>
      <w:r w:rsidRPr="00854DFB">
        <w:rPr>
          <w:rtl/>
        </w:rPr>
        <w:t xml:space="preserve"> </w:t>
      </w:r>
      <w:r w:rsidR="00A950C5">
        <w:rPr>
          <w:rtl/>
        </w:rPr>
        <w:t>ת'</w:t>
      </w:r>
      <w:r w:rsidRPr="00854DFB">
        <w:rPr>
          <w:rtl/>
        </w:rPr>
        <w:t xml:space="preserve"> רואה בפעולה החזרתית של עבודת הידיים מכיתה א' תשתית המפתחת את הקשר מוח-יד</w:t>
      </w:r>
      <w:r w:rsidR="00451963">
        <w:rPr>
          <w:rtl/>
        </w:rPr>
        <w:t>,</w:t>
      </w:r>
      <w:r w:rsidRPr="00854DFB">
        <w:rPr>
          <w:rtl/>
        </w:rPr>
        <w:t xml:space="preserve"> </w:t>
      </w:r>
      <w:r w:rsidR="000502D8">
        <w:rPr>
          <w:rtl/>
        </w:rPr>
        <w:t>ל'</w:t>
      </w:r>
      <w:r w:rsidRPr="00854DFB">
        <w:rPr>
          <w:rtl/>
        </w:rPr>
        <w:t xml:space="preserve"> מעידה כי ההתנסות בחומרים מגוונים (עץ</w:t>
      </w:r>
      <w:r w:rsidR="00451963">
        <w:rPr>
          <w:rtl/>
        </w:rPr>
        <w:t>,</w:t>
      </w:r>
      <w:r w:rsidRPr="00854DFB">
        <w:rPr>
          <w:rtl/>
        </w:rPr>
        <w:t xml:space="preserve"> ברזל</w:t>
      </w:r>
      <w:r w:rsidR="00451963">
        <w:rPr>
          <w:rtl/>
        </w:rPr>
        <w:t>,</w:t>
      </w:r>
      <w:r w:rsidRPr="00854DFB">
        <w:rPr>
          <w:rtl/>
        </w:rPr>
        <w:t xml:space="preserve"> צמר וח</w:t>
      </w:r>
      <w:r w:rsidR="00A53345">
        <w:rPr>
          <w:rFonts w:hint="cs"/>
          <w:rtl/>
        </w:rPr>
        <w:t>י</w:t>
      </w:r>
      <w:r w:rsidRPr="00854DFB">
        <w:rPr>
          <w:rtl/>
        </w:rPr>
        <w:t>מר) הקנתה לה ביטחון מוחלט לגשת לכל חומר ולפענח את התנהגותו</w:t>
      </w:r>
      <w:r w:rsidR="00451963">
        <w:rPr>
          <w:rtl/>
        </w:rPr>
        <w:t>,</w:t>
      </w:r>
      <w:r w:rsidRPr="00854DFB">
        <w:rPr>
          <w:rtl/>
        </w:rPr>
        <w:t xml:space="preserve"> ו</w:t>
      </w:r>
      <w:r w:rsidR="00ED0ECD">
        <w:rPr>
          <w:rFonts w:hint="cs"/>
          <w:rtl/>
        </w:rPr>
        <w:t xml:space="preserve">אילו </w:t>
      </w:r>
      <w:r w:rsidR="00F376A6">
        <w:rPr>
          <w:rtl/>
        </w:rPr>
        <w:t>ב'</w:t>
      </w:r>
      <w:r w:rsidRPr="00854DFB">
        <w:rPr>
          <w:rtl/>
        </w:rPr>
        <w:t xml:space="preserve"> ו</w:t>
      </w:r>
      <w:r w:rsidR="001F39F9">
        <w:rPr>
          <w:rtl/>
        </w:rPr>
        <w:t>ח'</w:t>
      </w:r>
      <w:r w:rsidRPr="00854DFB">
        <w:rPr>
          <w:rtl/>
        </w:rPr>
        <w:t xml:space="preserve"> מתארים כיצד כישורי המלאכה והתפירה העניקו להם חוויית עצמאות וביטחון קונקרטיים</w:t>
      </w:r>
      <w:r w:rsidR="00451963">
        <w:rPr>
          <w:rtl/>
        </w:rPr>
        <w:t>,</w:t>
      </w:r>
      <w:r w:rsidRPr="00854DFB">
        <w:rPr>
          <w:rtl/>
        </w:rPr>
        <w:t xml:space="preserve"> בין היתר במהלך שירותם הצבאי.</w:t>
      </w:r>
    </w:p>
    <w:p w14:paraId="7F1F9DD9" w14:textId="50682EAA" w:rsidR="00D97AC0" w:rsidRPr="00854DFB" w:rsidRDefault="00D97AC0" w:rsidP="00A37757">
      <w:pPr>
        <w:rPr>
          <w:rtl/>
        </w:rPr>
      </w:pPr>
      <w:r w:rsidRPr="00854DFB">
        <w:rPr>
          <w:rtl/>
        </w:rPr>
        <w:t xml:space="preserve">תת-התמה השלישית בוחנת את </w:t>
      </w:r>
      <w:r w:rsidRPr="00854DFB">
        <w:rPr>
          <w:b/>
          <w:bCs/>
          <w:rtl/>
        </w:rPr>
        <w:t>החשיבה הרב-תחומית</w:t>
      </w:r>
      <w:r w:rsidRPr="00854DFB">
        <w:rPr>
          <w:u w:val="single"/>
          <w:rtl/>
        </w:rPr>
        <w:t xml:space="preserve"> </w:t>
      </w:r>
      <w:r w:rsidRPr="00854DFB">
        <w:rPr>
          <w:rtl/>
        </w:rPr>
        <w:t>המטפחת תפיסת עולם של "אדם-עולם"</w:t>
      </w:r>
      <w:r w:rsidR="00451963">
        <w:rPr>
          <w:rtl/>
        </w:rPr>
        <w:t>,</w:t>
      </w:r>
      <w:r w:rsidRPr="00854DFB">
        <w:rPr>
          <w:rtl/>
        </w:rPr>
        <w:t xml:space="preserve"> </w:t>
      </w:r>
      <w:r w:rsidR="002A4548">
        <w:rPr>
          <w:rFonts w:hint="cs"/>
          <w:rtl/>
        </w:rPr>
        <w:t xml:space="preserve">אשר </w:t>
      </w:r>
      <w:r w:rsidRPr="00854DFB">
        <w:rPr>
          <w:rtl/>
        </w:rPr>
        <w:t>מאפשרת לבוגרים לראות את העולם כרשת קורים אחת</w:t>
      </w:r>
      <w:r w:rsidR="002A4548">
        <w:rPr>
          <w:rFonts w:hint="cs"/>
          <w:rtl/>
        </w:rPr>
        <w:t>,</w:t>
      </w:r>
      <w:r w:rsidRPr="00854DFB">
        <w:rPr>
          <w:rtl/>
        </w:rPr>
        <w:t xml:space="preserve"> שבה כל הדיסציפלינות קשורות ומזינות זו את זו; </w:t>
      </w:r>
      <w:r w:rsidR="008234EC">
        <w:rPr>
          <w:rtl/>
        </w:rPr>
        <w:t>ד'</w:t>
      </w:r>
      <w:r w:rsidRPr="00854DFB">
        <w:rPr>
          <w:rtl/>
        </w:rPr>
        <w:t xml:space="preserve"> מדגישה כי תפיסה זו הקנתה לה את היכולת לחבר תחומי ידע מגוונים באקדמיה ולראות את החוקיות הכללית של הטבע והאדם.</w:t>
      </w:r>
    </w:p>
    <w:p w14:paraId="3FFC7BFC" w14:textId="080D075B" w:rsidR="008D62E9" w:rsidRDefault="00D97AC0" w:rsidP="00A37757">
      <w:pPr>
        <w:rPr>
          <w:rtl/>
        </w:rPr>
      </w:pPr>
      <w:r w:rsidRPr="003E467F">
        <w:rPr>
          <w:b/>
          <w:bCs/>
          <w:rtl/>
        </w:rPr>
        <w:t xml:space="preserve">התמה השלישית מתייחסת </w:t>
      </w:r>
      <w:r w:rsidRPr="003E467F">
        <w:rPr>
          <w:b/>
          <w:bCs/>
          <w:u w:val="single"/>
          <w:rtl/>
        </w:rPr>
        <w:t>ל"עיצוב העולם הפנימי</w:t>
      </w:r>
      <w:r w:rsidR="00451963">
        <w:rPr>
          <w:b/>
          <w:bCs/>
          <w:u w:val="single"/>
          <w:rtl/>
        </w:rPr>
        <w:t>,</w:t>
      </w:r>
      <w:r w:rsidRPr="003E467F">
        <w:rPr>
          <w:b/>
          <w:bCs/>
          <w:u w:val="single"/>
          <w:rtl/>
        </w:rPr>
        <w:t xml:space="preserve"> הוויסות הרגשי והאינדיבידואציה</w:t>
      </w:r>
      <w:r w:rsidRPr="003E467F">
        <w:rPr>
          <w:b/>
          <w:bCs/>
          <w:rtl/>
        </w:rPr>
        <w:t>"</w:t>
      </w:r>
      <w:r w:rsidR="00451963">
        <w:rPr>
          <w:rtl/>
        </w:rPr>
        <w:t>,</w:t>
      </w:r>
      <w:r w:rsidRPr="00854DFB">
        <w:rPr>
          <w:rtl/>
        </w:rPr>
        <w:t xml:space="preserve"> ומחולקת לשלוש תתי-תמות משמעותיות</w:t>
      </w:r>
      <w:r w:rsidR="008D62E9">
        <w:rPr>
          <w:rFonts w:hint="cs"/>
          <w:rtl/>
        </w:rPr>
        <w:t>:</w:t>
      </w:r>
    </w:p>
    <w:p w14:paraId="7AF789D6" w14:textId="76DFEC9F" w:rsidR="00D97AC0" w:rsidRPr="00854DFB" w:rsidRDefault="00D97AC0" w:rsidP="00A37757">
      <w:pPr>
        <w:rPr>
          <w:rtl/>
        </w:rPr>
      </w:pPr>
      <w:r w:rsidRPr="00854DFB">
        <w:rPr>
          <w:rtl/>
        </w:rPr>
        <w:t xml:space="preserve">תת-התמה הראשונה עוסקת </w:t>
      </w:r>
      <w:r w:rsidRPr="00854DFB">
        <w:rPr>
          <w:b/>
          <w:bCs/>
          <w:rtl/>
        </w:rPr>
        <w:t>ב"יראת כבוד"</w:t>
      </w:r>
      <w:r w:rsidRPr="00854DFB">
        <w:rPr>
          <w:rtl/>
        </w:rPr>
        <w:t xml:space="preserve"> (</w:t>
      </w:r>
      <w:r w:rsidR="006E3078" w:rsidRPr="006E3078">
        <w:t>Reverence</w:t>
      </w:r>
      <w:r w:rsidRPr="00854DFB">
        <w:rPr>
          <w:rtl/>
        </w:rPr>
        <w:t>) ככלי לוויסות נפשי ולמניעת חרדה</w:t>
      </w:r>
      <w:r w:rsidR="006E3078">
        <w:rPr>
          <w:rFonts w:hint="cs"/>
          <w:rtl/>
        </w:rPr>
        <w:t>,</w:t>
      </w:r>
      <w:r w:rsidRPr="00854DFB">
        <w:rPr>
          <w:rtl/>
        </w:rPr>
        <w:t xml:space="preserve">** ומתארת איכות זו כמתנה קיומית המאפשרת התפעמות מהעולם ויצירת קשרים בין-אישיים עמוקים; </w:t>
      </w:r>
      <w:r w:rsidR="008234EC">
        <w:rPr>
          <w:rtl/>
        </w:rPr>
        <w:t>ד'</w:t>
      </w:r>
      <w:r w:rsidRPr="00854DFB">
        <w:rPr>
          <w:rtl/>
        </w:rPr>
        <w:t xml:space="preserve"> מתארת את יראת הכבוד ששומרה בבית הספר כעוגן פנימי המאפשר לה להתחבר לעבודה רוחנית</w:t>
      </w:r>
      <w:r w:rsidR="00451963">
        <w:rPr>
          <w:rtl/>
        </w:rPr>
        <w:t>,</w:t>
      </w:r>
      <w:r w:rsidRPr="00854DFB">
        <w:rPr>
          <w:rtl/>
        </w:rPr>
        <w:t xml:space="preserve"> למצוא שלווה באיזון החיים המטורפים ולמנוע מצבי חרדה דרך התבוננות פשוטה בטבע או במוזיקה.</w:t>
      </w:r>
      <w:r w:rsidR="00C751BF">
        <w:rPr>
          <w:rtl/>
        </w:rPr>
        <w:t xml:space="preserve"> </w:t>
      </w:r>
      <w:r w:rsidRPr="00854DFB">
        <w:rPr>
          <w:rtl/>
        </w:rPr>
        <w:t xml:space="preserve">תת-התמה השנייה מנתחת את פיתוח </w:t>
      </w:r>
      <w:r w:rsidRPr="00854DFB">
        <w:rPr>
          <w:b/>
          <w:bCs/>
          <w:rtl/>
        </w:rPr>
        <w:t>אורך הרוח</w:t>
      </w:r>
      <w:r w:rsidR="00451963">
        <w:rPr>
          <w:b/>
          <w:bCs/>
          <w:rtl/>
        </w:rPr>
        <w:t>,</w:t>
      </w:r>
      <w:r w:rsidRPr="00854DFB">
        <w:rPr>
          <w:b/>
          <w:bCs/>
          <w:rtl/>
        </w:rPr>
        <w:t xml:space="preserve"> ויכולת הקשב</w:t>
      </w:r>
      <w:r w:rsidRPr="00854DFB">
        <w:rPr>
          <w:rtl/>
        </w:rPr>
        <w:t xml:space="preserve"> המוגברת כלפי גירויים לא-מתגמלים</w:t>
      </w:r>
      <w:r w:rsidR="00451963">
        <w:rPr>
          <w:rtl/>
        </w:rPr>
        <w:t>,</w:t>
      </w:r>
      <w:r w:rsidRPr="00854DFB">
        <w:rPr>
          <w:rtl/>
        </w:rPr>
        <w:t xml:space="preserve"> ומציעה כי היעדר המס</w:t>
      </w:r>
      <w:r w:rsidR="006525CF">
        <w:rPr>
          <w:rFonts w:hint="cs"/>
          <w:rtl/>
        </w:rPr>
        <w:t>ָ</w:t>
      </w:r>
      <w:r w:rsidRPr="00854DFB">
        <w:rPr>
          <w:rtl/>
        </w:rPr>
        <w:t xml:space="preserve">כים והעיסוק הקבוע בתכנים </w:t>
      </w:r>
      <w:r w:rsidR="007362DF">
        <w:rPr>
          <w:rtl/>
        </w:rPr>
        <w:t>אמנות</w:t>
      </w:r>
      <w:r w:rsidRPr="00854DFB">
        <w:rPr>
          <w:rtl/>
        </w:rPr>
        <w:t xml:space="preserve">יים ותנועתיים מורכבים בונה אצל התלמידים יכולת ריכוז מפותחת; </w:t>
      </w:r>
      <w:r w:rsidR="00A950C5">
        <w:rPr>
          <w:rtl/>
        </w:rPr>
        <w:t>ת'</w:t>
      </w:r>
      <w:r w:rsidRPr="00854DFB">
        <w:rPr>
          <w:rtl/>
        </w:rPr>
        <w:t xml:space="preserve"> מסביר כי עשיית פעולות קבועות שאינן מספקות דופמין מ</w:t>
      </w:r>
      <w:r w:rsidR="006525CF">
        <w:rPr>
          <w:rFonts w:hint="cs"/>
          <w:rtl/>
        </w:rPr>
        <w:t>י</w:t>
      </w:r>
      <w:r w:rsidRPr="00854DFB">
        <w:rPr>
          <w:rtl/>
        </w:rPr>
        <w:t>ידי (דוגמת אוריתמיה או קריאת שייקספיר) מרגילה את הנפש להיות סבלנית וקשובה</w:t>
      </w:r>
      <w:r w:rsidR="00451963">
        <w:rPr>
          <w:rtl/>
        </w:rPr>
        <w:t>,</w:t>
      </w:r>
      <w:r w:rsidRPr="00854DFB">
        <w:rPr>
          <w:rtl/>
        </w:rPr>
        <w:t xml:space="preserve"> דבר המסייע לו כיום להתרכז בהרצאות באקדמיה לאורך זמן רב בהשוואה לחבריו ללימודים.</w:t>
      </w:r>
      <w:r w:rsidR="00C751BF">
        <w:rPr>
          <w:rtl/>
        </w:rPr>
        <w:t xml:space="preserve"> </w:t>
      </w:r>
      <w:r w:rsidRPr="00854DFB">
        <w:rPr>
          <w:rtl/>
        </w:rPr>
        <w:t xml:space="preserve">תת-התמה השלישית מתמקדת </w:t>
      </w:r>
      <w:r w:rsidRPr="00854DFB">
        <w:rPr>
          <w:b/>
          <w:bCs/>
          <w:rtl/>
        </w:rPr>
        <w:t>ב"סמן הפנימי"</w:t>
      </w:r>
      <w:r w:rsidRPr="00854DFB">
        <w:rPr>
          <w:rtl/>
        </w:rPr>
        <w:t xml:space="preserve"> </w:t>
      </w:r>
      <w:r w:rsidRPr="00854DFB">
        <w:rPr>
          <w:b/>
          <w:bCs/>
          <w:rtl/>
        </w:rPr>
        <w:t>ו</w:t>
      </w:r>
      <w:r w:rsidR="00B0311F">
        <w:rPr>
          <w:rFonts w:hint="cs"/>
          <w:b/>
          <w:bCs/>
          <w:rtl/>
        </w:rPr>
        <w:t>ב</w:t>
      </w:r>
      <w:r w:rsidRPr="00854DFB">
        <w:rPr>
          <w:b/>
          <w:bCs/>
          <w:rtl/>
        </w:rPr>
        <w:t>חוסן אינדיבידואלי</w:t>
      </w:r>
      <w:r w:rsidRPr="00854DFB">
        <w:rPr>
          <w:rtl/>
        </w:rPr>
        <w:t xml:space="preserve"> מפני קונפורמיזם עדרי</w:t>
      </w:r>
      <w:r w:rsidR="00A53345">
        <w:rPr>
          <w:rFonts w:hint="cs"/>
          <w:rtl/>
        </w:rPr>
        <w:t>,</w:t>
      </w:r>
      <w:r w:rsidRPr="00854DFB">
        <w:rPr>
          <w:rtl/>
        </w:rPr>
        <w:t xml:space="preserve">** ומדגישה כיצד החינוך משאיר את האדם קרוב לעצמו ולנשמתו; </w:t>
      </w:r>
      <w:r w:rsidR="00F376A6">
        <w:rPr>
          <w:rtl/>
        </w:rPr>
        <w:t>ע'</w:t>
      </w:r>
      <w:r w:rsidRPr="00854DFB">
        <w:rPr>
          <w:rtl/>
        </w:rPr>
        <w:t xml:space="preserve"> מציין כי בוגרי המערכת יוצאים לעולם עם בשלות ייחודית</w:t>
      </w:r>
      <w:r w:rsidR="00FC150D">
        <w:rPr>
          <w:rFonts w:hint="cs"/>
          <w:rtl/>
        </w:rPr>
        <w:t>,</w:t>
      </w:r>
      <w:r w:rsidRPr="00854DFB">
        <w:rPr>
          <w:rtl/>
        </w:rPr>
        <w:t xml:space="preserve"> המאפשרת להם לשאול שאלות קיומיות וזהותיות עמוקות מבלי לעבור מסלול ארוך של ניתוק וחזרה לעצמם</w:t>
      </w:r>
      <w:r w:rsidR="00451963">
        <w:rPr>
          <w:rtl/>
        </w:rPr>
        <w:t>,</w:t>
      </w:r>
      <w:r w:rsidRPr="00854DFB">
        <w:rPr>
          <w:rtl/>
        </w:rPr>
        <w:t xml:space="preserve"> ו</w:t>
      </w:r>
      <w:r w:rsidR="001F39F9">
        <w:rPr>
          <w:rtl/>
        </w:rPr>
        <w:t>ח'</w:t>
      </w:r>
      <w:r w:rsidRPr="00854DFB">
        <w:rPr>
          <w:rtl/>
        </w:rPr>
        <w:t xml:space="preserve"> מדגים חוסן זה דרך עמידתו העצמאית וסירובו הפנימי להיסחף אחר "הקול הקולקטיבי" וההתנהגות העדרית במהלך הפגנת תנועת נוער </w:t>
      </w:r>
      <w:r w:rsidRPr="00854DFB">
        <w:rPr>
          <w:rtl/>
        </w:rPr>
        <w:lastRenderedPageBreak/>
        <w:t>שבה השתתף</w:t>
      </w:r>
      <w:r w:rsidR="00451963">
        <w:rPr>
          <w:rtl/>
        </w:rPr>
        <w:t>,</w:t>
      </w:r>
      <w:r w:rsidRPr="00854DFB">
        <w:rPr>
          <w:rtl/>
        </w:rPr>
        <w:t xml:space="preserve"> בעוד </w:t>
      </w:r>
      <w:r w:rsidR="00F376A6">
        <w:rPr>
          <w:rtl/>
        </w:rPr>
        <w:t>ע'</w:t>
      </w:r>
      <w:r w:rsidRPr="00854DFB">
        <w:rPr>
          <w:rtl/>
        </w:rPr>
        <w:t xml:space="preserve"> מתאר את הבחירה שלו שלא להתגייס כנביעה ישירה של יכולת ההקשבה לאמת הפנימית שלו על פני הבניית הזהות הגברית-לאומית המקובלת.</w:t>
      </w:r>
      <w:r w:rsidR="00C751BF">
        <w:rPr>
          <w:rtl/>
        </w:rPr>
        <w:t xml:space="preserve"> </w:t>
      </w:r>
    </w:p>
    <w:p w14:paraId="056FD3CD" w14:textId="0D961749" w:rsidR="00D97AC0" w:rsidRPr="00854DFB" w:rsidRDefault="00C751BF" w:rsidP="00A37757">
      <w:pPr>
        <w:rPr>
          <w:rtl/>
        </w:rPr>
      </w:pPr>
      <w:r>
        <w:rPr>
          <w:rtl/>
        </w:rPr>
        <w:t xml:space="preserve"> </w:t>
      </w:r>
      <w:r w:rsidR="00D97AC0" w:rsidRPr="00854DFB">
        <w:rPr>
          <w:rtl/>
        </w:rPr>
        <w:t xml:space="preserve">התמה הרביעית והאחרונה מנתחת את </w:t>
      </w:r>
      <w:r w:rsidR="00D97AC0" w:rsidRPr="00F26CD5">
        <w:rPr>
          <w:b/>
          <w:bCs/>
          <w:u w:val="single"/>
          <w:rtl/>
        </w:rPr>
        <w:t>"מחירי ה'חממה'</w:t>
      </w:r>
      <w:r w:rsidR="00D97AC0" w:rsidRPr="00F26CD5">
        <w:rPr>
          <w:b/>
          <w:bCs/>
          <w:rtl/>
        </w:rPr>
        <w:t xml:space="preserve"> ו</w:t>
      </w:r>
      <w:r w:rsidR="00F85A0B">
        <w:rPr>
          <w:rFonts w:hint="cs"/>
          <w:b/>
          <w:bCs/>
          <w:rtl/>
        </w:rPr>
        <w:t xml:space="preserve">את </w:t>
      </w:r>
      <w:r w:rsidR="00D97AC0" w:rsidRPr="00F26CD5">
        <w:rPr>
          <w:b/>
          <w:bCs/>
          <w:u w:val="single"/>
          <w:rtl/>
        </w:rPr>
        <w:t>המפגש המורכב עם העולם ה'אדמתי'"</w:t>
      </w:r>
      <w:r w:rsidR="00451963" w:rsidRPr="00F26CD5">
        <w:rPr>
          <w:b/>
          <w:bCs/>
          <w:rtl/>
        </w:rPr>
        <w:t>,</w:t>
      </w:r>
      <w:r w:rsidR="00D97AC0" w:rsidRPr="00F85A0B">
        <w:rPr>
          <w:rtl/>
        </w:rPr>
        <w:t xml:space="preserve"> </w:t>
      </w:r>
      <w:r w:rsidR="00D97AC0" w:rsidRPr="00854DFB">
        <w:rPr>
          <w:rtl/>
        </w:rPr>
        <w:t xml:space="preserve">ומציגה את הפערים והקשיים שחוו הבוגרים </w:t>
      </w:r>
      <w:r w:rsidR="000A4E95">
        <w:rPr>
          <w:rFonts w:hint="cs"/>
          <w:rtl/>
        </w:rPr>
        <w:t xml:space="preserve">והבוגרות </w:t>
      </w:r>
      <w:r w:rsidR="00D97AC0" w:rsidRPr="00854DFB">
        <w:rPr>
          <w:rtl/>
        </w:rPr>
        <w:t>עם יציאתם מהבועה החינוכית.</w:t>
      </w:r>
      <w:r>
        <w:rPr>
          <w:rtl/>
        </w:rPr>
        <w:t xml:space="preserve"> </w:t>
      </w:r>
      <w:r w:rsidR="00D97AC0" w:rsidRPr="00854DFB">
        <w:rPr>
          <w:rtl/>
        </w:rPr>
        <w:t xml:space="preserve">תת-התמה הראשונה בוחנת את </w:t>
      </w:r>
      <w:r w:rsidR="00D97AC0" w:rsidRPr="00854DFB">
        <w:rPr>
          <w:b/>
          <w:bCs/>
          <w:rtl/>
        </w:rPr>
        <w:t>היעדר "האיכות האדמתית</w:t>
      </w:r>
      <w:r w:rsidR="00D97AC0" w:rsidRPr="00854DFB">
        <w:rPr>
          <w:rtl/>
        </w:rPr>
        <w:t>" והחוסר במיומנויות פרקטיות ופיננסיות</w:t>
      </w:r>
      <w:r w:rsidR="00451963">
        <w:rPr>
          <w:rtl/>
        </w:rPr>
        <w:t>,</w:t>
      </w:r>
      <w:r w:rsidR="00D97AC0" w:rsidRPr="00854DFB">
        <w:rPr>
          <w:rtl/>
        </w:rPr>
        <w:t xml:space="preserve"> ומתארת את הקושי של הבוגרים להתמודד עם דרכי העולם המעשיות; </w:t>
      </w:r>
      <w:r w:rsidR="00F376A6">
        <w:rPr>
          <w:rtl/>
        </w:rPr>
        <w:t>ע'</w:t>
      </w:r>
      <w:r w:rsidR="00D97AC0" w:rsidRPr="00854DFB">
        <w:rPr>
          <w:rtl/>
        </w:rPr>
        <w:t xml:space="preserve"> מציין את המעבר הקשה לעולם שבו חסרים לו כלים בסיסיים להתנהלות מול בנקים</w:t>
      </w:r>
      <w:r w:rsidR="00451963">
        <w:rPr>
          <w:rtl/>
        </w:rPr>
        <w:t>,</w:t>
      </w:r>
      <w:r w:rsidR="00D97AC0" w:rsidRPr="00854DFB">
        <w:rPr>
          <w:rtl/>
        </w:rPr>
        <w:t xml:space="preserve"> כספים ובירוקרטיה</w:t>
      </w:r>
      <w:r w:rsidR="00451963">
        <w:rPr>
          <w:rtl/>
        </w:rPr>
        <w:t>,</w:t>
      </w:r>
      <w:r w:rsidR="00D97AC0" w:rsidRPr="00854DFB">
        <w:rPr>
          <w:rtl/>
        </w:rPr>
        <w:t xml:space="preserve"> </w:t>
      </w:r>
      <w:r w:rsidR="000502D8">
        <w:rPr>
          <w:rtl/>
        </w:rPr>
        <w:t>ל'</w:t>
      </w:r>
      <w:r w:rsidR="00D97AC0" w:rsidRPr="00854DFB">
        <w:rPr>
          <w:rtl/>
        </w:rPr>
        <w:t xml:space="preserve"> משתפת בשיח עם </w:t>
      </w:r>
      <w:r w:rsidR="000A4E95">
        <w:rPr>
          <w:rFonts w:hint="cs"/>
          <w:rtl/>
        </w:rPr>
        <w:t xml:space="preserve">בן </w:t>
      </w:r>
      <w:r w:rsidR="00D97AC0" w:rsidRPr="00854DFB">
        <w:rPr>
          <w:rtl/>
        </w:rPr>
        <w:t>זוגה</w:t>
      </w:r>
      <w:r w:rsidR="000A4E95">
        <w:rPr>
          <w:rFonts w:hint="cs"/>
          <w:rtl/>
        </w:rPr>
        <w:t>,</w:t>
      </w:r>
      <w:r w:rsidR="00D97AC0" w:rsidRPr="00854DFB">
        <w:rPr>
          <w:rtl/>
        </w:rPr>
        <w:t xml:space="preserve"> המדגיש את הפער בין השפה הפנימית העשירה לבין חוסר האונים שלהן מול הבירוקרטיה החיצונית</w:t>
      </w:r>
      <w:r w:rsidR="00451963">
        <w:rPr>
          <w:rtl/>
        </w:rPr>
        <w:t>,</w:t>
      </w:r>
      <w:r w:rsidR="00D97AC0" w:rsidRPr="00854DFB">
        <w:rPr>
          <w:rtl/>
        </w:rPr>
        <w:t xml:space="preserve"> ו</w:t>
      </w:r>
      <w:r w:rsidR="00F376A6">
        <w:rPr>
          <w:rtl/>
        </w:rPr>
        <w:t>ב'</w:t>
      </w:r>
      <w:r w:rsidR="00D97AC0" w:rsidRPr="00854DFB">
        <w:rPr>
          <w:rtl/>
        </w:rPr>
        <w:t xml:space="preserve"> מוסיף כי נושאים קריטיים כמו הכנה לחיים פיננסיים וחינוך מיני נעדרו לחלוטין מתוכנית הלימודים בבית הספר</w:t>
      </w:r>
      <w:r w:rsidR="00446F71">
        <w:rPr>
          <w:rFonts w:hint="cs"/>
          <w:rtl/>
        </w:rPr>
        <w:t>.</w:t>
      </w:r>
    </w:p>
    <w:p w14:paraId="2E1D1918" w14:textId="6866F966" w:rsidR="00D97AC0" w:rsidRDefault="00D97AC0" w:rsidP="00A37757">
      <w:pPr>
        <w:rPr>
          <w:rtl/>
        </w:rPr>
      </w:pPr>
      <w:r w:rsidRPr="00854DFB">
        <w:rPr>
          <w:rtl/>
        </w:rPr>
        <w:t xml:space="preserve">תת-התמה השנייה עוסקת </w:t>
      </w:r>
      <w:r w:rsidRPr="00854DFB">
        <w:rPr>
          <w:b/>
          <w:bCs/>
          <w:rtl/>
        </w:rPr>
        <w:t>בתת-הישגיות אקדמית ובמתח במפגש עם המדעים</w:t>
      </w:r>
      <w:r w:rsidR="00451963">
        <w:rPr>
          <w:rtl/>
        </w:rPr>
        <w:t>,</w:t>
      </w:r>
      <w:r w:rsidRPr="00854DFB">
        <w:rPr>
          <w:rtl/>
        </w:rPr>
        <w:t xml:space="preserve"> ומצביעה על חסכים קוגניטיביים מובהקים; </w:t>
      </w:r>
      <w:r w:rsidR="008234EC">
        <w:rPr>
          <w:rtl/>
        </w:rPr>
        <w:t>ד'</w:t>
      </w:r>
      <w:r w:rsidRPr="00854DFB">
        <w:rPr>
          <w:rtl/>
        </w:rPr>
        <w:t xml:space="preserve"> חשה חוסר משמעותי בידע בסיסי במדעים ובמתמטיקה ונאלצה להשלים פערים אלו בתואר הראשון</w:t>
      </w:r>
      <w:r w:rsidR="00451963">
        <w:rPr>
          <w:rtl/>
        </w:rPr>
        <w:t>,</w:t>
      </w:r>
      <w:r w:rsidRPr="00854DFB">
        <w:rPr>
          <w:rtl/>
        </w:rPr>
        <w:t xml:space="preserve"> </w:t>
      </w:r>
      <w:r w:rsidR="00A950C5">
        <w:rPr>
          <w:rtl/>
        </w:rPr>
        <w:t>ת'</w:t>
      </w:r>
      <w:r w:rsidRPr="00854DFB">
        <w:rPr>
          <w:rtl/>
        </w:rPr>
        <w:t xml:space="preserve"> מאשר כי רמת ההישגים במתמטיקה נמוכה יותר</w:t>
      </w:r>
      <w:r w:rsidR="00451963">
        <w:rPr>
          <w:rtl/>
        </w:rPr>
        <w:t>,</w:t>
      </w:r>
      <w:r w:rsidRPr="00854DFB">
        <w:rPr>
          <w:rtl/>
        </w:rPr>
        <w:t xml:space="preserve"> ו</w:t>
      </w:r>
      <w:r w:rsidR="00F376A6">
        <w:rPr>
          <w:rtl/>
        </w:rPr>
        <w:t>ב'</w:t>
      </w:r>
      <w:r w:rsidRPr="00854DFB">
        <w:rPr>
          <w:rtl/>
        </w:rPr>
        <w:t xml:space="preserve"> מותח ביקורת על הבינוניות וחוסר האתגור הלימודי בתחומים הריאליים בתיכון</w:t>
      </w:r>
      <w:r w:rsidR="00451963">
        <w:rPr>
          <w:rtl/>
        </w:rPr>
        <w:t>,</w:t>
      </w:r>
      <w:r w:rsidRPr="00854DFB">
        <w:rPr>
          <w:rtl/>
        </w:rPr>
        <w:t xml:space="preserve"> בעוד </w:t>
      </w:r>
      <w:r w:rsidR="00F376A6">
        <w:rPr>
          <w:rtl/>
        </w:rPr>
        <w:t>ע'</w:t>
      </w:r>
      <w:r w:rsidRPr="00854DFB">
        <w:rPr>
          <w:rtl/>
        </w:rPr>
        <w:t xml:space="preserve"> מסביר כי דגש היתר על החוויה עלול ליצור אצל התלמיד "אנטי" לחשיבה מנטלית-אנליטית המקשה עליו להתיידד מחדש עם האזור הראשי של ההבנה באקדמיה. תת-התמה השלישית והאחרונה מנתחת את תחושת הנבדלות</w:t>
      </w:r>
      <w:r w:rsidR="00451963">
        <w:rPr>
          <w:rtl/>
        </w:rPr>
        <w:t>,</w:t>
      </w:r>
      <w:r w:rsidRPr="00854DFB">
        <w:rPr>
          <w:rtl/>
        </w:rPr>
        <w:t xml:space="preserve"> ההתנשאות והאתגרים הזהותיים בתוך הבועה הלאומית</w:t>
      </w:r>
      <w:r w:rsidR="00451963">
        <w:rPr>
          <w:rtl/>
        </w:rPr>
        <w:t>,</w:t>
      </w:r>
      <w:r w:rsidRPr="00854DFB">
        <w:rPr>
          <w:rtl/>
        </w:rPr>
        <w:t xml:space="preserve"> ומתמקדת בהשלכות החברתיות והאידיאולוגיות של החינוך האלטרנטיבי; </w:t>
      </w:r>
      <w:r w:rsidR="008234EC">
        <w:rPr>
          <w:rtl/>
        </w:rPr>
        <w:t>ד'</w:t>
      </w:r>
      <w:r w:rsidRPr="00854DFB">
        <w:rPr>
          <w:rtl/>
        </w:rPr>
        <w:t xml:space="preserve"> ו</w:t>
      </w:r>
      <w:r w:rsidR="000502D8">
        <w:rPr>
          <w:rtl/>
        </w:rPr>
        <w:t>ל'</w:t>
      </w:r>
      <w:r w:rsidRPr="00854DFB">
        <w:rPr>
          <w:rtl/>
        </w:rPr>
        <w:t xml:space="preserve"> מעידות כי האמירה החוזרת בבית הספר לפיה "מחנכים אתכם להיות בני אדם" הטמיעה בהן תחושת התנשאות מורכבת כלפי מי שלא למד בשיטה זו</w:t>
      </w:r>
      <w:r w:rsidR="00451963">
        <w:rPr>
          <w:rtl/>
        </w:rPr>
        <w:t>,</w:t>
      </w:r>
      <w:r w:rsidRPr="00854DFB">
        <w:rPr>
          <w:rtl/>
        </w:rPr>
        <w:t xml:space="preserve"> ו</w:t>
      </w:r>
      <w:r w:rsidR="00F376A6">
        <w:rPr>
          <w:rtl/>
        </w:rPr>
        <w:t>ע'</w:t>
      </w:r>
      <w:r w:rsidRPr="00854DFB">
        <w:rPr>
          <w:rtl/>
        </w:rPr>
        <w:t xml:space="preserve"> חושף את המורכבות האידיאולוגית של המערכת המעוגנת בנרטיב ציוני-ישראלי חד-ממדי</w:t>
      </w:r>
      <w:r w:rsidR="00451963">
        <w:rPr>
          <w:rtl/>
        </w:rPr>
        <w:t>,</w:t>
      </w:r>
      <w:r w:rsidRPr="00854DFB">
        <w:rPr>
          <w:rtl/>
        </w:rPr>
        <w:t xml:space="preserve"> דבר המקשה על תלמידים המחזיקים בזהויות מורכבות (כמו בתו בעלת הזהות הפלסטינית-ישראלית) להשתלב בה מבלי לחוות בלבול וטשטוש זהותי עמוק.</w:t>
      </w:r>
    </w:p>
    <w:p w14:paraId="0A0DB427" w14:textId="77777777" w:rsidR="00E7666F" w:rsidRPr="00854DFB" w:rsidRDefault="00E7666F" w:rsidP="00A37757">
      <w:pPr>
        <w:rPr>
          <w:rtl/>
        </w:rPr>
      </w:pPr>
    </w:p>
    <w:p w14:paraId="2D587B59" w14:textId="0FB398F7" w:rsidR="00D97AC0" w:rsidRDefault="007979A9" w:rsidP="00FE07CC">
      <w:pPr>
        <w:pStyle w:val="2"/>
        <w:rPr>
          <w:rtl/>
        </w:rPr>
      </w:pPr>
      <w:bookmarkStart w:id="66" w:name="_Toc239109222"/>
      <w:r>
        <w:rPr>
          <w:rFonts w:hint="cs"/>
          <w:rtl/>
        </w:rPr>
        <w:t>5.3</w:t>
      </w:r>
      <w:r>
        <w:t xml:space="preserve"> </w:t>
      </w:r>
      <w:r w:rsidR="00D97AC0" w:rsidRPr="00854DFB">
        <w:rPr>
          <w:rtl/>
        </w:rPr>
        <w:t xml:space="preserve">העמקת </w:t>
      </w:r>
      <w:r w:rsidR="000C4869" w:rsidRPr="00854DFB">
        <w:rPr>
          <w:rtl/>
        </w:rPr>
        <w:t>תתי</w:t>
      </w:r>
      <w:r w:rsidR="000C4869">
        <w:rPr>
          <w:rFonts w:hint="cs"/>
          <w:rtl/>
        </w:rPr>
        <w:t>-</w:t>
      </w:r>
      <w:r w:rsidR="00D97AC0" w:rsidRPr="00854DFB">
        <w:rPr>
          <w:rtl/>
        </w:rPr>
        <w:t>התמות שעלו מתוך התמות</w:t>
      </w:r>
      <w:bookmarkEnd w:id="66"/>
    </w:p>
    <w:p w14:paraId="044722FA" w14:textId="6D467E6A" w:rsidR="00D97AC0" w:rsidRPr="00854DFB" w:rsidRDefault="00D5183E" w:rsidP="009A6C93">
      <w:pPr>
        <w:pStyle w:val="3"/>
        <w:rPr>
          <w:rtl/>
        </w:rPr>
      </w:pPr>
      <w:bookmarkStart w:id="67" w:name="_Toc239109223"/>
      <w:r>
        <w:rPr>
          <w:rFonts w:hint="cs"/>
          <w:rtl/>
          <w:lang w:bidi="he-IL"/>
        </w:rPr>
        <w:t>5.3.1</w:t>
      </w:r>
      <w:r>
        <w:rPr>
          <w:lang w:bidi="he-IL"/>
        </w:rPr>
        <w:t xml:space="preserve"> </w:t>
      </w:r>
      <w:r w:rsidR="00D97AC0" w:rsidRPr="00854DFB">
        <w:rPr>
          <w:rtl/>
          <w:lang w:bidi="he-IL"/>
        </w:rPr>
        <w:t>תמה</w:t>
      </w:r>
      <w:r w:rsidR="00D97AC0" w:rsidRPr="00854DFB">
        <w:rPr>
          <w:rtl/>
        </w:rPr>
        <w:t xml:space="preserve"> </w:t>
      </w:r>
      <w:r w:rsidR="00D97AC0" w:rsidRPr="00854DFB">
        <w:rPr>
          <w:rtl/>
          <w:lang w:bidi="he-IL"/>
        </w:rPr>
        <w:t>ראשונה</w:t>
      </w:r>
      <w:r w:rsidR="00D97AC0" w:rsidRPr="00854DFB">
        <w:rPr>
          <w:rtl/>
        </w:rPr>
        <w:t xml:space="preserve">: </w:t>
      </w:r>
      <w:r w:rsidR="00D97AC0" w:rsidRPr="00854DFB">
        <w:rPr>
          <w:rtl/>
          <w:lang w:bidi="he-IL"/>
        </w:rPr>
        <w:t>דמות</w:t>
      </w:r>
      <w:r w:rsidR="00D97AC0" w:rsidRPr="00854DFB">
        <w:rPr>
          <w:rtl/>
        </w:rPr>
        <w:t xml:space="preserve"> </w:t>
      </w:r>
      <w:r w:rsidR="00D97AC0" w:rsidRPr="00854DFB">
        <w:rPr>
          <w:rtl/>
          <w:lang w:bidi="he-IL"/>
        </w:rPr>
        <w:t>המחנך</w:t>
      </w:r>
      <w:r w:rsidR="00D97AC0" w:rsidRPr="00854DFB">
        <w:rPr>
          <w:rtl/>
        </w:rPr>
        <w:t xml:space="preserve"> </w:t>
      </w:r>
      <w:r w:rsidR="00D97AC0" w:rsidRPr="00854DFB">
        <w:rPr>
          <w:rtl/>
          <w:lang w:bidi="he-IL"/>
        </w:rPr>
        <w:t>כציר</w:t>
      </w:r>
      <w:r w:rsidR="00D97AC0" w:rsidRPr="00854DFB">
        <w:rPr>
          <w:rtl/>
        </w:rPr>
        <w:t xml:space="preserve"> </w:t>
      </w:r>
      <w:r w:rsidR="00D97AC0" w:rsidRPr="00854DFB">
        <w:rPr>
          <w:rtl/>
          <w:lang w:bidi="he-IL"/>
        </w:rPr>
        <w:t>התפתחותי</w:t>
      </w:r>
      <w:r w:rsidR="00D97AC0" w:rsidRPr="00854DFB">
        <w:rPr>
          <w:rtl/>
        </w:rPr>
        <w:t xml:space="preserve"> </w:t>
      </w:r>
      <w:r w:rsidR="00D97AC0" w:rsidRPr="00854DFB">
        <w:rPr>
          <w:rtl/>
          <w:lang w:bidi="he-IL"/>
        </w:rPr>
        <w:t>מונוליטי</w:t>
      </w:r>
      <w:bookmarkEnd w:id="67"/>
    </w:p>
    <w:p w14:paraId="38158858" w14:textId="280AFE69" w:rsidR="00D97AC0" w:rsidRPr="00750247" w:rsidRDefault="00D97AC0" w:rsidP="00750247">
      <w:pPr>
        <w:pStyle w:val="4"/>
        <w:rPr>
          <w:rtl/>
        </w:rPr>
      </w:pPr>
      <w:r w:rsidRPr="00750247">
        <w:rPr>
          <w:rtl/>
          <w:lang w:bidi="he-IL"/>
        </w:rPr>
        <w:t>תת</w:t>
      </w:r>
      <w:r w:rsidRPr="00750247">
        <w:rPr>
          <w:rtl/>
        </w:rPr>
        <w:t>-</w:t>
      </w:r>
      <w:r w:rsidRPr="00750247">
        <w:rPr>
          <w:rtl/>
          <w:lang w:bidi="he-IL"/>
        </w:rPr>
        <w:t>תמה</w:t>
      </w:r>
      <w:r w:rsidR="007B5365" w:rsidRPr="00750247">
        <w:rPr>
          <w:rFonts w:hint="cs"/>
          <w:rtl/>
        </w:rPr>
        <w:t xml:space="preserve"> 1</w:t>
      </w:r>
      <w:r w:rsidR="00C751BF" w:rsidRPr="00750247">
        <w:rPr>
          <w:rtl/>
        </w:rPr>
        <w:t>:</w:t>
      </w:r>
      <w:r w:rsidRPr="00750247">
        <w:rPr>
          <w:rtl/>
        </w:rPr>
        <w:t xml:space="preserve"> </w:t>
      </w:r>
      <w:r w:rsidRPr="00750247">
        <w:rPr>
          <w:rtl/>
          <w:lang w:bidi="he-IL"/>
        </w:rPr>
        <w:t>המחנך</w:t>
      </w:r>
      <w:r w:rsidRPr="00750247">
        <w:rPr>
          <w:rtl/>
        </w:rPr>
        <w:t xml:space="preserve"> </w:t>
      </w:r>
      <w:r w:rsidRPr="00750247">
        <w:rPr>
          <w:rtl/>
          <w:lang w:bidi="he-IL"/>
        </w:rPr>
        <w:t>כדמות</w:t>
      </w:r>
      <w:r w:rsidRPr="00750247">
        <w:rPr>
          <w:rtl/>
        </w:rPr>
        <w:t xml:space="preserve"> </w:t>
      </w:r>
      <w:r w:rsidRPr="00750247">
        <w:rPr>
          <w:rtl/>
          <w:lang w:bidi="he-IL"/>
        </w:rPr>
        <w:t>הורית</w:t>
      </w:r>
      <w:r w:rsidRPr="00750247">
        <w:rPr>
          <w:rtl/>
        </w:rPr>
        <w:t xml:space="preserve"> </w:t>
      </w:r>
      <w:r w:rsidRPr="00750247">
        <w:rPr>
          <w:rtl/>
          <w:lang w:bidi="he-IL"/>
        </w:rPr>
        <w:t>משלימה</w:t>
      </w:r>
      <w:r w:rsidRPr="00750247">
        <w:rPr>
          <w:rtl/>
        </w:rPr>
        <w:t xml:space="preserve"> </w:t>
      </w:r>
      <w:r w:rsidRPr="00750247">
        <w:rPr>
          <w:rtl/>
          <w:lang w:bidi="he-IL"/>
        </w:rPr>
        <w:t>ומעטפת</w:t>
      </w:r>
      <w:r w:rsidRPr="00750247">
        <w:rPr>
          <w:rtl/>
        </w:rPr>
        <w:t xml:space="preserve"> </w:t>
      </w:r>
      <w:r w:rsidRPr="00750247">
        <w:rPr>
          <w:rtl/>
          <w:lang w:bidi="he-IL"/>
        </w:rPr>
        <w:t>אנושית</w:t>
      </w:r>
      <w:r w:rsidRPr="00750247">
        <w:rPr>
          <w:rtl/>
        </w:rPr>
        <w:t xml:space="preserve"> </w:t>
      </w:r>
      <w:r w:rsidRPr="00750247">
        <w:rPr>
          <w:rtl/>
          <w:lang w:bidi="he-IL"/>
        </w:rPr>
        <w:t>תומכת</w:t>
      </w:r>
    </w:p>
    <w:p w14:paraId="2D1C624D" w14:textId="3254CF9E" w:rsidR="00D97AC0" w:rsidRPr="00854DFB" w:rsidRDefault="00D97AC0" w:rsidP="00A37757">
      <w:pPr>
        <w:rPr>
          <w:rtl/>
        </w:rPr>
      </w:pPr>
      <w:r w:rsidRPr="00854DFB">
        <w:rPr>
          <w:rtl/>
        </w:rPr>
        <w:t>מניתוח הנרטיבים של בוגרי חינוך ולדורף עולה כי דמות המחנך אינה נתפסת כדמות פדגוגית גרידא</w:t>
      </w:r>
      <w:r w:rsidR="00E86BAF">
        <w:rPr>
          <w:rFonts w:hint="cs"/>
          <w:rtl/>
        </w:rPr>
        <w:t>,</w:t>
      </w:r>
      <w:r w:rsidRPr="00854DFB">
        <w:rPr>
          <w:rtl/>
        </w:rPr>
        <w:t xml:space="preserve"> האמונה על תיווך תכנים אינטלקטואליים</w:t>
      </w:r>
      <w:r w:rsidR="00451963">
        <w:rPr>
          <w:rtl/>
        </w:rPr>
        <w:t>,</w:t>
      </w:r>
      <w:r w:rsidRPr="00854DFB">
        <w:rPr>
          <w:rtl/>
        </w:rPr>
        <w:t xml:space="preserve"> אלא כציר התפתחותי מונוליטי בעל מאפיינים פסאודו-הוריים מובהקים. המבנה המערכתי של בית הספר</w:t>
      </w:r>
      <w:r w:rsidR="00451963">
        <w:rPr>
          <w:rtl/>
        </w:rPr>
        <w:t>,</w:t>
      </w:r>
      <w:r w:rsidRPr="00854DFB">
        <w:rPr>
          <w:rtl/>
        </w:rPr>
        <w:t xml:space="preserve"> המעמיד מחנך יחיד לאורך שנים רבות מול אותה קבוצת תלמידים</w:t>
      </w:r>
      <w:r w:rsidR="00451963">
        <w:rPr>
          <w:rtl/>
        </w:rPr>
        <w:t>,</w:t>
      </w:r>
      <w:r w:rsidRPr="00854DFB">
        <w:rPr>
          <w:rtl/>
        </w:rPr>
        <w:t xml:space="preserve"> מייצר רמת אינטנסיביות וק</w:t>
      </w:r>
      <w:r w:rsidR="00E86BAF">
        <w:rPr>
          <w:rFonts w:hint="cs"/>
          <w:rtl/>
        </w:rPr>
        <w:t>ִ</w:t>
      </w:r>
      <w:r w:rsidRPr="00854DFB">
        <w:rPr>
          <w:rtl/>
        </w:rPr>
        <w:t xml:space="preserve">רבה חסרת תקדים בקשר הבין-אישי. </w:t>
      </w:r>
      <w:r w:rsidR="008234EC">
        <w:rPr>
          <w:rtl/>
        </w:rPr>
        <w:t>ד'</w:t>
      </w:r>
      <w:r w:rsidRPr="00854DFB">
        <w:rPr>
          <w:rtl/>
        </w:rPr>
        <w:t xml:space="preserve"> מיטיבה לנסח חוויה זו באומרה כי הקשר עם המחנך מאופיין בדומיננטיות כה עמוקה עד שהוא מתלכד עם מושג ההורות עצמו: "הקשר עם המחנך כמובן שהוא היה מאוד מאוד מיוחד</w:t>
      </w:r>
      <w:r w:rsidR="00451963">
        <w:rPr>
          <w:rtl/>
        </w:rPr>
        <w:t>,</w:t>
      </w:r>
      <w:r w:rsidRPr="00854DFB">
        <w:rPr>
          <w:rtl/>
        </w:rPr>
        <w:t xml:space="preserve"> שזה זה ממש כמו עוד הורה. זה ממש ראיתי אותו יותר שעות מ</w:t>
      </w:r>
      <w:r w:rsidR="00FB1D9F">
        <w:rPr>
          <w:rFonts w:hint="cs"/>
          <w:rtl/>
        </w:rPr>
        <w:t xml:space="preserve">אשר </w:t>
      </w:r>
      <w:r w:rsidRPr="00854DFB">
        <w:rPr>
          <w:rtl/>
        </w:rPr>
        <w:t>ראיתי את ההורים שלי בעצם". קשר אינטנסיבי זה אינו מתמצה בממד הטכני של שעות הנוכחות</w:t>
      </w:r>
      <w:r w:rsidR="00451963">
        <w:rPr>
          <w:rtl/>
        </w:rPr>
        <w:t>,</w:t>
      </w:r>
      <w:r w:rsidRPr="00854DFB">
        <w:rPr>
          <w:rtl/>
        </w:rPr>
        <w:t xml:space="preserve"> אלא מתורגם אצל הלומדים</w:t>
      </w:r>
      <w:r w:rsidR="008D016D">
        <w:rPr>
          <w:rFonts w:hint="cs"/>
          <w:rtl/>
        </w:rPr>
        <w:t xml:space="preserve"> והלומדות</w:t>
      </w:r>
      <w:r w:rsidRPr="00854DFB">
        <w:rPr>
          <w:rtl/>
        </w:rPr>
        <w:t xml:space="preserve"> לתחושת ביטחון קיומית המלווה אותם לאורך שלבי הגדילה השונים. המורים </w:t>
      </w:r>
      <w:r w:rsidR="008D016D">
        <w:rPr>
          <w:rFonts w:hint="cs"/>
          <w:rtl/>
        </w:rPr>
        <w:t xml:space="preserve">והמורות </w:t>
      </w:r>
      <w:r w:rsidRPr="00854DFB">
        <w:rPr>
          <w:rtl/>
        </w:rPr>
        <w:t>נתפסים כמציעים מעבר חברתי ורגשי בטוח</w:t>
      </w:r>
      <w:r w:rsidR="00451963">
        <w:rPr>
          <w:rtl/>
        </w:rPr>
        <w:t>,</w:t>
      </w:r>
      <w:r w:rsidRPr="00854DFB">
        <w:rPr>
          <w:rtl/>
        </w:rPr>
        <w:t xml:space="preserve"> מעין "בית" רחב</w:t>
      </w:r>
      <w:r w:rsidR="00FB1D9F">
        <w:rPr>
          <w:rFonts w:hint="cs"/>
          <w:rtl/>
        </w:rPr>
        <w:t>,</w:t>
      </w:r>
      <w:r w:rsidRPr="00854DFB">
        <w:rPr>
          <w:rtl/>
        </w:rPr>
        <w:t xml:space="preserve"> המאפשר אינטגרציה רכה של הילד בתוך המרחב הציבורי. </w:t>
      </w:r>
      <w:r w:rsidR="000502D8">
        <w:rPr>
          <w:rtl/>
        </w:rPr>
        <w:t>ל'</w:t>
      </w:r>
      <w:r w:rsidRPr="00854DFB">
        <w:rPr>
          <w:rtl/>
        </w:rPr>
        <w:t xml:space="preserve"> מתארת חוויה דומה של הישענות רגשית</w:t>
      </w:r>
      <w:r w:rsidR="00451963">
        <w:rPr>
          <w:rtl/>
        </w:rPr>
        <w:t>,</w:t>
      </w:r>
      <w:r w:rsidRPr="00854DFB">
        <w:rPr>
          <w:rtl/>
        </w:rPr>
        <w:t xml:space="preserve"> בייחוד בתקופות של משבר בריאותי וחברתי שבהן חשה נשמטת מן המסגרת השגרתית: "הדבר הכי משמעותי שאני מסתכלת על השנים האלה זה המורים</w:t>
      </w:r>
      <w:r w:rsidR="00451963">
        <w:rPr>
          <w:rtl/>
        </w:rPr>
        <w:t>,</w:t>
      </w:r>
      <w:r w:rsidRPr="00854DFB">
        <w:rPr>
          <w:rtl/>
        </w:rPr>
        <w:t xml:space="preserve"> פשוט צוות של אנשים שהם באמת לקחו על עצמם להיות אנשים </w:t>
      </w:r>
      <w:r w:rsidRPr="00854DFB">
        <w:rPr>
          <w:rtl/>
        </w:rPr>
        <w:lastRenderedPageBreak/>
        <w:t>בחיים שלי". היא מדגישה כי החוויה של הימצאות בתוך "מעטפת של אנשים שהם רוצים להיות שם בשבילי" היוותה את העוגן המשמעותי ביותר שעזר לה להתמודד עם קשייה החברתיים והרפואיים בתיכון</w:t>
      </w:r>
      <w:r w:rsidR="007B5365">
        <w:rPr>
          <w:rFonts w:hint="cs"/>
          <w:rtl/>
        </w:rPr>
        <w:t>.</w:t>
      </w:r>
    </w:p>
    <w:p w14:paraId="34F3DEA4" w14:textId="7BDB2645" w:rsidR="00D97AC0" w:rsidRPr="00854DFB" w:rsidRDefault="00D97AC0" w:rsidP="00A37757">
      <w:pPr>
        <w:rPr>
          <w:rtl/>
        </w:rPr>
      </w:pPr>
      <w:r w:rsidRPr="00854DFB">
        <w:rPr>
          <w:rtl/>
        </w:rPr>
        <w:t>מכאן עולה כי דמות המחנך</w:t>
      </w:r>
      <w:r w:rsidR="00746D1C">
        <w:rPr>
          <w:rFonts w:hint="cs"/>
          <w:rtl/>
        </w:rPr>
        <w:t xml:space="preserve"> </w:t>
      </w:r>
      <w:r w:rsidR="008D016D">
        <w:rPr>
          <w:rFonts w:hint="cs"/>
          <w:rtl/>
        </w:rPr>
        <w:t>או המחנכת</w:t>
      </w:r>
      <w:r w:rsidRPr="00854DFB">
        <w:rPr>
          <w:rtl/>
        </w:rPr>
        <w:t xml:space="preserve"> מתפקדת כסוכן סוציאליזציה ראשוני-משני</w:t>
      </w:r>
      <w:r w:rsidR="00451963">
        <w:rPr>
          <w:rtl/>
        </w:rPr>
        <w:t>,</w:t>
      </w:r>
      <w:r w:rsidRPr="00854DFB">
        <w:rPr>
          <w:rtl/>
        </w:rPr>
        <w:t xml:space="preserve"> המטעין את המרחב הבית-ספרי באיכויות של חום</w:t>
      </w:r>
      <w:r w:rsidR="00451963">
        <w:rPr>
          <w:rtl/>
        </w:rPr>
        <w:t>,</w:t>
      </w:r>
      <w:r w:rsidRPr="00854DFB">
        <w:rPr>
          <w:rtl/>
        </w:rPr>
        <w:t xml:space="preserve"> נראות ואכפתיות אנושית</w:t>
      </w:r>
      <w:r w:rsidR="00451963">
        <w:rPr>
          <w:rtl/>
        </w:rPr>
        <w:t>,</w:t>
      </w:r>
      <w:r w:rsidRPr="00854DFB">
        <w:rPr>
          <w:rtl/>
        </w:rPr>
        <w:t xml:space="preserve"> המאפשרות לתלמיד </w:t>
      </w:r>
      <w:r w:rsidR="0099171D">
        <w:rPr>
          <w:rFonts w:hint="cs"/>
          <w:rtl/>
        </w:rPr>
        <w:t xml:space="preserve">או לתלמידה </w:t>
      </w:r>
      <w:r w:rsidRPr="00854DFB">
        <w:rPr>
          <w:rtl/>
        </w:rPr>
        <w:t>לחוות את עצמ</w:t>
      </w:r>
      <w:r w:rsidR="0099171D">
        <w:rPr>
          <w:rFonts w:hint="cs"/>
          <w:rtl/>
        </w:rPr>
        <w:t>ם</w:t>
      </w:r>
      <w:r w:rsidRPr="00854DFB">
        <w:rPr>
          <w:rtl/>
        </w:rPr>
        <w:t xml:space="preserve"> כסובייקט בעל ערך המוכר ומובן על ידי סביבתו.</w:t>
      </w:r>
    </w:p>
    <w:p w14:paraId="0AB11C0A" w14:textId="4002E4F0" w:rsidR="00D97AC0" w:rsidRPr="00854DFB" w:rsidRDefault="003E467F" w:rsidP="00750247">
      <w:pPr>
        <w:pStyle w:val="4"/>
        <w:rPr>
          <w:rtl/>
        </w:rPr>
      </w:pPr>
      <w:r>
        <w:rPr>
          <w:rtl/>
          <w:lang w:bidi="he-IL"/>
        </w:rPr>
        <w:t>תת</w:t>
      </w:r>
      <w:r>
        <w:rPr>
          <w:rtl/>
        </w:rPr>
        <w:t>-</w:t>
      </w:r>
      <w:r>
        <w:rPr>
          <w:rtl/>
          <w:lang w:bidi="he-IL"/>
        </w:rPr>
        <w:t>תמה</w:t>
      </w:r>
      <w:r w:rsidR="00D97AC0" w:rsidRPr="00854DFB">
        <w:rPr>
          <w:rtl/>
        </w:rPr>
        <w:t xml:space="preserve"> </w:t>
      </w:r>
      <w:r w:rsidR="007B5365">
        <w:rPr>
          <w:rFonts w:hint="cs"/>
          <w:rtl/>
        </w:rPr>
        <w:t>2</w:t>
      </w:r>
      <w:r w:rsidR="00D97AC0" w:rsidRPr="00854DFB">
        <w:rPr>
          <w:rtl/>
        </w:rPr>
        <w:t xml:space="preserve">: </w:t>
      </w:r>
      <w:r w:rsidR="00D97AC0" w:rsidRPr="00854DFB">
        <w:rPr>
          <w:rtl/>
          <w:lang w:bidi="he-IL"/>
        </w:rPr>
        <w:t>מחויבות</w:t>
      </w:r>
      <w:r w:rsidR="00D97AC0" w:rsidRPr="00854DFB">
        <w:rPr>
          <w:rtl/>
        </w:rPr>
        <w:t xml:space="preserve"> </w:t>
      </w:r>
      <w:r w:rsidR="00D97AC0" w:rsidRPr="00854DFB">
        <w:rPr>
          <w:rtl/>
          <w:lang w:bidi="he-IL"/>
        </w:rPr>
        <w:t>טוטאלית</w:t>
      </w:r>
      <w:r w:rsidR="00D97AC0" w:rsidRPr="00854DFB">
        <w:rPr>
          <w:rtl/>
        </w:rPr>
        <w:t xml:space="preserve"> </w:t>
      </w:r>
      <w:r w:rsidR="00D97AC0" w:rsidRPr="00854DFB">
        <w:rPr>
          <w:rtl/>
          <w:lang w:bidi="he-IL"/>
        </w:rPr>
        <w:t>כמקור</w:t>
      </w:r>
      <w:r w:rsidR="00D97AC0" w:rsidRPr="00854DFB">
        <w:rPr>
          <w:rtl/>
        </w:rPr>
        <w:t xml:space="preserve"> </w:t>
      </w:r>
      <w:r w:rsidR="00D97AC0" w:rsidRPr="00854DFB">
        <w:rPr>
          <w:rtl/>
          <w:lang w:bidi="he-IL"/>
        </w:rPr>
        <w:t>השראה</w:t>
      </w:r>
      <w:r w:rsidR="00D97AC0" w:rsidRPr="00854DFB">
        <w:rPr>
          <w:rtl/>
        </w:rPr>
        <w:t xml:space="preserve"> </w:t>
      </w:r>
      <w:r w:rsidR="00D97AC0" w:rsidRPr="00854DFB">
        <w:rPr>
          <w:rtl/>
          <w:lang w:bidi="he-IL"/>
        </w:rPr>
        <w:t>ופיתוח</w:t>
      </w:r>
      <w:r w:rsidR="00D97AC0" w:rsidRPr="00854DFB">
        <w:rPr>
          <w:rtl/>
        </w:rPr>
        <w:t xml:space="preserve"> </w:t>
      </w:r>
      <w:r w:rsidR="00D97AC0" w:rsidRPr="00854DFB">
        <w:rPr>
          <w:rtl/>
          <w:lang w:bidi="he-IL"/>
        </w:rPr>
        <w:t>מסוגלות</w:t>
      </w:r>
      <w:r w:rsidR="00D97AC0" w:rsidRPr="00854DFB">
        <w:rPr>
          <w:rtl/>
        </w:rPr>
        <w:t xml:space="preserve"> </w:t>
      </w:r>
      <w:r w:rsidR="00D97AC0" w:rsidRPr="00854DFB">
        <w:rPr>
          <w:rtl/>
          <w:lang w:bidi="he-IL"/>
        </w:rPr>
        <w:t>עצמית</w:t>
      </w:r>
    </w:p>
    <w:p w14:paraId="13A95C51" w14:textId="48C7E265" w:rsidR="00D97AC0" w:rsidRPr="00854DFB" w:rsidRDefault="00D97AC0" w:rsidP="0017588C">
      <w:pPr>
        <w:rPr>
          <w:rtl/>
        </w:rPr>
      </w:pPr>
      <w:r w:rsidRPr="00854DFB">
        <w:rPr>
          <w:rtl/>
        </w:rPr>
        <w:t>איכותו הייחודית של הקשר החינוכי במערכת ולדורף נשענת על מה שהבוגרים</w:t>
      </w:r>
      <w:r w:rsidR="00E31824">
        <w:rPr>
          <w:rFonts w:hint="cs"/>
          <w:rtl/>
        </w:rPr>
        <w:t xml:space="preserve"> והבוגרות</w:t>
      </w:r>
      <w:r w:rsidRPr="00854DFB">
        <w:rPr>
          <w:rtl/>
        </w:rPr>
        <w:t xml:space="preserve"> מגדירים כטוטאליות ומחויבות קיצונית של המורים </w:t>
      </w:r>
      <w:r w:rsidR="00E31824">
        <w:rPr>
          <w:rFonts w:hint="cs"/>
          <w:rtl/>
        </w:rPr>
        <w:t xml:space="preserve">והמורות </w:t>
      </w:r>
      <w:r w:rsidRPr="00854DFB">
        <w:rPr>
          <w:rtl/>
        </w:rPr>
        <w:t>לעבודתם. המורים נתפסים בזיכרונם של הבוגרים לא כפקידי הוראה המבצעים משימות מוכתבות</w:t>
      </w:r>
      <w:r w:rsidR="00451963">
        <w:rPr>
          <w:rtl/>
        </w:rPr>
        <w:t>,</w:t>
      </w:r>
      <w:r w:rsidRPr="00854DFB">
        <w:rPr>
          <w:rtl/>
        </w:rPr>
        <w:t xml:space="preserve"> אלא כ"מאסטרים" המונעים מתוך תשוקה מקצועית פנימית ושליחות עמוקה</w:t>
      </w:r>
      <w:r w:rsidR="00451963">
        <w:rPr>
          <w:rtl/>
        </w:rPr>
        <w:t>,</w:t>
      </w:r>
      <w:r w:rsidRPr="00854DFB">
        <w:rPr>
          <w:rtl/>
        </w:rPr>
        <w:t xml:space="preserve"> דבר המקרין ישירות על תפיסת הערך והחוסן של התלמידים. </w:t>
      </w:r>
      <w:r w:rsidR="00A950C5">
        <w:rPr>
          <w:rtl/>
        </w:rPr>
        <w:t>ת'</w:t>
      </w:r>
      <w:r w:rsidRPr="00854DFB">
        <w:rPr>
          <w:rtl/>
        </w:rPr>
        <w:t xml:space="preserve"> מתאר את המחויבות הזו כחורגת מכל קנה מידה המקובל במערכות החינוך הסטנדרטיות</w:t>
      </w:r>
      <w:r w:rsidR="00451963">
        <w:rPr>
          <w:rtl/>
        </w:rPr>
        <w:t>,</w:t>
      </w:r>
      <w:r w:rsidRPr="00854DFB">
        <w:rPr>
          <w:rtl/>
        </w:rPr>
        <w:t xml:space="preserve"> ומדגים זאת דרך הנכונות להקריב את המרחב האישי לטובת המעשה החינוכי המשותף: "להאמין שמורה יכול להיות פשוט שלושה שבועות לא בבית שלו אלא להיות עם התלמידים שלו... התהליך המאוד מאוד קיצוני הזה</w:t>
      </w:r>
      <w:r w:rsidR="001150D2">
        <w:rPr>
          <w:rFonts w:hint="cs"/>
          <w:rtl/>
        </w:rPr>
        <w:t>,</w:t>
      </w:r>
      <w:r w:rsidRPr="00854DFB">
        <w:rPr>
          <w:rtl/>
        </w:rPr>
        <w:t xml:space="preserve"> שבסופו של דבר בהשוואה למקומות אחרים נראה כמו </w:t>
      </w:r>
      <w:r w:rsidR="0017588C">
        <w:rPr>
          <w:rFonts w:hint="cs"/>
          <w:rtl/>
        </w:rPr>
        <w:t xml:space="preserve">טירלול </w:t>
      </w:r>
      <w:r w:rsidRPr="00854DFB">
        <w:rPr>
          <w:rtl/>
        </w:rPr>
        <w:t>מוחלט". רמה זו של מסירות מייצרת אצל התלמידים תחושה שהם ראויים להשקעה כה דרסטית</w:t>
      </w:r>
      <w:r w:rsidR="00451963">
        <w:rPr>
          <w:rtl/>
        </w:rPr>
        <w:t>,</w:t>
      </w:r>
      <w:r w:rsidRPr="00854DFB">
        <w:rPr>
          <w:rtl/>
        </w:rPr>
        <w:t xml:space="preserve"> דבר המהווה תשתית איתנה לבניית ביטחונם העצמי. </w:t>
      </w:r>
      <w:r w:rsidR="001F39F9">
        <w:rPr>
          <w:rtl/>
        </w:rPr>
        <w:t>ח'</w:t>
      </w:r>
      <w:r w:rsidRPr="00854DFB">
        <w:rPr>
          <w:rtl/>
        </w:rPr>
        <w:t xml:space="preserve"> משתף בנרטיב האישי שלו כיצד ההכלה הבלתי מתפשרת של המורים הייתה הגורם המכריע שהציל אותו מנשירה ומכישלון מוחלט במערכת</w:t>
      </w:r>
      <w:r w:rsidR="00451963">
        <w:rPr>
          <w:rtl/>
        </w:rPr>
        <w:t>,</w:t>
      </w:r>
      <w:r w:rsidRPr="00854DFB">
        <w:rPr>
          <w:rtl/>
        </w:rPr>
        <w:t xml:space="preserve"> בייחוד לנוכח אבחוניו המורכבים כילד היפראקטיבי ודיסלקטי קיצוני: "אני לא הייתי מסיים 12 שנות לימוד אם לא הייתי תלמיד בוולדורף. היכולת להכיל אותי כילד </w:t>
      </w:r>
      <w:r w:rsidR="00867539">
        <w:t>ADHD</w:t>
      </w:r>
      <w:r w:rsidR="00867539">
        <w:rPr>
          <w:rFonts w:hint="cs"/>
          <w:rtl/>
        </w:rPr>
        <w:t xml:space="preserve"> </w:t>
      </w:r>
      <w:r w:rsidRPr="00854DFB">
        <w:rPr>
          <w:rtl/>
        </w:rPr>
        <w:t>מופרע לגמרי עם דיסלקציה וקשיים נורא נורא גדולים... היה מישהו שהחזיק אותי". ההחזקה הזו</w:t>
      </w:r>
      <w:r w:rsidR="00451963">
        <w:rPr>
          <w:rtl/>
        </w:rPr>
        <w:t>,</w:t>
      </w:r>
      <w:r w:rsidRPr="00854DFB">
        <w:rPr>
          <w:rtl/>
        </w:rPr>
        <w:t xml:space="preserve"> המעוגנת באמונה מוחלטת בפוטנציאל של הילד מעבר למגבלותיו האורייניות</w:t>
      </w:r>
      <w:r w:rsidR="00451963">
        <w:rPr>
          <w:rtl/>
        </w:rPr>
        <w:t>,</w:t>
      </w:r>
      <w:r w:rsidRPr="00854DFB">
        <w:rPr>
          <w:rtl/>
        </w:rPr>
        <w:t xml:space="preserve"> תרמה לעיצוב אישיותו המקצועית של </w:t>
      </w:r>
      <w:r w:rsidR="001F39F9">
        <w:rPr>
          <w:rtl/>
        </w:rPr>
        <w:t>ח'</w:t>
      </w:r>
      <w:r w:rsidR="00451963">
        <w:rPr>
          <w:rtl/>
        </w:rPr>
        <w:t>,</w:t>
      </w:r>
      <w:r w:rsidRPr="00854DFB">
        <w:rPr>
          <w:rtl/>
        </w:rPr>
        <w:t xml:space="preserve"> אשר בחר להפוך למחנך ולדורף בעצמו. הבוגרים מעידים כי התבוננות במורים הפועלים מתוך "תשוקה על העבודה" ורצון עמוק להיות נוכחים במפגש עם הילדים</w:t>
      </w:r>
      <w:r w:rsidR="00451963">
        <w:rPr>
          <w:rtl/>
        </w:rPr>
        <w:t>,</w:t>
      </w:r>
      <w:r w:rsidRPr="00854DFB">
        <w:rPr>
          <w:rtl/>
        </w:rPr>
        <w:t xml:space="preserve"> נטעה בהם השראה מקצועית ואישית המלווה אותם בכל אשר יפנו.</w:t>
      </w:r>
    </w:p>
    <w:p w14:paraId="63473C02" w14:textId="5C437313" w:rsidR="00D97AC0" w:rsidRPr="00854DFB"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3: </w:t>
      </w:r>
      <w:r w:rsidRPr="00854DFB">
        <w:rPr>
          <w:rtl/>
          <w:lang w:bidi="he-IL"/>
        </w:rPr>
        <w:t>סכנות</w:t>
      </w:r>
      <w:r w:rsidRPr="00854DFB">
        <w:rPr>
          <w:rtl/>
        </w:rPr>
        <w:t xml:space="preserve"> </w:t>
      </w:r>
      <w:r w:rsidRPr="00854DFB">
        <w:rPr>
          <w:rtl/>
          <w:lang w:bidi="he-IL"/>
        </w:rPr>
        <w:t>התלות</w:t>
      </w:r>
      <w:r w:rsidRPr="00854DFB">
        <w:rPr>
          <w:rtl/>
        </w:rPr>
        <w:t xml:space="preserve"> </w:t>
      </w:r>
      <w:r w:rsidRPr="00854DFB">
        <w:rPr>
          <w:rtl/>
          <w:lang w:bidi="he-IL"/>
        </w:rPr>
        <w:t>הרגשית</w:t>
      </w:r>
      <w:r w:rsidR="00451963">
        <w:rPr>
          <w:rtl/>
        </w:rPr>
        <w:t>,</w:t>
      </w:r>
      <w:r w:rsidRPr="00854DFB">
        <w:rPr>
          <w:rtl/>
        </w:rPr>
        <w:t xml:space="preserve"> </w:t>
      </w:r>
      <w:r w:rsidRPr="00854DFB">
        <w:rPr>
          <w:rtl/>
          <w:lang w:bidi="he-IL"/>
        </w:rPr>
        <w:t>מורכבות</w:t>
      </w:r>
      <w:r w:rsidRPr="00854DFB">
        <w:rPr>
          <w:rtl/>
        </w:rPr>
        <w:t xml:space="preserve"> </w:t>
      </w:r>
      <w:r w:rsidRPr="00854DFB">
        <w:rPr>
          <w:rtl/>
          <w:lang w:bidi="he-IL"/>
        </w:rPr>
        <w:t>הקשר</w:t>
      </w:r>
      <w:r w:rsidRPr="00854DFB">
        <w:rPr>
          <w:rtl/>
        </w:rPr>
        <w:t xml:space="preserve"> </w:t>
      </w:r>
      <w:r w:rsidRPr="00854DFB">
        <w:rPr>
          <w:rtl/>
          <w:lang w:bidi="he-IL"/>
        </w:rPr>
        <w:t>המונוליטי</w:t>
      </w:r>
      <w:r w:rsidRPr="00854DFB">
        <w:rPr>
          <w:rtl/>
        </w:rPr>
        <w:t xml:space="preserve"> </w:t>
      </w:r>
      <w:r w:rsidRPr="00854DFB">
        <w:rPr>
          <w:rtl/>
          <w:lang w:bidi="he-IL"/>
        </w:rPr>
        <w:t>וטשטוש</w:t>
      </w:r>
      <w:r w:rsidRPr="00854DFB">
        <w:rPr>
          <w:rtl/>
        </w:rPr>
        <w:t xml:space="preserve"> </w:t>
      </w:r>
      <w:r w:rsidRPr="00854DFB">
        <w:rPr>
          <w:rtl/>
          <w:lang w:bidi="he-IL"/>
        </w:rPr>
        <w:t>הגבולות</w:t>
      </w:r>
    </w:p>
    <w:p w14:paraId="3ED5F57D" w14:textId="79B7ECBB" w:rsidR="00D97AC0" w:rsidRPr="00854DFB" w:rsidRDefault="00D97AC0" w:rsidP="00A37757">
      <w:pPr>
        <w:rPr>
          <w:rtl/>
        </w:rPr>
      </w:pPr>
      <w:r w:rsidRPr="00854DFB">
        <w:rPr>
          <w:rtl/>
        </w:rPr>
        <w:t>על אף התרומה המכרעת של הקשר הקרוב עם המחנך לבניית נפש הילד</w:t>
      </w:r>
      <w:r w:rsidR="00451963">
        <w:rPr>
          <w:rtl/>
        </w:rPr>
        <w:t>,</w:t>
      </w:r>
      <w:r w:rsidRPr="00854DFB">
        <w:rPr>
          <w:rtl/>
        </w:rPr>
        <w:t xml:space="preserve"> הממצאים חושפים גם פן מורכב וטעון המשקף את הפגיעות הפוטנציאלית הטמונה במבנה זה. הדומיננטיות המונוליטית של המחנך </w:t>
      </w:r>
      <w:r w:rsidR="00E31824">
        <w:rPr>
          <w:rFonts w:hint="cs"/>
          <w:rtl/>
        </w:rPr>
        <w:t xml:space="preserve">או המחנכת </w:t>
      </w:r>
      <w:r w:rsidRPr="00854DFB">
        <w:rPr>
          <w:rtl/>
        </w:rPr>
        <w:t>מייצרת יחסי תלות קיצוניים</w:t>
      </w:r>
      <w:r w:rsidR="00451963">
        <w:rPr>
          <w:rtl/>
        </w:rPr>
        <w:t>,</w:t>
      </w:r>
      <w:r w:rsidRPr="00854DFB">
        <w:rPr>
          <w:rtl/>
        </w:rPr>
        <w:t xml:space="preserve"> המעלים את מפלס החרדה והחשש מפני מפגש עם דמות חינוכית שאינה מתאימה לצרכיו הרגשיים של הילד. </w:t>
      </w:r>
      <w:r w:rsidR="008234EC">
        <w:rPr>
          <w:rtl/>
        </w:rPr>
        <w:t>ד'</w:t>
      </w:r>
      <w:r w:rsidRPr="00854DFB">
        <w:rPr>
          <w:rtl/>
        </w:rPr>
        <w:t xml:space="preserve"> מתארת את המתח הזה מפרספקטיבה של אם המבינה את גודל המשקל המונח על כתפי המחנך הבודד: "אני מאוד מפחדת מאיזה מורה יצא לו... אני יודעת שזה מסע לעבור עם מחנך... זה מסע שמפחיד אותי ממש לעבור אותו". היא מדגישה כי בשל העובדה שהמחנך הוא הדמות הריבונית המלווה את הילד לאורך רוב שעותיו</w:t>
      </w:r>
      <w:r w:rsidR="00451963">
        <w:rPr>
          <w:rtl/>
        </w:rPr>
        <w:t>,</w:t>
      </w:r>
      <w:r w:rsidRPr="00854DFB">
        <w:rPr>
          <w:rtl/>
        </w:rPr>
        <w:t xml:space="preserve"> החיבור הרגשי עמו הופך לקריטי</w:t>
      </w:r>
      <w:r w:rsidR="00451963">
        <w:rPr>
          <w:rtl/>
        </w:rPr>
        <w:t>,</w:t>
      </w:r>
      <w:r w:rsidRPr="00854DFB">
        <w:rPr>
          <w:rtl/>
        </w:rPr>
        <w:t xml:space="preserve"> והחשש ממצב שבו "הגורל מצמיד לילד שלי מחנך או מחנכת שאני לא מחוברת אליהם" הוא שמכונן אצלה עמדה המסתייגת משליחת הילד למערכת "בכל מחיר".</w:t>
      </w:r>
      <w:r w:rsidR="00C751BF">
        <w:rPr>
          <w:rtl/>
        </w:rPr>
        <w:t xml:space="preserve"> </w:t>
      </w:r>
      <w:r w:rsidRPr="00854DFB">
        <w:rPr>
          <w:rtl/>
        </w:rPr>
        <w:t xml:space="preserve">מורכבות זו מועצמת כאשר המורים פועלים מתוך טשטוש גבולות ומנסים לאמץ פוזיציה חברית מול התלמידים במקום להחזיק בעמדה סמכותית מדרבנת. </w:t>
      </w:r>
      <w:r w:rsidR="00F376A6">
        <w:rPr>
          <w:rtl/>
        </w:rPr>
        <w:t>ב'</w:t>
      </w:r>
      <w:r w:rsidRPr="00854DFB">
        <w:rPr>
          <w:rtl/>
        </w:rPr>
        <w:t xml:space="preserve"> מותח ביקורת נוקבת על המגמה הזו</w:t>
      </w:r>
      <w:r w:rsidR="00451963">
        <w:rPr>
          <w:rtl/>
        </w:rPr>
        <w:t>,</w:t>
      </w:r>
      <w:r w:rsidRPr="00854DFB">
        <w:rPr>
          <w:rtl/>
        </w:rPr>
        <w:t xml:space="preserve"> המאפיינת לדעתו את התיכון</w:t>
      </w:r>
      <w:r w:rsidR="00451963">
        <w:rPr>
          <w:rtl/>
        </w:rPr>
        <w:t>,</w:t>
      </w:r>
      <w:r w:rsidRPr="00854DFB">
        <w:rPr>
          <w:rtl/>
        </w:rPr>
        <w:t xml:space="preserve"> וטוען כי הניסיון של מורים להתחבב על בני הנוער פוגע ביכולתם להציב אתגרים לימודיים וגבולות מוסריים ברורים: "מורים בתיכון מגיעים עם </w:t>
      </w:r>
      <w:r w:rsidR="00FE61D0">
        <w:rPr>
          <w:rFonts w:hint="cs"/>
          <w:rtl/>
        </w:rPr>
        <w:t xml:space="preserve">איזושהי </w:t>
      </w:r>
      <w:r w:rsidRPr="00854DFB">
        <w:rPr>
          <w:rtl/>
        </w:rPr>
        <w:t xml:space="preserve">פוזיציה של להיות חברים של התלמידים... ידעתי לקבל מכל מורה את מה שאני רוצה ולעשות את מה שבא לי ולא יאמתו אותי מספיק אתגרים ברמה הלימודית". הוא קורא למחנכים להימנע מטשטוש זה ולהקפיד על </w:t>
      </w:r>
      <w:r w:rsidRPr="00854DFB">
        <w:rPr>
          <w:rtl/>
        </w:rPr>
        <w:lastRenderedPageBreak/>
        <w:t>משמעת וגבולות ברורים: "אל תתפשרו ואתם לא חברים של הילדים ואל תנסו להיות חברים של הילדים". במקביל</w:t>
      </w:r>
      <w:r w:rsidR="00451963">
        <w:rPr>
          <w:rtl/>
        </w:rPr>
        <w:t>,</w:t>
      </w:r>
      <w:r w:rsidRPr="00854DFB">
        <w:rPr>
          <w:rtl/>
        </w:rPr>
        <w:t xml:space="preserve"> </w:t>
      </w:r>
      <w:r w:rsidR="00A950C5">
        <w:rPr>
          <w:rtl/>
        </w:rPr>
        <w:t>ת'</w:t>
      </w:r>
      <w:r w:rsidRPr="00854DFB">
        <w:rPr>
          <w:rtl/>
        </w:rPr>
        <w:t xml:space="preserve"> משתף בקושי שלו לסמוך על מורים מסוימים ביסודי שלא היו מחוברים דיים לעולמם הפנימי של הילדים</w:t>
      </w:r>
      <w:r w:rsidR="00F11B9D">
        <w:rPr>
          <w:rFonts w:hint="cs"/>
          <w:rtl/>
        </w:rPr>
        <w:t xml:space="preserve"> והילדות</w:t>
      </w:r>
      <w:r w:rsidR="00451963">
        <w:rPr>
          <w:rtl/>
        </w:rPr>
        <w:t>,</w:t>
      </w:r>
      <w:r w:rsidRPr="00854DFB">
        <w:rPr>
          <w:rtl/>
        </w:rPr>
        <w:t xml:space="preserve"> מה שמעיד כי היעדר איכות סמכותית נכונה ומלהיבה מייצר חוסר אמון עמוק ומותיר את התלמיד פגיע וחשוף.</w:t>
      </w:r>
    </w:p>
    <w:p w14:paraId="3137914E" w14:textId="1760113A" w:rsidR="00D97AC0" w:rsidRPr="00854DFB" w:rsidRDefault="00792F6B" w:rsidP="009A6C93">
      <w:pPr>
        <w:pStyle w:val="3"/>
        <w:rPr>
          <w:rtl/>
        </w:rPr>
      </w:pPr>
      <w:bookmarkStart w:id="68" w:name="_Toc239109224"/>
      <w:r>
        <w:rPr>
          <w:rFonts w:hint="cs"/>
          <w:rtl/>
          <w:lang w:bidi="he-IL"/>
        </w:rPr>
        <w:t>5.3.2</w:t>
      </w:r>
      <w:r>
        <w:rPr>
          <w:lang w:bidi="he-IL"/>
        </w:rPr>
        <w:t xml:space="preserve"> </w:t>
      </w:r>
      <w:r w:rsidR="00D97AC0" w:rsidRPr="00854DFB">
        <w:rPr>
          <w:rtl/>
          <w:lang w:bidi="he-IL"/>
        </w:rPr>
        <w:t>תמה</w:t>
      </w:r>
      <w:r w:rsidR="00D97AC0" w:rsidRPr="00854DFB">
        <w:rPr>
          <w:rtl/>
        </w:rPr>
        <w:t xml:space="preserve"> </w:t>
      </w:r>
      <w:r w:rsidR="00D97AC0" w:rsidRPr="00854DFB">
        <w:rPr>
          <w:rtl/>
          <w:lang w:bidi="he-IL"/>
        </w:rPr>
        <w:t>שנייה</w:t>
      </w:r>
      <w:r w:rsidR="00D97AC0" w:rsidRPr="00854DFB">
        <w:rPr>
          <w:rtl/>
        </w:rPr>
        <w:t xml:space="preserve">: </w:t>
      </w:r>
      <w:r w:rsidR="00D97AC0" w:rsidRPr="00854DFB">
        <w:rPr>
          <w:rtl/>
          <w:lang w:bidi="he-IL"/>
        </w:rPr>
        <w:t>התפתחות</w:t>
      </w:r>
      <w:r w:rsidR="00D97AC0" w:rsidRPr="00854DFB">
        <w:rPr>
          <w:rtl/>
        </w:rPr>
        <w:t xml:space="preserve"> </w:t>
      </w:r>
      <w:r w:rsidR="00D97AC0" w:rsidRPr="00854DFB">
        <w:rPr>
          <w:rtl/>
          <w:lang w:bidi="he-IL"/>
        </w:rPr>
        <w:t>הוליסטית</w:t>
      </w:r>
      <w:r w:rsidR="00451963">
        <w:rPr>
          <w:rtl/>
          <w:lang w:bidi="he-IL"/>
        </w:rPr>
        <w:t>,</w:t>
      </w:r>
      <w:r w:rsidR="00D97AC0" w:rsidRPr="00854DFB">
        <w:rPr>
          <w:rtl/>
        </w:rPr>
        <w:t xml:space="preserve"> </w:t>
      </w:r>
      <w:r w:rsidR="00D97AC0" w:rsidRPr="00854DFB">
        <w:rPr>
          <w:rtl/>
          <w:lang w:bidi="he-IL"/>
        </w:rPr>
        <w:t>מסוגלות</w:t>
      </w:r>
      <w:r w:rsidR="00D97AC0" w:rsidRPr="00854DFB">
        <w:rPr>
          <w:rtl/>
        </w:rPr>
        <w:t xml:space="preserve"> </w:t>
      </w:r>
      <w:r w:rsidR="00D97AC0" w:rsidRPr="00854DFB">
        <w:rPr>
          <w:rtl/>
          <w:lang w:bidi="he-IL"/>
        </w:rPr>
        <w:t>חומרית</w:t>
      </w:r>
      <w:r w:rsidR="00D97AC0" w:rsidRPr="00854DFB">
        <w:rPr>
          <w:rtl/>
        </w:rPr>
        <w:t xml:space="preserve"> </w:t>
      </w:r>
      <w:r w:rsidR="00D97AC0" w:rsidRPr="00854DFB">
        <w:rPr>
          <w:rtl/>
          <w:lang w:bidi="he-IL"/>
        </w:rPr>
        <w:t>וחשיבה</w:t>
      </w:r>
      <w:r w:rsidR="00D97AC0" w:rsidRPr="00854DFB">
        <w:rPr>
          <w:rtl/>
        </w:rPr>
        <w:t xml:space="preserve"> </w:t>
      </w:r>
      <w:r w:rsidR="00D97AC0" w:rsidRPr="00854DFB">
        <w:rPr>
          <w:rtl/>
          <w:lang w:bidi="he-IL"/>
        </w:rPr>
        <w:t>מערכתית</w:t>
      </w:r>
      <w:bookmarkEnd w:id="68"/>
    </w:p>
    <w:p w14:paraId="3BCE2F75" w14:textId="512D5CC7" w:rsidR="00D97AC0" w:rsidRPr="000F518D" w:rsidRDefault="00D97AC0" w:rsidP="00750247">
      <w:pPr>
        <w:pStyle w:val="4"/>
        <w:rPr>
          <w:rtl/>
        </w:rPr>
      </w:pPr>
      <w:r w:rsidRPr="000F518D">
        <w:rPr>
          <w:rtl/>
          <w:lang w:bidi="he-IL"/>
        </w:rPr>
        <w:t>תת</w:t>
      </w:r>
      <w:r w:rsidRPr="000F518D">
        <w:rPr>
          <w:rtl/>
        </w:rPr>
        <w:t>-</w:t>
      </w:r>
      <w:r w:rsidRPr="000F518D">
        <w:rPr>
          <w:rtl/>
          <w:lang w:bidi="he-IL"/>
        </w:rPr>
        <w:t>תמה</w:t>
      </w:r>
      <w:r w:rsidRPr="000F518D">
        <w:rPr>
          <w:rtl/>
        </w:rPr>
        <w:t xml:space="preserve"> 1: </w:t>
      </w:r>
      <w:r w:rsidRPr="000F518D">
        <w:rPr>
          <w:rtl/>
          <w:lang w:bidi="he-IL"/>
        </w:rPr>
        <w:t>העבודה</w:t>
      </w:r>
      <w:r w:rsidRPr="000F518D">
        <w:rPr>
          <w:rtl/>
        </w:rPr>
        <w:t xml:space="preserve"> </w:t>
      </w:r>
      <w:r w:rsidRPr="000F518D">
        <w:rPr>
          <w:rtl/>
          <w:lang w:bidi="he-IL"/>
        </w:rPr>
        <w:t>ה</w:t>
      </w:r>
      <w:r w:rsidR="007362DF">
        <w:rPr>
          <w:rtl/>
          <w:lang w:bidi="he-IL"/>
        </w:rPr>
        <w:t>אמנות</w:t>
      </w:r>
      <w:r w:rsidRPr="000F518D">
        <w:rPr>
          <w:rtl/>
          <w:lang w:bidi="he-IL"/>
        </w:rPr>
        <w:t>ית</w:t>
      </w:r>
      <w:r w:rsidRPr="000F518D">
        <w:rPr>
          <w:rtl/>
        </w:rPr>
        <w:t xml:space="preserve"> </w:t>
      </w:r>
      <w:r w:rsidRPr="000F518D">
        <w:rPr>
          <w:rtl/>
          <w:lang w:bidi="he-IL"/>
        </w:rPr>
        <w:t>והלמידה</w:t>
      </w:r>
      <w:r w:rsidRPr="000F518D">
        <w:rPr>
          <w:rtl/>
        </w:rPr>
        <w:t xml:space="preserve"> </w:t>
      </w:r>
      <w:r w:rsidRPr="000F518D">
        <w:rPr>
          <w:rtl/>
          <w:lang w:bidi="he-IL"/>
        </w:rPr>
        <w:t>ה</w:t>
      </w:r>
      <w:r w:rsidRPr="000F518D">
        <w:rPr>
          <w:rtl/>
        </w:rPr>
        <w:t>"</w:t>
      </w:r>
      <w:r w:rsidRPr="000F518D">
        <w:rPr>
          <w:rtl/>
          <w:lang w:bidi="he-IL"/>
        </w:rPr>
        <w:t>חיה</w:t>
      </w:r>
      <w:r w:rsidRPr="000F518D">
        <w:rPr>
          <w:rtl/>
        </w:rPr>
        <w:t xml:space="preserve">" </w:t>
      </w:r>
      <w:r w:rsidRPr="000F518D">
        <w:rPr>
          <w:rtl/>
          <w:lang w:bidi="he-IL"/>
        </w:rPr>
        <w:t>כמטמיעות</w:t>
      </w:r>
      <w:r w:rsidRPr="000F518D">
        <w:rPr>
          <w:rtl/>
        </w:rPr>
        <w:t xml:space="preserve"> </w:t>
      </w:r>
      <w:r w:rsidRPr="000F518D">
        <w:rPr>
          <w:rtl/>
          <w:lang w:bidi="he-IL"/>
        </w:rPr>
        <w:t>ידע</w:t>
      </w:r>
      <w:r w:rsidRPr="000F518D">
        <w:rPr>
          <w:rtl/>
        </w:rPr>
        <w:t xml:space="preserve"> </w:t>
      </w:r>
      <w:r w:rsidRPr="000F518D">
        <w:rPr>
          <w:rtl/>
          <w:lang w:bidi="he-IL"/>
        </w:rPr>
        <w:t>לטווח</w:t>
      </w:r>
      <w:r w:rsidRPr="000F518D">
        <w:rPr>
          <w:rtl/>
        </w:rPr>
        <w:t xml:space="preserve"> </w:t>
      </w:r>
      <w:r w:rsidRPr="000F518D">
        <w:rPr>
          <w:rtl/>
          <w:lang w:bidi="he-IL"/>
        </w:rPr>
        <w:t>ארוך</w:t>
      </w:r>
    </w:p>
    <w:p w14:paraId="6FFF7856" w14:textId="387E13F9" w:rsidR="00D97AC0" w:rsidRPr="00854DFB" w:rsidRDefault="00D97AC0" w:rsidP="00A37757">
      <w:pPr>
        <w:rPr>
          <w:rtl/>
        </w:rPr>
      </w:pPr>
      <w:r w:rsidRPr="00854DFB">
        <w:rPr>
          <w:rtl/>
        </w:rPr>
        <w:t xml:space="preserve">אחת התמות הבולטות והעקביות ביותר בנרטיבים של </w:t>
      </w:r>
      <w:r w:rsidR="006239A0">
        <w:rPr>
          <w:rFonts w:hint="cs"/>
          <w:rtl/>
        </w:rPr>
        <w:t>הבוגרות ו</w:t>
      </w:r>
      <w:r w:rsidRPr="00854DFB">
        <w:rPr>
          <w:rtl/>
        </w:rPr>
        <w:t>הבוגרים היא חוויית הלמידה ה"חיה"</w:t>
      </w:r>
      <w:r w:rsidR="00451963">
        <w:rPr>
          <w:rtl/>
        </w:rPr>
        <w:t>,</w:t>
      </w:r>
      <w:r w:rsidRPr="00854DFB">
        <w:rPr>
          <w:rtl/>
        </w:rPr>
        <w:t xml:space="preserve"> המונגשת לתלמיד </w:t>
      </w:r>
      <w:r w:rsidR="00C17EE7">
        <w:rPr>
          <w:rFonts w:hint="cs"/>
          <w:rtl/>
        </w:rPr>
        <w:t xml:space="preserve">או לתלמידה </w:t>
      </w:r>
      <w:r w:rsidRPr="00854DFB">
        <w:rPr>
          <w:rtl/>
        </w:rPr>
        <w:t xml:space="preserve">באמצעות שילוב מתודי מובנה של </w:t>
      </w:r>
      <w:r w:rsidR="007362DF">
        <w:rPr>
          <w:rtl/>
        </w:rPr>
        <w:t>אמנות</w:t>
      </w:r>
      <w:r w:rsidR="00451963">
        <w:rPr>
          <w:rtl/>
        </w:rPr>
        <w:t>,</w:t>
      </w:r>
      <w:r w:rsidRPr="00854DFB">
        <w:rPr>
          <w:rtl/>
        </w:rPr>
        <w:t xml:space="preserve"> מוזיקה ויצירה בכל תחומי הדעת התיאורטיים. בניגוד לחינוך הקונבנציונלי המבוסס על שינון מילולי והפשטה מנטלית מוקדמת</w:t>
      </w:r>
      <w:r w:rsidR="00451963">
        <w:rPr>
          <w:rtl/>
        </w:rPr>
        <w:t>,</w:t>
      </w:r>
      <w:r w:rsidRPr="00854DFB">
        <w:rPr>
          <w:rtl/>
        </w:rPr>
        <w:t xml:space="preserve"> האפיסטמולוגיה של </w:t>
      </w:r>
      <w:r w:rsidR="00980026">
        <w:rPr>
          <w:rFonts w:hint="cs"/>
          <w:rtl/>
        </w:rPr>
        <w:t xml:space="preserve">חינוך </w:t>
      </w:r>
      <w:r w:rsidRPr="00854DFB">
        <w:rPr>
          <w:rtl/>
        </w:rPr>
        <w:t>ולדורף פונה אל נפש הילד דרך תמונות</w:t>
      </w:r>
      <w:r w:rsidR="00451963">
        <w:rPr>
          <w:rtl/>
        </w:rPr>
        <w:t>,</w:t>
      </w:r>
      <w:r w:rsidRPr="00854DFB">
        <w:rPr>
          <w:rtl/>
        </w:rPr>
        <w:t xml:space="preserve"> שירים והתנסות חושית</w:t>
      </w:r>
      <w:r w:rsidR="00451963">
        <w:rPr>
          <w:rtl/>
        </w:rPr>
        <w:t>,</w:t>
      </w:r>
      <w:r w:rsidRPr="00854DFB">
        <w:rPr>
          <w:rtl/>
        </w:rPr>
        <w:t xml:space="preserve"> דבר המוביל להטמעה חקוקה ועמוקה של הידע בזיכרון ארוך הטווח. </w:t>
      </w:r>
      <w:r w:rsidR="000502D8">
        <w:rPr>
          <w:rtl/>
        </w:rPr>
        <w:t>ל'</w:t>
      </w:r>
      <w:r w:rsidRPr="00854DFB">
        <w:rPr>
          <w:rtl/>
        </w:rPr>
        <w:t xml:space="preserve"> מעידה כי שיטה זו מאפשרת לה לשחזר לפרטי פרטים שיעורים שלמים שלמדה עוד בימי בית הספר היסודי</w:t>
      </w:r>
      <w:r w:rsidR="00451963">
        <w:rPr>
          <w:rtl/>
        </w:rPr>
        <w:t>,</w:t>
      </w:r>
      <w:r w:rsidRPr="00854DFB">
        <w:rPr>
          <w:rtl/>
        </w:rPr>
        <w:t xml:space="preserve"> משום שהם נחוו כאירועים אסתטיים וחיים בנפשה: "אני זוכרת כמעט כל דבר שלמדתי ביסודי</w:t>
      </w:r>
      <w:r w:rsidR="00451963">
        <w:rPr>
          <w:rtl/>
        </w:rPr>
        <w:t>,</w:t>
      </w:r>
      <w:r w:rsidRPr="00854DFB">
        <w:rPr>
          <w:rtl/>
        </w:rPr>
        <w:t xml:space="preserve"> משהו היה כל כך חי באיך שלימדו אותנו את זה... בשירים</w:t>
      </w:r>
      <w:r w:rsidR="00451963">
        <w:rPr>
          <w:rtl/>
        </w:rPr>
        <w:t>,</w:t>
      </w:r>
      <w:r w:rsidRPr="00854DFB">
        <w:rPr>
          <w:rtl/>
        </w:rPr>
        <w:t xml:space="preserve"> בתמונות... אני זוכרת את המחברת</w:t>
      </w:r>
      <w:r w:rsidR="00451963">
        <w:rPr>
          <w:rtl/>
        </w:rPr>
        <w:t>,</w:t>
      </w:r>
      <w:r w:rsidRPr="00854DFB">
        <w:rPr>
          <w:rtl/>
        </w:rPr>
        <w:t xml:space="preserve"> את השטר מחילה</w:t>
      </w:r>
      <w:r w:rsidR="00451963">
        <w:rPr>
          <w:rtl/>
        </w:rPr>
        <w:t>,</w:t>
      </w:r>
      <w:r w:rsidRPr="00854DFB">
        <w:rPr>
          <w:rtl/>
        </w:rPr>
        <w:t xml:space="preserve"> אני זוכרת</w:t>
      </w:r>
      <w:r w:rsidR="00451963">
        <w:rPr>
          <w:rtl/>
        </w:rPr>
        <w:t xml:space="preserve"> הכול</w:t>
      </w:r>
      <w:r w:rsidRPr="00854DFB">
        <w:rPr>
          <w:rtl/>
        </w:rPr>
        <w:t>".</w:t>
      </w:r>
    </w:p>
    <w:p w14:paraId="36B87D78" w14:textId="2D835C62" w:rsidR="00D97AC0" w:rsidRPr="00854DFB" w:rsidRDefault="00D97AC0" w:rsidP="00A37757">
      <w:pPr>
        <w:rPr>
          <w:rtl/>
        </w:rPr>
      </w:pPr>
      <w:r w:rsidRPr="00854DFB">
        <w:rPr>
          <w:rtl/>
        </w:rPr>
        <w:t xml:space="preserve">איכות זו נתמכת גם על ידי </w:t>
      </w:r>
      <w:r w:rsidR="001F39F9">
        <w:rPr>
          <w:rtl/>
        </w:rPr>
        <w:t>ח'</w:t>
      </w:r>
      <w:r w:rsidR="00451963">
        <w:rPr>
          <w:rtl/>
        </w:rPr>
        <w:t>,</w:t>
      </w:r>
      <w:r w:rsidRPr="00854DFB">
        <w:rPr>
          <w:rtl/>
        </w:rPr>
        <w:t xml:space="preserve"> המגדיר את הפדגוגיה ה"רנסנסית" כמכשירה את הילד כאדם בעל סנסורים פתוחים ורב-גוניים</w:t>
      </w:r>
      <w:r w:rsidR="00451963">
        <w:rPr>
          <w:rtl/>
        </w:rPr>
        <w:t>,</w:t>
      </w:r>
      <w:r w:rsidRPr="00854DFB">
        <w:rPr>
          <w:rtl/>
        </w:rPr>
        <w:t xml:space="preserve"> המסוגל לחוות נושא לימודי אחד דרך ערוצי ביטוי רבים ומגוונים: "כשאני לומד היסטוריה אני לומד גם על ה</w:t>
      </w:r>
      <w:r w:rsidR="007362DF">
        <w:rPr>
          <w:rtl/>
        </w:rPr>
        <w:t>אמנות</w:t>
      </w:r>
      <w:r w:rsidRPr="00854DFB">
        <w:rPr>
          <w:rtl/>
        </w:rPr>
        <w:t xml:space="preserve"> ואני לומד גם על זרמי התודעה של ההיסטוריה... אני מתנסה בציור</w:t>
      </w:r>
      <w:r w:rsidR="00451963">
        <w:rPr>
          <w:rtl/>
        </w:rPr>
        <w:t>,</w:t>
      </w:r>
      <w:r w:rsidRPr="00854DFB">
        <w:rPr>
          <w:rtl/>
        </w:rPr>
        <w:t xml:space="preserve"> בפיסול</w:t>
      </w:r>
      <w:r w:rsidR="00451963">
        <w:rPr>
          <w:rtl/>
        </w:rPr>
        <w:t>,</w:t>
      </w:r>
      <w:r w:rsidRPr="00854DFB">
        <w:rPr>
          <w:rtl/>
        </w:rPr>
        <w:t xml:space="preserve"> בשירה</w:t>
      </w:r>
      <w:r w:rsidR="00451963">
        <w:rPr>
          <w:rtl/>
        </w:rPr>
        <w:t>,</w:t>
      </w:r>
      <w:r w:rsidRPr="00854DFB">
        <w:rPr>
          <w:rtl/>
        </w:rPr>
        <w:t xml:space="preserve"> בדיבור</w:t>
      </w:r>
      <w:r w:rsidR="00451963">
        <w:rPr>
          <w:rtl/>
        </w:rPr>
        <w:t>,</w:t>
      </w:r>
      <w:r w:rsidRPr="00854DFB">
        <w:rPr>
          <w:rtl/>
        </w:rPr>
        <w:t xml:space="preserve"> בכתיבה... זה מלמד אותי כתלמיד להיות כל הזמן עם הסנסורים פתוחים למה שהעולם מדבר". הלמידה המרוכזת ב"תקופות" מאפשרת לתלמיד לשהות בתוך תנועת עומק מתמשכת עם החומר הנלמד</w:t>
      </w:r>
      <w:r w:rsidR="00451963">
        <w:rPr>
          <w:rtl/>
        </w:rPr>
        <w:t>,</w:t>
      </w:r>
      <w:r w:rsidRPr="00854DFB">
        <w:rPr>
          <w:rtl/>
        </w:rPr>
        <w:t xml:space="preserve"> ולהטמיעו לא רק כאינפורמציה שכלית אלא כחלק בלתי נפרד ממרחב החוויה הגופני והנפשי שלו.</w:t>
      </w:r>
    </w:p>
    <w:p w14:paraId="5EB232BE" w14:textId="2C8CA30F" w:rsidR="00D97AC0" w:rsidRPr="00854DFB"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2: </w:t>
      </w:r>
      <w:r w:rsidRPr="00854DFB">
        <w:rPr>
          <w:rtl/>
          <w:lang w:bidi="he-IL"/>
        </w:rPr>
        <w:t>פיתוח</w:t>
      </w:r>
      <w:r w:rsidRPr="00854DFB">
        <w:rPr>
          <w:rtl/>
        </w:rPr>
        <w:t xml:space="preserve"> </w:t>
      </w:r>
      <w:r w:rsidRPr="00854DFB">
        <w:rPr>
          <w:rtl/>
          <w:lang w:bidi="he-IL"/>
        </w:rPr>
        <w:t>מסוגלות</w:t>
      </w:r>
      <w:r w:rsidRPr="00854DFB">
        <w:rPr>
          <w:rtl/>
        </w:rPr>
        <w:t xml:space="preserve"> </w:t>
      </w:r>
      <w:r w:rsidRPr="00854DFB">
        <w:rPr>
          <w:rtl/>
          <w:lang w:bidi="he-IL"/>
        </w:rPr>
        <w:t>חומרית</w:t>
      </w:r>
      <w:r w:rsidRPr="00854DFB">
        <w:rPr>
          <w:rtl/>
        </w:rPr>
        <w:t xml:space="preserve"> </w:t>
      </w:r>
      <w:r w:rsidRPr="00854DFB">
        <w:rPr>
          <w:rtl/>
          <w:lang w:bidi="he-IL"/>
        </w:rPr>
        <w:t>וביטחון</w:t>
      </w:r>
      <w:r w:rsidRPr="00854DFB">
        <w:rPr>
          <w:rtl/>
        </w:rPr>
        <w:t xml:space="preserve"> </w:t>
      </w:r>
      <w:r w:rsidRPr="00854DFB">
        <w:rPr>
          <w:rtl/>
          <w:lang w:bidi="he-IL"/>
        </w:rPr>
        <w:t>מוטורי</w:t>
      </w:r>
      <w:r w:rsidRPr="00854DFB">
        <w:rPr>
          <w:rtl/>
        </w:rPr>
        <w:t>-</w:t>
      </w:r>
      <w:r w:rsidRPr="00854DFB">
        <w:rPr>
          <w:rtl/>
          <w:lang w:bidi="he-IL"/>
        </w:rPr>
        <w:t>קיומי</w:t>
      </w:r>
      <w:r w:rsidRPr="00854DFB">
        <w:rPr>
          <w:rtl/>
        </w:rPr>
        <w:t xml:space="preserve"> </w:t>
      </w:r>
      <w:r w:rsidRPr="00854DFB">
        <w:rPr>
          <w:rtl/>
          <w:lang w:bidi="he-IL"/>
        </w:rPr>
        <w:t>דרך</w:t>
      </w:r>
      <w:r w:rsidRPr="00854DFB">
        <w:rPr>
          <w:rtl/>
        </w:rPr>
        <w:t xml:space="preserve"> </w:t>
      </w:r>
      <w:r w:rsidRPr="00854DFB">
        <w:rPr>
          <w:rtl/>
          <w:lang w:bidi="he-IL"/>
        </w:rPr>
        <w:t>עבודת</w:t>
      </w:r>
      <w:r w:rsidRPr="00854DFB">
        <w:rPr>
          <w:rtl/>
        </w:rPr>
        <w:t xml:space="preserve"> </w:t>
      </w:r>
      <w:r w:rsidRPr="00854DFB">
        <w:rPr>
          <w:rtl/>
          <w:lang w:bidi="he-IL"/>
        </w:rPr>
        <w:t>כפיים</w:t>
      </w:r>
    </w:p>
    <w:p w14:paraId="75518E2B" w14:textId="053F1E00" w:rsidR="00D97AC0" w:rsidRPr="00854DFB" w:rsidRDefault="00D97AC0" w:rsidP="00A37757">
      <w:pPr>
        <w:rPr>
          <w:rtl/>
        </w:rPr>
      </w:pPr>
      <w:r w:rsidRPr="00854DFB">
        <w:rPr>
          <w:rtl/>
        </w:rPr>
        <w:t xml:space="preserve">נדבך מרכזי נוסף בתהליך ההתפתחות ההוליסטית הוא פיתוחה של מסוגלות חומרית ומוטורית יוצאת דופן באמצעות עיסוק מתמשך ואינטנסיבי במלאכות יד ועבודת כפיים. עבודה </w:t>
      </w:r>
      <w:r w:rsidR="00181228">
        <w:rPr>
          <w:rtl/>
        </w:rPr>
        <w:t>רֶפֶּטָטיבי</w:t>
      </w:r>
      <w:r w:rsidR="00181228">
        <w:rPr>
          <w:rFonts w:hint="cs"/>
          <w:rtl/>
        </w:rPr>
        <w:t>ת</w:t>
      </w:r>
      <w:r w:rsidRPr="00854DFB">
        <w:rPr>
          <w:rtl/>
        </w:rPr>
        <w:t xml:space="preserve"> זו</w:t>
      </w:r>
      <w:r w:rsidR="00451963">
        <w:rPr>
          <w:rtl/>
        </w:rPr>
        <w:t>,</w:t>
      </w:r>
      <w:r w:rsidRPr="00854DFB">
        <w:rPr>
          <w:rtl/>
        </w:rPr>
        <w:t xml:space="preserve"> המלווה את הילד מכיתה א' וכוללת סריגה</w:t>
      </w:r>
      <w:r w:rsidR="00451963">
        <w:rPr>
          <w:rtl/>
        </w:rPr>
        <w:t>,</w:t>
      </w:r>
      <w:r w:rsidRPr="00854DFB">
        <w:rPr>
          <w:rtl/>
        </w:rPr>
        <w:t xml:space="preserve"> נגרות</w:t>
      </w:r>
      <w:r w:rsidR="00451963">
        <w:rPr>
          <w:rtl/>
        </w:rPr>
        <w:t>,</w:t>
      </w:r>
      <w:r w:rsidRPr="00854DFB">
        <w:rPr>
          <w:rtl/>
        </w:rPr>
        <w:t xml:space="preserve"> חקלאות</w:t>
      </w:r>
      <w:r w:rsidR="00451963">
        <w:rPr>
          <w:rtl/>
        </w:rPr>
        <w:t>,</w:t>
      </w:r>
      <w:r w:rsidRPr="00854DFB">
        <w:rPr>
          <w:rtl/>
        </w:rPr>
        <w:t xml:space="preserve"> נפחות ועיצוב בעץ וברזל</w:t>
      </w:r>
      <w:r w:rsidR="00451963">
        <w:rPr>
          <w:rtl/>
        </w:rPr>
        <w:t>,</w:t>
      </w:r>
      <w:r w:rsidRPr="00854DFB">
        <w:rPr>
          <w:rtl/>
        </w:rPr>
        <w:t xml:space="preserve"> מפתחת לא רק מיומנויות טכניות אלא ביטחון קיומי עמוק במפגש של האדם עם העולם החומרי המקיף אותו. </w:t>
      </w:r>
      <w:r w:rsidR="00A950C5">
        <w:rPr>
          <w:rtl/>
        </w:rPr>
        <w:t>ת'</w:t>
      </w:r>
      <w:r w:rsidRPr="00854DFB">
        <w:rPr>
          <w:rtl/>
        </w:rPr>
        <w:t xml:space="preserve"> מנתח זאת מפרספקטיבה כמעט ביולוגית</w:t>
      </w:r>
      <w:r w:rsidR="00451963">
        <w:rPr>
          <w:rtl/>
        </w:rPr>
        <w:t>,</w:t>
      </w:r>
      <w:r w:rsidRPr="00854DFB">
        <w:rPr>
          <w:rtl/>
        </w:rPr>
        <w:t xml:space="preserve"> ומסביר כי העבודה הפיזית עם החומר בונה קשר עצבי מפותח בין התודעה לגוף: "הפעולה ה</w:t>
      </w:r>
      <w:r w:rsidR="00181228">
        <w:rPr>
          <w:rtl/>
        </w:rPr>
        <w:t>רֶפֶּטָטיבי</w:t>
      </w:r>
      <w:r w:rsidR="00181228">
        <w:rPr>
          <w:rFonts w:hint="cs"/>
          <w:rtl/>
        </w:rPr>
        <w:t>ת</w:t>
      </w:r>
      <w:r w:rsidRPr="00854DFB">
        <w:rPr>
          <w:rtl/>
        </w:rPr>
        <w:t xml:space="preserve"> הזאת מכיתה א' בקשר של מוח-יד... הבנייה של הקשר בין המוח לאצבעות וכמה האצבעות מקשיבות למוח</w:t>
      </w:r>
      <w:r w:rsidR="00451963">
        <w:rPr>
          <w:rtl/>
        </w:rPr>
        <w:t>,</w:t>
      </w:r>
      <w:r w:rsidRPr="00854DFB">
        <w:rPr>
          <w:rtl/>
        </w:rPr>
        <w:t xml:space="preserve"> שזה דבר לגמרי ביולוגי". ביטחון מוטורי זה מתורגם אצל הבוגרים לתחושה של חוסר מורא מפני התנסות פיזית כלשהי בבגרותם. </w:t>
      </w:r>
      <w:r w:rsidR="000502D8">
        <w:rPr>
          <w:rtl/>
        </w:rPr>
        <w:t>ל'</w:t>
      </w:r>
      <w:r w:rsidRPr="00854DFB">
        <w:rPr>
          <w:rtl/>
        </w:rPr>
        <w:t xml:space="preserve"> מתארת מסוגלות זו כתחושת יציבות מול העולם הפיזי</w:t>
      </w:r>
      <w:r w:rsidR="00451963">
        <w:rPr>
          <w:rtl/>
        </w:rPr>
        <w:t>,</w:t>
      </w:r>
      <w:r w:rsidRPr="00854DFB">
        <w:rPr>
          <w:rtl/>
        </w:rPr>
        <w:t xml:space="preserve"> הנובעת מהיכרות בלתי אמצעית עם התנהגותם של חומרי הגלם השונים: "מבחינת החומר בעולם אין חומר עכשיו שאני אגש אליו ואני אגיד אני לא יודעת איך הוא מתנהג... איזה ביטחון כזה... עבדתי עם צמר</w:t>
      </w:r>
      <w:r w:rsidR="00451963">
        <w:rPr>
          <w:rtl/>
        </w:rPr>
        <w:t>,</w:t>
      </w:r>
      <w:r w:rsidRPr="00854DFB">
        <w:rPr>
          <w:rtl/>
        </w:rPr>
        <w:t xml:space="preserve"> עבדתי עם ח</w:t>
      </w:r>
      <w:r w:rsidR="00547A71">
        <w:rPr>
          <w:rFonts w:hint="cs"/>
          <w:rtl/>
        </w:rPr>
        <w:t>י</w:t>
      </w:r>
      <w:r w:rsidRPr="00854DFB">
        <w:rPr>
          <w:rtl/>
        </w:rPr>
        <w:t>מר</w:t>
      </w:r>
      <w:r w:rsidR="00451963">
        <w:rPr>
          <w:rtl/>
        </w:rPr>
        <w:t>,</w:t>
      </w:r>
      <w:r w:rsidRPr="00854DFB">
        <w:rPr>
          <w:rtl/>
        </w:rPr>
        <w:t xml:space="preserve"> עבדתי עם עץ</w:t>
      </w:r>
      <w:r w:rsidR="00451963">
        <w:rPr>
          <w:rtl/>
        </w:rPr>
        <w:t>,</w:t>
      </w:r>
      <w:r w:rsidRPr="00854DFB">
        <w:rPr>
          <w:rtl/>
        </w:rPr>
        <w:t xml:space="preserve"> עם אבן</w:t>
      </w:r>
      <w:r w:rsidR="00451963">
        <w:rPr>
          <w:rtl/>
        </w:rPr>
        <w:t>,</w:t>
      </w:r>
      <w:r w:rsidRPr="00854DFB">
        <w:rPr>
          <w:rtl/>
        </w:rPr>
        <w:t xml:space="preserve"> עם ברזל... אני אתבונן רגע ואז אני אבין איך זה מתנהג</w:t>
      </w:r>
      <w:r w:rsidR="00547A71">
        <w:rPr>
          <w:rFonts w:hint="cs"/>
          <w:rtl/>
        </w:rPr>
        <w:t>.</w:t>
      </w:r>
      <w:r w:rsidRPr="00854DFB">
        <w:rPr>
          <w:rtl/>
        </w:rPr>
        <w:t>"</w:t>
      </w:r>
    </w:p>
    <w:p w14:paraId="54C7FE15" w14:textId="1FAF5650" w:rsidR="00D97AC0" w:rsidRDefault="00D97AC0" w:rsidP="00A37757">
      <w:pPr>
        <w:rPr>
          <w:rtl/>
        </w:rPr>
      </w:pPr>
      <w:r w:rsidRPr="00854DFB">
        <w:rPr>
          <w:rtl/>
        </w:rPr>
        <w:t>מסוגלות חומרית זו משמשת את הבוגרים במצבי חיים מגוונים ובמסגרות שונות</w:t>
      </w:r>
      <w:r w:rsidR="00451963">
        <w:rPr>
          <w:rtl/>
        </w:rPr>
        <w:t>,</w:t>
      </w:r>
      <w:r w:rsidRPr="00854DFB">
        <w:rPr>
          <w:rtl/>
        </w:rPr>
        <w:t xml:space="preserve"> כפי שמדגים </w:t>
      </w:r>
      <w:r w:rsidR="001F39F9">
        <w:rPr>
          <w:rtl/>
        </w:rPr>
        <w:t>ח'</w:t>
      </w:r>
      <w:r w:rsidR="00181228">
        <w:rPr>
          <w:rFonts w:hint="cs"/>
          <w:rtl/>
        </w:rPr>
        <w:t>,</w:t>
      </w:r>
      <w:r w:rsidRPr="00854DFB">
        <w:rPr>
          <w:rtl/>
        </w:rPr>
        <w:t xml:space="preserve"> שגילה כי כישורי התפירה והמלאכה שרכש בילדותו הפכו אותו לנכס עבור חבריו לצוות במהלך השירות הצבאי</w:t>
      </w:r>
      <w:r w:rsidR="00451963">
        <w:rPr>
          <w:rtl/>
        </w:rPr>
        <w:t>,</w:t>
      </w:r>
      <w:r w:rsidRPr="00854DFB">
        <w:rPr>
          <w:rtl/>
        </w:rPr>
        <w:t xml:space="preserve"> בעת שנדרשו לשפצר ולתקן באופן עצמאי את ציוד הלחימה שלהם.</w:t>
      </w:r>
    </w:p>
    <w:p w14:paraId="16073A12" w14:textId="77777777" w:rsidR="00D51E23" w:rsidRDefault="00D51E23" w:rsidP="00A37757">
      <w:pPr>
        <w:rPr>
          <w:rtl/>
        </w:rPr>
      </w:pPr>
    </w:p>
    <w:p w14:paraId="1E3A2DF3" w14:textId="77777777" w:rsidR="00D51E23" w:rsidRPr="00854DFB" w:rsidRDefault="00D51E23" w:rsidP="00A37757">
      <w:pPr>
        <w:rPr>
          <w:rtl/>
        </w:rPr>
      </w:pPr>
    </w:p>
    <w:p w14:paraId="176B4C37" w14:textId="0833F582" w:rsidR="00D97AC0" w:rsidRPr="00854DFB"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3: </w:t>
      </w:r>
      <w:r w:rsidRPr="00854DFB">
        <w:rPr>
          <w:rtl/>
          <w:lang w:bidi="he-IL"/>
        </w:rPr>
        <w:t>חשיבה</w:t>
      </w:r>
      <w:r w:rsidRPr="00854DFB">
        <w:rPr>
          <w:rtl/>
        </w:rPr>
        <w:t xml:space="preserve"> </w:t>
      </w:r>
      <w:r w:rsidRPr="00854DFB">
        <w:rPr>
          <w:rtl/>
          <w:lang w:bidi="he-IL"/>
        </w:rPr>
        <w:t>רב</w:t>
      </w:r>
      <w:r w:rsidRPr="00854DFB">
        <w:rPr>
          <w:rtl/>
        </w:rPr>
        <w:t>-</w:t>
      </w:r>
      <w:r w:rsidRPr="00854DFB">
        <w:rPr>
          <w:rtl/>
          <w:lang w:bidi="he-IL"/>
        </w:rPr>
        <w:t>תחומית</w:t>
      </w:r>
      <w:r w:rsidRPr="00854DFB">
        <w:rPr>
          <w:rtl/>
        </w:rPr>
        <w:t xml:space="preserve"> </w:t>
      </w:r>
      <w:r w:rsidRPr="00854DFB">
        <w:rPr>
          <w:rtl/>
          <w:lang w:bidi="he-IL"/>
        </w:rPr>
        <w:t>ותפיסת</w:t>
      </w:r>
      <w:r w:rsidRPr="00854DFB">
        <w:rPr>
          <w:rtl/>
        </w:rPr>
        <w:t xml:space="preserve"> "</w:t>
      </w:r>
      <w:r w:rsidRPr="00854DFB">
        <w:rPr>
          <w:rtl/>
          <w:lang w:bidi="he-IL"/>
        </w:rPr>
        <w:t>אדם</w:t>
      </w:r>
      <w:r w:rsidRPr="00854DFB">
        <w:rPr>
          <w:rtl/>
        </w:rPr>
        <w:t>-</w:t>
      </w:r>
      <w:r w:rsidRPr="00854DFB">
        <w:rPr>
          <w:rtl/>
          <w:lang w:bidi="he-IL"/>
        </w:rPr>
        <w:t>עולם</w:t>
      </w:r>
      <w:r w:rsidRPr="00854DFB">
        <w:rPr>
          <w:rtl/>
        </w:rPr>
        <w:t>"</w:t>
      </w:r>
    </w:p>
    <w:p w14:paraId="0A5792A1" w14:textId="07D4FA53" w:rsidR="00D97AC0" w:rsidRPr="00854DFB" w:rsidRDefault="00D97AC0" w:rsidP="00A37757">
      <w:pPr>
        <w:rPr>
          <w:rtl/>
        </w:rPr>
      </w:pPr>
      <w:r w:rsidRPr="00854DFB">
        <w:rPr>
          <w:rtl/>
        </w:rPr>
        <w:t>התפיסה ההוליסטית בחינוך ולדורף מעודדת פיתוח של חשיבה מערכתית ורב-תחומית</w:t>
      </w:r>
      <w:r w:rsidR="00451963">
        <w:rPr>
          <w:rtl/>
        </w:rPr>
        <w:t>,</w:t>
      </w:r>
      <w:r w:rsidRPr="00854DFB">
        <w:rPr>
          <w:rtl/>
        </w:rPr>
        <w:t xml:space="preserve"> המושתתת על ההנחה האנתרופוסופית לפיה קיימת זיקה הדוקה ויחסי גומלין מתמידים בין האדם לבין חוקי הקוסמוס והטבע (מיקרוקוסמוס ומקרוקוסמוס). הבוגרים </w:t>
      </w:r>
      <w:r w:rsidR="00C17EE7">
        <w:rPr>
          <w:rFonts w:hint="cs"/>
          <w:rtl/>
        </w:rPr>
        <w:t xml:space="preserve">והבוגרות </w:t>
      </w:r>
      <w:r w:rsidRPr="00854DFB">
        <w:rPr>
          <w:rtl/>
        </w:rPr>
        <w:t>מדווחים כי הלך נפש זה</w:t>
      </w:r>
      <w:r w:rsidR="00451963">
        <w:rPr>
          <w:rtl/>
        </w:rPr>
        <w:t>,</w:t>
      </w:r>
      <w:r w:rsidRPr="00854DFB">
        <w:rPr>
          <w:rtl/>
        </w:rPr>
        <w:t xml:space="preserve"> המיושם הלכה למעשה בתוכנית הלימודים</w:t>
      </w:r>
      <w:r w:rsidR="00451963">
        <w:rPr>
          <w:rtl/>
        </w:rPr>
        <w:t>,</w:t>
      </w:r>
      <w:r w:rsidRPr="00854DFB">
        <w:rPr>
          <w:rtl/>
        </w:rPr>
        <w:t xml:space="preserve"> מלווה אותם בבגרותם ומאפשר להם לראות את המציאות כרשת קורים קוהרנטית שבה כל מרכיבי החיים קשורים זה בזה. </w:t>
      </w:r>
      <w:r w:rsidR="008234EC">
        <w:rPr>
          <w:rtl/>
        </w:rPr>
        <w:t>ד'</w:t>
      </w:r>
      <w:r w:rsidRPr="00854DFB">
        <w:rPr>
          <w:rtl/>
        </w:rPr>
        <w:t xml:space="preserve"> מתארת זאת כחוויית התבוננות ייחודית בעולם</w:t>
      </w:r>
      <w:r w:rsidR="00451963">
        <w:rPr>
          <w:rtl/>
        </w:rPr>
        <w:t>,</w:t>
      </w:r>
      <w:r w:rsidRPr="00854DFB">
        <w:rPr>
          <w:rtl/>
        </w:rPr>
        <w:t xml:space="preserve"> שסייעה לה רבות גם בלימודיה האקדמיים: "התפיסה העמוקה של אדם</w:t>
      </w:r>
      <w:r w:rsidR="00AD6A65">
        <w:rPr>
          <w:rFonts w:hint="cs"/>
          <w:rtl/>
        </w:rPr>
        <w:t>–</w:t>
      </w:r>
      <w:r w:rsidRPr="00854DFB">
        <w:rPr>
          <w:rtl/>
        </w:rPr>
        <w:t>עולם</w:t>
      </w:r>
      <w:r w:rsidR="00AD6A65">
        <w:rPr>
          <w:rFonts w:hint="cs"/>
          <w:rtl/>
        </w:rPr>
        <w:t>,</w:t>
      </w:r>
      <w:r w:rsidRPr="00854DFB">
        <w:rPr>
          <w:rtl/>
        </w:rPr>
        <w:t xml:space="preserve"> שכולנו קשורים אחד לשני</w:t>
      </w:r>
      <w:r w:rsidR="00451963">
        <w:rPr>
          <w:rtl/>
        </w:rPr>
        <w:t>,</w:t>
      </w:r>
      <w:r w:rsidRPr="00854DFB">
        <w:rPr>
          <w:rtl/>
        </w:rPr>
        <w:t xml:space="preserve"> שכל הדברים קשורים זה בזה</w:t>
      </w:r>
      <w:r w:rsidR="00AD6A65">
        <w:rPr>
          <w:rFonts w:hint="cs"/>
          <w:rtl/>
        </w:rPr>
        <w:t>,</w:t>
      </w:r>
      <w:r w:rsidRPr="00854DFB">
        <w:rPr>
          <w:rtl/>
        </w:rPr>
        <w:t xml:space="preserve"> שהכ</w:t>
      </w:r>
      <w:r w:rsidR="00AD6A65">
        <w:rPr>
          <w:rFonts w:hint="cs"/>
          <w:rtl/>
        </w:rPr>
        <w:t>ו</w:t>
      </w:r>
      <w:r w:rsidRPr="00854DFB">
        <w:rPr>
          <w:rtl/>
        </w:rPr>
        <w:t>ל בעצם אותו הדבר וייחודי לגמרי... למדנו משהו בקורס הזה</w:t>
      </w:r>
      <w:r w:rsidR="00AD6A65">
        <w:rPr>
          <w:rFonts w:hint="cs"/>
          <w:rtl/>
        </w:rPr>
        <w:t>,</w:t>
      </w:r>
      <w:r w:rsidRPr="00854DFB">
        <w:rPr>
          <w:rtl/>
        </w:rPr>
        <w:t xml:space="preserve"> ואז זה התחבר לי לקורס הזה וכאילו הרגשתי שפשוט</w:t>
      </w:r>
      <w:r w:rsidR="00451963">
        <w:rPr>
          <w:rtl/>
        </w:rPr>
        <w:t xml:space="preserve"> הכול</w:t>
      </w:r>
      <w:r w:rsidRPr="00854DFB">
        <w:rPr>
          <w:rtl/>
        </w:rPr>
        <w:t xml:space="preserve"> מסתדר</w:t>
      </w:r>
      <w:r w:rsidR="00451963">
        <w:rPr>
          <w:rtl/>
        </w:rPr>
        <w:t>, הכול</w:t>
      </w:r>
      <w:r w:rsidRPr="00854DFB">
        <w:rPr>
          <w:rtl/>
        </w:rPr>
        <w:t xml:space="preserve"> מדבר".</w:t>
      </w:r>
    </w:p>
    <w:p w14:paraId="5CA0EA40" w14:textId="694E2F75" w:rsidR="00D97AC0" w:rsidRPr="00854DFB" w:rsidRDefault="00D97AC0" w:rsidP="00A37757">
      <w:pPr>
        <w:rPr>
          <w:rtl/>
        </w:rPr>
      </w:pPr>
      <w:r w:rsidRPr="00854DFB">
        <w:rPr>
          <w:rtl/>
        </w:rPr>
        <w:t>למידה רב-תחומית זו</w:t>
      </w:r>
      <w:r w:rsidR="00451963">
        <w:rPr>
          <w:rtl/>
        </w:rPr>
        <w:t>,</w:t>
      </w:r>
      <w:r w:rsidRPr="00854DFB">
        <w:rPr>
          <w:rtl/>
        </w:rPr>
        <w:t xml:space="preserve"> המתרחשת דרך עיגון הידע בתוך ההקשר הרחב של רוח האדם וההתפתחות ההיסטורית</w:t>
      </w:r>
      <w:r w:rsidR="00451963">
        <w:rPr>
          <w:rtl/>
        </w:rPr>
        <w:t>,</w:t>
      </w:r>
      <w:r w:rsidRPr="00854DFB">
        <w:rPr>
          <w:rtl/>
        </w:rPr>
        <w:t xml:space="preserve"> מלמדת את הלומד לא לחלק את המציאות למגירות מבודדות אלא לחפש את החוקיות הכללית המאחדת אותה. החינוך</w:t>
      </w:r>
      <w:r w:rsidR="00451963">
        <w:rPr>
          <w:rtl/>
        </w:rPr>
        <w:t>,</w:t>
      </w:r>
      <w:r w:rsidRPr="00854DFB">
        <w:rPr>
          <w:rtl/>
        </w:rPr>
        <w:t xml:space="preserve"> כפי שמסביר </w:t>
      </w:r>
      <w:r w:rsidR="00F376A6">
        <w:rPr>
          <w:rtl/>
        </w:rPr>
        <w:t>ע'</w:t>
      </w:r>
      <w:r w:rsidR="00451963">
        <w:rPr>
          <w:rtl/>
        </w:rPr>
        <w:t>,</w:t>
      </w:r>
      <w:r w:rsidRPr="00854DFB">
        <w:rPr>
          <w:rtl/>
        </w:rPr>
        <w:t xml:space="preserve"> מתחיל תמיד מהכניסה אל תוך הגוף ואל הממד החווייתי ולא דרך המשקפיים </w:t>
      </w:r>
      <w:r w:rsidR="00FA1D98" w:rsidRPr="00854DFB">
        <w:rPr>
          <w:rtl/>
        </w:rPr>
        <w:t>הצר</w:t>
      </w:r>
      <w:r w:rsidR="00FA1D98">
        <w:rPr>
          <w:rFonts w:hint="cs"/>
          <w:rtl/>
        </w:rPr>
        <w:t>ים</w:t>
      </w:r>
      <w:r w:rsidR="00FA1D98" w:rsidRPr="00854DFB">
        <w:rPr>
          <w:rtl/>
        </w:rPr>
        <w:t xml:space="preserve"> </w:t>
      </w:r>
      <w:r w:rsidRPr="00854DFB">
        <w:rPr>
          <w:rtl/>
        </w:rPr>
        <w:t>של הראש והאינטלקט</w:t>
      </w:r>
      <w:r w:rsidR="00451963">
        <w:rPr>
          <w:rtl/>
        </w:rPr>
        <w:t>,</w:t>
      </w:r>
      <w:r w:rsidRPr="00854DFB">
        <w:rPr>
          <w:rtl/>
        </w:rPr>
        <w:t xml:space="preserve"> מה שמקנה לבוגרים את היכולת לפגוש את העולם מתוך עמדת פתיחות</w:t>
      </w:r>
      <w:r w:rsidR="00451963">
        <w:rPr>
          <w:rtl/>
        </w:rPr>
        <w:t>,</w:t>
      </w:r>
      <w:r w:rsidRPr="00854DFB">
        <w:rPr>
          <w:rtl/>
        </w:rPr>
        <w:t xml:space="preserve"> תודעה ערה וקשב עמוק לכלל הקולות הפועלים בו.</w:t>
      </w:r>
    </w:p>
    <w:p w14:paraId="24478932" w14:textId="777F7D6F" w:rsidR="00D97AC0" w:rsidRPr="00854DFB" w:rsidRDefault="00413F22" w:rsidP="009A6C93">
      <w:pPr>
        <w:pStyle w:val="3"/>
        <w:rPr>
          <w:rtl/>
        </w:rPr>
      </w:pPr>
      <w:bookmarkStart w:id="69" w:name="_Toc239109225"/>
      <w:r>
        <w:rPr>
          <w:rFonts w:hint="cs"/>
          <w:rtl/>
          <w:lang w:bidi="he-IL"/>
        </w:rPr>
        <w:t>5.3.3</w:t>
      </w:r>
      <w:r>
        <w:rPr>
          <w:lang w:bidi="he-IL"/>
        </w:rPr>
        <w:t xml:space="preserve"> </w:t>
      </w:r>
      <w:r w:rsidR="00D97AC0" w:rsidRPr="00854DFB">
        <w:rPr>
          <w:rtl/>
          <w:lang w:bidi="he-IL"/>
        </w:rPr>
        <w:t>תמה</w:t>
      </w:r>
      <w:r w:rsidR="00D97AC0" w:rsidRPr="00854DFB">
        <w:rPr>
          <w:rtl/>
        </w:rPr>
        <w:t xml:space="preserve"> </w:t>
      </w:r>
      <w:r w:rsidR="00D97AC0" w:rsidRPr="00854DFB">
        <w:rPr>
          <w:rtl/>
          <w:lang w:bidi="he-IL"/>
        </w:rPr>
        <w:t>שלישית</w:t>
      </w:r>
      <w:r w:rsidR="00D97AC0" w:rsidRPr="00854DFB">
        <w:rPr>
          <w:rtl/>
        </w:rPr>
        <w:t xml:space="preserve">: </w:t>
      </w:r>
      <w:r w:rsidR="00D97AC0" w:rsidRPr="00854DFB">
        <w:rPr>
          <w:rtl/>
          <w:lang w:bidi="he-IL"/>
        </w:rPr>
        <w:t>עיצוב</w:t>
      </w:r>
      <w:r w:rsidR="00D97AC0" w:rsidRPr="00854DFB">
        <w:rPr>
          <w:rtl/>
        </w:rPr>
        <w:t xml:space="preserve"> </w:t>
      </w:r>
      <w:r w:rsidR="00D97AC0" w:rsidRPr="00854DFB">
        <w:rPr>
          <w:rtl/>
          <w:lang w:bidi="he-IL"/>
        </w:rPr>
        <w:t>העולם</w:t>
      </w:r>
      <w:r w:rsidR="00D97AC0" w:rsidRPr="00854DFB">
        <w:rPr>
          <w:rtl/>
        </w:rPr>
        <w:t xml:space="preserve"> </w:t>
      </w:r>
      <w:r w:rsidR="00D97AC0" w:rsidRPr="00854DFB">
        <w:rPr>
          <w:rtl/>
          <w:lang w:bidi="he-IL"/>
        </w:rPr>
        <w:t>הפנימי</w:t>
      </w:r>
      <w:r w:rsidR="00451963">
        <w:rPr>
          <w:rtl/>
          <w:lang w:bidi="he-IL"/>
        </w:rPr>
        <w:t>,</w:t>
      </w:r>
      <w:r w:rsidR="00D97AC0" w:rsidRPr="00854DFB">
        <w:rPr>
          <w:rtl/>
        </w:rPr>
        <w:t xml:space="preserve"> </w:t>
      </w:r>
      <w:r w:rsidR="00D97AC0" w:rsidRPr="00854DFB">
        <w:rPr>
          <w:rtl/>
          <w:lang w:bidi="he-IL"/>
        </w:rPr>
        <w:t>הוויסות</w:t>
      </w:r>
      <w:r w:rsidR="00D97AC0" w:rsidRPr="00854DFB">
        <w:rPr>
          <w:rtl/>
        </w:rPr>
        <w:t xml:space="preserve"> </w:t>
      </w:r>
      <w:r w:rsidR="00D97AC0" w:rsidRPr="00854DFB">
        <w:rPr>
          <w:rtl/>
          <w:lang w:bidi="he-IL"/>
        </w:rPr>
        <w:t>הרגשי</w:t>
      </w:r>
      <w:r w:rsidR="00D97AC0" w:rsidRPr="00854DFB">
        <w:rPr>
          <w:rtl/>
        </w:rPr>
        <w:t xml:space="preserve"> </w:t>
      </w:r>
      <w:r w:rsidR="00D97AC0" w:rsidRPr="00854DFB">
        <w:rPr>
          <w:rtl/>
          <w:lang w:bidi="he-IL"/>
        </w:rPr>
        <w:t>והאינדיבידואציה</w:t>
      </w:r>
      <w:bookmarkEnd w:id="69"/>
    </w:p>
    <w:p w14:paraId="676704E0" w14:textId="70FBF4AC" w:rsidR="00D97AC0" w:rsidRPr="00854DFB"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1: "</w:t>
      </w:r>
      <w:r w:rsidRPr="00854DFB">
        <w:rPr>
          <w:rtl/>
          <w:lang w:bidi="he-IL"/>
        </w:rPr>
        <w:t>יראת</w:t>
      </w:r>
      <w:r w:rsidRPr="00854DFB">
        <w:rPr>
          <w:rtl/>
        </w:rPr>
        <w:t xml:space="preserve"> </w:t>
      </w:r>
      <w:r w:rsidRPr="00854DFB">
        <w:rPr>
          <w:rtl/>
          <w:lang w:bidi="he-IL"/>
        </w:rPr>
        <w:t>כבוד</w:t>
      </w:r>
      <w:r w:rsidRPr="00854DFB">
        <w:rPr>
          <w:rtl/>
        </w:rPr>
        <w:t>" (</w:t>
      </w:r>
      <w:r w:rsidR="00FA1D98" w:rsidRPr="00FA1D98">
        <w:t>Reverence</w:t>
      </w:r>
      <w:r w:rsidRPr="00854DFB">
        <w:rPr>
          <w:rtl/>
        </w:rPr>
        <w:t xml:space="preserve">) </w:t>
      </w:r>
      <w:r w:rsidRPr="00854DFB">
        <w:rPr>
          <w:rtl/>
          <w:lang w:bidi="he-IL"/>
        </w:rPr>
        <w:t>ככלי</w:t>
      </w:r>
      <w:r w:rsidRPr="00854DFB">
        <w:rPr>
          <w:rtl/>
        </w:rPr>
        <w:t xml:space="preserve"> </w:t>
      </w:r>
      <w:r w:rsidRPr="00854DFB">
        <w:rPr>
          <w:rtl/>
          <w:lang w:bidi="he-IL"/>
        </w:rPr>
        <w:t>לוויסות</w:t>
      </w:r>
      <w:r w:rsidRPr="00854DFB">
        <w:rPr>
          <w:rtl/>
        </w:rPr>
        <w:t xml:space="preserve"> </w:t>
      </w:r>
      <w:r w:rsidRPr="00854DFB">
        <w:rPr>
          <w:rtl/>
          <w:lang w:bidi="he-IL"/>
        </w:rPr>
        <w:t>נפשי</w:t>
      </w:r>
      <w:r w:rsidRPr="00854DFB">
        <w:rPr>
          <w:rtl/>
        </w:rPr>
        <w:t xml:space="preserve"> </w:t>
      </w:r>
      <w:r w:rsidRPr="00854DFB">
        <w:rPr>
          <w:rtl/>
          <w:lang w:bidi="he-IL"/>
        </w:rPr>
        <w:t>ולמניעת</w:t>
      </w:r>
      <w:r w:rsidRPr="00854DFB">
        <w:rPr>
          <w:rtl/>
        </w:rPr>
        <w:t xml:space="preserve"> </w:t>
      </w:r>
      <w:r w:rsidRPr="00854DFB">
        <w:rPr>
          <w:rtl/>
          <w:lang w:bidi="he-IL"/>
        </w:rPr>
        <w:t>חרדה</w:t>
      </w:r>
    </w:p>
    <w:p w14:paraId="7632EAAD" w14:textId="53B5AB3F" w:rsidR="00D97AC0" w:rsidRPr="00854DFB" w:rsidRDefault="00D97AC0" w:rsidP="00A37757">
      <w:pPr>
        <w:rPr>
          <w:rtl/>
        </w:rPr>
      </w:pPr>
      <w:r w:rsidRPr="00854DFB">
        <w:rPr>
          <w:rtl/>
        </w:rPr>
        <w:t xml:space="preserve">אחד ההישגים המשמעותיים ביותר המיוחסים לחינוך ולדורף בפי </w:t>
      </w:r>
      <w:r w:rsidR="002C7453">
        <w:rPr>
          <w:rFonts w:hint="cs"/>
          <w:rtl/>
        </w:rPr>
        <w:t>הבוגרות ו</w:t>
      </w:r>
      <w:r w:rsidRPr="00854DFB">
        <w:rPr>
          <w:rtl/>
        </w:rPr>
        <w:t>הבוגרים הוא הטמעתה של איכות נפשית עמוקה המוגדרת כ"יראת כבוד" (</w:t>
      </w:r>
      <w:r w:rsidR="00FA1D98" w:rsidRPr="00FA1D98">
        <w:t>Reverence</w:t>
      </w:r>
      <w:r w:rsidRPr="00854DFB">
        <w:rPr>
          <w:rtl/>
        </w:rPr>
        <w:t>) כלפי העולם</w:t>
      </w:r>
      <w:r w:rsidR="00451963">
        <w:rPr>
          <w:rtl/>
        </w:rPr>
        <w:t>,</w:t>
      </w:r>
      <w:r w:rsidRPr="00854DFB">
        <w:rPr>
          <w:rtl/>
        </w:rPr>
        <w:t xml:space="preserve"> האדם והטבע. איכות זו אינה נרכשת כתוכן עיוני</w:t>
      </w:r>
      <w:r w:rsidR="00451963">
        <w:rPr>
          <w:rtl/>
        </w:rPr>
        <w:t>,</w:t>
      </w:r>
      <w:r w:rsidRPr="00854DFB">
        <w:rPr>
          <w:rtl/>
        </w:rPr>
        <w:t xml:space="preserve"> אלא משומרת ומטופחת באופן שיטתי מגיל הגן דרך יצירת הזדמנויות יומיומיות להתפעמות</w:t>
      </w:r>
      <w:r w:rsidR="00451963">
        <w:rPr>
          <w:rtl/>
        </w:rPr>
        <w:t>,</w:t>
      </w:r>
      <w:r w:rsidRPr="00854DFB">
        <w:rPr>
          <w:rtl/>
        </w:rPr>
        <w:t xml:space="preserve"> הקשבה ופליאה. </w:t>
      </w:r>
      <w:r w:rsidR="008234EC">
        <w:rPr>
          <w:rtl/>
        </w:rPr>
        <w:t>ד'</w:t>
      </w:r>
      <w:r w:rsidRPr="00854DFB">
        <w:rPr>
          <w:rtl/>
        </w:rPr>
        <w:t xml:space="preserve"> מעידה כי היא תופסת איכות זו כמתנה הגדולה והקריטית ביותר שקיבלה מן החינוך</w:t>
      </w:r>
      <w:r w:rsidR="00451963">
        <w:rPr>
          <w:rtl/>
        </w:rPr>
        <w:t>,</w:t>
      </w:r>
      <w:r w:rsidRPr="00854DFB">
        <w:rPr>
          <w:rtl/>
        </w:rPr>
        <w:t xml:space="preserve"> ומתארת אותה כסוג של מנגנון פנימי</w:t>
      </w:r>
      <w:r w:rsidR="00451963">
        <w:rPr>
          <w:rtl/>
        </w:rPr>
        <w:t>,</w:t>
      </w:r>
      <w:r w:rsidRPr="00854DFB">
        <w:rPr>
          <w:rtl/>
        </w:rPr>
        <w:t xml:space="preserve"> מעין "כפתור" המאפשר לה להתחבר בקלות לעבודה פנימית ולשמור על איזון נפשי וחוסן מפני חרדה במציאות המודרנית הרועשת: "יראת כבוד... זאת המתנה הכי גדולה. היא נותנת לי המון איזון לחיים המטורפים... כשאני מתעסקת בחשיבה על איך העולם נראה... זה יכול להכניס אותי ממש למקומות של חרדה</w:t>
      </w:r>
      <w:r w:rsidR="00451963">
        <w:rPr>
          <w:rtl/>
        </w:rPr>
        <w:t>,</w:t>
      </w:r>
      <w:r w:rsidRPr="00854DFB">
        <w:rPr>
          <w:rtl/>
        </w:rPr>
        <w:t xml:space="preserve"> והיכולת להיכנס ליראת כבוד מהתבוננות בטבע</w:t>
      </w:r>
      <w:r w:rsidR="00451963">
        <w:rPr>
          <w:rtl/>
        </w:rPr>
        <w:t>,</w:t>
      </w:r>
      <w:r w:rsidRPr="00854DFB">
        <w:rPr>
          <w:rtl/>
        </w:rPr>
        <w:t xml:space="preserve"> מלשמוע מוזיקה</w:t>
      </w:r>
      <w:r w:rsidR="00451963">
        <w:rPr>
          <w:rtl/>
        </w:rPr>
        <w:t>,</w:t>
      </w:r>
      <w:r w:rsidRPr="00854DFB">
        <w:rPr>
          <w:rtl/>
        </w:rPr>
        <w:t xml:space="preserve"> מרגע של איז</w:t>
      </w:r>
      <w:r w:rsidR="000B0A99">
        <w:rPr>
          <w:rFonts w:hint="cs"/>
          <w:rtl/>
        </w:rPr>
        <w:t>ו</w:t>
      </w:r>
      <w:r w:rsidRPr="00854DFB">
        <w:rPr>
          <w:rtl/>
        </w:rPr>
        <w:t>שהי שיחה שקורה שם משהו אמיתי... זה מפעיל אותי". איכות זו של יראת כבוד מהווה גם את התשתית ליצירת קשרים בין-אישיים אותנטיים</w:t>
      </w:r>
      <w:r w:rsidR="00451963">
        <w:rPr>
          <w:rtl/>
        </w:rPr>
        <w:t>,</w:t>
      </w:r>
      <w:r w:rsidRPr="00854DFB">
        <w:rPr>
          <w:rtl/>
        </w:rPr>
        <w:t xml:space="preserve"> כיוון שהיא מרגילה את האדם לגשת אל הזולת מתוך עמדת ענווה והקשבה אמיתית לעולמו שלו. </w:t>
      </w:r>
      <w:r w:rsidR="001F39F9">
        <w:rPr>
          <w:rtl/>
        </w:rPr>
        <w:t>ח'</w:t>
      </w:r>
      <w:r w:rsidRPr="00854DFB">
        <w:rPr>
          <w:rtl/>
        </w:rPr>
        <w:t xml:space="preserve"> משחזר את המפגש הראשוני שלו עם חוויה זו כילד שהגיע מהחינוך הרגיל</w:t>
      </w:r>
      <w:r w:rsidR="00451963">
        <w:rPr>
          <w:rtl/>
        </w:rPr>
        <w:t>,</w:t>
      </w:r>
      <w:r w:rsidRPr="00854DFB">
        <w:rPr>
          <w:rtl/>
        </w:rPr>
        <w:t xml:space="preserve"> ומתאר אותה כמגע עם מרחב קסום ומכונן של שקט ופליאה שהשאיר עליו חותם בל יימחה.</w:t>
      </w:r>
    </w:p>
    <w:p w14:paraId="1A61DEDE" w14:textId="45321BBE" w:rsidR="00D97AC0" w:rsidRPr="00854DFB"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2: </w:t>
      </w:r>
      <w:r w:rsidRPr="00854DFB">
        <w:rPr>
          <w:rtl/>
          <w:lang w:bidi="he-IL"/>
        </w:rPr>
        <w:t>פיתוח</w:t>
      </w:r>
      <w:r w:rsidRPr="00854DFB">
        <w:rPr>
          <w:rtl/>
        </w:rPr>
        <w:t xml:space="preserve"> </w:t>
      </w:r>
      <w:r w:rsidRPr="00854DFB">
        <w:rPr>
          <w:rtl/>
          <w:lang w:bidi="he-IL"/>
        </w:rPr>
        <w:t>אורך</w:t>
      </w:r>
      <w:r w:rsidRPr="00854DFB">
        <w:rPr>
          <w:rtl/>
        </w:rPr>
        <w:t xml:space="preserve"> </w:t>
      </w:r>
      <w:r w:rsidRPr="00854DFB">
        <w:rPr>
          <w:rtl/>
          <w:lang w:bidi="he-IL"/>
        </w:rPr>
        <w:t>רוח</w:t>
      </w:r>
      <w:r w:rsidR="00451963">
        <w:rPr>
          <w:rtl/>
        </w:rPr>
        <w:t>,</w:t>
      </w:r>
      <w:r w:rsidRPr="00854DFB">
        <w:rPr>
          <w:rtl/>
        </w:rPr>
        <w:t xml:space="preserve"> </w:t>
      </w:r>
      <w:r w:rsidRPr="00854DFB">
        <w:rPr>
          <w:rtl/>
          <w:lang w:bidi="he-IL"/>
        </w:rPr>
        <w:t>סבלנות</w:t>
      </w:r>
      <w:r w:rsidRPr="00854DFB">
        <w:rPr>
          <w:rtl/>
        </w:rPr>
        <w:t xml:space="preserve"> </w:t>
      </w:r>
      <w:r w:rsidRPr="00854DFB">
        <w:rPr>
          <w:rtl/>
          <w:lang w:bidi="he-IL"/>
        </w:rPr>
        <w:t>ויכולת</w:t>
      </w:r>
      <w:r w:rsidRPr="00854DFB">
        <w:rPr>
          <w:rtl/>
        </w:rPr>
        <w:t xml:space="preserve"> </w:t>
      </w:r>
      <w:r w:rsidRPr="00854DFB">
        <w:rPr>
          <w:rtl/>
          <w:lang w:bidi="he-IL"/>
        </w:rPr>
        <w:t>קשב</w:t>
      </w:r>
      <w:r w:rsidRPr="00854DFB">
        <w:rPr>
          <w:rtl/>
        </w:rPr>
        <w:t xml:space="preserve"> </w:t>
      </w:r>
      <w:r w:rsidRPr="00854DFB">
        <w:rPr>
          <w:rtl/>
          <w:lang w:bidi="he-IL"/>
        </w:rPr>
        <w:t>מוגברת</w:t>
      </w:r>
    </w:p>
    <w:p w14:paraId="6A825E91" w14:textId="1AF32A1A" w:rsidR="00D97AC0" w:rsidRPr="00854DFB" w:rsidRDefault="00D97AC0" w:rsidP="00A37757">
      <w:pPr>
        <w:rPr>
          <w:rtl/>
        </w:rPr>
      </w:pPr>
      <w:r w:rsidRPr="00854DFB">
        <w:rPr>
          <w:rtl/>
        </w:rPr>
        <w:t>בתוך עולם המאופיין בהצפת מידע ובמרדף אחר סיפוקים מיידיים</w:t>
      </w:r>
      <w:r w:rsidR="00451963">
        <w:rPr>
          <w:rtl/>
        </w:rPr>
        <w:t>,</w:t>
      </w:r>
      <w:r w:rsidRPr="00854DFB">
        <w:rPr>
          <w:rtl/>
        </w:rPr>
        <w:t xml:space="preserve"> בוגרי ולדורף מדווחים על פיתוח של יכולת קשב וריכוז יוצאת דופן ועל אורך רוח מפותח כלפי משימות הדורשות התמדה וסבלנות. </w:t>
      </w:r>
      <w:r w:rsidR="00A950C5">
        <w:rPr>
          <w:rtl/>
        </w:rPr>
        <w:t>ת'</w:t>
      </w:r>
      <w:r w:rsidRPr="00854DFB">
        <w:rPr>
          <w:rtl/>
        </w:rPr>
        <w:t xml:space="preserve"> קושר איכויות אלו ישירות להיעדר המכשירים הטכנולוגיים בילדותם ולדרישה הפדגוגית להתעסק באופן קבוע ומתמשך בתכנים מורכבים</w:t>
      </w:r>
      <w:r w:rsidR="00451963">
        <w:rPr>
          <w:rtl/>
        </w:rPr>
        <w:t>,</w:t>
      </w:r>
      <w:r w:rsidRPr="00854DFB">
        <w:rPr>
          <w:rtl/>
        </w:rPr>
        <w:t xml:space="preserve"> </w:t>
      </w:r>
      <w:r w:rsidR="007362DF">
        <w:rPr>
          <w:rtl/>
        </w:rPr>
        <w:t>אמנות</w:t>
      </w:r>
      <w:r w:rsidRPr="00854DFB">
        <w:rPr>
          <w:rtl/>
        </w:rPr>
        <w:t>יים ותנועתיים</w:t>
      </w:r>
      <w:r w:rsidR="00451963">
        <w:rPr>
          <w:rtl/>
        </w:rPr>
        <w:t>,</w:t>
      </w:r>
      <w:r w:rsidRPr="00854DFB">
        <w:rPr>
          <w:rtl/>
        </w:rPr>
        <w:t xml:space="preserve"> שאינם מספקים גמול דופמינרגי מהיר. </w:t>
      </w:r>
      <w:r w:rsidR="00A950C5">
        <w:rPr>
          <w:rtl/>
        </w:rPr>
        <w:t>ת'</w:t>
      </w:r>
      <w:r w:rsidRPr="00854DFB">
        <w:rPr>
          <w:rtl/>
        </w:rPr>
        <w:t xml:space="preserve"> מציע תזה </w:t>
      </w:r>
      <w:r w:rsidRPr="00854DFB">
        <w:rPr>
          <w:rtl/>
        </w:rPr>
        <w:lastRenderedPageBreak/>
        <w:t>מרתקת לפיה החינוך מגן באופן פעיל על הילד מפני התפתחות של קשיי קשב וריכוז על ידי הרגלתו לעבודה עם תכנים שאינם מתגמלים מיידית: "עושים באופן קבוע משהו שהוא בעצם לא כל כך מרגש או כיפי... אולי זה קשור לאיזה יכולת של להתרכז או להיות סבלני כלפי משהו לא מתגמל... הבית ספר מאוד עוזר לילדים לא לפתח קשיי קשב וריכוז". הוא מדגים חוסן זה דרך היכולת לגלות קשב ממושך באקדמיה</w:t>
      </w:r>
      <w:r w:rsidR="00451963">
        <w:rPr>
          <w:rtl/>
        </w:rPr>
        <w:t>,</w:t>
      </w:r>
      <w:r w:rsidRPr="00854DFB">
        <w:rPr>
          <w:rtl/>
        </w:rPr>
        <w:t xml:space="preserve"> המבוסס על תרגול ממושך של הקשבה בנעוריהם</w:t>
      </w:r>
      <w:r w:rsidR="00451963">
        <w:rPr>
          <w:rtl/>
        </w:rPr>
        <w:t>,</w:t>
      </w:r>
      <w:r w:rsidRPr="00854DFB">
        <w:rPr>
          <w:rtl/>
        </w:rPr>
        <w:t xml:space="preserve"> כמו ב"שבוע הנרטיבים" בתיכון שבו נדרשו התלמידים להקשיב להרצאות ארוכות במשך ימים שלמים: "הדבר הזה שמבקשים מילדים... להקשיב שבוע שלם לאנשים מדברים... אני רואה כמה אני יכול להקשיב בשיעורים היום באקדמיה לעומת אנשים אחרים". אורך הרוח הנרכש דרך התמדה במלאכות מורכבות או בתרגול א</w:t>
      </w:r>
      <w:r w:rsidR="00172A3D">
        <w:rPr>
          <w:rFonts w:hint="cs"/>
          <w:rtl/>
        </w:rPr>
        <w:t>ו</w:t>
      </w:r>
      <w:r w:rsidRPr="00854DFB">
        <w:rPr>
          <w:rtl/>
        </w:rPr>
        <w:t xml:space="preserve">מנויות תנועתיות קשות (כמו אוריתמיה) מעניק לבוגר </w:t>
      </w:r>
      <w:r w:rsidR="00F51080">
        <w:rPr>
          <w:rFonts w:hint="cs"/>
          <w:rtl/>
        </w:rPr>
        <w:t xml:space="preserve">ולבוגרת </w:t>
      </w:r>
      <w:r w:rsidRPr="00854DFB">
        <w:rPr>
          <w:rtl/>
        </w:rPr>
        <w:t xml:space="preserve">כלי ויסות פנימי המאפשר לו </w:t>
      </w:r>
      <w:r w:rsidR="00F51080">
        <w:rPr>
          <w:rFonts w:hint="cs"/>
          <w:rtl/>
        </w:rPr>
        <w:t xml:space="preserve">או לה </w:t>
      </w:r>
      <w:r w:rsidRPr="00854DFB">
        <w:rPr>
          <w:rtl/>
        </w:rPr>
        <w:t>לשהות בתוך חוסר ודאות ואינטנסיביות מבלי לאבד את שלוות</w:t>
      </w:r>
      <w:r w:rsidR="00F51080">
        <w:rPr>
          <w:rFonts w:hint="cs"/>
          <w:rtl/>
        </w:rPr>
        <w:t>ם</w:t>
      </w:r>
      <w:r w:rsidR="000F518D">
        <w:rPr>
          <w:rFonts w:hint="cs"/>
          <w:rtl/>
        </w:rPr>
        <w:t>.</w:t>
      </w:r>
    </w:p>
    <w:p w14:paraId="2672CCF3" w14:textId="77777777" w:rsidR="00D97AC0" w:rsidRPr="00854DFB"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3: </w:t>
      </w:r>
      <w:r w:rsidRPr="00854DFB">
        <w:rPr>
          <w:rtl/>
          <w:lang w:bidi="he-IL"/>
        </w:rPr>
        <w:t>ה</w:t>
      </w:r>
      <w:r w:rsidRPr="00854DFB">
        <w:rPr>
          <w:rtl/>
        </w:rPr>
        <w:t>"</w:t>
      </w:r>
      <w:r w:rsidRPr="00854DFB">
        <w:rPr>
          <w:rtl/>
          <w:lang w:bidi="he-IL"/>
        </w:rPr>
        <w:t>סמן</w:t>
      </w:r>
      <w:r w:rsidRPr="00854DFB">
        <w:rPr>
          <w:rtl/>
        </w:rPr>
        <w:t xml:space="preserve"> </w:t>
      </w:r>
      <w:r w:rsidRPr="00854DFB">
        <w:rPr>
          <w:rtl/>
          <w:lang w:bidi="he-IL"/>
        </w:rPr>
        <w:t>הפנימי</w:t>
      </w:r>
      <w:r w:rsidRPr="00854DFB">
        <w:rPr>
          <w:rtl/>
        </w:rPr>
        <w:t xml:space="preserve">" </w:t>
      </w:r>
      <w:r w:rsidRPr="00854DFB">
        <w:rPr>
          <w:rtl/>
          <w:lang w:bidi="he-IL"/>
        </w:rPr>
        <w:t>וחוסן</w:t>
      </w:r>
      <w:r w:rsidRPr="00854DFB">
        <w:rPr>
          <w:rtl/>
        </w:rPr>
        <w:t xml:space="preserve"> </w:t>
      </w:r>
      <w:r w:rsidRPr="00854DFB">
        <w:rPr>
          <w:rtl/>
          <w:lang w:bidi="he-IL"/>
        </w:rPr>
        <w:t>אינדיבידואלי</w:t>
      </w:r>
      <w:r w:rsidRPr="00854DFB">
        <w:rPr>
          <w:rtl/>
        </w:rPr>
        <w:t xml:space="preserve"> </w:t>
      </w:r>
      <w:r w:rsidRPr="00854DFB">
        <w:rPr>
          <w:rtl/>
          <w:lang w:bidi="he-IL"/>
        </w:rPr>
        <w:t>מפני</w:t>
      </w:r>
      <w:r w:rsidRPr="00854DFB">
        <w:rPr>
          <w:rtl/>
        </w:rPr>
        <w:t xml:space="preserve"> </w:t>
      </w:r>
      <w:r w:rsidRPr="00854DFB">
        <w:rPr>
          <w:rtl/>
          <w:lang w:bidi="he-IL"/>
        </w:rPr>
        <w:t>קונפורמיזם</w:t>
      </w:r>
      <w:r w:rsidRPr="00854DFB">
        <w:rPr>
          <w:rtl/>
        </w:rPr>
        <w:t xml:space="preserve"> </w:t>
      </w:r>
      <w:r w:rsidRPr="00854DFB">
        <w:rPr>
          <w:rtl/>
          <w:lang w:bidi="he-IL"/>
        </w:rPr>
        <w:t>עדרי</w:t>
      </w:r>
    </w:p>
    <w:p w14:paraId="1D2D4BD0" w14:textId="28513F6D" w:rsidR="00D97AC0" w:rsidRPr="00854DFB" w:rsidRDefault="00D97AC0" w:rsidP="00A37757">
      <w:pPr>
        <w:rPr>
          <w:rtl/>
        </w:rPr>
      </w:pPr>
      <w:r w:rsidRPr="00854DFB">
        <w:rPr>
          <w:rtl/>
        </w:rPr>
        <w:t>הקשר ההדוק שחינוך ולדורף משמר בין הילד לבין עולמו הפנימי וגרעין נשמתו מעניק לבוגרים</w:t>
      </w:r>
      <w:r w:rsidR="008F6FB7">
        <w:rPr>
          <w:rFonts w:hint="cs"/>
          <w:rtl/>
        </w:rPr>
        <w:t xml:space="preserve"> ולבוגרות</w:t>
      </w:r>
      <w:r w:rsidRPr="00854DFB">
        <w:rPr>
          <w:rtl/>
        </w:rPr>
        <w:t xml:space="preserve"> "סמן פנימי" איתן וחוסן יוצא דופן מפני לחצים חברתיים וקונפורמיזם קולקטיבי. </w:t>
      </w:r>
      <w:r w:rsidR="00F376A6">
        <w:rPr>
          <w:rtl/>
        </w:rPr>
        <w:t>ע'</w:t>
      </w:r>
      <w:r w:rsidRPr="00854DFB">
        <w:rPr>
          <w:rtl/>
        </w:rPr>
        <w:t xml:space="preserve"> מציין כי בעוד שבוגרים ממערכות חינוך מסורתיות נדרשים לעיתים קרובות למסע בגרות ארוך ומפותל כדי להשיל מעצמם ציפיות חברתיות ולחזור לעצמם</w:t>
      </w:r>
      <w:r w:rsidR="00451963">
        <w:rPr>
          <w:rtl/>
        </w:rPr>
        <w:t>,</w:t>
      </w:r>
      <w:r w:rsidRPr="00854DFB">
        <w:rPr>
          <w:rtl/>
        </w:rPr>
        <w:t xml:space="preserve"> בוגר ולדורף יוצא בגיל 19 עם בשלות קיומית המאפשרת לו לפגוש את העולם מתוך חיבור עמוק לגרעין זהותו: "חינוך ולדורף מאוד משאיר אותך קרוב לעצמך בכל השנים האלה... אתה יוצא בגיל 19 עם איזה אפשרויות ממש לשאול שאלות... בתי ספר אחרים זה כמו איזה נתק ואז אחרי זה הם צריכים לעשות מסע ארוך כדי לחזור לעצמם". בשלות זו ויכולת ההקשבה לאמת הפנימית אפשרו לו לקבל החלטה לא-קונפורמיסטית ואמיצה שלא להתגייס לצבא מתוך נאמנות מוחלטת למצפונו</w:t>
      </w:r>
      <w:r w:rsidR="00451963">
        <w:rPr>
          <w:rtl/>
        </w:rPr>
        <w:t>,</w:t>
      </w:r>
      <w:r w:rsidRPr="00854DFB">
        <w:rPr>
          <w:rtl/>
        </w:rPr>
        <w:t xml:space="preserve"> על אף הלחץ החברתי המובנה בגרעין הנח"ל שבו היה חבר. חוסן זה מפני היסחפות עדרית מומחש בצורה חריפה גם בנרטיב של </w:t>
      </w:r>
      <w:r w:rsidR="001F39F9">
        <w:rPr>
          <w:rtl/>
        </w:rPr>
        <w:t>ח'</w:t>
      </w:r>
      <w:r w:rsidR="00451963">
        <w:rPr>
          <w:rtl/>
        </w:rPr>
        <w:t>,</w:t>
      </w:r>
      <w:r w:rsidRPr="00854DFB">
        <w:rPr>
          <w:rtl/>
        </w:rPr>
        <w:t xml:space="preserve"> המתאר כיצד סירב לקחת חלק בקפיצות ובשירה הקולקטיבית של חבריו במהלך הפגנה המונית בשנת השירות</w:t>
      </w:r>
      <w:r w:rsidR="00451963">
        <w:rPr>
          <w:rtl/>
        </w:rPr>
        <w:t>,</w:t>
      </w:r>
      <w:r w:rsidRPr="00854DFB">
        <w:rPr>
          <w:rtl/>
        </w:rPr>
        <w:t xml:space="preserve"> כיוון שהרגיש שוויתור על הרצון האינדיבידואלי לטובת "אני קולקטיבי" נטול מחשבה דוחה אותו באופן עמוק: "אני פשוט לא יכולתי לקחת חלק בזה... הרגשתי שאני לא מסוגל להיות חלק מהעדר הזה שהולך עכשיו וקופץ בלי איזשהו רצון אינדיבידואלי</w:t>
      </w:r>
      <w:r w:rsidR="00451963">
        <w:rPr>
          <w:rtl/>
        </w:rPr>
        <w:t>,</w:t>
      </w:r>
      <w:r w:rsidRPr="00854DFB">
        <w:rPr>
          <w:rtl/>
        </w:rPr>
        <w:t xml:space="preserve"> קונקרטי</w:t>
      </w:r>
      <w:r w:rsidR="00FE577A">
        <w:rPr>
          <w:rFonts w:hint="cs"/>
          <w:rtl/>
        </w:rPr>
        <w:t>.</w:t>
      </w:r>
      <w:r w:rsidRPr="00854DFB">
        <w:rPr>
          <w:rtl/>
        </w:rPr>
        <w:t xml:space="preserve">" היכולת להבדיל את עצמך מן הקבוצה ולשמור על מרחק רפלקסיבי מתוארת גם בדבריו של </w:t>
      </w:r>
      <w:r w:rsidR="00F376A6">
        <w:rPr>
          <w:rtl/>
        </w:rPr>
        <w:t>ב'</w:t>
      </w:r>
      <w:r w:rsidR="00451963">
        <w:rPr>
          <w:rtl/>
        </w:rPr>
        <w:t>,</w:t>
      </w:r>
      <w:r w:rsidRPr="00854DFB">
        <w:rPr>
          <w:rtl/>
        </w:rPr>
        <w:t xml:space="preserve"> אשר נהג להתבודד בנקודות תצפית גבוהות במהלך טיולים שנתיים כדי להתבונן בדינמיקה החברתית מלמעלה ולשמור על ריבונותו האישית</w:t>
      </w:r>
      <w:r w:rsidR="00451963">
        <w:rPr>
          <w:rtl/>
        </w:rPr>
        <w:t>,</w:t>
      </w:r>
      <w:r w:rsidRPr="00854DFB">
        <w:rPr>
          <w:rtl/>
        </w:rPr>
        <w:t xml:space="preserve"> תוך שהוא מתעל את כוחו וביטחונו דווקא להגנה על החלשים והבנות בכיתה.</w:t>
      </w:r>
    </w:p>
    <w:p w14:paraId="6DC2339D" w14:textId="741307CD" w:rsidR="00D97AC0" w:rsidRPr="00854DFB" w:rsidRDefault="00413F22" w:rsidP="009A6C93">
      <w:pPr>
        <w:pStyle w:val="3"/>
        <w:rPr>
          <w:rtl/>
        </w:rPr>
      </w:pPr>
      <w:bookmarkStart w:id="70" w:name="_Toc239109226"/>
      <w:r>
        <w:rPr>
          <w:rFonts w:hint="cs"/>
          <w:rtl/>
          <w:lang w:bidi="he-IL"/>
        </w:rPr>
        <w:t>5.3.</w:t>
      </w:r>
      <w:r w:rsidR="007B5775">
        <w:rPr>
          <w:rFonts w:hint="cs"/>
          <w:rtl/>
          <w:lang w:bidi="he-IL"/>
        </w:rPr>
        <w:t xml:space="preserve">4 </w:t>
      </w:r>
      <w:r w:rsidR="00D97AC0" w:rsidRPr="00854DFB">
        <w:rPr>
          <w:rtl/>
          <w:lang w:bidi="he-IL"/>
        </w:rPr>
        <w:t>תמה</w:t>
      </w:r>
      <w:r w:rsidR="00D97AC0" w:rsidRPr="00854DFB">
        <w:rPr>
          <w:rtl/>
        </w:rPr>
        <w:t xml:space="preserve"> </w:t>
      </w:r>
      <w:r w:rsidR="00D97AC0" w:rsidRPr="00854DFB">
        <w:rPr>
          <w:rtl/>
          <w:lang w:bidi="he-IL"/>
        </w:rPr>
        <w:t>רביעית</w:t>
      </w:r>
      <w:r w:rsidR="00D97AC0" w:rsidRPr="00854DFB">
        <w:rPr>
          <w:rtl/>
        </w:rPr>
        <w:t xml:space="preserve">: </w:t>
      </w:r>
      <w:r w:rsidR="00D97AC0" w:rsidRPr="00854DFB">
        <w:rPr>
          <w:rtl/>
          <w:lang w:bidi="he-IL"/>
        </w:rPr>
        <w:t>מחירי</w:t>
      </w:r>
      <w:r w:rsidR="00D97AC0" w:rsidRPr="00854DFB">
        <w:rPr>
          <w:rtl/>
        </w:rPr>
        <w:t xml:space="preserve"> </w:t>
      </w:r>
      <w:r w:rsidR="00D97AC0" w:rsidRPr="00854DFB">
        <w:rPr>
          <w:rtl/>
          <w:lang w:bidi="he-IL"/>
        </w:rPr>
        <w:t>ה</w:t>
      </w:r>
      <w:r w:rsidR="00D97AC0" w:rsidRPr="00854DFB">
        <w:rPr>
          <w:rtl/>
        </w:rPr>
        <w:t>"</w:t>
      </w:r>
      <w:r w:rsidR="00D97AC0" w:rsidRPr="00854DFB">
        <w:rPr>
          <w:rtl/>
          <w:lang w:bidi="he-IL"/>
        </w:rPr>
        <w:t>חממה</w:t>
      </w:r>
      <w:r w:rsidR="00D97AC0" w:rsidRPr="00854DFB">
        <w:rPr>
          <w:rtl/>
        </w:rPr>
        <w:t xml:space="preserve">" </w:t>
      </w:r>
      <w:r w:rsidR="00D97AC0" w:rsidRPr="00854DFB">
        <w:rPr>
          <w:rtl/>
          <w:lang w:bidi="he-IL"/>
        </w:rPr>
        <w:t>והמפגש</w:t>
      </w:r>
      <w:r w:rsidR="00D97AC0" w:rsidRPr="00854DFB">
        <w:rPr>
          <w:rtl/>
        </w:rPr>
        <w:t xml:space="preserve"> </w:t>
      </w:r>
      <w:r w:rsidR="00D97AC0" w:rsidRPr="00854DFB">
        <w:rPr>
          <w:rtl/>
          <w:lang w:bidi="he-IL"/>
        </w:rPr>
        <w:t>המורכב</w:t>
      </w:r>
      <w:r w:rsidR="00D97AC0" w:rsidRPr="00854DFB">
        <w:rPr>
          <w:rtl/>
        </w:rPr>
        <w:t xml:space="preserve"> </w:t>
      </w:r>
      <w:r w:rsidR="00D97AC0" w:rsidRPr="00854DFB">
        <w:rPr>
          <w:rtl/>
          <w:lang w:bidi="he-IL"/>
        </w:rPr>
        <w:t>עם</w:t>
      </w:r>
      <w:r w:rsidR="00D97AC0" w:rsidRPr="00854DFB">
        <w:rPr>
          <w:rtl/>
        </w:rPr>
        <w:t xml:space="preserve"> </w:t>
      </w:r>
      <w:r w:rsidR="00D97AC0" w:rsidRPr="00854DFB">
        <w:rPr>
          <w:rtl/>
          <w:lang w:bidi="he-IL"/>
        </w:rPr>
        <w:t>העולם</w:t>
      </w:r>
      <w:r w:rsidR="00D97AC0" w:rsidRPr="00854DFB">
        <w:rPr>
          <w:rtl/>
        </w:rPr>
        <w:t xml:space="preserve"> </w:t>
      </w:r>
      <w:r w:rsidR="00D97AC0" w:rsidRPr="00854DFB">
        <w:rPr>
          <w:rtl/>
          <w:lang w:bidi="he-IL"/>
        </w:rPr>
        <w:t>ה</w:t>
      </w:r>
      <w:r w:rsidR="00D97AC0" w:rsidRPr="00854DFB">
        <w:rPr>
          <w:rtl/>
        </w:rPr>
        <w:t>"</w:t>
      </w:r>
      <w:r w:rsidR="00D97AC0" w:rsidRPr="00854DFB">
        <w:rPr>
          <w:rtl/>
          <w:lang w:bidi="he-IL"/>
        </w:rPr>
        <w:t>אדמתי</w:t>
      </w:r>
      <w:r w:rsidR="00D97AC0" w:rsidRPr="00854DFB">
        <w:rPr>
          <w:rtl/>
        </w:rPr>
        <w:t>"</w:t>
      </w:r>
      <w:bookmarkEnd w:id="70"/>
    </w:p>
    <w:p w14:paraId="4E43120F" w14:textId="4C5E2D3B" w:rsidR="00D97AC0" w:rsidRPr="00854DFB"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1: </w:t>
      </w:r>
      <w:r w:rsidRPr="00854DFB">
        <w:rPr>
          <w:rtl/>
          <w:lang w:bidi="he-IL"/>
        </w:rPr>
        <w:t>היעדר</w:t>
      </w:r>
      <w:r w:rsidRPr="00854DFB">
        <w:rPr>
          <w:rtl/>
        </w:rPr>
        <w:t xml:space="preserve"> "</w:t>
      </w:r>
      <w:r w:rsidRPr="00854DFB">
        <w:rPr>
          <w:rtl/>
          <w:lang w:bidi="he-IL"/>
        </w:rPr>
        <w:t>איכות</w:t>
      </w:r>
      <w:r w:rsidRPr="00854DFB">
        <w:rPr>
          <w:rtl/>
        </w:rPr>
        <w:t xml:space="preserve"> </w:t>
      </w:r>
      <w:r w:rsidRPr="00854DFB">
        <w:rPr>
          <w:rtl/>
          <w:lang w:bidi="he-IL"/>
        </w:rPr>
        <w:t>אדמתית</w:t>
      </w:r>
      <w:r w:rsidRPr="00854DFB">
        <w:rPr>
          <w:rtl/>
        </w:rPr>
        <w:t xml:space="preserve">" </w:t>
      </w:r>
      <w:r w:rsidRPr="00854DFB">
        <w:rPr>
          <w:rtl/>
          <w:lang w:bidi="he-IL"/>
        </w:rPr>
        <w:t>והחוסר</w:t>
      </w:r>
      <w:r w:rsidRPr="00854DFB">
        <w:rPr>
          <w:rtl/>
        </w:rPr>
        <w:t xml:space="preserve"> </w:t>
      </w:r>
      <w:r w:rsidRPr="00854DFB">
        <w:rPr>
          <w:rtl/>
          <w:lang w:bidi="he-IL"/>
        </w:rPr>
        <w:t>במיומנויות</w:t>
      </w:r>
      <w:r w:rsidRPr="00854DFB">
        <w:rPr>
          <w:rtl/>
        </w:rPr>
        <w:t xml:space="preserve"> </w:t>
      </w:r>
      <w:r w:rsidRPr="00854DFB">
        <w:rPr>
          <w:rtl/>
          <w:lang w:bidi="he-IL"/>
        </w:rPr>
        <w:t>פרקטיות</w:t>
      </w:r>
      <w:r w:rsidRPr="00854DFB">
        <w:rPr>
          <w:rtl/>
        </w:rPr>
        <w:t xml:space="preserve"> </w:t>
      </w:r>
      <w:r w:rsidRPr="00854DFB">
        <w:rPr>
          <w:rtl/>
          <w:lang w:bidi="he-IL"/>
        </w:rPr>
        <w:t>ופיננסיות</w:t>
      </w:r>
    </w:p>
    <w:p w14:paraId="7E18A562" w14:textId="22D46AF9" w:rsidR="00D97AC0" w:rsidRPr="00854DFB" w:rsidRDefault="00D97AC0" w:rsidP="00A37757">
      <w:pPr>
        <w:rPr>
          <w:rtl/>
        </w:rPr>
      </w:pPr>
      <w:r w:rsidRPr="00854DFB">
        <w:rPr>
          <w:rtl/>
        </w:rPr>
        <w:t>לצד השבחים הרבים על טיפוח עולמם הרוחני והרגשי של התלמידים</w:t>
      </w:r>
      <w:r w:rsidR="00451963">
        <w:rPr>
          <w:rtl/>
        </w:rPr>
        <w:t>,</w:t>
      </w:r>
      <w:r w:rsidRPr="00854DFB">
        <w:rPr>
          <w:rtl/>
        </w:rPr>
        <w:t xml:space="preserve"> הראיונות חושפים באופן קוהרנטי ועקבי ביקורת נוקבת על היעדר הכנה מעשית לחיים בעולם המודרני</w:t>
      </w:r>
      <w:r w:rsidR="00451963">
        <w:rPr>
          <w:rtl/>
        </w:rPr>
        <w:t>,</w:t>
      </w:r>
      <w:r w:rsidRPr="00854DFB">
        <w:rPr>
          <w:rtl/>
        </w:rPr>
        <w:t xml:space="preserve"> או במה שבוגרי המערכת מכנים חוסר ב"איכות אדמתית". הגדילה בתוך סביבה מוגנת</w:t>
      </w:r>
      <w:r w:rsidR="00451963">
        <w:rPr>
          <w:rtl/>
        </w:rPr>
        <w:t>,</w:t>
      </w:r>
      <w:r w:rsidRPr="00854DFB">
        <w:rPr>
          <w:rtl/>
        </w:rPr>
        <w:t xml:space="preserve"> </w:t>
      </w:r>
      <w:r w:rsidR="007362DF">
        <w:rPr>
          <w:rtl/>
        </w:rPr>
        <w:t>אמנות</w:t>
      </w:r>
      <w:r w:rsidRPr="00854DFB">
        <w:rPr>
          <w:rtl/>
        </w:rPr>
        <w:t>ית ואוטופית מותירה את הבוגרים ללא כלים בסיסיים להתמודדות עם מוסדות בירוקרטיים</w:t>
      </w:r>
      <w:r w:rsidR="00451963">
        <w:rPr>
          <w:rtl/>
        </w:rPr>
        <w:t>,</w:t>
      </w:r>
      <w:r w:rsidRPr="00854DFB">
        <w:rPr>
          <w:rtl/>
        </w:rPr>
        <w:t xml:space="preserve"> פיננסיים ומשפטיים</w:t>
      </w:r>
      <w:r w:rsidR="00451963">
        <w:rPr>
          <w:rtl/>
        </w:rPr>
        <w:t>,</w:t>
      </w:r>
      <w:r w:rsidRPr="00854DFB">
        <w:rPr>
          <w:rtl/>
        </w:rPr>
        <w:t xml:space="preserve"> ומייצרת פער מעורר תסכול בין שפתם הפנימית העשירה לבין חוסר האונים המעשי שהם חווים עם יציאתם מן ה"בועה". </w:t>
      </w:r>
      <w:r w:rsidR="00F376A6">
        <w:rPr>
          <w:rtl/>
        </w:rPr>
        <w:t>ע'</w:t>
      </w:r>
      <w:r w:rsidRPr="00854DFB">
        <w:rPr>
          <w:rtl/>
        </w:rPr>
        <w:t xml:space="preserve"> מתאר קושי זה באופן ישיר: "המעבר אחרי זה לעולם הוא קשה... כל האיכות היותר אדמתית לפעמים של בירוקרטיה</w:t>
      </w:r>
      <w:r w:rsidR="00451963">
        <w:rPr>
          <w:rtl/>
        </w:rPr>
        <w:t>,</w:t>
      </w:r>
      <w:r w:rsidRPr="00854DFB">
        <w:rPr>
          <w:rtl/>
        </w:rPr>
        <w:t xml:space="preserve"> בנק</w:t>
      </w:r>
      <w:r w:rsidR="00451963">
        <w:rPr>
          <w:rtl/>
        </w:rPr>
        <w:t>,</w:t>
      </w:r>
      <w:r w:rsidRPr="00854DFB">
        <w:rPr>
          <w:rtl/>
        </w:rPr>
        <w:t xml:space="preserve"> כסף... דברים שבאמת הרבה פחות בבית ספר נוגעים בהם". </w:t>
      </w:r>
      <w:r w:rsidR="000502D8">
        <w:rPr>
          <w:rtl/>
        </w:rPr>
        <w:t>ל'</w:t>
      </w:r>
      <w:r w:rsidRPr="00854DFB">
        <w:rPr>
          <w:rtl/>
        </w:rPr>
        <w:t xml:space="preserve"> מפרטת מתח זה דרך דיון משפחתי משעשע אך כואב עם בני זוגן של בוגרות ולדורף</w:t>
      </w:r>
      <w:r w:rsidR="00451963">
        <w:rPr>
          <w:rtl/>
        </w:rPr>
        <w:t>,</w:t>
      </w:r>
      <w:r w:rsidRPr="00854DFB">
        <w:rPr>
          <w:rtl/>
        </w:rPr>
        <w:t xml:space="preserve"> שהטיחו בהן כי הן חסרות ישע מול העולם: "הם אמרו לנו ש... אתם לא מוכנות לעולם</w:t>
      </w:r>
      <w:r w:rsidR="00451963">
        <w:rPr>
          <w:rtl/>
        </w:rPr>
        <w:t>,</w:t>
      </w:r>
      <w:r w:rsidRPr="00854DFB">
        <w:rPr>
          <w:rtl/>
        </w:rPr>
        <w:t xml:space="preserve"> אתם לא יודעות להתנהל בשום מקום... וזה נורא הרגיז אותי כי זה נכון... אמרתי </w:t>
      </w:r>
      <w:r w:rsidRPr="00854DFB">
        <w:rPr>
          <w:rtl/>
        </w:rPr>
        <w:lastRenderedPageBreak/>
        <w:t>להם מה זאת אומרת</w:t>
      </w:r>
      <w:r w:rsidR="00451963">
        <w:rPr>
          <w:rtl/>
        </w:rPr>
        <w:t>,</w:t>
      </w:r>
      <w:r w:rsidRPr="00854DFB">
        <w:rPr>
          <w:rtl/>
        </w:rPr>
        <w:t xml:space="preserve"> גם אתם לא מוכנים לעולם</w:t>
      </w:r>
      <w:r w:rsidR="00451963">
        <w:rPr>
          <w:rtl/>
        </w:rPr>
        <w:t>,</w:t>
      </w:r>
      <w:r w:rsidRPr="00854DFB">
        <w:rPr>
          <w:rtl/>
        </w:rPr>
        <w:t xml:space="preserve"> אתם התחתנתם איתנו כי אתם לא יודעים לדבר את השפה הפנימית שלכם... אנחנו צריכות בירוקרטיה והם צריכים שפה פנימית". בנוסף לכך</w:t>
      </w:r>
      <w:r w:rsidR="00451963">
        <w:rPr>
          <w:rtl/>
        </w:rPr>
        <w:t>,</w:t>
      </w:r>
      <w:r w:rsidRPr="00854DFB">
        <w:rPr>
          <w:rtl/>
        </w:rPr>
        <w:t xml:space="preserve"> </w:t>
      </w:r>
      <w:r w:rsidR="00F376A6">
        <w:rPr>
          <w:rtl/>
        </w:rPr>
        <w:t>ב'</w:t>
      </w:r>
      <w:r w:rsidRPr="00854DFB">
        <w:rPr>
          <w:rtl/>
        </w:rPr>
        <w:t xml:space="preserve"> מציין כי נושאים קרדינליים הנוגעים לעולם המבוגרים</w:t>
      </w:r>
      <w:r w:rsidR="00451963">
        <w:rPr>
          <w:rtl/>
        </w:rPr>
        <w:t>,</w:t>
      </w:r>
      <w:r w:rsidRPr="00854DFB">
        <w:rPr>
          <w:rtl/>
        </w:rPr>
        <w:t xml:space="preserve"> דוגמת התנהלות פיננסית וחינוך מיני</w:t>
      </w:r>
      <w:r w:rsidR="00451963">
        <w:rPr>
          <w:rtl/>
        </w:rPr>
        <w:t>,</w:t>
      </w:r>
      <w:r w:rsidRPr="00854DFB">
        <w:rPr>
          <w:rtl/>
        </w:rPr>
        <w:t xml:space="preserve"> נעדרו לחלוטין מתוכנית הלימודים בבית הספר</w:t>
      </w:r>
      <w:r w:rsidR="00451963">
        <w:rPr>
          <w:rtl/>
        </w:rPr>
        <w:t>,</w:t>
      </w:r>
      <w:r w:rsidRPr="00854DFB">
        <w:rPr>
          <w:rtl/>
        </w:rPr>
        <w:t xml:space="preserve"> מה שאילץ את התלמידים לנווט באזורים אלו באופן עצמאי ומגשש.</w:t>
      </w:r>
    </w:p>
    <w:p w14:paraId="7C531402" w14:textId="53FA0254" w:rsidR="000F518D"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2: </w:t>
      </w:r>
      <w:r w:rsidRPr="00854DFB">
        <w:rPr>
          <w:rtl/>
          <w:lang w:bidi="he-IL"/>
        </w:rPr>
        <w:t>תת</w:t>
      </w:r>
      <w:r w:rsidRPr="00854DFB">
        <w:rPr>
          <w:rtl/>
        </w:rPr>
        <w:t>-</w:t>
      </w:r>
      <w:r w:rsidRPr="00854DFB">
        <w:rPr>
          <w:rtl/>
          <w:lang w:bidi="he-IL"/>
        </w:rPr>
        <w:t>הישגיות</w:t>
      </w:r>
      <w:r w:rsidRPr="00854DFB">
        <w:rPr>
          <w:rtl/>
        </w:rPr>
        <w:t xml:space="preserve"> </w:t>
      </w:r>
      <w:r w:rsidRPr="00854DFB">
        <w:rPr>
          <w:rtl/>
          <w:lang w:bidi="he-IL"/>
        </w:rPr>
        <w:t>אקדמית</w:t>
      </w:r>
      <w:r w:rsidRPr="00854DFB">
        <w:rPr>
          <w:rtl/>
        </w:rPr>
        <w:t xml:space="preserve"> </w:t>
      </w:r>
      <w:r w:rsidRPr="00854DFB">
        <w:rPr>
          <w:rtl/>
          <w:lang w:bidi="he-IL"/>
        </w:rPr>
        <w:t>והמתח</w:t>
      </w:r>
      <w:r w:rsidRPr="00854DFB">
        <w:rPr>
          <w:rtl/>
        </w:rPr>
        <w:t xml:space="preserve"> </w:t>
      </w:r>
      <w:r w:rsidRPr="00854DFB">
        <w:rPr>
          <w:rtl/>
          <w:lang w:bidi="he-IL"/>
        </w:rPr>
        <w:t>המנטלי</w:t>
      </w:r>
      <w:r w:rsidRPr="00854DFB">
        <w:rPr>
          <w:rtl/>
        </w:rPr>
        <w:t>-</w:t>
      </w:r>
      <w:r w:rsidRPr="00854DFB">
        <w:rPr>
          <w:rtl/>
          <w:lang w:bidi="he-IL"/>
        </w:rPr>
        <w:t>לוגי</w:t>
      </w:r>
      <w:r w:rsidRPr="00854DFB">
        <w:rPr>
          <w:rtl/>
        </w:rPr>
        <w:t xml:space="preserve"> </w:t>
      </w:r>
      <w:r w:rsidRPr="00854DFB">
        <w:rPr>
          <w:rtl/>
          <w:lang w:bidi="he-IL"/>
        </w:rPr>
        <w:t>במפגש</w:t>
      </w:r>
      <w:r w:rsidRPr="00854DFB">
        <w:rPr>
          <w:rtl/>
        </w:rPr>
        <w:t xml:space="preserve"> </w:t>
      </w:r>
      <w:r w:rsidRPr="00854DFB">
        <w:rPr>
          <w:rtl/>
          <w:lang w:bidi="he-IL"/>
        </w:rPr>
        <w:t>עם</w:t>
      </w:r>
      <w:r w:rsidRPr="00854DFB">
        <w:rPr>
          <w:rtl/>
        </w:rPr>
        <w:t xml:space="preserve"> </w:t>
      </w:r>
      <w:r w:rsidRPr="00854DFB">
        <w:rPr>
          <w:rtl/>
          <w:lang w:bidi="he-IL"/>
        </w:rPr>
        <w:t>המדעים</w:t>
      </w:r>
    </w:p>
    <w:p w14:paraId="128D9BF0" w14:textId="001CE3F3" w:rsidR="00D97AC0" w:rsidRPr="00854DFB" w:rsidRDefault="00D97AC0" w:rsidP="00A37757">
      <w:pPr>
        <w:rPr>
          <w:rtl/>
        </w:rPr>
      </w:pPr>
      <w:r w:rsidRPr="00854DFB">
        <w:rPr>
          <w:rtl/>
        </w:rPr>
        <w:t>נושא נוסף העולה כנקודת חולשה מרכזית בנרטיבים של הבוגרים הוא החסך המשמעותי בידע אקדמי בסיסי בתחומי המדעים המדויקים</w:t>
      </w:r>
      <w:r w:rsidR="00451963">
        <w:rPr>
          <w:rtl/>
        </w:rPr>
        <w:t>,</w:t>
      </w:r>
      <w:r w:rsidRPr="00854DFB">
        <w:rPr>
          <w:rtl/>
        </w:rPr>
        <w:t xml:space="preserve"> המתמטיקה והחשיבה הלוגית-מנטלית. המיקוד האינטנסיבי בא</w:t>
      </w:r>
      <w:r w:rsidR="00B93EC2">
        <w:rPr>
          <w:rFonts w:hint="cs"/>
          <w:rtl/>
        </w:rPr>
        <w:t>ו</w:t>
      </w:r>
      <w:r w:rsidRPr="00854DFB">
        <w:rPr>
          <w:rtl/>
        </w:rPr>
        <w:t>מנויות ובחוויה רגשית בא לעיתים קרובות על חשבון פיתוח מיומנויות חשיבה אנליטיות וריאליות</w:t>
      </w:r>
      <w:r w:rsidR="00451963">
        <w:rPr>
          <w:rtl/>
        </w:rPr>
        <w:t>,</w:t>
      </w:r>
      <w:r w:rsidRPr="00854DFB">
        <w:rPr>
          <w:rtl/>
        </w:rPr>
        <w:t xml:space="preserve"> דבר המאלץ את הבוגרים להשקיע משאבים רבים בהשלמת בגרויות ופערים קוגניטיביים בבגרותם. </w:t>
      </w:r>
      <w:r w:rsidR="008234EC">
        <w:rPr>
          <w:rtl/>
        </w:rPr>
        <w:t>ד'</w:t>
      </w:r>
      <w:r w:rsidRPr="00854DFB">
        <w:rPr>
          <w:rtl/>
        </w:rPr>
        <w:t xml:space="preserve"> מדווחת בגילוי לב כי חשה בורות קיצונית בתחומים אלו</w:t>
      </w:r>
      <w:r w:rsidR="00451963">
        <w:rPr>
          <w:rtl/>
        </w:rPr>
        <w:t>,</w:t>
      </w:r>
      <w:r w:rsidRPr="00854DFB">
        <w:rPr>
          <w:rtl/>
        </w:rPr>
        <w:t xml:space="preserve"> אותם נאלצה להשלים בעצמה רק בשלב התואר הראשון שלה: "מדעים חבל</w:t>
      </w:r>
      <w:r w:rsidR="00451963">
        <w:rPr>
          <w:rtl/>
        </w:rPr>
        <w:t>,</w:t>
      </w:r>
      <w:r w:rsidRPr="00854DFB">
        <w:rPr>
          <w:rtl/>
        </w:rPr>
        <w:t xml:space="preserve"> השלמתי אחר כך בתואר הראשון... יצאתי שאני לא יודעת דברים מאוד בסיסיים במדעים</w:t>
      </w:r>
      <w:r w:rsidR="00451963">
        <w:rPr>
          <w:rtl/>
        </w:rPr>
        <w:t>,</w:t>
      </w:r>
      <w:r w:rsidRPr="00854DFB">
        <w:rPr>
          <w:rtl/>
        </w:rPr>
        <w:t xml:space="preserve"> דברים של כיתה ד' או ה' בבית ספר קונבנציונלי".</w:t>
      </w:r>
    </w:p>
    <w:p w14:paraId="5DA3F910" w14:textId="1B5A5E7A" w:rsidR="00D97AC0" w:rsidRPr="00854DFB" w:rsidRDefault="00F376A6" w:rsidP="00A37757">
      <w:pPr>
        <w:rPr>
          <w:rtl/>
        </w:rPr>
      </w:pPr>
      <w:r>
        <w:rPr>
          <w:rtl/>
        </w:rPr>
        <w:t>ב'</w:t>
      </w:r>
      <w:r w:rsidR="00D97AC0" w:rsidRPr="00854DFB">
        <w:rPr>
          <w:rtl/>
        </w:rPr>
        <w:t xml:space="preserve"> שותף לביקורת זו ומצביע על אווירה של בינוניות וחוסר א</w:t>
      </w:r>
      <w:r w:rsidR="00C9335A">
        <w:rPr>
          <w:rFonts w:hint="cs"/>
          <w:rtl/>
        </w:rPr>
        <w:t>ִ</w:t>
      </w:r>
      <w:r w:rsidR="00D97AC0" w:rsidRPr="00854DFB">
        <w:rPr>
          <w:rtl/>
        </w:rPr>
        <w:t>תגו</w:t>
      </w:r>
      <w:r w:rsidR="00C9335A">
        <w:rPr>
          <w:rFonts w:hint="cs"/>
          <w:rtl/>
        </w:rPr>
        <w:t>ּ</w:t>
      </w:r>
      <w:r w:rsidR="00D97AC0" w:rsidRPr="00854DFB">
        <w:rPr>
          <w:rtl/>
        </w:rPr>
        <w:t>ר לימודי בתחומים הריאליים בתיכון</w:t>
      </w:r>
      <w:r w:rsidR="00451963">
        <w:rPr>
          <w:rtl/>
        </w:rPr>
        <w:t>,</w:t>
      </w:r>
      <w:r w:rsidR="00D97AC0" w:rsidRPr="00854DFB">
        <w:rPr>
          <w:rtl/>
        </w:rPr>
        <w:t xml:space="preserve"> המתבטאת בקושי הכרוני של בית הספר להעמיד מגמות ברמה של חמש יחידות במתמטיקה: "התחום הריאלי חסר מאוד מאוד... זה מין בינוניות כזאת... במבחן התוצאה אין בתיכון... חמש יחידות מתמטיקה... השארת המקצוע בינוני"</w:t>
      </w:r>
      <w:r w:rsidR="000F518D">
        <w:rPr>
          <w:rFonts w:hint="cs"/>
          <w:rtl/>
        </w:rPr>
        <w:t>.</w:t>
      </w:r>
    </w:p>
    <w:p w14:paraId="7696C176" w14:textId="5007D883" w:rsidR="00D97AC0" w:rsidRPr="00854DFB" w:rsidRDefault="00F376A6" w:rsidP="00A37757">
      <w:pPr>
        <w:rPr>
          <w:rtl/>
        </w:rPr>
      </w:pPr>
      <w:r>
        <w:rPr>
          <w:rtl/>
        </w:rPr>
        <w:t>ע'</w:t>
      </w:r>
      <w:r w:rsidR="00D97AC0" w:rsidRPr="00854DFB">
        <w:rPr>
          <w:rtl/>
        </w:rPr>
        <w:t xml:space="preserve"> מרחיב ניתוח זה ומסביר כי דגש היתר של ולדורף על החוויה הרגשית והגופנית עלול לייצר אצל התלמידים מעין "אנטי" לחשיבה המנטלית-לוגית</w:t>
      </w:r>
      <w:r w:rsidR="00451963">
        <w:rPr>
          <w:rtl/>
        </w:rPr>
        <w:t>,</w:t>
      </w:r>
      <w:r w:rsidR="00D97AC0" w:rsidRPr="00854DFB">
        <w:rPr>
          <w:rtl/>
        </w:rPr>
        <w:t xml:space="preserve"> מה שמקשה עליהם בהמשך דרכם האקדמית ומצריך מהם מאמץ מיוחד כדי "להתיידד" מחדש עם האזורים הראשיים והלוגיים של ההבנה.</w:t>
      </w:r>
    </w:p>
    <w:p w14:paraId="50DECFDB" w14:textId="39383ED0" w:rsidR="000F518D" w:rsidRDefault="00D97AC0" w:rsidP="00750247">
      <w:pPr>
        <w:pStyle w:val="4"/>
        <w:rPr>
          <w:rtl/>
        </w:rPr>
      </w:pPr>
      <w:r w:rsidRPr="00854DFB">
        <w:rPr>
          <w:rtl/>
          <w:lang w:bidi="he-IL"/>
        </w:rPr>
        <w:t>תת</w:t>
      </w:r>
      <w:r w:rsidRPr="00854DFB">
        <w:rPr>
          <w:rtl/>
        </w:rPr>
        <w:t>-</w:t>
      </w:r>
      <w:r w:rsidRPr="00854DFB">
        <w:rPr>
          <w:rtl/>
          <w:lang w:bidi="he-IL"/>
        </w:rPr>
        <w:t>תמה</w:t>
      </w:r>
      <w:r w:rsidRPr="00854DFB">
        <w:rPr>
          <w:rtl/>
        </w:rPr>
        <w:t xml:space="preserve"> 3: </w:t>
      </w:r>
      <w:r w:rsidRPr="00854DFB">
        <w:rPr>
          <w:rtl/>
          <w:lang w:bidi="he-IL"/>
        </w:rPr>
        <w:t>תחושת</w:t>
      </w:r>
      <w:r w:rsidRPr="00854DFB">
        <w:rPr>
          <w:rtl/>
        </w:rPr>
        <w:t xml:space="preserve"> </w:t>
      </w:r>
      <w:r w:rsidRPr="00854DFB">
        <w:rPr>
          <w:rtl/>
          <w:lang w:bidi="he-IL"/>
        </w:rPr>
        <w:t>נבדלות</w:t>
      </w:r>
      <w:r w:rsidR="00451963">
        <w:rPr>
          <w:rtl/>
        </w:rPr>
        <w:t>,</w:t>
      </w:r>
      <w:r w:rsidRPr="00854DFB">
        <w:rPr>
          <w:rtl/>
        </w:rPr>
        <w:t xml:space="preserve"> </w:t>
      </w:r>
      <w:r w:rsidRPr="00854DFB">
        <w:rPr>
          <w:rtl/>
          <w:lang w:bidi="he-IL"/>
        </w:rPr>
        <w:t>התנשאות</w:t>
      </w:r>
      <w:r w:rsidRPr="00854DFB">
        <w:rPr>
          <w:rtl/>
        </w:rPr>
        <w:t xml:space="preserve"> </w:t>
      </w:r>
      <w:r w:rsidRPr="00854DFB">
        <w:rPr>
          <w:rtl/>
          <w:lang w:bidi="he-IL"/>
        </w:rPr>
        <w:t>ואתגרים</w:t>
      </w:r>
      <w:r w:rsidRPr="00854DFB">
        <w:rPr>
          <w:rtl/>
        </w:rPr>
        <w:t xml:space="preserve"> </w:t>
      </w:r>
      <w:r w:rsidRPr="00854DFB">
        <w:rPr>
          <w:rtl/>
          <w:lang w:bidi="he-IL"/>
        </w:rPr>
        <w:t>זהותיים</w:t>
      </w:r>
      <w:r w:rsidRPr="00854DFB">
        <w:rPr>
          <w:rtl/>
        </w:rPr>
        <w:t xml:space="preserve"> </w:t>
      </w:r>
      <w:r w:rsidRPr="00854DFB">
        <w:rPr>
          <w:rtl/>
          <w:lang w:bidi="he-IL"/>
        </w:rPr>
        <w:t>בבועה</w:t>
      </w:r>
      <w:r w:rsidRPr="00854DFB">
        <w:rPr>
          <w:rtl/>
        </w:rPr>
        <w:t xml:space="preserve"> </w:t>
      </w:r>
      <w:r w:rsidRPr="00854DFB">
        <w:rPr>
          <w:rtl/>
          <w:lang w:bidi="he-IL"/>
        </w:rPr>
        <w:t>הלאומית</w:t>
      </w:r>
    </w:p>
    <w:p w14:paraId="1088C63A" w14:textId="4A88FCF8" w:rsidR="00D97AC0" w:rsidRPr="00854DFB" w:rsidRDefault="00D97AC0" w:rsidP="00A37757">
      <w:pPr>
        <w:rPr>
          <w:rtl/>
        </w:rPr>
      </w:pPr>
      <w:r w:rsidRPr="00854DFB">
        <w:rPr>
          <w:rtl/>
        </w:rPr>
        <w:t>לצד הביקורת המעשית והאקדמית</w:t>
      </w:r>
      <w:r w:rsidR="00451963">
        <w:rPr>
          <w:rtl/>
        </w:rPr>
        <w:t>,</w:t>
      </w:r>
      <w:r w:rsidRPr="00854DFB">
        <w:rPr>
          <w:rtl/>
        </w:rPr>
        <w:t xml:space="preserve"> הראיונות מעלים שאלות נוקבות לגבי ההשלכות החברתיות והזהותיות של הגדילה בתוך סביבה אלטרנטיבית מבודדת. בוגרים רבים מדווחים כי מסרים סמויים וגלויים שהועברו בבית הספר יצרו אצלם תחושת נבדלות ואליטיזם מורכב</w:t>
      </w:r>
      <w:r w:rsidR="00451963">
        <w:rPr>
          <w:rtl/>
        </w:rPr>
        <w:t>,</w:t>
      </w:r>
      <w:r w:rsidRPr="00854DFB">
        <w:rPr>
          <w:rtl/>
        </w:rPr>
        <w:t xml:space="preserve"> שהקשה על השתלבותם הראשונית בחברה הכללית. </w:t>
      </w:r>
      <w:r w:rsidR="008234EC">
        <w:rPr>
          <w:rtl/>
        </w:rPr>
        <w:t>ד'</w:t>
      </w:r>
      <w:r w:rsidRPr="00854DFB">
        <w:rPr>
          <w:rtl/>
        </w:rPr>
        <w:t xml:space="preserve"> משתפת בכאב כיצד האמירה החינוכית השגורה לפיה בית הספר מחנך את תלמידיו "להיות בני אדם" יצרה בקרבם תחושת עליונות סנובית כלפי מי שלא נמנה על קהילתם</w:t>
      </w:r>
      <w:r w:rsidR="00451963">
        <w:rPr>
          <w:rtl/>
        </w:rPr>
        <w:t>,</w:t>
      </w:r>
      <w:r w:rsidRPr="00854DFB">
        <w:rPr>
          <w:rtl/>
        </w:rPr>
        <w:t xml:space="preserve"> תחושה שנאלצה לפרק באופן אקטיבי במהלך שירותה הצבאי: "היו אומרים לנו שבבית ספר שלנו מחנכים אותנו להיות בני אדם</w:t>
      </w:r>
      <w:r w:rsidR="00451963">
        <w:rPr>
          <w:rtl/>
        </w:rPr>
        <w:t>,</w:t>
      </w:r>
      <w:r w:rsidRPr="00854DFB">
        <w:rPr>
          <w:rtl/>
        </w:rPr>
        <w:t xml:space="preserve"> שזה יצר תחושת התנשאות גדולה מאוד... חושבת שרק בשנת שירות ובצבא התחלתי להבין שיוצאים בני אדם נהדרים מבתי ספר שהם לא ולדורף"</w:t>
      </w:r>
      <w:r w:rsidR="005B51A4">
        <w:rPr>
          <w:rFonts w:hint="cs"/>
          <w:rtl/>
        </w:rPr>
        <w:t>.</w:t>
      </w:r>
    </w:p>
    <w:p w14:paraId="6A296A5F" w14:textId="045D8586" w:rsidR="00D97AC0" w:rsidRPr="00854DFB" w:rsidRDefault="000502D8" w:rsidP="00A37757">
      <w:pPr>
        <w:rPr>
          <w:rtl/>
        </w:rPr>
      </w:pPr>
      <w:r>
        <w:rPr>
          <w:rtl/>
        </w:rPr>
        <w:t>ל'</w:t>
      </w:r>
      <w:r w:rsidR="00D97AC0" w:rsidRPr="00854DFB">
        <w:rPr>
          <w:rtl/>
        </w:rPr>
        <w:t xml:space="preserve"> מוסיפה כי הציפייה החברתית הקשיחה לעמוד בדימוי של "ילד או ילדת הוולדורף האולטימטיביים" יצרה נוקשות פנימית ופגעה בחופש הביטוי האותנטי של הפרט</w:t>
      </w:r>
      <w:r w:rsidR="00451963">
        <w:rPr>
          <w:rtl/>
        </w:rPr>
        <w:t>,</w:t>
      </w:r>
      <w:r w:rsidR="00D97AC0" w:rsidRPr="00854DFB">
        <w:rPr>
          <w:rtl/>
        </w:rPr>
        <w:t xml:space="preserve"> כיוון שלא איפשרה מקום לסטייה מהנורמות הקהילתיות המקובלות.</w:t>
      </w:r>
    </w:p>
    <w:p w14:paraId="51E2AD68" w14:textId="7DA2D779" w:rsidR="00D97AC0" w:rsidRPr="00854DFB" w:rsidRDefault="00D97AC0" w:rsidP="00A37757">
      <w:pPr>
        <w:rPr>
          <w:rtl/>
        </w:rPr>
      </w:pPr>
      <w:r w:rsidRPr="00854DFB">
        <w:rPr>
          <w:rtl/>
        </w:rPr>
        <w:t>בנוסף</w:t>
      </w:r>
      <w:r w:rsidR="00451963">
        <w:rPr>
          <w:rtl/>
        </w:rPr>
        <w:t>,</w:t>
      </w:r>
      <w:r w:rsidRPr="00854DFB">
        <w:rPr>
          <w:rtl/>
        </w:rPr>
        <w:t xml:space="preserve"> </w:t>
      </w:r>
      <w:r w:rsidR="00F376A6">
        <w:rPr>
          <w:rtl/>
        </w:rPr>
        <w:t>ע'</w:t>
      </w:r>
      <w:r w:rsidRPr="00854DFB">
        <w:rPr>
          <w:rtl/>
        </w:rPr>
        <w:t xml:space="preserve"> חושף כי למרות היומרה של בית הספר לפתיחות רוחנית ואוניברסלית</w:t>
      </w:r>
      <w:r w:rsidR="00451963">
        <w:rPr>
          <w:rtl/>
        </w:rPr>
        <w:t>,</w:t>
      </w:r>
      <w:r w:rsidRPr="00854DFB">
        <w:rPr>
          <w:rtl/>
        </w:rPr>
        <w:t xml:space="preserve"> המערכת נותרת מעוגנת בנרטיב ציוני-יהודי חד-ממדי. עובדה זו מייצרת מתחים וקונפליקטים זהותיים עמוקים בקרב תלמידים לא-יהודים או כאלו המחזיקים בזהויות מורכבות (דוגמת בתו</w:t>
      </w:r>
      <w:r w:rsidR="00451963">
        <w:rPr>
          <w:rtl/>
        </w:rPr>
        <w:t>,</w:t>
      </w:r>
      <w:r w:rsidRPr="00854DFB">
        <w:rPr>
          <w:rtl/>
        </w:rPr>
        <w:t xml:space="preserve"> פלסטינית-ישראלית נוצרייה)</w:t>
      </w:r>
      <w:r w:rsidR="00451963">
        <w:rPr>
          <w:rtl/>
        </w:rPr>
        <w:t>,</w:t>
      </w:r>
      <w:r w:rsidRPr="00854DFB">
        <w:rPr>
          <w:rtl/>
        </w:rPr>
        <w:t xml:space="preserve"> אשר מוצאים עצמם מבולבלים</w:t>
      </w:r>
      <w:r w:rsidR="00451963">
        <w:rPr>
          <w:rtl/>
        </w:rPr>
        <w:t>,</w:t>
      </w:r>
      <w:r w:rsidRPr="00854DFB">
        <w:rPr>
          <w:rtl/>
        </w:rPr>
        <w:t xml:space="preserve"> נקרעים בין הנרטיב המשפחתי שלהם לבין התודעה הלאומית-ציונית המונחלת בתוך כותלי בית הספר.</w:t>
      </w:r>
    </w:p>
    <w:p w14:paraId="00234208" w14:textId="77777777" w:rsidR="00D97AC0" w:rsidRPr="00854DFB" w:rsidRDefault="00D97AC0" w:rsidP="00A37757">
      <w:pPr>
        <w:rPr>
          <w:rtl/>
        </w:rPr>
      </w:pPr>
    </w:p>
    <w:p w14:paraId="63A8D8D0" w14:textId="77777777" w:rsidR="00D97AC0" w:rsidRPr="00854DFB" w:rsidRDefault="00D97AC0" w:rsidP="00A37757">
      <w:pPr>
        <w:rPr>
          <w:rtl/>
        </w:rPr>
      </w:pPr>
    </w:p>
    <w:p w14:paraId="5F928E56" w14:textId="77777777" w:rsidR="00D97AC0" w:rsidRPr="00854DFB" w:rsidRDefault="00D97AC0" w:rsidP="00A37757">
      <w:r w:rsidRPr="00854DFB">
        <w:rPr>
          <w:noProof/>
        </w:rPr>
        <w:drawing>
          <wp:inline distT="0" distB="0" distL="0" distR="0" wp14:anchorId="207E7124" wp14:editId="2DC742A1">
            <wp:extent cx="5274310" cy="4288790"/>
            <wp:effectExtent l="0" t="0" r="0" b="0"/>
            <wp:docPr id="16774083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288790"/>
                    </a:xfrm>
                    <a:prstGeom prst="rect">
                      <a:avLst/>
                    </a:prstGeom>
                    <a:noFill/>
                    <a:ln>
                      <a:noFill/>
                    </a:ln>
                  </pic:spPr>
                </pic:pic>
              </a:graphicData>
            </a:graphic>
          </wp:inline>
        </w:drawing>
      </w:r>
    </w:p>
    <w:p w14:paraId="146B5B40" w14:textId="77777777" w:rsidR="00D97AC0" w:rsidRPr="00854DFB" w:rsidRDefault="00D97AC0" w:rsidP="00A37757"/>
    <w:p w14:paraId="75987034" w14:textId="77777777" w:rsidR="00D97AC0" w:rsidRPr="008502D9" w:rsidRDefault="00D97AC0" w:rsidP="00A37757">
      <w:pPr>
        <w:rPr>
          <w:rtl/>
        </w:rPr>
      </w:pPr>
    </w:p>
    <w:p w14:paraId="74155F71" w14:textId="77777777" w:rsidR="00D97AC0" w:rsidRPr="009138A8" w:rsidRDefault="00D97AC0" w:rsidP="00A37757"/>
    <w:p w14:paraId="5D8F887C" w14:textId="51996545" w:rsidR="00B16A5A" w:rsidRPr="008502D9" w:rsidRDefault="00D97AC0" w:rsidP="00F26CD5">
      <w:pPr>
        <w:pStyle w:val="1"/>
        <w:rPr>
          <w:rtl/>
        </w:rPr>
      </w:pPr>
      <w:r w:rsidRPr="00FC337B">
        <w:br w:type="page"/>
      </w:r>
      <w:bookmarkStart w:id="71" w:name="_Toc239109227"/>
      <w:r w:rsidR="00962C71">
        <w:rPr>
          <w:rFonts w:hint="cs"/>
          <w:rtl/>
        </w:rPr>
        <w:lastRenderedPageBreak/>
        <w:t>6.</w:t>
      </w:r>
      <w:r w:rsidR="00B16A5A" w:rsidRPr="008502D9">
        <w:rPr>
          <w:rtl/>
        </w:rPr>
        <w:t xml:space="preserve"> </w:t>
      </w:r>
      <w:r w:rsidR="00B16A5A">
        <w:rPr>
          <w:rFonts w:hint="cs"/>
          <w:rtl/>
        </w:rPr>
        <w:t>דיון ומסקנות</w:t>
      </w:r>
      <w:bookmarkEnd w:id="71"/>
    </w:p>
    <w:p w14:paraId="6673DCE1" w14:textId="6B31275A" w:rsidR="00B16A5A" w:rsidRPr="008502D9" w:rsidRDefault="00B16A5A" w:rsidP="00B16A5A">
      <w:pPr>
        <w:rPr>
          <w:rtl/>
        </w:rPr>
      </w:pPr>
      <w:r w:rsidRPr="008502D9">
        <w:rPr>
          <w:rtl/>
        </w:rPr>
        <w:t>שאלת</w:t>
      </w:r>
      <w:r w:rsidRPr="008502D9">
        <w:rPr>
          <w:rtl/>
          <w:lang w:bidi="ar-SA"/>
        </w:rPr>
        <w:t xml:space="preserve"> </w:t>
      </w:r>
      <w:r w:rsidRPr="008502D9">
        <w:rPr>
          <w:rtl/>
        </w:rPr>
        <w:t>הכישורים</w:t>
      </w:r>
      <w:r w:rsidRPr="008502D9">
        <w:rPr>
          <w:rtl/>
          <w:lang w:bidi="ar-SA"/>
        </w:rPr>
        <w:t xml:space="preserve"> </w:t>
      </w:r>
      <w:r w:rsidRPr="008502D9">
        <w:rPr>
          <w:rtl/>
        </w:rPr>
        <w:t>והאיכויות</w:t>
      </w:r>
      <w:r w:rsidRPr="008502D9">
        <w:rPr>
          <w:rtl/>
          <w:lang w:bidi="ar-SA"/>
        </w:rPr>
        <w:t xml:space="preserve"> </w:t>
      </w:r>
      <w:r w:rsidRPr="008502D9">
        <w:rPr>
          <w:rtl/>
        </w:rPr>
        <w:t>שעימם</w:t>
      </w:r>
      <w:r w:rsidRPr="008502D9">
        <w:rPr>
          <w:rtl/>
          <w:lang w:bidi="ar-SA"/>
        </w:rPr>
        <w:t xml:space="preserve"> </w:t>
      </w:r>
      <w:r w:rsidRPr="008502D9">
        <w:rPr>
          <w:rtl/>
        </w:rPr>
        <w:t>יוצא</w:t>
      </w:r>
      <w:r w:rsidR="002B06EA">
        <w:rPr>
          <w:rFonts w:hint="cs"/>
          <w:rtl/>
        </w:rPr>
        <w:t xml:space="preserve">ים </w:t>
      </w:r>
      <w:r w:rsidRPr="008502D9">
        <w:rPr>
          <w:rtl/>
        </w:rPr>
        <w:t>בוגר</w:t>
      </w:r>
      <w:r w:rsidR="002B06EA">
        <w:rPr>
          <w:rFonts w:hint="cs"/>
          <w:rtl/>
        </w:rPr>
        <w:t>י ובוגרות</w:t>
      </w:r>
      <w:r w:rsidRPr="008502D9">
        <w:rPr>
          <w:rtl/>
          <w:lang w:bidi="ar-SA"/>
        </w:rPr>
        <w:t xml:space="preserve"> </w:t>
      </w:r>
      <w:r w:rsidRPr="008502D9">
        <w:rPr>
          <w:rtl/>
        </w:rPr>
        <w:t>חינוך</w:t>
      </w:r>
      <w:r w:rsidRPr="008502D9">
        <w:rPr>
          <w:rtl/>
          <w:lang w:bidi="ar-SA"/>
        </w:rPr>
        <w:t xml:space="preserve"> </w:t>
      </w:r>
      <w:r w:rsidRPr="008502D9">
        <w:rPr>
          <w:rtl/>
        </w:rPr>
        <w:t>ולדורף</w:t>
      </w:r>
      <w:r w:rsidRPr="008502D9">
        <w:rPr>
          <w:rtl/>
          <w:lang w:bidi="ar-SA"/>
        </w:rPr>
        <w:t xml:space="preserve"> </w:t>
      </w:r>
      <w:r w:rsidRPr="008502D9">
        <w:rPr>
          <w:rtl/>
        </w:rPr>
        <w:t>בתום</w:t>
      </w:r>
      <w:r w:rsidRPr="008502D9">
        <w:rPr>
          <w:rtl/>
          <w:lang w:bidi="ar-SA"/>
        </w:rPr>
        <w:t xml:space="preserve"> </w:t>
      </w:r>
      <w:r w:rsidRPr="008502D9">
        <w:rPr>
          <w:rtl/>
        </w:rPr>
        <w:t>שתים</w:t>
      </w:r>
      <w:r w:rsidRPr="008502D9">
        <w:rPr>
          <w:rtl/>
          <w:lang w:bidi="ar-SA"/>
        </w:rPr>
        <w:t>-</w:t>
      </w:r>
      <w:r w:rsidRPr="008502D9">
        <w:rPr>
          <w:rtl/>
        </w:rPr>
        <w:t>עשרה</w:t>
      </w:r>
      <w:r w:rsidRPr="008502D9">
        <w:rPr>
          <w:rtl/>
          <w:lang w:bidi="ar-SA"/>
        </w:rPr>
        <w:t xml:space="preserve"> </w:t>
      </w:r>
      <w:r w:rsidRPr="008502D9">
        <w:rPr>
          <w:rtl/>
        </w:rPr>
        <w:t>שנות</w:t>
      </w:r>
      <w:r w:rsidRPr="008502D9">
        <w:rPr>
          <w:rtl/>
          <w:lang w:bidi="ar-SA"/>
        </w:rPr>
        <w:t xml:space="preserve"> </w:t>
      </w:r>
      <w:r w:rsidRPr="008502D9">
        <w:rPr>
          <w:rtl/>
        </w:rPr>
        <w:t>לימוד</w:t>
      </w:r>
      <w:r w:rsidRPr="008502D9">
        <w:rPr>
          <w:rtl/>
          <w:lang w:bidi="ar-SA"/>
        </w:rPr>
        <w:t xml:space="preserve"> </w:t>
      </w:r>
      <w:r w:rsidRPr="008502D9">
        <w:rPr>
          <w:rtl/>
        </w:rPr>
        <w:t>ניצבת</w:t>
      </w:r>
      <w:r w:rsidRPr="008502D9">
        <w:rPr>
          <w:rtl/>
          <w:lang w:bidi="ar-SA"/>
        </w:rPr>
        <w:t xml:space="preserve"> </w:t>
      </w:r>
      <w:r w:rsidRPr="008502D9">
        <w:rPr>
          <w:rtl/>
        </w:rPr>
        <w:t>בליבו</w:t>
      </w:r>
      <w:r w:rsidRPr="008502D9">
        <w:rPr>
          <w:rtl/>
          <w:lang w:bidi="ar-SA"/>
        </w:rPr>
        <w:t xml:space="preserve"> </w:t>
      </w:r>
      <w:r w:rsidRPr="008502D9">
        <w:rPr>
          <w:rtl/>
        </w:rPr>
        <w:t>של</w:t>
      </w:r>
      <w:r w:rsidRPr="008502D9">
        <w:rPr>
          <w:rtl/>
          <w:lang w:bidi="ar-SA"/>
        </w:rPr>
        <w:t xml:space="preserve"> </w:t>
      </w:r>
      <w:r w:rsidRPr="008502D9">
        <w:rPr>
          <w:rtl/>
        </w:rPr>
        <w:t>דיון</w:t>
      </w:r>
      <w:r w:rsidRPr="008502D9">
        <w:rPr>
          <w:rtl/>
          <w:lang w:bidi="ar-SA"/>
        </w:rPr>
        <w:t xml:space="preserve"> </w:t>
      </w:r>
      <w:r w:rsidRPr="008502D9">
        <w:rPr>
          <w:rtl/>
        </w:rPr>
        <w:t>פדגוגי</w:t>
      </w:r>
      <w:r w:rsidR="00451963">
        <w:rPr>
          <w:rtl/>
        </w:rPr>
        <w:t>,</w:t>
      </w:r>
      <w:r w:rsidRPr="008502D9">
        <w:rPr>
          <w:rtl/>
          <w:lang w:bidi="ar-SA"/>
        </w:rPr>
        <w:t xml:space="preserve"> </w:t>
      </w:r>
      <w:r w:rsidRPr="008502D9">
        <w:rPr>
          <w:rtl/>
        </w:rPr>
        <w:t>מדעי</w:t>
      </w:r>
      <w:r w:rsidRPr="008502D9">
        <w:rPr>
          <w:rtl/>
          <w:lang w:bidi="ar-SA"/>
        </w:rPr>
        <w:t xml:space="preserve"> </w:t>
      </w:r>
      <w:r w:rsidRPr="008502D9">
        <w:rPr>
          <w:rtl/>
        </w:rPr>
        <w:t>וסוציולוגי</w:t>
      </w:r>
      <w:r w:rsidRPr="008502D9">
        <w:rPr>
          <w:rtl/>
          <w:lang w:bidi="ar-SA"/>
        </w:rPr>
        <w:t xml:space="preserve"> </w:t>
      </w:r>
      <w:r w:rsidRPr="008502D9">
        <w:rPr>
          <w:rtl/>
        </w:rPr>
        <w:t>עמוק</w:t>
      </w:r>
      <w:r w:rsidR="00451963">
        <w:rPr>
          <w:rtl/>
        </w:rPr>
        <w:t>,</w:t>
      </w:r>
      <w:r w:rsidRPr="008502D9">
        <w:rPr>
          <w:rtl/>
          <w:lang w:bidi="ar-SA"/>
        </w:rPr>
        <w:t xml:space="preserve"> </w:t>
      </w:r>
      <w:r w:rsidRPr="008502D9">
        <w:rPr>
          <w:rtl/>
        </w:rPr>
        <w:t>המעמת</w:t>
      </w:r>
      <w:r w:rsidRPr="008502D9">
        <w:rPr>
          <w:rtl/>
          <w:lang w:bidi="ar-SA"/>
        </w:rPr>
        <w:t xml:space="preserve"> </w:t>
      </w:r>
      <w:r w:rsidRPr="008502D9">
        <w:rPr>
          <w:rtl/>
        </w:rPr>
        <w:t>את</w:t>
      </w:r>
      <w:r w:rsidRPr="008502D9">
        <w:rPr>
          <w:rtl/>
          <w:lang w:bidi="ar-SA"/>
        </w:rPr>
        <w:t xml:space="preserve"> </w:t>
      </w:r>
      <w:r w:rsidRPr="008502D9">
        <w:rPr>
          <w:rtl/>
        </w:rPr>
        <w:t>המדדים</w:t>
      </w:r>
      <w:r w:rsidRPr="008502D9">
        <w:rPr>
          <w:rtl/>
          <w:lang w:bidi="ar-SA"/>
        </w:rPr>
        <w:t xml:space="preserve"> </w:t>
      </w:r>
      <w:r w:rsidRPr="008502D9">
        <w:rPr>
          <w:rtl/>
        </w:rPr>
        <w:t>הסטנדרטיים</w:t>
      </w:r>
      <w:r w:rsidRPr="008502D9">
        <w:rPr>
          <w:rtl/>
          <w:lang w:bidi="ar-SA"/>
        </w:rPr>
        <w:t xml:space="preserve"> </w:t>
      </w:r>
      <w:r w:rsidRPr="008502D9">
        <w:rPr>
          <w:rtl/>
        </w:rPr>
        <w:t>של</w:t>
      </w:r>
      <w:r w:rsidRPr="008502D9">
        <w:rPr>
          <w:rtl/>
          <w:lang w:bidi="ar-SA"/>
        </w:rPr>
        <w:t xml:space="preserve"> </w:t>
      </w:r>
      <w:r w:rsidRPr="008502D9">
        <w:rPr>
          <w:rtl/>
        </w:rPr>
        <w:t>מערכות</w:t>
      </w:r>
      <w:r w:rsidRPr="008502D9">
        <w:rPr>
          <w:rtl/>
          <w:lang w:bidi="ar-SA"/>
        </w:rPr>
        <w:t xml:space="preserve"> </w:t>
      </w:r>
      <w:r w:rsidRPr="008502D9">
        <w:rPr>
          <w:rtl/>
        </w:rPr>
        <w:t>החינוך</w:t>
      </w:r>
      <w:r w:rsidRPr="008502D9">
        <w:rPr>
          <w:rtl/>
          <w:lang w:bidi="ar-SA"/>
        </w:rPr>
        <w:t xml:space="preserve"> </w:t>
      </w:r>
      <w:r w:rsidRPr="008502D9">
        <w:rPr>
          <w:rtl/>
        </w:rPr>
        <w:t>הממלכתיות</w:t>
      </w:r>
      <w:r w:rsidRPr="008502D9">
        <w:rPr>
          <w:rtl/>
          <w:lang w:bidi="ar-SA"/>
        </w:rPr>
        <w:t xml:space="preserve"> </w:t>
      </w:r>
      <w:r w:rsidRPr="008502D9">
        <w:rPr>
          <w:rtl/>
        </w:rPr>
        <w:t>עם</w:t>
      </w:r>
      <w:r w:rsidRPr="008502D9">
        <w:rPr>
          <w:rtl/>
          <w:lang w:bidi="ar-SA"/>
        </w:rPr>
        <w:t xml:space="preserve"> </w:t>
      </w:r>
      <w:r w:rsidRPr="008502D9">
        <w:rPr>
          <w:rtl/>
        </w:rPr>
        <w:t>גישות</w:t>
      </w:r>
      <w:r w:rsidRPr="008502D9">
        <w:rPr>
          <w:rtl/>
          <w:lang w:bidi="ar-SA"/>
        </w:rPr>
        <w:t xml:space="preserve"> </w:t>
      </w:r>
      <w:r w:rsidRPr="008502D9">
        <w:rPr>
          <w:rtl/>
        </w:rPr>
        <w:t>חינוכיות</w:t>
      </w:r>
      <w:r w:rsidRPr="008502D9">
        <w:rPr>
          <w:rtl/>
          <w:lang w:bidi="ar-SA"/>
        </w:rPr>
        <w:t xml:space="preserve"> </w:t>
      </w:r>
      <w:r w:rsidRPr="008502D9">
        <w:rPr>
          <w:rtl/>
        </w:rPr>
        <w:t>הוליסטיות</w:t>
      </w:r>
      <w:r w:rsidRPr="008502D9">
        <w:rPr>
          <w:rtl/>
          <w:lang w:bidi="ar-SA"/>
        </w:rPr>
        <w:t xml:space="preserve"> </w:t>
      </w:r>
      <w:r w:rsidRPr="008502D9">
        <w:rPr>
          <w:rtl/>
        </w:rPr>
        <w:t>ואלטרנטיביות</w:t>
      </w:r>
      <w:r w:rsidRPr="008502D9">
        <w:rPr>
          <w:rtl/>
          <w:lang w:bidi="ar-SA"/>
        </w:rPr>
        <w:t xml:space="preserve"> (</w:t>
      </w:r>
      <w:r w:rsidR="00E663E9">
        <w:rPr>
          <w:rtl/>
        </w:rPr>
        <w:t>גולדשמידט, 2013</w:t>
      </w:r>
      <w:r w:rsidRPr="008502D9">
        <w:rPr>
          <w:rtl/>
          <w:lang w:bidi="ar-SA"/>
        </w:rPr>
        <w:t xml:space="preserve">). </w:t>
      </w:r>
      <w:r w:rsidRPr="008502D9">
        <w:rPr>
          <w:rtl/>
        </w:rPr>
        <w:t>בבסיס</w:t>
      </w:r>
      <w:r w:rsidRPr="008502D9">
        <w:rPr>
          <w:rtl/>
          <w:lang w:bidi="ar-SA"/>
        </w:rPr>
        <w:t xml:space="preserve"> </w:t>
      </w:r>
      <w:r w:rsidRPr="008502D9">
        <w:rPr>
          <w:rtl/>
        </w:rPr>
        <w:t>הפילוסופיה</w:t>
      </w:r>
      <w:r w:rsidRPr="008502D9">
        <w:rPr>
          <w:rtl/>
          <w:lang w:bidi="ar-SA"/>
        </w:rPr>
        <w:t xml:space="preserve"> </w:t>
      </w:r>
      <w:r w:rsidRPr="008502D9">
        <w:rPr>
          <w:rtl/>
        </w:rPr>
        <w:t>של</w:t>
      </w:r>
      <w:r w:rsidRPr="008502D9">
        <w:rPr>
          <w:rtl/>
          <w:lang w:bidi="ar-SA"/>
        </w:rPr>
        <w:t xml:space="preserve"> </w:t>
      </w:r>
      <w:r w:rsidRPr="008502D9">
        <w:rPr>
          <w:rtl/>
        </w:rPr>
        <w:t>רודולף</w:t>
      </w:r>
      <w:r w:rsidRPr="008502D9">
        <w:rPr>
          <w:rtl/>
          <w:lang w:bidi="ar-SA"/>
        </w:rPr>
        <w:t xml:space="preserve"> </w:t>
      </w:r>
      <w:r w:rsidRPr="008502D9">
        <w:rPr>
          <w:rtl/>
        </w:rPr>
        <w:t>שטיינר</w:t>
      </w:r>
      <w:r w:rsidRPr="008502D9">
        <w:rPr>
          <w:rtl/>
          <w:lang w:bidi="ar-SA"/>
        </w:rPr>
        <w:t xml:space="preserve"> (</w:t>
      </w:r>
      <w:r w:rsidR="00E13729">
        <w:rPr>
          <w:lang w:bidi="ar-SA"/>
        </w:rPr>
        <w:t xml:space="preserve">Steiner, </w:t>
      </w:r>
      <w:r w:rsidR="00703DA3">
        <w:rPr>
          <w:lang w:bidi="ar-SA"/>
        </w:rPr>
        <w:t>2020</w:t>
      </w:r>
      <w:r w:rsidRPr="008502D9">
        <w:rPr>
          <w:rtl/>
          <w:lang w:bidi="ar-SA"/>
        </w:rPr>
        <w:t xml:space="preserve">) </w:t>
      </w:r>
      <w:r w:rsidRPr="008502D9">
        <w:rPr>
          <w:rtl/>
        </w:rPr>
        <w:t>עומדת</w:t>
      </w:r>
      <w:r w:rsidRPr="008502D9">
        <w:rPr>
          <w:rtl/>
          <w:lang w:bidi="ar-SA"/>
        </w:rPr>
        <w:t xml:space="preserve"> </w:t>
      </w:r>
      <w:r w:rsidRPr="008502D9">
        <w:rPr>
          <w:rtl/>
        </w:rPr>
        <w:t>השאיפה</w:t>
      </w:r>
      <w:r w:rsidRPr="008502D9">
        <w:rPr>
          <w:rtl/>
          <w:lang w:bidi="ar-SA"/>
        </w:rPr>
        <w:t xml:space="preserve"> </w:t>
      </w:r>
      <w:r w:rsidRPr="008502D9">
        <w:rPr>
          <w:rtl/>
        </w:rPr>
        <w:t>לטפח</w:t>
      </w:r>
      <w:r w:rsidRPr="008502D9">
        <w:rPr>
          <w:rtl/>
          <w:lang w:bidi="ar-SA"/>
        </w:rPr>
        <w:t xml:space="preserve"> "</w:t>
      </w:r>
      <w:r w:rsidRPr="008502D9">
        <w:rPr>
          <w:rtl/>
        </w:rPr>
        <w:t>אדם</w:t>
      </w:r>
      <w:r w:rsidRPr="008502D9">
        <w:rPr>
          <w:rtl/>
          <w:lang w:bidi="ar-SA"/>
        </w:rPr>
        <w:t xml:space="preserve"> </w:t>
      </w:r>
      <w:r w:rsidRPr="008502D9">
        <w:rPr>
          <w:rtl/>
        </w:rPr>
        <w:t>חופשי</w:t>
      </w:r>
      <w:r w:rsidRPr="008502D9">
        <w:rPr>
          <w:rtl/>
          <w:lang w:bidi="ar-SA"/>
        </w:rPr>
        <w:t xml:space="preserve">" </w:t>
      </w:r>
      <w:r w:rsidRPr="008502D9">
        <w:rPr>
          <w:rtl/>
        </w:rPr>
        <w:t>המסוגל</w:t>
      </w:r>
      <w:r w:rsidRPr="008502D9">
        <w:rPr>
          <w:rtl/>
          <w:lang w:bidi="ar-SA"/>
        </w:rPr>
        <w:t xml:space="preserve"> </w:t>
      </w:r>
      <w:r w:rsidRPr="008502D9">
        <w:rPr>
          <w:rtl/>
        </w:rPr>
        <w:t>להעניק</w:t>
      </w:r>
      <w:r w:rsidRPr="008502D9">
        <w:rPr>
          <w:rtl/>
          <w:lang w:bidi="ar-SA"/>
        </w:rPr>
        <w:t xml:space="preserve"> </w:t>
      </w:r>
      <w:r w:rsidRPr="008502D9">
        <w:rPr>
          <w:rtl/>
        </w:rPr>
        <w:t>מטרה</w:t>
      </w:r>
      <w:r w:rsidRPr="008502D9">
        <w:rPr>
          <w:rtl/>
          <w:lang w:bidi="ar-SA"/>
        </w:rPr>
        <w:t xml:space="preserve"> </w:t>
      </w:r>
      <w:r w:rsidRPr="008502D9">
        <w:rPr>
          <w:rtl/>
        </w:rPr>
        <w:t>וכיוון</w:t>
      </w:r>
      <w:r w:rsidRPr="008502D9">
        <w:rPr>
          <w:rtl/>
          <w:lang w:bidi="ar-SA"/>
        </w:rPr>
        <w:t xml:space="preserve"> </w:t>
      </w:r>
      <w:r w:rsidRPr="008502D9">
        <w:rPr>
          <w:rtl/>
        </w:rPr>
        <w:t>לחייו</w:t>
      </w:r>
      <w:r w:rsidRPr="008502D9">
        <w:rPr>
          <w:rtl/>
          <w:lang w:bidi="ar-SA"/>
        </w:rPr>
        <w:t xml:space="preserve"> </w:t>
      </w:r>
      <w:r w:rsidRPr="008502D9">
        <w:rPr>
          <w:rtl/>
        </w:rPr>
        <w:t>מתוך</w:t>
      </w:r>
      <w:r w:rsidRPr="008502D9">
        <w:rPr>
          <w:rtl/>
          <w:lang w:bidi="ar-SA"/>
        </w:rPr>
        <w:t xml:space="preserve"> </w:t>
      </w:r>
      <w:r w:rsidRPr="008502D9">
        <w:rPr>
          <w:rtl/>
        </w:rPr>
        <w:t>כוחות</w:t>
      </w:r>
      <w:r w:rsidRPr="008502D9">
        <w:rPr>
          <w:rtl/>
          <w:lang w:bidi="ar-SA"/>
        </w:rPr>
        <w:t xml:space="preserve"> </w:t>
      </w:r>
      <w:r w:rsidRPr="008502D9">
        <w:rPr>
          <w:rtl/>
        </w:rPr>
        <w:t>פנימיים</w:t>
      </w:r>
      <w:r w:rsidRPr="008502D9">
        <w:rPr>
          <w:rtl/>
          <w:lang w:bidi="ar-SA"/>
        </w:rPr>
        <w:t xml:space="preserve"> </w:t>
      </w:r>
      <w:r w:rsidRPr="008502D9">
        <w:rPr>
          <w:rtl/>
        </w:rPr>
        <w:t>של</w:t>
      </w:r>
      <w:r w:rsidRPr="008502D9">
        <w:rPr>
          <w:rtl/>
          <w:lang w:bidi="ar-SA"/>
        </w:rPr>
        <w:t xml:space="preserve"> </w:t>
      </w:r>
      <w:r w:rsidRPr="008502D9">
        <w:rPr>
          <w:rtl/>
        </w:rPr>
        <w:t>דמיון</w:t>
      </w:r>
      <w:r w:rsidRPr="008502D9">
        <w:rPr>
          <w:rtl/>
          <w:lang w:bidi="ar-SA"/>
        </w:rPr>
        <w:t xml:space="preserve">, </w:t>
      </w:r>
      <w:r w:rsidRPr="008502D9">
        <w:rPr>
          <w:rtl/>
        </w:rPr>
        <w:t>תחושת</w:t>
      </w:r>
      <w:r w:rsidRPr="008502D9">
        <w:rPr>
          <w:rtl/>
          <w:lang w:bidi="ar-SA"/>
        </w:rPr>
        <w:t xml:space="preserve"> </w:t>
      </w:r>
      <w:r w:rsidRPr="008502D9">
        <w:rPr>
          <w:rtl/>
        </w:rPr>
        <w:t>אמת</w:t>
      </w:r>
      <w:r w:rsidRPr="008502D9">
        <w:rPr>
          <w:rtl/>
          <w:lang w:bidi="ar-SA"/>
        </w:rPr>
        <w:t xml:space="preserve"> </w:t>
      </w:r>
      <w:r w:rsidRPr="008502D9">
        <w:rPr>
          <w:rtl/>
        </w:rPr>
        <w:t>ואחריות</w:t>
      </w:r>
      <w:r w:rsidRPr="008502D9">
        <w:rPr>
          <w:rtl/>
          <w:lang w:bidi="ar-SA"/>
        </w:rPr>
        <w:t xml:space="preserve"> </w:t>
      </w:r>
      <w:r w:rsidRPr="008502D9">
        <w:rPr>
          <w:rtl/>
        </w:rPr>
        <w:t>מוסרית</w:t>
      </w:r>
      <w:r w:rsidRPr="008502D9">
        <w:rPr>
          <w:rtl/>
          <w:lang w:bidi="ar-SA"/>
        </w:rPr>
        <w:t xml:space="preserve"> (</w:t>
      </w:r>
      <w:r w:rsidR="005B18A9" w:rsidRPr="005B18A9">
        <w:rPr>
          <w:lang w:bidi="ar-SA"/>
        </w:rPr>
        <w:t>Attfield, 2024</w:t>
      </w:r>
      <w:r w:rsidRPr="008502D9">
        <w:rPr>
          <w:rtl/>
          <w:lang w:bidi="ar-SA"/>
        </w:rPr>
        <w:t xml:space="preserve">). </w:t>
      </w:r>
      <w:r w:rsidRPr="008502D9">
        <w:rPr>
          <w:rtl/>
        </w:rPr>
        <w:t>תפיסה</w:t>
      </w:r>
      <w:r w:rsidRPr="008502D9">
        <w:rPr>
          <w:rtl/>
          <w:lang w:bidi="ar-SA"/>
        </w:rPr>
        <w:t xml:space="preserve"> </w:t>
      </w:r>
      <w:r w:rsidRPr="008502D9">
        <w:rPr>
          <w:rtl/>
        </w:rPr>
        <w:t>זו</w:t>
      </w:r>
      <w:r w:rsidRPr="008502D9">
        <w:rPr>
          <w:rtl/>
          <w:lang w:bidi="ar-SA"/>
        </w:rPr>
        <w:t xml:space="preserve"> </w:t>
      </w:r>
      <w:r w:rsidRPr="008502D9">
        <w:rPr>
          <w:rtl/>
        </w:rPr>
        <w:t>מתורגמת</w:t>
      </w:r>
      <w:r w:rsidRPr="008502D9">
        <w:rPr>
          <w:rtl/>
          <w:lang w:bidi="ar-SA"/>
        </w:rPr>
        <w:t xml:space="preserve"> </w:t>
      </w:r>
      <w:r w:rsidRPr="008502D9">
        <w:rPr>
          <w:rtl/>
        </w:rPr>
        <w:t>פדגוגית</w:t>
      </w:r>
      <w:r w:rsidRPr="008502D9">
        <w:rPr>
          <w:rtl/>
          <w:lang w:bidi="ar-SA"/>
        </w:rPr>
        <w:t xml:space="preserve"> </w:t>
      </w:r>
      <w:r w:rsidRPr="008502D9">
        <w:rPr>
          <w:rtl/>
        </w:rPr>
        <w:t>לאיזון</w:t>
      </w:r>
      <w:r w:rsidRPr="008502D9">
        <w:rPr>
          <w:rtl/>
          <w:lang w:bidi="ar-SA"/>
        </w:rPr>
        <w:t xml:space="preserve"> </w:t>
      </w:r>
      <w:r w:rsidRPr="008502D9">
        <w:rPr>
          <w:rtl/>
        </w:rPr>
        <w:t>מכוון</w:t>
      </w:r>
      <w:r w:rsidRPr="008502D9">
        <w:rPr>
          <w:rtl/>
          <w:lang w:bidi="ar-SA"/>
        </w:rPr>
        <w:t xml:space="preserve"> </w:t>
      </w:r>
      <w:r w:rsidRPr="008502D9">
        <w:rPr>
          <w:rtl/>
        </w:rPr>
        <w:t>בין</w:t>
      </w:r>
      <w:r w:rsidRPr="008502D9">
        <w:rPr>
          <w:rtl/>
          <w:lang w:bidi="ar-SA"/>
        </w:rPr>
        <w:t xml:space="preserve"> </w:t>
      </w:r>
      <w:r w:rsidRPr="008502D9">
        <w:rPr>
          <w:rtl/>
        </w:rPr>
        <w:t>כוחות</w:t>
      </w:r>
      <w:r w:rsidRPr="008502D9">
        <w:rPr>
          <w:rtl/>
          <w:lang w:bidi="ar-SA"/>
        </w:rPr>
        <w:t xml:space="preserve"> </w:t>
      </w:r>
      <w:r w:rsidRPr="008502D9">
        <w:rPr>
          <w:rtl/>
        </w:rPr>
        <w:t>החשיבה</w:t>
      </w:r>
      <w:r w:rsidRPr="008502D9">
        <w:rPr>
          <w:rtl/>
          <w:lang w:bidi="ar-SA"/>
        </w:rPr>
        <w:t xml:space="preserve"> ("</w:t>
      </w:r>
      <w:r w:rsidRPr="008502D9">
        <w:rPr>
          <w:rtl/>
        </w:rPr>
        <w:t>ראש</w:t>
      </w:r>
      <w:r w:rsidRPr="008502D9">
        <w:rPr>
          <w:rtl/>
          <w:lang w:bidi="ar-SA"/>
        </w:rPr>
        <w:t xml:space="preserve">"), </w:t>
      </w:r>
      <w:r w:rsidRPr="008502D9">
        <w:rPr>
          <w:rtl/>
        </w:rPr>
        <w:t>הרגש</w:t>
      </w:r>
      <w:r w:rsidRPr="008502D9">
        <w:rPr>
          <w:rtl/>
          <w:lang w:bidi="ar-SA"/>
        </w:rPr>
        <w:t xml:space="preserve"> ("</w:t>
      </w:r>
      <w:r w:rsidRPr="008502D9">
        <w:rPr>
          <w:rtl/>
        </w:rPr>
        <w:t>לב</w:t>
      </w:r>
      <w:r w:rsidRPr="008502D9">
        <w:rPr>
          <w:rtl/>
          <w:lang w:bidi="ar-SA"/>
        </w:rPr>
        <w:t xml:space="preserve">") </w:t>
      </w:r>
      <w:r w:rsidRPr="008502D9">
        <w:rPr>
          <w:rtl/>
        </w:rPr>
        <w:t>והרצון</w:t>
      </w:r>
      <w:r w:rsidRPr="008502D9">
        <w:rPr>
          <w:rtl/>
          <w:lang w:bidi="ar-SA"/>
        </w:rPr>
        <w:t xml:space="preserve"> ("</w:t>
      </w:r>
      <w:r w:rsidRPr="008502D9">
        <w:rPr>
          <w:rtl/>
        </w:rPr>
        <w:t>ידיים</w:t>
      </w:r>
      <w:r w:rsidRPr="008502D9">
        <w:rPr>
          <w:rtl/>
          <w:lang w:bidi="ar-SA"/>
        </w:rPr>
        <w:t xml:space="preserve">"), </w:t>
      </w:r>
      <w:r w:rsidRPr="008502D9">
        <w:rPr>
          <w:rtl/>
        </w:rPr>
        <w:t>תוך</w:t>
      </w:r>
      <w:r w:rsidRPr="008502D9">
        <w:rPr>
          <w:rtl/>
          <w:lang w:bidi="ar-SA"/>
        </w:rPr>
        <w:t xml:space="preserve"> </w:t>
      </w:r>
      <w:r w:rsidRPr="008502D9">
        <w:rPr>
          <w:rtl/>
        </w:rPr>
        <w:t>התאמה</w:t>
      </w:r>
      <w:r w:rsidRPr="008502D9">
        <w:rPr>
          <w:rtl/>
          <w:lang w:bidi="ar-SA"/>
        </w:rPr>
        <w:t xml:space="preserve"> </w:t>
      </w:r>
      <w:r w:rsidRPr="008502D9">
        <w:rPr>
          <w:rtl/>
        </w:rPr>
        <w:t>קפדנית</w:t>
      </w:r>
      <w:r w:rsidRPr="008502D9">
        <w:rPr>
          <w:rtl/>
          <w:lang w:bidi="ar-SA"/>
        </w:rPr>
        <w:t xml:space="preserve"> </w:t>
      </w:r>
      <w:r w:rsidRPr="008502D9">
        <w:rPr>
          <w:rtl/>
        </w:rPr>
        <w:t>לשלבי</w:t>
      </w:r>
      <w:r w:rsidRPr="008502D9">
        <w:rPr>
          <w:rtl/>
          <w:lang w:bidi="ar-SA"/>
        </w:rPr>
        <w:t xml:space="preserve"> </w:t>
      </w:r>
      <w:r w:rsidRPr="008502D9">
        <w:rPr>
          <w:rtl/>
        </w:rPr>
        <w:t>התפתחות</w:t>
      </w:r>
      <w:r w:rsidRPr="008502D9">
        <w:rPr>
          <w:rtl/>
          <w:lang w:bidi="ar-SA"/>
        </w:rPr>
        <w:t xml:space="preserve"> </w:t>
      </w:r>
      <w:r w:rsidRPr="008502D9">
        <w:rPr>
          <w:rtl/>
        </w:rPr>
        <w:t>אורגניים</w:t>
      </w:r>
      <w:r w:rsidRPr="008502D9">
        <w:rPr>
          <w:rtl/>
          <w:lang w:bidi="ar-SA"/>
        </w:rPr>
        <w:t xml:space="preserve"> </w:t>
      </w:r>
      <w:r w:rsidRPr="008502D9">
        <w:rPr>
          <w:rtl/>
        </w:rPr>
        <w:t>הנחלקים</w:t>
      </w:r>
      <w:r w:rsidRPr="008502D9">
        <w:rPr>
          <w:rtl/>
          <w:lang w:bidi="ar-SA"/>
        </w:rPr>
        <w:t xml:space="preserve"> </w:t>
      </w:r>
      <w:r w:rsidRPr="008502D9">
        <w:rPr>
          <w:rtl/>
        </w:rPr>
        <w:t>למחזורים</w:t>
      </w:r>
      <w:r w:rsidRPr="008502D9">
        <w:rPr>
          <w:rtl/>
          <w:lang w:bidi="ar-SA"/>
        </w:rPr>
        <w:t xml:space="preserve"> </w:t>
      </w:r>
      <w:r w:rsidRPr="008502D9">
        <w:rPr>
          <w:rtl/>
        </w:rPr>
        <w:t>של</w:t>
      </w:r>
      <w:r w:rsidRPr="008502D9">
        <w:rPr>
          <w:rtl/>
          <w:lang w:bidi="ar-SA"/>
        </w:rPr>
        <w:t xml:space="preserve"> </w:t>
      </w:r>
      <w:r w:rsidRPr="008502D9">
        <w:rPr>
          <w:rtl/>
        </w:rPr>
        <w:t>שבע</w:t>
      </w:r>
      <w:r w:rsidRPr="008502D9">
        <w:rPr>
          <w:rtl/>
          <w:lang w:bidi="ar-SA"/>
        </w:rPr>
        <w:t xml:space="preserve"> </w:t>
      </w:r>
      <w:r w:rsidRPr="008502D9">
        <w:rPr>
          <w:rtl/>
        </w:rPr>
        <w:t>שנים</w:t>
      </w:r>
      <w:r w:rsidRPr="008502D9">
        <w:rPr>
          <w:rtl/>
          <w:lang w:bidi="ar-SA"/>
        </w:rPr>
        <w:t xml:space="preserve"> </w:t>
      </w:r>
      <w:r w:rsidR="00C94766">
        <w:rPr>
          <w:rFonts w:hint="cs"/>
          <w:rtl/>
        </w:rPr>
        <w:t xml:space="preserve">המכונים "שביעונים" </w:t>
      </w:r>
      <w:r w:rsidRPr="008502D9">
        <w:rPr>
          <w:rtl/>
          <w:lang w:bidi="ar-SA"/>
        </w:rPr>
        <w:t>(</w:t>
      </w:r>
      <w:r w:rsidR="009D61F0" w:rsidRPr="009D61F0">
        <w:rPr>
          <w:lang w:bidi="ar-SA"/>
        </w:rPr>
        <w:t>Anthropoi, 2023</w:t>
      </w:r>
      <w:r w:rsidR="005B18A9" w:rsidRPr="005B18A9">
        <w:rPr>
          <w:lang w:bidi="ar-SA"/>
        </w:rPr>
        <w:t>; Steiner, 1996</w:t>
      </w:r>
      <w:r w:rsidRPr="008502D9">
        <w:rPr>
          <w:rtl/>
          <w:lang w:bidi="ar-SA"/>
        </w:rPr>
        <w:t xml:space="preserve">). </w:t>
      </w:r>
      <w:r w:rsidRPr="008502D9">
        <w:rPr>
          <w:rtl/>
        </w:rPr>
        <w:t>תוצר</w:t>
      </w:r>
      <w:r w:rsidRPr="008502D9">
        <w:rPr>
          <w:rtl/>
          <w:lang w:bidi="ar-SA"/>
        </w:rPr>
        <w:t xml:space="preserve"> </w:t>
      </w:r>
      <w:r w:rsidRPr="008502D9">
        <w:rPr>
          <w:rtl/>
        </w:rPr>
        <w:t>מובהק</w:t>
      </w:r>
      <w:r w:rsidRPr="008502D9">
        <w:rPr>
          <w:rtl/>
          <w:lang w:bidi="ar-SA"/>
        </w:rPr>
        <w:t xml:space="preserve"> </w:t>
      </w:r>
      <w:r w:rsidRPr="008502D9">
        <w:rPr>
          <w:rtl/>
        </w:rPr>
        <w:t>של</w:t>
      </w:r>
      <w:r w:rsidRPr="008502D9">
        <w:rPr>
          <w:rtl/>
          <w:lang w:bidi="ar-SA"/>
        </w:rPr>
        <w:t xml:space="preserve"> </w:t>
      </w:r>
      <w:r w:rsidRPr="008502D9">
        <w:rPr>
          <w:rtl/>
        </w:rPr>
        <w:t>גישה</w:t>
      </w:r>
      <w:r w:rsidRPr="008502D9">
        <w:rPr>
          <w:rtl/>
          <w:lang w:bidi="ar-SA"/>
        </w:rPr>
        <w:t xml:space="preserve"> </w:t>
      </w:r>
      <w:r w:rsidRPr="008502D9">
        <w:rPr>
          <w:rtl/>
        </w:rPr>
        <w:t>זו</w:t>
      </w:r>
      <w:r w:rsidRPr="008502D9">
        <w:rPr>
          <w:rtl/>
          <w:lang w:bidi="ar-SA"/>
        </w:rPr>
        <w:t xml:space="preserve"> </w:t>
      </w:r>
      <w:r w:rsidRPr="008502D9">
        <w:rPr>
          <w:rtl/>
        </w:rPr>
        <w:t>הוא</w:t>
      </w:r>
      <w:r w:rsidRPr="008502D9">
        <w:rPr>
          <w:rtl/>
          <w:lang w:bidi="ar-SA"/>
        </w:rPr>
        <w:t xml:space="preserve"> </w:t>
      </w:r>
      <w:r w:rsidRPr="008502D9">
        <w:rPr>
          <w:rtl/>
        </w:rPr>
        <w:t>עיצוב</w:t>
      </w:r>
      <w:r w:rsidRPr="008502D9">
        <w:rPr>
          <w:rtl/>
          <w:lang w:bidi="ar-SA"/>
        </w:rPr>
        <w:t xml:space="preserve"> </w:t>
      </w:r>
      <w:r w:rsidRPr="008502D9">
        <w:rPr>
          <w:rtl/>
        </w:rPr>
        <w:t>מעמיק</w:t>
      </w:r>
      <w:r w:rsidRPr="008502D9">
        <w:rPr>
          <w:rtl/>
          <w:lang w:bidi="ar-SA"/>
        </w:rPr>
        <w:t xml:space="preserve"> </w:t>
      </w:r>
      <w:r w:rsidRPr="008502D9">
        <w:rPr>
          <w:rtl/>
        </w:rPr>
        <w:t>של</w:t>
      </w:r>
      <w:r w:rsidRPr="008502D9">
        <w:rPr>
          <w:rtl/>
          <w:lang w:bidi="ar-SA"/>
        </w:rPr>
        <w:t xml:space="preserve"> </w:t>
      </w:r>
      <w:r w:rsidRPr="008502D9">
        <w:rPr>
          <w:rtl/>
        </w:rPr>
        <w:t>זהות</w:t>
      </w:r>
      <w:r w:rsidRPr="008502D9">
        <w:rPr>
          <w:rtl/>
          <w:lang w:bidi="ar-SA"/>
        </w:rPr>
        <w:t xml:space="preserve"> </w:t>
      </w:r>
      <w:r w:rsidRPr="008502D9">
        <w:rPr>
          <w:rtl/>
        </w:rPr>
        <w:t>הבוגר</w:t>
      </w:r>
      <w:r w:rsidRPr="008502D9">
        <w:rPr>
          <w:rtl/>
          <w:lang w:bidi="ar-SA"/>
        </w:rPr>
        <w:t xml:space="preserve"> </w:t>
      </w:r>
      <w:r w:rsidRPr="008502D9">
        <w:rPr>
          <w:rtl/>
        </w:rPr>
        <w:t>ותחושת</w:t>
      </w:r>
      <w:r w:rsidRPr="008502D9">
        <w:rPr>
          <w:rtl/>
          <w:lang w:bidi="ar-SA"/>
        </w:rPr>
        <w:t xml:space="preserve"> </w:t>
      </w:r>
      <w:r w:rsidRPr="008502D9">
        <w:rPr>
          <w:rtl/>
        </w:rPr>
        <w:t>העצמי</w:t>
      </w:r>
      <w:r w:rsidRPr="008502D9">
        <w:rPr>
          <w:rtl/>
          <w:lang w:bidi="ar-SA"/>
        </w:rPr>
        <w:t xml:space="preserve"> </w:t>
      </w:r>
      <w:r w:rsidRPr="008502D9">
        <w:rPr>
          <w:rtl/>
        </w:rPr>
        <w:t>שלו</w:t>
      </w:r>
      <w:r w:rsidRPr="008502D9">
        <w:rPr>
          <w:rtl/>
          <w:lang w:bidi="ar-SA"/>
        </w:rPr>
        <w:t xml:space="preserve"> (</w:t>
      </w:r>
      <w:r w:rsidR="00452DAE">
        <w:t>Carey &amp; Haralambous, 2023</w:t>
      </w:r>
      <w:r w:rsidRPr="008502D9">
        <w:rPr>
          <w:rtl/>
          <w:lang w:bidi="ar-SA"/>
        </w:rPr>
        <w:t xml:space="preserve">). </w:t>
      </w:r>
      <w:r w:rsidRPr="008502D9">
        <w:rPr>
          <w:rtl/>
        </w:rPr>
        <w:t>שינוי</w:t>
      </w:r>
      <w:r w:rsidRPr="008502D9">
        <w:rPr>
          <w:rtl/>
          <w:lang w:bidi="ar-SA"/>
        </w:rPr>
        <w:t xml:space="preserve"> </w:t>
      </w:r>
      <w:r w:rsidRPr="008502D9">
        <w:rPr>
          <w:rtl/>
        </w:rPr>
        <w:t>פנימי</w:t>
      </w:r>
      <w:r w:rsidRPr="008502D9">
        <w:rPr>
          <w:rtl/>
          <w:lang w:bidi="ar-SA"/>
        </w:rPr>
        <w:t xml:space="preserve"> </w:t>
      </w:r>
      <w:r w:rsidRPr="008502D9">
        <w:rPr>
          <w:rtl/>
        </w:rPr>
        <w:t>זה</w:t>
      </w:r>
      <w:r w:rsidRPr="008502D9">
        <w:rPr>
          <w:rtl/>
          <w:lang w:bidi="ar-SA"/>
        </w:rPr>
        <w:t xml:space="preserve"> </w:t>
      </w:r>
      <w:r w:rsidRPr="008502D9">
        <w:rPr>
          <w:rtl/>
        </w:rPr>
        <w:t>נקשר</w:t>
      </w:r>
      <w:r w:rsidRPr="008502D9">
        <w:rPr>
          <w:rtl/>
          <w:lang w:bidi="ar-SA"/>
        </w:rPr>
        <w:t xml:space="preserve"> </w:t>
      </w:r>
      <w:r w:rsidRPr="008502D9">
        <w:rPr>
          <w:rtl/>
        </w:rPr>
        <w:t>ישירות</w:t>
      </w:r>
      <w:r w:rsidRPr="008502D9">
        <w:rPr>
          <w:rtl/>
          <w:lang w:bidi="ar-SA"/>
        </w:rPr>
        <w:t xml:space="preserve"> </w:t>
      </w:r>
      <w:r w:rsidRPr="008502D9">
        <w:rPr>
          <w:rtl/>
        </w:rPr>
        <w:t>למושג</w:t>
      </w:r>
      <w:r w:rsidRPr="008502D9">
        <w:rPr>
          <w:rtl/>
          <w:lang w:bidi="ar-SA"/>
        </w:rPr>
        <w:t xml:space="preserve"> </w:t>
      </w:r>
      <w:r w:rsidRPr="008502D9">
        <w:rPr>
          <w:rtl/>
        </w:rPr>
        <w:t>ה</w:t>
      </w:r>
      <w:r w:rsidRPr="008502D9">
        <w:rPr>
          <w:rtl/>
          <w:lang w:bidi="ar-SA"/>
        </w:rPr>
        <w:t>"</w:t>
      </w:r>
      <w:r w:rsidRPr="008502D9">
        <w:rPr>
          <w:rtl/>
        </w:rPr>
        <w:t>סובייקטיפיקציה</w:t>
      </w:r>
      <w:r w:rsidRPr="008502D9">
        <w:rPr>
          <w:rtl/>
          <w:lang w:bidi="ar-SA"/>
        </w:rPr>
        <w:t>" (</w:t>
      </w:r>
      <w:r w:rsidR="005B18A9" w:rsidRPr="005B18A9">
        <w:rPr>
          <w:lang w:bidi="ar-SA"/>
        </w:rPr>
        <w:t>Subjectification</w:t>
      </w:r>
      <w:r w:rsidRPr="008502D9">
        <w:rPr>
          <w:rtl/>
          <w:lang w:bidi="ar-SA"/>
        </w:rPr>
        <w:t xml:space="preserve">) </w:t>
      </w:r>
      <w:r w:rsidRPr="008502D9">
        <w:rPr>
          <w:rtl/>
        </w:rPr>
        <w:t>של</w:t>
      </w:r>
      <w:r w:rsidRPr="008502D9">
        <w:rPr>
          <w:rtl/>
          <w:lang w:bidi="ar-SA"/>
        </w:rPr>
        <w:t xml:space="preserve"> </w:t>
      </w:r>
      <w:r w:rsidRPr="008502D9">
        <w:rPr>
          <w:rtl/>
        </w:rPr>
        <w:t>גרט</w:t>
      </w:r>
      <w:r w:rsidRPr="008502D9">
        <w:rPr>
          <w:rtl/>
          <w:lang w:bidi="ar-SA"/>
        </w:rPr>
        <w:t xml:space="preserve"> </w:t>
      </w:r>
      <w:r w:rsidRPr="008502D9">
        <w:rPr>
          <w:rtl/>
        </w:rPr>
        <w:t>ביאסטה</w:t>
      </w:r>
      <w:r w:rsidRPr="008502D9">
        <w:rPr>
          <w:rtl/>
          <w:lang w:bidi="ar-SA"/>
        </w:rPr>
        <w:t xml:space="preserve">, </w:t>
      </w:r>
      <w:r w:rsidRPr="008502D9">
        <w:rPr>
          <w:rtl/>
        </w:rPr>
        <w:t>המתאר</w:t>
      </w:r>
      <w:r w:rsidRPr="008502D9">
        <w:rPr>
          <w:rtl/>
          <w:lang w:bidi="ar-SA"/>
        </w:rPr>
        <w:t xml:space="preserve"> </w:t>
      </w:r>
      <w:r w:rsidRPr="008502D9">
        <w:rPr>
          <w:rtl/>
        </w:rPr>
        <w:t>את</w:t>
      </w:r>
      <w:r w:rsidRPr="008502D9">
        <w:rPr>
          <w:rtl/>
          <w:lang w:bidi="ar-SA"/>
        </w:rPr>
        <w:t xml:space="preserve"> </w:t>
      </w:r>
      <w:r w:rsidRPr="008502D9">
        <w:rPr>
          <w:rtl/>
        </w:rPr>
        <w:t>התהליך</w:t>
      </w:r>
      <w:r w:rsidRPr="008502D9">
        <w:rPr>
          <w:rtl/>
          <w:lang w:bidi="ar-SA"/>
        </w:rPr>
        <w:t xml:space="preserve"> </w:t>
      </w:r>
      <w:r w:rsidRPr="008502D9">
        <w:rPr>
          <w:rtl/>
        </w:rPr>
        <w:t>שבו</w:t>
      </w:r>
      <w:r w:rsidRPr="008502D9">
        <w:rPr>
          <w:rtl/>
          <w:lang w:bidi="ar-SA"/>
        </w:rPr>
        <w:t xml:space="preserve"> </w:t>
      </w:r>
      <w:r w:rsidRPr="008502D9">
        <w:rPr>
          <w:rtl/>
        </w:rPr>
        <w:t>היחיד</w:t>
      </w:r>
      <w:r w:rsidRPr="008502D9">
        <w:rPr>
          <w:rtl/>
          <w:lang w:bidi="ar-SA"/>
        </w:rPr>
        <w:t xml:space="preserve"> </w:t>
      </w:r>
      <w:r w:rsidRPr="008502D9">
        <w:rPr>
          <w:rtl/>
        </w:rPr>
        <w:t>הופך</w:t>
      </w:r>
      <w:r w:rsidRPr="008502D9">
        <w:rPr>
          <w:rtl/>
          <w:lang w:bidi="ar-SA"/>
        </w:rPr>
        <w:t xml:space="preserve"> </w:t>
      </w:r>
      <w:r w:rsidRPr="008502D9">
        <w:rPr>
          <w:rtl/>
        </w:rPr>
        <w:t>לסובייקט</w:t>
      </w:r>
      <w:r w:rsidRPr="008502D9">
        <w:rPr>
          <w:rtl/>
          <w:lang w:bidi="ar-SA"/>
        </w:rPr>
        <w:t xml:space="preserve"> </w:t>
      </w:r>
      <w:r w:rsidRPr="008502D9">
        <w:rPr>
          <w:rtl/>
        </w:rPr>
        <w:t>עצמאי</w:t>
      </w:r>
      <w:r w:rsidRPr="008502D9">
        <w:rPr>
          <w:rtl/>
          <w:lang w:bidi="ar-SA"/>
        </w:rPr>
        <w:t xml:space="preserve">, </w:t>
      </w:r>
      <w:r w:rsidRPr="008502D9">
        <w:rPr>
          <w:rtl/>
        </w:rPr>
        <w:t>פועל</w:t>
      </w:r>
      <w:r w:rsidRPr="008502D9">
        <w:rPr>
          <w:rtl/>
          <w:lang w:bidi="ar-SA"/>
        </w:rPr>
        <w:t xml:space="preserve"> </w:t>
      </w:r>
      <w:r w:rsidRPr="008502D9">
        <w:rPr>
          <w:rtl/>
        </w:rPr>
        <w:t>מתוך</w:t>
      </w:r>
      <w:r w:rsidRPr="008502D9">
        <w:rPr>
          <w:rtl/>
          <w:lang w:bidi="ar-SA"/>
        </w:rPr>
        <w:t xml:space="preserve"> </w:t>
      </w:r>
      <w:r w:rsidRPr="008502D9">
        <w:rPr>
          <w:rtl/>
        </w:rPr>
        <w:t>חופש</w:t>
      </w:r>
      <w:r w:rsidRPr="008502D9">
        <w:rPr>
          <w:rtl/>
          <w:lang w:bidi="ar-SA"/>
        </w:rPr>
        <w:t xml:space="preserve"> </w:t>
      </w:r>
      <w:r w:rsidRPr="008502D9">
        <w:rPr>
          <w:rtl/>
        </w:rPr>
        <w:t>אתי</w:t>
      </w:r>
      <w:r w:rsidRPr="008502D9">
        <w:rPr>
          <w:rtl/>
          <w:lang w:bidi="ar-SA"/>
        </w:rPr>
        <w:t xml:space="preserve"> </w:t>
      </w:r>
      <w:r w:rsidRPr="008502D9">
        <w:rPr>
          <w:rtl/>
        </w:rPr>
        <w:t>ולוקח</w:t>
      </w:r>
      <w:r w:rsidRPr="008502D9">
        <w:rPr>
          <w:rtl/>
          <w:lang w:bidi="ar-SA"/>
        </w:rPr>
        <w:t xml:space="preserve"> </w:t>
      </w:r>
      <w:r w:rsidRPr="008502D9">
        <w:rPr>
          <w:rtl/>
        </w:rPr>
        <w:t>אחריות</w:t>
      </w:r>
      <w:r w:rsidRPr="008502D9">
        <w:rPr>
          <w:rtl/>
          <w:lang w:bidi="ar-SA"/>
        </w:rPr>
        <w:t xml:space="preserve"> </w:t>
      </w:r>
      <w:r w:rsidRPr="008502D9">
        <w:rPr>
          <w:rtl/>
        </w:rPr>
        <w:t>על</w:t>
      </w:r>
      <w:r w:rsidRPr="008502D9">
        <w:rPr>
          <w:rtl/>
          <w:lang w:bidi="ar-SA"/>
        </w:rPr>
        <w:t xml:space="preserve"> </w:t>
      </w:r>
      <w:r w:rsidRPr="008502D9">
        <w:rPr>
          <w:rtl/>
        </w:rPr>
        <w:t>מהלך</w:t>
      </w:r>
      <w:r w:rsidRPr="008502D9">
        <w:rPr>
          <w:rtl/>
          <w:lang w:bidi="ar-SA"/>
        </w:rPr>
        <w:t xml:space="preserve"> </w:t>
      </w:r>
      <w:r w:rsidRPr="008502D9">
        <w:rPr>
          <w:rtl/>
        </w:rPr>
        <w:t>חייו</w:t>
      </w:r>
      <w:r w:rsidRPr="008502D9">
        <w:rPr>
          <w:rtl/>
          <w:lang w:bidi="ar-SA"/>
        </w:rPr>
        <w:t xml:space="preserve">, </w:t>
      </w:r>
      <w:r w:rsidRPr="008502D9">
        <w:rPr>
          <w:rtl/>
        </w:rPr>
        <w:t>במקום</w:t>
      </w:r>
      <w:r w:rsidRPr="008502D9">
        <w:rPr>
          <w:rtl/>
          <w:lang w:bidi="ar-SA"/>
        </w:rPr>
        <w:t xml:space="preserve"> </w:t>
      </w:r>
      <w:r w:rsidRPr="008502D9">
        <w:rPr>
          <w:rtl/>
        </w:rPr>
        <w:t>להשתעבד</w:t>
      </w:r>
      <w:r w:rsidRPr="008502D9">
        <w:rPr>
          <w:rtl/>
          <w:lang w:bidi="ar-SA"/>
        </w:rPr>
        <w:t xml:space="preserve"> </w:t>
      </w:r>
      <w:r w:rsidRPr="008502D9">
        <w:rPr>
          <w:rtl/>
        </w:rPr>
        <w:t>לתבניות</w:t>
      </w:r>
      <w:r w:rsidRPr="008502D9">
        <w:rPr>
          <w:rtl/>
          <w:lang w:bidi="ar-SA"/>
        </w:rPr>
        <w:t xml:space="preserve"> </w:t>
      </w:r>
      <w:r w:rsidRPr="008502D9">
        <w:rPr>
          <w:rtl/>
        </w:rPr>
        <w:t>של</w:t>
      </w:r>
      <w:r w:rsidRPr="008502D9">
        <w:rPr>
          <w:rtl/>
          <w:lang w:bidi="ar-SA"/>
        </w:rPr>
        <w:t xml:space="preserve"> </w:t>
      </w:r>
      <w:r w:rsidRPr="008502D9">
        <w:rPr>
          <w:rtl/>
        </w:rPr>
        <w:t>כוח</w:t>
      </w:r>
      <w:r w:rsidRPr="008502D9">
        <w:rPr>
          <w:rtl/>
          <w:lang w:bidi="ar-SA"/>
        </w:rPr>
        <w:t xml:space="preserve"> </w:t>
      </w:r>
      <w:r w:rsidRPr="008502D9">
        <w:rPr>
          <w:rtl/>
        </w:rPr>
        <w:t>עבודה</w:t>
      </w:r>
      <w:r w:rsidRPr="008502D9">
        <w:rPr>
          <w:rtl/>
          <w:lang w:bidi="ar-SA"/>
        </w:rPr>
        <w:t xml:space="preserve"> </w:t>
      </w:r>
      <w:r w:rsidRPr="008502D9">
        <w:rPr>
          <w:rtl/>
        </w:rPr>
        <w:t>ממושמע</w:t>
      </w:r>
      <w:r w:rsidRPr="008502D9">
        <w:rPr>
          <w:rtl/>
          <w:lang w:bidi="ar-SA"/>
        </w:rPr>
        <w:t xml:space="preserve"> </w:t>
      </w:r>
      <w:r w:rsidRPr="008502D9">
        <w:rPr>
          <w:rtl/>
        </w:rPr>
        <w:t>ומותאם</w:t>
      </w:r>
      <w:r w:rsidRPr="008502D9">
        <w:rPr>
          <w:rtl/>
          <w:lang w:bidi="ar-SA"/>
        </w:rPr>
        <w:t xml:space="preserve"> </w:t>
      </w:r>
      <w:r w:rsidRPr="008502D9">
        <w:rPr>
          <w:rtl/>
        </w:rPr>
        <w:t>לצרכי</w:t>
      </w:r>
      <w:r w:rsidRPr="008502D9">
        <w:rPr>
          <w:rtl/>
          <w:lang w:bidi="ar-SA"/>
        </w:rPr>
        <w:t xml:space="preserve"> </w:t>
      </w:r>
      <w:r w:rsidRPr="008502D9">
        <w:rPr>
          <w:rtl/>
        </w:rPr>
        <w:t>המהפכה</w:t>
      </w:r>
      <w:r w:rsidRPr="008502D9">
        <w:rPr>
          <w:rtl/>
          <w:lang w:bidi="ar-SA"/>
        </w:rPr>
        <w:t xml:space="preserve"> </w:t>
      </w:r>
      <w:r w:rsidRPr="008502D9">
        <w:rPr>
          <w:rtl/>
        </w:rPr>
        <w:t>התעשייתית</w:t>
      </w:r>
      <w:r w:rsidRPr="008502D9">
        <w:rPr>
          <w:rtl/>
          <w:lang w:bidi="ar-SA"/>
        </w:rPr>
        <w:t xml:space="preserve"> (</w:t>
      </w:r>
      <w:r w:rsidR="00BF4900">
        <w:rPr>
          <w:lang w:bidi="ar-SA"/>
        </w:rPr>
        <w:t>Haralambous &amp; Carey, 2022</w:t>
      </w:r>
      <w:r w:rsidRPr="008502D9">
        <w:rPr>
          <w:rtl/>
          <w:lang w:bidi="ar-SA"/>
        </w:rPr>
        <w:t>).</w:t>
      </w:r>
    </w:p>
    <w:p w14:paraId="05ED89CB" w14:textId="0D6FB033" w:rsidR="00B16A5A" w:rsidRPr="008502D9" w:rsidRDefault="005B6DAF" w:rsidP="00FE07CC">
      <w:pPr>
        <w:pStyle w:val="2"/>
      </w:pPr>
      <w:bookmarkStart w:id="72" w:name="_Toc239109228"/>
      <w:r>
        <w:rPr>
          <w:rFonts w:hint="cs"/>
          <w:rtl/>
        </w:rPr>
        <w:t>6.1</w:t>
      </w:r>
      <w:r w:rsidR="005B2A5F">
        <w:rPr>
          <w:rFonts w:hint="cs"/>
          <w:rtl/>
        </w:rPr>
        <w:t xml:space="preserve"> </w:t>
      </w:r>
      <w:r w:rsidR="00B16A5A" w:rsidRPr="008502D9">
        <w:rPr>
          <w:rtl/>
        </w:rPr>
        <w:t>גיבוש זהות</w:t>
      </w:r>
      <w:r w:rsidR="00451963">
        <w:rPr>
          <w:rtl/>
        </w:rPr>
        <w:t>,</w:t>
      </w:r>
      <w:r w:rsidR="00B16A5A" w:rsidRPr="008502D9">
        <w:rPr>
          <w:rtl/>
        </w:rPr>
        <w:t xml:space="preserve"> אוטונומיה ומצפן מוסרי פנימי (סובייקטיפיקציה)</w:t>
      </w:r>
      <w:bookmarkEnd w:id="72"/>
    </w:p>
    <w:p w14:paraId="04CBF35C" w14:textId="3DCE736D" w:rsidR="00B16A5A" w:rsidRPr="008502D9" w:rsidRDefault="00B16A5A" w:rsidP="009A6C93">
      <w:pPr>
        <w:pStyle w:val="3"/>
      </w:pPr>
      <w:bookmarkStart w:id="73" w:name="_Toc239109229"/>
      <w:r w:rsidRPr="008502D9">
        <w:rPr>
          <w:rtl/>
          <w:lang w:bidi="he-IL"/>
        </w:rPr>
        <w:t>החלטות</w:t>
      </w:r>
      <w:r w:rsidRPr="008502D9">
        <w:rPr>
          <w:rtl/>
        </w:rPr>
        <w:t xml:space="preserve"> </w:t>
      </w:r>
      <w:r w:rsidRPr="008502D9">
        <w:rPr>
          <w:rtl/>
          <w:lang w:bidi="he-IL"/>
        </w:rPr>
        <w:t>אתיות</w:t>
      </w:r>
      <w:r w:rsidR="00451963">
        <w:rPr>
          <w:rtl/>
          <w:lang w:bidi="he-IL"/>
        </w:rPr>
        <w:t>,</w:t>
      </w:r>
      <w:r w:rsidRPr="008502D9">
        <w:rPr>
          <w:rtl/>
        </w:rPr>
        <w:t xml:space="preserve"> </w:t>
      </w:r>
      <w:r w:rsidRPr="008502D9">
        <w:rPr>
          <w:rtl/>
          <w:lang w:bidi="he-IL"/>
        </w:rPr>
        <w:t>חופש</w:t>
      </w:r>
      <w:r w:rsidRPr="008502D9">
        <w:rPr>
          <w:rtl/>
        </w:rPr>
        <w:t xml:space="preserve"> </w:t>
      </w:r>
      <w:r w:rsidRPr="008502D9">
        <w:rPr>
          <w:rtl/>
          <w:lang w:bidi="he-IL"/>
        </w:rPr>
        <w:t>פנימי</w:t>
      </w:r>
      <w:r w:rsidRPr="008502D9">
        <w:rPr>
          <w:rtl/>
        </w:rPr>
        <w:t xml:space="preserve"> </w:t>
      </w:r>
      <w:r w:rsidRPr="008502D9">
        <w:rPr>
          <w:rtl/>
          <w:lang w:bidi="he-IL"/>
        </w:rPr>
        <w:t>ועמידות</w:t>
      </w:r>
      <w:r w:rsidRPr="008502D9">
        <w:rPr>
          <w:rtl/>
        </w:rPr>
        <w:t xml:space="preserve"> </w:t>
      </w:r>
      <w:r w:rsidRPr="008502D9">
        <w:rPr>
          <w:rtl/>
          <w:lang w:bidi="he-IL"/>
        </w:rPr>
        <w:t>מול</w:t>
      </w:r>
      <w:r w:rsidRPr="008502D9">
        <w:rPr>
          <w:rtl/>
        </w:rPr>
        <w:t xml:space="preserve"> </w:t>
      </w:r>
      <w:r w:rsidRPr="008502D9">
        <w:rPr>
          <w:rtl/>
          <w:lang w:bidi="he-IL"/>
        </w:rPr>
        <w:t>קולקטיביזם</w:t>
      </w:r>
      <w:bookmarkEnd w:id="73"/>
    </w:p>
    <w:p w14:paraId="77A58D8D" w14:textId="75E25E77" w:rsidR="00A5146A" w:rsidRDefault="00B16A5A" w:rsidP="00B16A5A">
      <w:pPr>
        <w:rPr>
          <w:rtl/>
        </w:rPr>
      </w:pPr>
      <w:r w:rsidRPr="008502D9">
        <w:rPr>
          <w:rtl/>
        </w:rPr>
        <w:t>תהליך</w:t>
      </w:r>
      <w:r w:rsidRPr="008502D9">
        <w:rPr>
          <w:rtl/>
          <w:lang w:bidi="ar-SA"/>
        </w:rPr>
        <w:t xml:space="preserve"> </w:t>
      </w:r>
      <w:r w:rsidRPr="008502D9">
        <w:rPr>
          <w:rtl/>
        </w:rPr>
        <w:t>גיבוש</w:t>
      </w:r>
      <w:r w:rsidRPr="008502D9">
        <w:rPr>
          <w:rtl/>
          <w:lang w:bidi="ar-SA"/>
        </w:rPr>
        <w:t xml:space="preserve"> Identity </w:t>
      </w:r>
      <w:r w:rsidRPr="008502D9">
        <w:rPr>
          <w:rtl/>
        </w:rPr>
        <w:t>והעצמי</w:t>
      </w:r>
      <w:r w:rsidRPr="008502D9">
        <w:rPr>
          <w:rtl/>
          <w:lang w:bidi="ar-SA"/>
        </w:rPr>
        <w:t xml:space="preserve"> </w:t>
      </w:r>
      <w:r w:rsidRPr="008502D9">
        <w:rPr>
          <w:rtl/>
        </w:rPr>
        <w:t>של</w:t>
      </w:r>
      <w:r w:rsidRPr="008502D9">
        <w:rPr>
          <w:rtl/>
          <w:lang w:bidi="ar-SA"/>
        </w:rPr>
        <w:t xml:space="preserve"> </w:t>
      </w:r>
      <w:r w:rsidRPr="008502D9">
        <w:rPr>
          <w:rtl/>
        </w:rPr>
        <w:t>בוגרי</w:t>
      </w:r>
      <w:r w:rsidRPr="008502D9">
        <w:rPr>
          <w:rtl/>
          <w:lang w:bidi="ar-SA"/>
        </w:rPr>
        <w:t xml:space="preserve"> </w:t>
      </w:r>
      <w:r w:rsidRPr="008502D9">
        <w:rPr>
          <w:rtl/>
        </w:rPr>
        <w:t>חינוך</w:t>
      </w:r>
      <w:r w:rsidRPr="008502D9">
        <w:rPr>
          <w:rtl/>
          <w:lang w:bidi="ar-SA"/>
        </w:rPr>
        <w:t xml:space="preserve"> </w:t>
      </w:r>
      <w:r w:rsidRPr="008502D9">
        <w:rPr>
          <w:rtl/>
        </w:rPr>
        <w:t>ולדורף</w:t>
      </w:r>
      <w:r w:rsidRPr="008502D9">
        <w:rPr>
          <w:rtl/>
          <w:lang w:bidi="ar-SA"/>
        </w:rPr>
        <w:t xml:space="preserve"> </w:t>
      </w:r>
      <w:r w:rsidRPr="008502D9">
        <w:rPr>
          <w:rtl/>
        </w:rPr>
        <w:t>לאחר</w:t>
      </w:r>
      <w:r w:rsidRPr="008502D9">
        <w:rPr>
          <w:rtl/>
          <w:lang w:bidi="ar-SA"/>
        </w:rPr>
        <w:t xml:space="preserve"> </w:t>
      </w:r>
      <w:r w:rsidRPr="008502D9">
        <w:rPr>
          <w:rtl/>
        </w:rPr>
        <w:t>שתים</w:t>
      </w:r>
      <w:r w:rsidRPr="008502D9">
        <w:rPr>
          <w:rtl/>
          <w:lang w:bidi="ar-SA"/>
        </w:rPr>
        <w:t>-</w:t>
      </w:r>
      <w:r w:rsidRPr="008502D9">
        <w:rPr>
          <w:rtl/>
        </w:rPr>
        <w:t>עשרה</w:t>
      </w:r>
      <w:r w:rsidRPr="008502D9">
        <w:rPr>
          <w:rtl/>
          <w:lang w:bidi="ar-SA"/>
        </w:rPr>
        <w:t xml:space="preserve"> </w:t>
      </w:r>
      <w:r w:rsidRPr="008502D9">
        <w:rPr>
          <w:rtl/>
        </w:rPr>
        <w:t>שנות</w:t>
      </w:r>
      <w:r w:rsidRPr="008502D9">
        <w:rPr>
          <w:rtl/>
          <w:lang w:bidi="ar-SA"/>
        </w:rPr>
        <w:t xml:space="preserve"> </w:t>
      </w:r>
      <w:r w:rsidRPr="008502D9">
        <w:rPr>
          <w:rtl/>
        </w:rPr>
        <w:t>לימוד</w:t>
      </w:r>
      <w:r w:rsidRPr="008502D9">
        <w:rPr>
          <w:rtl/>
          <w:lang w:bidi="ar-SA"/>
        </w:rPr>
        <w:t xml:space="preserve"> </w:t>
      </w:r>
      <w:r w:rsidRPr="008502D9">
        <w:rPr>
          <w:rtl/>
        </w:rPr>
        <w:t>מתגלה</w:t>
      </w:r>
      <w:r w:rsidRPr="008502D9">
        <w:rPr>
          <w:rtl/>
          <w:lang w:bidi="ar-SA"/>
        </w:rPr>
        <w:t xml:space="preserve"> </w:t>
      </w:r>
      <w:r w:rsidRPr="008502D9">
        <w:rPr>
          <w:rtl/>
        </w:rPr>
        <w:t>כציר</w:t>
      </w:r>
      <w:r w:rsidRPr="008502D9">
        <w:rPr>
          <w:rtl/>
          <w:lang w:bidi="ar-SA"/>
        </w:rPr>
        <w:t xml:space="preserve"> </w:t>
      </w:r>
      <w:r w:rsidRPr="008502D9">
        <w:rPr>
          <w:rtl/>
        </w:rPr>
        <w:t>משמעותי</w:t>
      </w:r>
      <w:r w:rsidRPr="008502D9">
        <w:rPr>
          <w:rtl/>
          <w:lang w:bidi="ar-SA"/>
        </w:rPr>
        <w:t xml:space="preserve"> </w:t>
      </w:r>
      <w:r w:rsidRPr="008502D9">
        <w:rPr>
          <w:rtl/>
        </w:rPr>
        <w:t>ביותר</w:t>
      </w:r>
      <w:r w:rsidRPr="008502D9">
        <w:rPr>
          <w:rtl/>
          <w:lang w:bidi="ar-SA"/>
        </w:rPr>
        <w:t xml:space="preserve"> </w:t>
      </w:r>
      <w:r w:rsidRPr="008502D9">
        <w:rPr>
          <w:rtl/>
        </w:rPr>
        <w:t>בממצאי</w:t>
      </w:r>
      <w:r w:rsidRPr="008502D9">
        <w:rPr>
          <w:rtl/>
          <w:lang w:bidi="ar-SA"/>
        </w:rPr>
        <w:t xml:space="preserve"> </w:t>
      </w:r>
      <w:r w:rsidRPr="008502D9">
        <w:rPr>
          <w:rtl/>
        </w:rPr>
        <w:t>השטח</w:t>
      </w:r>
      <w:r w:rsidR="00451963">
        <w:rPr>
          <w:rtl/>
        </w:rPr>
        <w:t>,</w:t>
      </w:r>
      <w:r w:rsidRPr="008502D9">
        <w:rPr>
          <w:rtl/>
          <w:lang w:bidi="ar-SA"/>
        </w:rPr>
        <w:t xml:space="preserve"> </w:t>
      </w:r>
      <w:r w:rsidRPr="008502D9">
        <w:rPr>
          <w:rtl/>
        </w:rPr>
        <w:t>ומציג</w:t>
      </w:r>
      <w:r w:rsidRPr="008502D9">
        <w:rPr>
          <w:rtl/>
          <w:lang w:bidi="ar-SA"/>
        </w:rPr>
        <w:t xml:space="preserve"> </w:t>
      </w:r>
      <w:r w:rsidRPr="008502D9">
        <w:rPr>
          <w:rtl/>
        </w:rPr>
        <w:t>זיקה</w:t>
      </w:r>
      <w:r w:rsidRPr="008502D9">
        <w:rPr>
          <w:rtl/>
          <w:lang w:bidi="ar-SA"/>
        </w:rPr>
        <w:t xml:space="preserve"> </w:t>
      </w:r>
      <w:r w:rsidRPr="008502D9">
        <w:rPr>
          <w:rtl/>
        </w:rPr>
        <w:t>עמוקה</w:t>
      </w:r>
      <w:r w:rsidRPr="008502D9">
        <w:rPr>
          <w:rtl/>
          <w:lang w:bidi="ar-SA"/>
        </w:rPr>
        <w:t xml:space="preserve"> </w:t>
      </w:r>
      <w:r w:rsidRPr="008502D9">
        <w:rPr>
          <w:rtl/>
        </w:rPr>
        <w:t>למושג</w:t>
      </w:r>
      <w:r w:rsidRPr="008502D9">
        <w:rPr>
          <w:rtl/>
          <w:lang w:bidi="ar-SA"/>
        </w:rPr>
        <w:t xml:space="preserve"> </w:t>
      </w:r>
      <w:r w:rsidRPr="008502D9">
        <w:rPr>
          <w:rtl/>
        </w:rPr>
        <w:t>ה</w:t>
      </w:r>
      <w:r w:rsidRPr="008502D9">
        <w:rPr>
          <w:rtl/>
          <w:lang w:bidi="ar-SA"/>
        </w:rPr>
        <w:t>"</w:t>
      </w:r>
      <w:r w:rsidRPr="008502D9">
        <w:rPr>
          <w:rtl/>
        </w:rPr>
        <w:t>סובייקטיפיקציה</w:t>
      </w:r>
      <w:r w:rsidRPr="008502D9">
        <w:rPr>
          <w:rtl/>
          <w:lang w:bidi="ar-SA"/>
        </w:rPr>
        <w:t>" (</w:t>
      </w:r>
      <w:r w:rsidR="00954FC9" w:rsidRPr="00954FC9">
        <w:rPr>
          <w:lang w:bidi="ar-SA"/>
        </w:rPr>
        <w:t>Subjectification</w:t>
      </w:r>
      <w:r w:rsidRPr="008502D9">
        <w:rPr>
          <w:rtl/>
          <w:lang w:bidi="ar-SA"/>
        </w:rPr>
        <w:t xml:space="preserve">) </w:t>
      </w:r>
      <w:r w:rsidRPr="008502D9">
        <w:rPr>
          <w:rtl/>
        </w:rPr>
        <w:t>כפי</w:t>
      </w:r>
      <w:r w:rsidRPr="008502D9">
        <w:rPr>
          <w:rtl/>
          <w:lang w:bidi="ar-SA"/>
        </w:rPr>
        <w:t xml:space="preserve"> </w:t>
      </w:r>
      <w:r w:rsidRPr="008502D9">
        <w:rPr>
          <w:rtl/>
        </w:rPr>
        <w:t>שנותח</w:t>
      </w:r>
      <w:r w:rsidRPr="008502D9">
        <w:rPr>
          <w:rtl/>
          <w:lang w:bidi="ar-SA"/>
        </w:rPr>
        <w:t xml:space="preserve"> </w:t>
      </w:r>
      <w:r w:rsidRPr="008502D9">
        <w:rPr>
          <w:rtl/>
        </w:rPr>
        <w:t>על</w:t>
      </w:r>
      <w:r w:rsidRPr="008502D9">
        <w:rPr>
          <w:rtl/>
          <w:lang w:bidi="ar-SA"/>
        </w:rPr>
        <w:t xml:space="preserve"> </w:t>
      </w:r>
      <w:r w:rsidRPr="008502D9">
        <w:rPr>
          <w:rtl/>
        </w:rPr>
        <w:t>ידי</w:t>
      </w:r>
      <w:r w:rsidRPr="008502D9">
        <w:rPr>
          <w:rtl/>
          <w:lang w:bidi="ar-SA"/>
        </w:rPr>
        <w:t xml:space="preserve"> </w:t>
      </w:r>
      <w:r w:rsidRPr="008502D9">
        <w:rPr>
          <w:rtl/>
        </w:rPr>
        <w:t>הרלמבוס</w:t>
      </w:r>
      <w:r w:rsidRPr="008502D9">
        <w:rPr>
          <w:rtl/>
          <w:lang w:bidi="ar-SA"/>
        </w:rPr>
        <w:t xml:space="preserve"> </w:t>
      </w:r>
      <w:r w:rsidRPr="008502D9">
        <w:rPr>
          <w:rtl/>
        </w:rPr>
        <w:t>וקארי</w:t>
      </w:r>
      <w:r w:rsidRPr="008502D9">
        <w:rPr>
          <w:rtl/>
          <w:lang w:bidi="ar-SA"/>
        </w:rPr>
        <w:t xml:space="preserve"> (</w:t>
      </w:r>
      <w:r w:rsidR="00BF4900">
        <w:rPr>
          <w:lang w:bidi="ar-SA"/>
        </w:rPr>
        <w:t>Haralambous &amp; Carey, 2022</w:t>
      </w:r>
      <w:r w:rsidRPr="008502D9">
        <w:rPr>
          <w:rtl/>
          <w:lang w:bidi="ar-SA"/>
        </w:rPr>
        <w:t xml:space="preserve">) </w:t>
      </w:r>
      <w:r w:rsidRPr="008502D9">
        <w:rPr>
          <w:rtl/>
        </w:rPr>
        <w:t>בהתבסס</w:t>
      </w:r>
      <w:r w:rsidRPr="008502D9">
        <w:rPr>
          <w:rtl/>
          <w:lang w:bidi="ar-SA"/>
        </w:rPr>
        <w:t xml:space="preserve"> </w:t>
      </w:r>
      <w:r w:rsidRPr="008502D9">
        <w:rPr>
          <w:rtl/>
        </w:rPr>
        <w:t>על</w:t>
      </w:r>
      <w:r w:rsidRPr="008502D9">
        <w:rPr>
          <w:rtl/>
          <w:lang w:bidi="ar-SA"/>
        </w:rPr>
        <w:t xml:space="preserve"> </w:t>
      </w:r>
      <w:r w:rsidRPr="008502D9">
        <w:rPr>
          <w:rtl/>
        </w:rPr>
        <w:t>תיאוריות</w:t>
      </w:r>
      <w:r w:rsidRPr="008502D9">
        <w:rPr>
          <w:rtl/>
          <w:lang w:bidi="ar-SA"/>
        </w:rPr>
        <w:t xml:space="preserve"> </w:t>
      </w:r>
      <w:r w:rsidRPr="008502D9">
        <w:rPr>
          <w:rtl/>
        </w:rPr>
        <w:t>החינוך</w:t>
      </w:r>
      <w:r w:rsidRPr="008502D9">
        <w:rPr>
          <w:rtl/>
          <w:lang w:bidi="ar-SA"/>
        </w:rPr>
        <w:t xml:space="preserve"> </w:t>
      </w:r>
      <w:r w:rsidRPr="008502D9">
        <w:rPr>
          <w:rtl/>
        </w:rPr>
        <w:t>של</w:t>
      </w:r>
      <w:r w:rsidRPr="008502D9">
        <w:rPr>
          <w:rtl/>
          <w:lang w:bidi="ar-SA"/>
        </w:rPr>
        <w:t xml:space="preserve"> </w:t>
      </w:r>
      <w:r w:rsidRPr="008502D9">
        <w:rPr>
          <w:rtl/>
        </w:rPr>
        <w:t>גרט</w:t>
      </w:r>
      <w:r w:rsidRPr="008502D9">
        <w:rPr>
          <w:rtl/>
          <w:lang w:bidi="ar-SA"/>
        </w:rPr>
        <w:t xml:space="preserve"> </w:t>
      </w:r>
      <w:r w:rsidRPr="008502D9">
        <w:rPr>
          <w:rtl/>
        </w:rPr>
        <w:t>ביאסטה</w:t>
      </w:r>
      <w:r w:rsidRPr="008502D9">
        <w:rPr>
          <w:rtl/>
          <w:lang w:bidi="ar-SA"/>
        </w:rPr>
        <w:t xml:space="preserve"> (Gert Biesta). </w:t>
      </w:r>
      <w:r w:rsidRPr="008502D9">
        <w:rPr>
          <w:rtl/>
        </w:rPr>
        <w:t>תהליך</w:t>
      </w:r>
      <w:r w:rsidRPr="008502D9">
        <w:rPr>
          <w:rtl/>
          <w:lang w:bidi="ar-SA"/>
        </w:rPr>
        <w:t xml:space="preserve"> </w:t>
      </w:r>
      <w:r w:rsidRPr="008502D9">
        <w:rPr>
          <w:rtl/>
        </w:rPr>
        <w:t>זה</w:t>
      </w:r>
      <w:r w:rsidR="00451963">
        <w:rPr>
          <w:rtl/>
        </w:rPr>
        <w:t>,</w:t>
      </w:r>
      <w:r w:rsidRPr="008502D9">
        <w:rPr>
          <w:rtl/>
          <w:lang w:bidi="ar-SA"/>
        </w:rPr>
        <w:t xml:space="preserve"> </w:t>
      </w:r>
      <w:r w:rsidRPr="008502D9">
        <w:rPr>
          <w:rtl/>
        </w:rPr>
        <w:t>המוגדר</w:t>
      </w:r>
      <w:r w:rsidRPr="008502D9">
        <w:rPr>
          <w:rtl/>
          <w:lang w:bidi="ar-SA"/>
        </w:rPr>
        <w:t xml:space="preserve"> </w:t>
      </w:r>
      <w:r w:rsidRPr="008502D9">
        <w:rPr>
          <w:rtl/>
        </w:rPr>
        <w:t>כקריאה</w:t>
      </w:r>
      <w:r w:rsidRPr="008502D9">
        <w:rPr>
          <w:rtl/>
          <w:lang w:bidi="ar-SA"/>
        </w:rPr>
        <w:t xml:space="preserve"> </w:t>
      </w:r>
      <w:r w:rsidRPr="008502D9">
        <w:rPr>
          <w:rtl/>
        </w:rPr>
        <w:t>ללומד</w:t>
      </w:r>
      <w:r w:rsidRPr="008502D9">
        <w:rPr>
          <w:rtl/>
          <w:lang w:bidi="ar-SA"/>
        </w:rPr>
        <w:t xml:space="preserve"> </w:t>
      </w:r>
      <w:r w:rsidRPr="008502D9">
        <w:rPr>
          <w:rtl/>
        </w:rPr>
        <w:t>להפוך</w:t>
      </w:r>
      <w:r w:rsidRPr="008502D9">
        <w:rPr>
          <w:rtl/>
          <w:lang w:bidi="ar-SA"/>
        </w:rPr>
        <w:t xml:space="preserve"> </w:t>
      </w:r>
      <w:r w:rsidRPr="008502D9">
        <w:rPr>
          <w:rtl/>
        </w:rPr>
        <w:t>לסובייקט</w:t>
      </w:r>
      <w:r w:rsidRPr="008502D9">
        <w:rPr>
          <w:rtl/>
          <w:lang w:bidi="ar-SA"/>
        </w:rPr>
        <w:t xml:space="preserve"> </w:t>
      </w:r>
      <w:r w:rsidRPr="008502D9">
        <w:rPr>
          <w:rtl/>
        </w:rPr>
        <w:t>עצמאי</w:t>
      </w:r>
      <w:r w:rsidRPr="008502D9">
        <w:rPr>
          <w:rtl/>
          <w:lang w:bidi="ar-SA"/>
        </w:rPr>
        <w:t xml:space="preserve"> </w:t>
      </w:r>
      <w:r w:rsidRPr="008502D9">
        <w:rPr>
          <w:rtl/>
        </w:rPr>
        <w:t>ואוטונומי</w:t>
      </w:r>
      <w:r w:rsidRPr="008502D9">
        <w:rPr>
          <w:rtl/>
          <w:lang w:bidi="ar-SA"/>
        </w:rPr>
        <w:t xml:space="preserve"> </w:t>
      </w:r>
      <w:r w:rsidRPr="008502D9">
        <w:rPr>
          <w:rtl/>
        </w:rPr>
        <w:t>האחראי</w:t>
      </w:r>
      <w:r w:rsidRPr="008502D9">
        <w:rPr>
          <w:rtl/>
          <w:lang w:bidi="ar-SA"/>
        </w:rPr>
        <w:t xml:space="preserve"> </w:t>
      </w:r>
      <w:r w:rsidRPr="008502D9">
        <w:rPr>
          <w:rtl/>
        </w:rPr>
        <w:t>על</w:t>
      </w:r>
      <w:r w:rsidRPr="008502D9">
        <w:rPr>
          <w:rtl/>
          <w:lang w:bidi="ar-SA"/>
        </w:rPr>
        <w:t xml:space="preserve"> </w:t>
      </w:r>
      <w:r w:rsidRPr="008502D9">
        <w:rPr>
          <w:rtl/>
        </w:rPr>
        <w:t>מהלך</w:t>
      </w:r>
      <w:r w:rsidRPr="008502D9">
        <w:rPr>
          <w:rtl/>
          <w:lang w:bidi="ar-SA"/>
        </w:rPr>
        <w:t xml:space="preserve"> </w:t>
      </w:r>
      <w:r w:rsidRPr="008502D9">
        <w:rPr>
          <w:rtl/>
        </w:rPr>
        <w:t>חייו</w:t>
      </w:r>
      <w:r w:rsidRPr="008502D9">
        <w:rPr>
          <w:rtl/>
          <w:lang w:bidi="ar-SA"/>
        </w:rPr>
        <w:t xml:space="preserve"> </w:t>
      </w:r>
      <w:r w:rsidRPr="008502D9">
        <w:rPr>
          <w:rtl/>
        </w:rPr>
        <w:t>ומסוגל</w:t>
      </w:r>
      <w:r w:rsidRPr="008502D9">
        <w:rPr>
          <w:rtl/>
          <w:lang w:bidi="ar-SA"/>
        </w:rPr>
        <w:t xml:space="preserve"> </w:t>
      </w:r>
      <w:r w:rsidRPr="008502D9">
        <w:rPr>
          <w:rtl/>
        </w:rPr>
        <w:t>לפעול</w:t>
      </w:r>
      <w:r w:rsidRPr="008502D9">
        <w:rPr>
          <w:rtl/>
          <w:lang w:bidi="ar-SA"/>
        </w:rPr>
        <w:t xml:space="preserve"> </w:t>
      </w:r>
      <w:r w:rsidRPr="008502D9">
        <w:rPr>
          <w:rtl/>
        </w:rPr>
        <w:t>מתוך</w:t>
      </w:r>
      <w:r w:rsidRPr="008502D9">
        <w:rPr>
          <w:rtl/>
          <w:lang w:bidi="ar-SA"/>
        </w:rPr>
        <w:t xml:space="preserve"> </w:t>
      </w:r>
      <w:r w:rsidRPr="008502D9">
        <w:rPr>
          <w:rtl/>
        </w:rPr>
        <w:t>חופש</w:t>
      </w:r>
      <w:r w:rsidRPr="008502D9">
        <w:rPr>
          <w:rtl/>
          <w:lang w:bidi="ar-SA"/>
        </w:rPr>
        <w:t xml:space="preserve"> </w:t>
      </w:r>
      <w:r w:rsidRPr="008502D9">
        <w:rPr>
          <w:rtl/>
        </w:rPr>
        <w:t>אתי</w:t>
      </w:r>
      <w:r w:rsidRPr="008502D9">
        <w:rPr>
          <w:rtl/>
          <w:lang w:bidi="ar-SA"/>
        </w:rPr>
        <w:t xml:space="preserve">, </w:t>
      </w:r>
      <w:r w:rsidRPr="008502D9">
        <w:rPr>
          <w:rtl/>
        </w:rPr>
        <w:t>מתיישב</w:t>
      </w:r>
      <w:r w:rsidRPr="008502D9">
        <w:rPr>
          <w:rtl/>
          <w:lang w:bidi="ar-SA"/>
        </w:rPr>
        <w:t xml:space="preserve"> </w:t>
      </w:r>
      <w:r w:rsidRPr="008502D9">
        <w:rPr>
          <w:rtl/>
        </w:rPr>
        <w:t>עם</w:t>
      </w:r>
      <w:r w:rsidRPr="008502D9">
        <w:rPr>
          <w:rtl/>
          <w:lang w:bidi="ar-SA"/>
        </w:rPr>
        <w:t xml:space="preserve"> </w:t>
      </w:r>
      <w:r w:rsidRPr="008502D9">
        <w:rPr>
          <w:rtl/>
        </w:rPr>
        <w:t>חזונו</w:t>
      </w:r>
      <w:r w:rsidRPr="008502D9">
        <w:rPr>
          <w:rtl/>
          <w:lang w:bidi="ar-SA"/>
        </w:rPr>
        <w:t xml:space="preserve"> </w:t>
      </w:r>
      <w:r w:rsidRPr="008502D9">
        <w:rPr>
          <w:rtl/>
        </w:rPr>
        <w:t>הפדגוגי</w:t>
      </w:r>
      <w:r w:rsidRPr="008502D9">
        <w:rPr>
          <w:rtl/>
          <w:lang w:bidi="ar-SA"/>
        </w:rPr>
        <w:t xml:space="preserve"> </w:t>
      </w:r>
      <w:r w:rsidRPr="008502D9">
        <w:rPr>
          <w:rtl/>
        </w:rPr>
        <w:t>של</w:t>
      </w:r>
      <w:r w:rsidRPr="008502D9">
        <w:rPr>
          <w:rtl/>
          <w:lang w:bidi="ar-SA"/>
        </w:rPr>
        <w:t xml:space="preserve"> </w:t>
      </w:r>
      <w:r w:rsidRPr="008502D9">
        <w:rPr>
          <w:rtl/>
        </w:rPr>
        <w:t>רודולף</w:t>
      </w:r>
      <w:r w:rsidRPr="008502D9">
        <w:rPr>
          <w:rtl/>
          <w:lang w:bidi="ar-SA"/>
        </w:rPr>
        <w:t xml:space="preserve"> </w:t>
      </w:r>
      <w:r w:rsidRPr="008502D9">
        <w:rPr>
          <w:rtl/>
        </w:rPr>
        <w:t>שטיינר</w:t>
      </w:r>
      <w:r w:rsidRPr="008502D9">
        <w:rPr>
          <w:rtl/>
          <w:lang w:bidi="ar-SA"/>
        </w:rPr>
        <w:t xml:space="preserve"> (</w:t>
      </w:r>
      <w:r w:rsidR="00E13729">
        <w:rPr>
          <w:lang w:bidi="ar-SA"/>
        </w:rPr>
        <w:t>Steiner,</w:t>
      </w:r>
      <w:r w:rsidR="00703DA3">
        <w:rPr>
          <w:lang w:bidi="ar-SA"/>
        </w:rPr>
        <w:t xml:space="preserve"> 2020</w:t>
      </w:r>
      <w:r w:rsidRPr="008502D9">
        <w:rPr>
          <w:rtl/>
          <w:lang w:bidi="ar-SA"/>
        </w:rPr>
        <w:t xml:space="preserve">) </w:t>
      </w:r>
      <w:r w:rsidRPr="008502D9">
        <w:rPr>
          <w:rtl/>
        </w:rPr>
        <w:t>המבקש</w:t>
      </w:r>
      <w:r w:rsidRPr="008502D9">
        <w:rPr>
          <w:rtl/>
          <w:lang w:bidi="ar-SA"/>
        </w:rPr>
        <w:t xml:space="preserve"> </w:t>
      </w:r>
      <w:r w:rsidRPr="008502D9">
        <w:rPr>
          <w:rtl/>
        </w:rPr>
        <w:t>לטפח</w:t>
      </w:r>
      <w:r w:rsidRPr="008502D9">
        <w:rPr>
          <w:rtl/>
          <w:lang w:bidi="ar-SA"/>
        </w:rPr>
        <w:t xml:space="preserve"> </w:t>
      </w:r>
      <w:r w:rsidRPr="008502D9">
        <w:rPr>
          <w:rtl/>
        </w:rPr>
        <w:t>בני</w:t>
      </w:r>
      <w:r w:rsidRPr="008502D9">
        <w:rPr>
          <w:rtl/>
          <w:lang w:bidi="ar-SA"/>
        </w:rPr>
        <w:t xml:space="preserve"> </w:t>
      </w:r>
      <w:r w:rsidRPr="008502D9">
        <w:rPr>
          <w:rtl/>
        </w:rPr>
        <w:t>אדם</w:t>
      </w:r>
      <w:r w:rsidRPr="008502D9">
        <w:rPr>
          <w:rtl/>
          <w:lang w:bidi="ar-SA"/>
        </w:rPr>
        <w:t xml:space="preserve"> </w:t>
      </w:r>
      <w:r w:rsidRPr="008502D9">
        <w:rPr>
          <w:rtl/>
        </w:rPr>
        <w:t>חופשיים</w:t>
      </w:r>
      <w:r w:rsidRPr="008502D9">
        <w:rPr>
          <w:rtl/>
          <w:lang w:bidi="ar-SA"/>
        </w:rPr>
        <w:t xml:space="preserve"> </w:t>
      </w:r>
      <w:r w:rsidRPr="008502D9">
        <w:rPr>
          <w:rtl/>
        </w:rPr>
        <w:t>המקנים</w:t>
      </w:r>
      <w:r w:rsidRPr="008502D9">
        <w:rPr>
          <w:rtl/>
          <w:lang w:bidi="ar-SA"/>
        </w:rPr>
        <w:t xml:space="preserve"> </w:t>
      </w:r>
      <w:r w:rsidRPr="008502D9">
        <w:rPr>
          <w:rtl/>
        </w:rPr>
        <w:t>בעצמם</w:t>
      </w:r>
      <w:r w:rsidRPr="008502D9">
        <w:rPr>
          <w:rtl/>
          <w:lang w:bidi="ar-SA"/>
        </w:rPr>
        <w:t xml:space="preserve"> </w:t>
      </w:r>
      <w:r w:rsidRPr="008502D9">
        <w:rPr>
          <w:rtl/>
        </w:rPr>
        <w:t>מטרה</w:t>
      </w:r>
      <w:r w:rsidRPr="008502D9">
        <w:rPr>
          <w:rtl/>
          <w:lang w:bidi="ar-SA"/>
        </w:rPr>
        <w:t xml:space="preserve"> </w:t>
      </w:r>
      <w:r w:rsidRPr="008502D9">
        <w:rPr>
          <w:rtl/>
        </w:rPr>
        <w:t>וכיוון</w:t>
      </w:r>
      <w:r w:rsidRPr="008502D9">
        <w:rPr>
          <w:rtl/>
          <w:lang w:bidi="ar-SA"/>
        </w:rPr>
        <w:t xml:space="preserve"> </w:t>
      </w:r>
      <w:r w:rsidRPr="008502D9">
        <w:rPr>
          <w:rtl/>
        </w:rPr>
        <w:t>לחייהם</w:t>
      </w:r>
      <w:r w:rsidRPr="008502D9">
        <w:rPr>
          <w:rtl/>
          <w:lang w:bidi="ar-SA"/>
        </w:rPr>
        <w:t xml:space="preserve">. </w:t>
      </w:r>
      <w:r w:rsidRPr="008502D9">
        <w:rPr>
          <w:rtl/>
        </w:rPr>
        <w:t>במחקרם</w:t>
      </w:r>
      <w:r w:rsidRPr="008502D9">
        <w:rPr>
          <w:rtl/>
          <w:lang w:bidi="ar-SA"/>
        </w:rPr>
        <w:t xml:space="preserve"> </w:t>
      </w:r>
      <w:r w:rsidRPr="008502D9">
        <w:rPr>
          <w:rtl/>
        </w:rPr>
        <w:t>של</w:t>
      </w:r>
      <w:r w:rsidRPr="008502D9">
        <w:rPr>
          <w:rtl/>
          <w:lang w:bidi="ar-SA"/>
        </w:rPr>
        <w:t xml:space="preserve"> </w:t>
      </w:r>
      <w:r w:rsidRPr="008502D9">
        <w:rPr>
          <w:rtl/>
        </w:rPr>
        <w:t>גרווין</w:t>
      </w:r>
      <w:r w:rsidRPr="008502D9">
        <w:rPr>
          <w:rtl/>
          <w:lang w:bidi="ar-SA"/>
        </w:rPr>
        <w:t xml:space="preserve"> </w:t>
      </w:r>
      <w:r w:rsidRPr="008502D9">
        <w:rPr>
          <w:rtl/>
        </w:rPr>
        <w:t>ומיטשל</w:t>
      </w:r>
      <w:r w:rsidRPr="008502D9">
        <w:rPr>
          <w:rtl/>
          <w:lang w:bidi="ar-SA"/>
        </w:rPr>
        <w:t xml:space="preserve"> (</w:t>
      </w:r>
      <w:r w:rsidR="00B92CDA">
        <w:rPr>
          <w:lang w:bidi="ar-SA"/>
        </w:rPr>
        <w:t>Gerwin &amp; Mitchell, 2007</w:t>
      </w:r>
      <w:r w:rsidRPr="008502D9">
        <w:rPr>
          <w:rtl/>
          <w:lang w:bidi="ar-SA"/>
        </w:rPr>
        <w:t xml:space="preserve">) </w:t>
      </w:r>
      <w:r w:rsidRPr="008502D9">
        <w:rPr>
          <w:rtl/>
        </w:rPr>
        <w:t>בצפון</w:t>
      </w:r>
      <w:r w:rsidRPr="008502D9">
        <w:rPr>
          <w:rtl/>
          <w:lang w:bidi="ar-SA"/>
        </w:rPr>
        <w:t xml:space="preserve"> </w:t>
      </w:r>
      <w:r w:rsidRPr="008502D9">
        <w:rPr>
          <w:rtl/>
        </w:rPr>
        <w:t>אמריקה</w:t>
      </w:r>
      <w:r w:rsidRPr="008502D9">
        <w:rPr>
          <w:rtl/>
          <w:lang w:bidi="ar-SA"/>
        </w:rPr>
        <w:t xml:space="preserve">, </w:t>
      </w:r>
      <w:r w:rsidRPr="008502D9">
        <w:rPr>
          <w:rtl/>
        </w:rPr>
        <w:t>נמצא</w:t>
      </w:r>
      <w:r w:rsidRPr="008502D9">
        <w:rPr>
          <w:rtl/>
          <w:lang w:bidi="ar-SA"/>
        </w:rPr>
        <w:t xml:space="preserve"> </w:t>
      </w:r>
      <w:r w:rsidRPr="008502D9">
        <w:rPr>
          <w:rtl/>
        </w:rPr>
        <w:t>כי</w:t>
      </w:r>
      <w:r w:rsidRPr="008502D9">
        <w:rPr>
          <w:rtl/>
          <w:lang w:bidi="ar-SA"/>
        </w:rPr>
        <w:t xml:space="preserve"> </w:t>
      </w:r>
      <w:r w:rsidRPr="008502D9">
        <w:rPr>
          <w:rtl/>
        </w:rPr>
        <w:t>תכונה</w:t>
      </w:r>
      <w:r w:rsidRPr="008502D9">
        <w:rPr>
          <w:rtl/>
          <w:lang w:bidi="ar-SA"/>
        </w:rPr>
        <w:t xml:space="preserve"> </w:t>
      </w:r>
      <w:r w:rsidRPr="008502D9">
        <w:rPr>
          <w:rtl/>
        </w:rPr>
        <w:t>דומיננטית</w:t>
      </w:r>
      <w:r w:rsidRPr="008502D9">
        <w:rPr>
          <w:rtl/>
          <w:lang w:bidi="ar-SA"/>
        </w:rPr>
        <w:t xml:space="preserve"> </w:t>
      </w:r>
      <w:r w:rsidRPr="008502D9">
        <w:rPr>
          <w:rtl/>
        </w:rPr>
        <w:t>של</w:t>
      </w:r>
      <w:r w:rsidRPr="008502D9">
        <w:rPr>
          <w:rtl/>
          <w:lang w:bidi="ar-SA"/>
        </w:rPr>
        <w:t xml:space="preserve"> </w:t>
      </w:r>
      <w:r w:rsidRPr="008502D9">
        <w:rPr>
          <w:rtl/>
        </w:rPr>
        <w:t>הבוגרים</w:t>
      </w:r>
      <w:r w:rsidRPr="008502D9">
        <w:rPr>
          <w:rtl/>
          <w:lang w:bidi="ar-SA"/>
        </w:rPr>
        <w:t xml:space="preserve"> </w:t>
      </w:r>
      <w:r w:rsidRPr="008502D9">
        <w:rPr>
          <w:rtl/>
        </w:rPr>
        <w:t>היא</w:t>
      </w:r>
      <w:r w:rsidRPr="008502D9">
        <w:rPr>
          <w:rtl/>
          <w:lang w:bidi="ar-SA"/>
        </w:rPr>
        <w:t xml:space="preserve"> </w:t>
      </w:r>
      <w:r w:rsidRPr="008502D9">
        <w:rPr>
          <w:rtl/>
        </w:rPr>
        <w:t>פיתוח</w:t>
      </w:r>
      <w:r w:rsidRPr="008502D9">
        <w:rPr>
          <w:rtl/>
          <w:lang w:bidi="ar-SA"/>
        </w:rPr>
        <w:t xml:space="preserve"> "</w:t>
      </w:r>
      <w:r w:rsidRPr="008502D9">
        <w:rPr>
          <w:rtl/>
        </w:rPr>
        <w:t>מצפן</w:t>
      </w:r>
      <w:r w:rsidRPr="008502D9">
        <w:rPr>
          <w:rtl/>
          <w:lang w:bidi="ar-SA"/>
        </w:rPr>
        <w:t xml:space="preserve"> </w:t>
      </w:r>
      <w:r w:rsidRPr="008502D9">
        <w:rPr>
          <w:rtl/>
        </w:rPr>
        <w:t>מוסרי</w:t>
      </w:r>
      <w:r w:rsidRPr="008502D9">
        <w:rPr>
          <w:rtl/>
          <w:lang w:bidi="ar-SA"/>
        </w:rPr>
        <w:t xml:space="preserve"> </w:t>
      </w:r>
      <w:r w:rsidRPr="008502D9">
        <w:rPr>
          <w:rtl/>
        </w:rPr>
        <w:t>פנימי</w:t>
      </w:r>
      <w:r w:rsidRPr="008502D9">
        <w:rPr>
          <w:rtl/>
          <w:lang w:bidi="ar-SA"/>
        </w:rPr>
        <w:t xml:space="preserve">" </w:t>
      </w:r>
      <w:r w:rsidRPr="008502D9">
        <w:rPr>
          <w:rtl/>
        </w:rPr>
        <w:t>ועצמאות</w:t>
      </w:r>
      <w:r w:rsidRPr="008502D9">
        <w:rPr>
          <w:rtl/>
          <w:lang w:bidi="ar-SA"/>
        </w:rPr>
        <w:t xml:space="preserve"> </w:t>
      </w:r>
      <w:r w:rsidRPr="008502D9">
        <w:rPr>
          <w:rtl/>
        </w:rPr>
        <w:t>מחשבתית</w:t>
      </w:r>
      <w:r w:rsidRPr="008502D9">
        <w:rPr>
          <w:rtl/>
          <w:lang w:bidi="ar-SA"/>
        </w:rPr>
        <w:t xml:space="preserve"> </w:t>
      </w:r>
      <w:r w:rsidRPr="008502D9">
        <w:rPr>
          <w:rtl/>
        </w:rPr>
        <w:t>המנחים</w:t>
      </w:r>
      <w:r w:rsidRPr="008502D9">
        <w:rPr>
          <w:rtl/>
          <w:lang w:bidi="ar-SA"/>
        </w:rPr>
        <w:t xml:space="preserve"> </w:t>
      </w:r>
      <w:r w:rsidRPr="008502D9">
        <w:rPr>
          <w:rtl/>
        </w:rPr>
        <w:t>אותם</w:t>
      </w:r>
      <w:r w:rsidRPr="008502D9">
        <w:rPr>
          <w:rtl/>
          <w:lang w:bidi="ar-SA"/>
        </w:rPr>
        <w:t xml:space="preserve"> </w:t>
      </w:r>
      <w:r w:rsidRPr="008502D9">
        <w:rPr>
          <w:rtl/>
        </w:rPr>
        <w:t>בניווט</w:t>
      </w:r>
      <w:r w:rsidRPr="008502D9">
        <w:rPr>
          <w:rtl/>
          <w:lang w:bidi="ar-SA"/>
        </w:rPr>
        <w:t xml:space="preserve"> </w:t>
      </w:r>
      <w:r w:rsidRPr="008502D9">
        <w:rPr>
          <w:rtl/>
        </w:rPr>
        <w:t>אתגרי</w:t>
      </w:r>
      <w:r w:rsidRPr="008502D9">
        <w:rPr>
          <w:rtl/>
          <w:lang w:bidi="ar-SA"/>
        </w:rPr>
        <w:t xml:space="preserve"> </w:t>
      </w:r>
      <w:r w:rsidRPr="008502D9">
        <w:rPr>
          <w:rtl/>
        </w:rPr>
        <w:t>החיים</w:t>
      </w:r>
      <w:r w:rsidRPr="008502D9">
        <w:rPr>
          <w:rtl/>
          <w:lang w:bidi="ar-SA"/>
        </w:rPr>
        <w:t xml:space="preserve"> </w:t>
      </w:r>
      <w:r w:rsidRPr="008502D9">
        <w:rPr>
          <w:rtl/>
        </w:rPr>
        <w:t>האישיים</w:t>
      </w:r>
      <w:r w:rsidRPr="008502D9">
        <w:rPr>
          <w:rtl/>
          <w:lang w:bidi="ar-SA"/>
        </w:rPr>
        <w:t xml:space="preserve"> </w:t>
      </w:r>
      <w:r w:rsidRPr="008502D9">
        <w:rPr>
          <w:rtl/>
        </w:rPr>
        <w:t>והמקצועיים</w:t>
      </w:r>
      <w:r w:rsidRPr="008502D9">
        <w:rPr>
          <w:rtl/>
          <w:lang w:bidi="ar-SA"/>
        </w:rPr>
        <w:t xml:space="preserve">. </w:t>
      </w:r>
      <w:r w:rsidRPr="008502D9">
        <w:rPr>
          <w:rtl/>
        </w:rPr>
        <w:t>ממצאים</w:t>
      </w:r>
      <w:r w:rsidRPr="008502D9">
        <w:rPr>
          <w:rtl/>
          <w:lang w:bidi="ar-SA"/>
        </w:rPr>
        <w:t xml:space="preserve"> </w:t>
      </w:r>
      <w:r w:rsidRPr="008502D9">
        <w:rPr>
          <w:rtl/>
        </w:rPr>
        <w:t>אלו</w:t>
      </w:r>
      <w:r w:rsidRPr="008502D9">
        <w:rPr>
          <w:rtl/>
          <w:lang w:bidi="ar-SA"/>
        </w:rPr>
        <w:t xml:space="preserve"> </w:t>
      </w:r>
      <w:r w:rsidRPr="008502D9">
        <w:rPr>
          <w:rtl/>
        </w:rPr>
        <w:t>מקבלים</w:t>
      </w:r>
      <w:r w:rsidRPr="008502D9">
        <w:rPr>
          <w:rtl/>
          <w:lang w:bidi="ar-SA"/>
        </w:rPr>
        <w:t xml:space="preserve"> </w:t>
      </w:r>
      <w:r w:rsidRPr="008502D9">
        <w:rPr>
          <w:rtl/>
        </w:rPr>
        <w:t>תוקף</w:t>
      </w:r>
      <w:r w:rsidRPr="008502D9">
        <w:rPr>
          <w:rtl/>
          <w:lang w:bidi="ar-SA"/>
        </w:rPr>
        <w:t xml:space="preserve"> </w:t>
      </w:r>
      <w:r w:rsidRPr="008502D9">
        <w:rPr>
          <w:rtl/>
        </w:rPr>
        <w:t>קונקרטי</w:t>
      </w:r>
      <w:r w:rsidRPr="008502D9">
        <w:rPr>
          <w:rtl/>
          <w:lang w:bidi="ar-SA"/>
        </w:rPr>
        <w:t xml:space="preserve"> </w:t>
      </w:r>
      <w:r w:rsidRPr="008502D9">
        <w:rPr>
          <w:rtl/>
        </w:rPr>
        <w:t>ועמוק</w:t>
      </w:r>
      <w:r w:rsidRPr="008502D9">
        <w:rPr>
          <w:rtl/>
          <w:lang w:bidi="ar-SA"/>
        </w:rPr>
        <w:t xml:space="preserve"> </w:t>
      </w:r>
      <w:r w:rsidRPr="008502D9">
        <w:rPr>
          <w:rtl/>
        </w:rPr>
        <w:t>בראיונות</w:t>
      </w:r>
      <w:r w:rsidRPr="008502D9">
        <w:rPr>
          <w:rtl/>
          <w:lang w:bidi="ar-SA"/>
        </w:rPr>
        <w:t xml:space="preserve">; </w:t>
      </w:r>
      <w:r w:rsidR="00F376A6">
        <w:rPr>
          <w:rtl/>
        </w:rPr>
        <w:t>ע'</w:t>
      </w:r>
      <w:r w:rsidRPr="008502D9">
        <w:rPr>
          <w:rtl/>
          <w:lang w:bidi="ar-SA"/>
        </w:rPr>
        <w:t xml:space="preserve"> </w:t>
      </w:r>
      <w:r w:rsidRPr="008502D9">
        <w:rPr>
          <w:rtl/>
        </w:rPr>
        <w:t>מעיד</w:t>
      </w:r>
      <w:r w:rsidRPr="008502D9">
        <w:rPr>
          <w:rtl/>
          <w:lang w:bidi="ar-SA"/>
        </w:rPr>
        <w:t xml:space="preserve"> </w:t>
      </w:r>
      <w:r w:rsidRPr="008502D9">
        <w:rPr>
          <w:rtl/>
        </w:rPr>
        <w:t>כי</w:t>
      </w:r>
      <w:r w:rsidRPr="008502D9">
        <w:rPr>
          <w:rtl/>
          <w:lang w:bidi="ar-SA"/>
        </w:rPr>
        <w:t xml:space="preserve"> </w:t>
      </w:r>
      <w:r w:rsidRPr="008502D9">
        <w:rPr>
          <w:rtl/>
        </w:rPr>
        <w:t>החינוך</w:t>
      </w:r>
      <w:r w:rsidRPr="008502D9">
        <w:rPr>
          <w:rtl/>
          <w:lang w:bidi="ar-SA"/>
        </w:rPr>
        <w:t xml:space="preserve"> </w:t>
      </w:r>
      <w:r w:rsidRPr="008502D9">
        <w:rPr>
          <w:rtl/>
        </w:rPr>
        <w:t>האנתרופוסופי</w:t>
      </w:r>
      <w:r w:rsidRPr="008502D9">
        <w:rPr>
          <w:rtl/>
          <w:lang w:bidi="ar-SA"/>
        </w:rPr>
        <w:t xml:space="preserve"> "</w:t>
      </w:r>
      <w:r w:rsidRPr="008502D9">
        <w:rPr>
          <w:rtl/>
        </w:rPr>
        <w:t>מאוד</w:t>
      </w:r>
      <w:r w:rsidRPr="008502D9">
        <w:rPr>
          <w:rtl/>
          <w:lang w:bidi="ar-SA"/>
        </w:rPr>
        <w:t xml:space="preserve"> </w:t>
      </w:r>
      <w:r w:rsidRPr="008502D9">
        <w:rPr>
          <w:rtl/>
        </w:rPr>
        <w:t>משאיר</w:t>
      </w:r>
      <w:r w:rsidRPr="008502D9">
        <w:rPr>
          <w:rtl/>
          <w:lang w:bidi="ar-SA"/>
        </w:rPr>
        <w:t xml:space="preserve"> </w:t>
      </w:r>
      <w:r w:rsidRPr="008502D9">
        <w:rPr>
          <w:rtl/>
        </w:rPr>
        <w:t>אותך</w:t>
      </w:r>
      <w:r w:rsidRPr="008502D9">
        <w:rPr>
          <w:rtl/>
          <w:lang w:bidi="ar-SA"/>
        </w:rPr>
        <w:t xml:space="preserve"> </w:t>
      </w:r>
      <w:r w:rsidRPr="008502D9">
        <w:rPr>
          <w:rtl/>
        </w:rPr>
        <w:t>קרוב</w:t>
      </w:r>
      <w:r w:rsidRPr="008502D9">
        <w:rPr>
          <w:rtl/>
          <w:lang w:bidi="ar-SA"/>
        </w:rPr>
        <w:t xml:space="preserve"> </w:t>
      </w:r>
      <w:r w:rsidRPr="008502D9">
        <w:rPr>
          <w:rtl/>
        </w:rPr>
        <w:t>לעצמך</w:t>
      </w:r>
      <w:r w:rsidRPr="008502D9">
        <w:rPr>
          <w:rtl/>
          <w:lang w:bidi="ar-SA"/>
        </w:rPr>
        <w:t xml:space="preserve"> </w:t>
      </w:r>
      <w:r w:rsidR="00F72DF0">
        <w:rPr>
          <w:rFonts w:hint="cs"/>
          <w:rtl/>
        </w:rPr>
        <w:t xml:space="preserve">בכל </w:t>
      </w:r>
      <w:r w:rsidRPr="008502D9">
        <w:rPr>
          <w:rtl/>
        </w:rPr>
        <w:t>השנים</w:t>
      </w:r>
      <w:r w:rsidRPr="008502D9">
        <w:rPr>
          <w:rtl/>
          <w:lang w:bidi="ar-SA"/>
        </w:rPr>
        <w:t xml:space="preserve"> </w:t>
      </w:r>
      <w:r w:rsidRPr="008502D9">
        <w:rPr>
          <w:rtl/>
        </w:rPr>
        <w:t>האלה</w:t>
      </w:r>
      <w:r w:rsidRPr="008502D9">
        <w:rPr>
          <w:rtl/>
          <w:lang w:bidi="ar-SA"/>
        </w:rPr>
        <w:t xml:space="preserve">" </w:t>
      </w:r>
      <w:r w:rsidRPr="008502D9">
        <w:rPr>
          <w:rtl/>
        </w:rPr>
        <w:t>ומאפשר</w:t>
      </w:r>
      <w:r w:rsidRPr="008502D9">
        <w:rPr>
          <w:rtl/>
          <w:lang w:bidi="ar-SA"/>
        </w:rPr>
        <w:t xml:space="preserve"> </w:t>
      </w:r>
      <w:r w:rsidRPr="008502D9">
        <w:rPr>
          <w:rtl/>
        </w:rPr>
        <w:t>פיתוח</w:t>
      </w:r>
      <w:r w:rsidRPr="008502D9">
        <w:rPr>
          <w:rtl/>
          <w:lang w:bidi="ar-SA"/>
        </w:rPr>
        <w:t xml:space="preserve"> </w:t>
      </w:r>
      <w:r w:rsidRPr="008502D9">
        <w:rPr>
          <w:rtl/>
        </w:rPr>
        <w:t>של</w:t>
      </w:r>
      <w:r w:rsidRPr="008502D9">
        <w:rPr>
          <w:rtl/>
          <w:lang w:bidi="ar-SA"/>
        </w:rPr>
        <w:t xml:space="preserve"> </w:t>
      </w:r>
      <w:r w:rsidRPr="008502D9">
        <w:rPr>
          <w:rtl/>
        </w:rPr>
        <w:t>בשלות</w:t>
      </w:r>
      <w:r w:rsidRPr="008502D9">
        <w:rPr>
          <w:rtl/>
          <w:lang w:bidi="ar-SA"/>
        </w:rPr>
        <w:t xml:space="preserve"> </w:t>
      </w:r>
      <w:r w:rsidRPr="008502D9">
        <w:rPr>
          <w:rtl/>
        </w:rPr>
        <w:t>אישית</w:t>
      </w:r>
      <w:r w:rsidRPr="008502D9">
        <w:rPr>
          <w:rtl/>
          <w:lang w:bidi="ar-SA"/>
        </w:rPr>
        <w:t xml:space="preserve"> </w:t>
      </w:r>
      <w:r w:rsidRPr="008502D9">
        <w:rPr>
          <w:rtl/>
        </w:rPr>
        <w:t>ועמידות</w:t>
      </w:r>
      <w:r w:rsidRPr="008502D9">
        <w:rPr>
          <w:rtl/>
          <w:lang w:bidi="ar-SA"/>
        </w:rPr>
        <w:t xml:space="preserve"> </w:t>
      </w:r>
      <w:r w:rsidRPr="008502D9">
        <w:rPr>
          <w:rtl/>
        </w:rPr>
        <w:t>מוסרית</w:t>
      </w:r>
      <w:r w:rsidRPr="008502D9">
        <w:rPr>
          <w:rtl/>
          <w:lang w:bidi="ar-SA"/>
        </w:rPr>
        <w:t xml:space="preserve"> </w:t>
      </w:r>
      <w:r w:rsidRPr="008502D9">
        <w:rPr>
          <w:rtl/>
        </w:rPr>
        <w:t>מול</w:t>
      </w:r>
      <w:r w:rsidRPr="008502D9">
        <w:rPr>
          <w:rtl/>
          <w:lang w:bidi="ar-SA"/>
        </w:rPr>
        <w:t xml:space="preserve"> </w:t>
      </w:r>
      <w:r w:rsidRPr="008502D9">
        <w:rPr>
          <w:rtl/>
        </w:rPr>
        <w:t>כוחות</w:t>
      </w:r>
      <w:r w:rsidRPr="008502D9">
        <w:rPr>
          <w:rtl/>
          <w:lang w:bidi="ar-SA"/>
        </w:rPr>
        <w:t xml:space="preserve"> </w:t>
      </w:r>
      <w:r w:rsidRPr="008502D9">
        <w:rPr>
          <w:rtl/>
        </w:rPr>
        <w:t>קולקטיביים</w:t>
      </w:r>
      <w:r w:rsidRPr="008502D9">
        <w:rPr>
          <w:rtl/>
          <w:lang w:bidi="ar-SA"/>
        </w:rPr>
        <w:t xml:space="preserve"> </w:t>
      </w:r>
      <w:r w:rsidRPr="008502D9">
        <w:rPr>
          <w:rtl/>
        </w:rPr>
        <w:t>חזקים</w:t>
      </w:r>
      <w:r w:rsidRPr="008502D9">
        <w:rPr>
          <w:rtl/>
          <w:lang w:bidi="ar-SA"/>
        </w:rPr>
        <w:t xml:space="preserve">. </w:t>
      </w:r>
    </w:p>
    <w:p w14:paraId="2B93B4A6" w14:textId="77777777" w:rsidR="00A5146A" w:rsidRDefault="00F376A6" w:rsidP="00B16A5A">
      <w:pPr>
        <w:rPr>
          <w:rtl/>
        </w:rPr>
      </w:pPr>
      <w:r>
        <w:rPr>
          <w:rtl/>
        </w:rPr>
        <w:t>ע'</w:t>
      </w:r>
      <w:r w:rsidR="00B16A5A" w:rsidRPr="008502D9">
        <w:rPr>
          <w:rtl/>
          <w:lang w:bidi="ar-SA"/>
        </w:rPr>
        <w:t xml:space="preserve"> </w:t>
      </w:r>
      <w:r w:rsidR="00B16A5A" w:rsidRPr="008502D9">
        <w:rPr>
          <w:rtl/>
        </w:rPr>
        <w:t>מתאר</w:t>
      </w:r>
      <w:r w:rsidR="00B16A5A" w:rsidRPr="008502D9">
        <w:rPr>
          <w:rtl/>
          <w:lang w:bidi="ar-SA"/>
        </w:rPr>
        <w:t xml:space="preserve"> </w:t>
      </w:r>
      <w:r w:rsidR="00B16A5A" w:rsidRPr="008502D9">
        <w:rPr>
          <w:rtl/>
        </w:rPr>
        <w:t>כיצד</w:t>
      </w:r>
      <w:r w:rsidR="00B16A5A" w:rsidRPr="008502D9">
        <w:rPr>
          <w:rtl/>
          <w:lang w:bidi="ar-SA"/>
        </w:rPr>
        <w:t xml:space="preserve"> </w:t>
      </w:r>
      <w:r w:rsidR="00B16A5A" w:rsidRPr="008502D9">
        <w:rPr>
          <w:rtl/>
        </w:rPr>
        <w:t>עצם</w:t>
      </w:r>
      <w:r w:rsidR="00B16A5A" w:rsidRPr="008502D9">
        <w:rPr>
          <w:rtl/>
          <w:lang w:bidi="ar-SA"/>
        </w:rPr>
        <w:t xml:space="preserve"> </w:t>
      </w:r>
      <w:r w:rsidR="00B16A5A" w:rsidRPr="008502D9">
        <w:rPr>
          <w:rtl/>
        </w:rPr>
        <w:t>קיומה</w:t>
      </w:r>
      <w:r w:rsidR="00B16A5A" w:rsidRPr="008502D9">
        <w:rPr>
          <w:rtl/>
          <w:lang w:bidi="ar-SA"/>
        </w:rPr>
        <w:t xml:space="preserve"> </w:t>
      </w:r>
      <w:r w:rsidR="00B16A5A" w:rsidRPr="008502D9">
        <w:rPr>
          <w:rtl/>
        </w:rPr>
        <w:t>של</w:t>
      </w:r>
      <w:r w:rsidR="00B16A5A" w:rsidRPr="008502D9">
        <w:rPr>
          <w:rtl/>
          <w:lang w:bidi="ar-SA"/>
        </w:rPr>
        <w:t xml:space="preserve"> </w:t>
      </w:r>
      <w:r w:rsidR="00B16A5A" w:rsidRPr="008502D9">
        <w:rPr>
          <w:rtl/>
        </w:rPr>
        <w:t>ה</w:t>
      </w:r>
      <w:r w:rsidR="00B16A5A" w:rsidRPr="008502D9">
        <w:rPr>
          <w:rtl/>
          <w:lang w:bidi="ar-SA"/>
        </w:rPr>
        <w:t>"</w:t>
      </w:r>
      <w:r w:rsidR="00B16A5A" w:rsidRPr="008502D9">
        <w:rPr>
          <w:rtl/>
        </w:rPr>
        <w:t>בועה</w:t>
      </w:r>
      <w:r w:rsidR="00B16A5A" w:rsidRPr="008502D9">
        <w:rPr>
          <w:rtl/>
          <w:lang w:bidi="ar-SA"/>
        </w:rPr>
        <w:t xml:space="preserve">" </w:t>
      </w:r>
      <w:r w:rsidR="00B16A5A" w:rsidRPr="008502D9">
        <w:rPr>
          <w:rtl/>
        </w:rPr>
        <w:t>החינוכית</w:t>
      </w:r>
      <w:r w:rsidR="00B16A5A" w:rsidRPr="008502D9">
        <w:rPr>
          <w:rtl/>
          <w:lang w:bidi="ar-SA"/>
        </w:rPr>
        <w:t xml:space="preserve"> </w:t>
      </w:r>
      <w:r w:rsidR="00B16A5A" w:rsidRPr="008502D9">
        <w:rPr>
          <w:rtl/>
        </w:rPr>
        <w:t>פירק</w:t>
      </w:r>
      <w:r w:rsidR="00B16A5A" w:rsidRPr="008502D9">
        <w:rPr>
          <w:rtl/>
          <w:lang w:bidi="ar-SA"/>
        </w:rPr>
        <w:t xml:space="preserve"> </w:t>
      </w:r>
      <w:r w:rsidR="00B16A5A" w:rsidRPr="008502D9">
        <w:rPr>
          <w:rtl/>
        </w:rPr>
        <w:t>את</w:t>
      </w:r>
      <w:r w:rsidR="00B16A5A" w:rsidRPr="008502D9">
        <w:rPr>
          <w:rtl/>
          <w:lang w:bidi="ar-SA"/>
        </w:rPr>
        <w:t xml:space="preserve"> </w:t>
      </w:r>
      <w:r w:rsidR="00B16A5A" w:rsidRPr="008502D9">
        <w:rPr>
          <w:rtl/>
        </w:rPr>
        <w:t>זהותו</w:t>
      </w:r>
      <w:r w:rsidR="00B16A5A" w:rsidRPr="008502D9">
        <w:rPr>
          <w:rtl/>
          <w:lang w:bidi="ar-SA"/>
        </w:rPr>
        <w:t xml:space="preserve"> </w:t>
      </w:r>
      <w:r w:rsidR="00B16A5A" w:rsidRPr="008502D9">
        <w:rPr>
          <w:rtl/>
        </w:rPr>
        <w:t>המקובלת</w:t>
      </w:r>
      <w:r w:rsidR="00B16A5A" w:rsidRPr="008502D9">
        <w:rPr>
          <w:rtl/>
          <w:lang w:bidi="ar-SA"/>
        </w:rPr>
        <w:t xml:space="preserve"> </w:t>
      </w:r>
      <w:r w:rsidR="00B16A5A" w:rsidRPr="008502D9">
        <w:rPr>
          <w:rtl/>
        </w:rPr>
        <w:t>והוביל</w:t>
      </w:r>
      <w:r w:rsidR="00B16A5A" w:rsidRPr="008502D9">
        <w:rPr>
          <w:rtl/>
          <w:lang w:bidi="ar-SA"/>
        </w:rPr>
        <w:t xml:space="preserve"> </w:t>
      </w:r>
      <w:r w:rsidR="00B16A5A" w:rsidRPr="008502D9">
        <w:rPr>
          <w:rtl/>
        </w:rPr>
        <w:t>אותו</w:t>
      </w:r>
      <w:r w:rsidR="00B16A5A" w:rsidRPr="008502D9">
        <w:rPr>
          <w:rtl/>
          <w:lang w:bidi="ar-SA"/>
        </w:rPr>
        <w:t xml:space="preserve"> </w:t>
      </w:r>
      <w:r w:rsidR="00B16A5A" w:rsidRPr="008502D9">
        <w:rPr>
          <w:rtl/>
        </w:rPr>
        <w:t>ערב</w:t>
      </w:r>
      <w:r w:rsidR="00B16A5A" w:rsidRPr="008502D9">
        <w:rPr>
          <w:rtl/>
          <w:lang w:bidi="ar-SA"/>
        </w:rPr>
        <w:t xml:space="preserve"> </w:t>
      </w:r>
      <w:r w:rsidR="00B16A5A" w:rsidRPr="008502D9">
        <w:rPr>
          <w:rtl/>
        </w:rPr>
        <w:t>הגיוס</w:t>
      </w:r>
      <w:r w:rsidR="00B16A5A" w:rsidRPr="008502D9">
        <w:rPr>
          <w:rtl/>
          <w:lang w:bidi="ar-SA"/>
        </w:rPr>
        <w:t xml:space="preserve"> </w:t>
      </w:r>
      <w:r w:rsidR="00B16A5A" w:rsidRPr="008502D9">
        <w:rPr>
          <w:rtl/>
        </w:rPr>
        <w:t>להכרה</w:t>
      </w:r>
      <w:r w:rsidR="00B16A5A" w:rsidRPr="008502D9">
        <w:rPr>
          <w:rtl/>
          <w:lang w:bidi="ar-SA"/>
        </w:rPr>
        <w:t xml:space="preserve"> </w:t>
      </w:r>
      <w:r w:rsidR="00B16A5A" w:rsidRPr="008502D9">
        <w:rPr>
          <w:rtl/>
        </w:rPr>
        <w:t>עצמאית</w:t>
      </w:r>
      <w:r w:rsidR="00B16A5A" w:rsidRPr="008502D9">
        <w:rPr>
          <w:rtl/>
          <w:lang w:bidi="ar-SA"/>
        </w:rPr>
        <w:t xml:space="preserve"> </w:t>
      </w:r>
      <w:r w:rsidR="00B16A5A" w:rsidRPr="008502D9">
        <w:rPr>
          <w:rtl/>
        </w:rPr>
        <w:t>ואמיצה</w:t>
      </w:r>
      <w:r w:rsidR="00451963">
        <w:rPr>
          <w:rtl/>
        </w:rPr>
        <w:t>,</w:t>
      </w:r>
      <w:r w:rsidR="00B16A5A" w:rsidRPr="008502D9">
        <w:rPr>
          <w:rtl/>
          <w:lang w:bidi="ar-SA"/>
        </w:rPr>
        <w:t xml:space="preserve"> </w:t>
      </w:r>
      <w:r w:rsidR="00B16A5A" w:rsidRPr="008502D9">
        <w:rPr>
          <w:rtl/>
        </w:rPr>
        <w:t>המנוגדת</w:t>
      </w:r>
      <w:r w:rsidR="00B16A5A" w:rsidRPr="008502D9">
        <w:rPr>
          <w:rtl/>
          <w:lang w:bidi="ar-SA"/>
        </w:rPr>
        <w:t xml:space="preserve"> </w:t>
      </w:r>
      <w:r w:rsidR="00B16A5A" w:rsidRPr="008502D9">
        <w:rPr>
          <w:rtl/>
        </w:rPr>
        <w:t>לנורמות</w:t>
      </w:r>
      <w:r w:rsidR="00B16A5A" w:rsidRPr="008502D9">
        <w:rPr>
          <w:rtl/>
          <w:lang w:bidi="ar-SA"/>
        </w:rPr>
        <w:t xml:space="preserve"> </w:t>
      </w:r>
      <w:r w:rsidR="00B16A5A" w:rsidRPr="008502D9">
        <w:rPr>
          <w:rtl/>
        </w:rPr>
        <w:t>הישראליות</w:t>
      </w:r>
      <w:r w:rsidR="00B16A5A" w:rsidRPr="008502D9">
        <w:rPr>
          <w:rtl/>
          <w:lang w:bidi="ar-SA"/>
        </w:rPr>
        <w:t xml:space="preserve"> </w:t>
      </w:r>
      <w:r w:rsidR="00B16A5A" w:rsidRPr="008502D9">
        <w:rPr>
          <w:rtl/>
        </w:rPr>
        <w:t>ההגמוניות</w:t>
      </w:r>
      <w:r w:rsidR="00B16A5A" w:rsidRPr="008502D9">
        <w:rPr>
          <w:rtl/>
          <w:lang w:bidi="ar-SA"/>
        </w:rPr>
        <w:t>: "</w:t>
      </w:r>
      <w:r w:rsidR="00B16A5A" w:rsidRPr="008502D9">
        <w:rPr>
          <w:rtl/>
        </w:rPr>
        <w:t>ונפלה</w:t>
      </w:r>
      <w:r w:rsidR="00B16A5A" w:rsidRPr="008502D9">
        <w:rPr>
          <w:rtl/>
          <w:lang w:bidi="ar-SA"/>
        </w:rPr>
        <w:t xml:space="preserve"> </w:t>
      </w:r>
      <w:r w:rsidR="00B16A5A" w:rsidRPr="008502D9">
        <w:rPr>
          <w:rtl/>
        </w:rPr>
        <w:t>לי</w:t>
      </w:r>
      <w:r w:rsidR="00B16A5A" w:rsidRPr="008502D9">
        <w:rPr>
          <w:rtl/>
          <w:lang w:bidi="ar-SA"/>
        </w:rPr>
        <w:t xml:space="preserve"> </w:t>
      </w:r>
      <w:r w:rsidR="00B16A5A" w:rsidRPr="008502D9">
        <w:rPr>
          <w:rtl/>
        </w:rPr>
        <w:t>הבנה</w:t>
      </w:r>
      <w:r w:rsidR="00B16A5A" w:rsidRPr="008502D9">
        <w:rPr>
          <w:rtl/>
          <w:lang w:bidi="ar-SA"/>
        </w:rPr>
        <w:t xml:space="preserve"> </w:t>
      </w:r>
      <w:r w:rsidR="00B16A5A" w:rsidRPr="008502D9">
        <w:rPr>
          <w:rtl/>
        </w:rPr>
        <w:t>שאני</w:t>
      </w:r>
      <w:r w:rsidR="00B16A5A" w:rsidRPr="008502D9">
        <w:rPr>
          <w:rtl/>
          <w:lang w:bidi="ar-SA"/>
        </w:rPr>
        <w:t xml:space="preserve"> </w:t>
      </w:r>
      <w:r w:rsidR="00B16A5A" w:rsidRPr="008502D9">
        <w:rPr>
          <w:rtl/>
        </w:rPr>
        <w:t>לא</w:t>
      </w:r>
      <w:r w:rsidR="00B16A5A" w:rsidRPr="008502D9">
        <w:rPr>
          <w:rtl/>
          <w:lang w:bidi="ar-SA"/>
        </w:rPr>
        <w:t xml:space="preserve"> </w:t>
      </w:r>
      <w:r w:rsidR="00B16A5A" w:rsidRPr="008502D9">
        <w:rPr>
          <w:rtl/>
        </w:rPr>
        <w:t>צריך</w:t>
      </w:r>
      <w:r w:rsidR="00B16A5A" w:rsidRPr="008502D9">
        <w:rPr>
          <w:rtl/>
          <w:lang w:bidi="ar-SA"/>
        </w:rPr>
        <w:t xml:space="preserve"> </w:t>
      </w:r>
      <w:r w:rsidR="00B16A5A" w:rsidRPr="008502D9">
        <w:rPr>
          <w:rtl/>
        </w:rPr>
        <w:t>להתגייס</w:t>
      </w:r>
      <w:r w:rsidR="00B16A5A" w:rsidRPr="008502D9">
        <w:rPr>
          <w:rtl/>
          <w:lang w:bidi="ar-SA"/>
        </w:rPr>
        <w:t xml:space="preserve">". </w:t>
      </w:r>
      <w:r w:rsidR="00B16A5A" w:rsidRPr="008502D9">
        <w:rPr>
          <w:rtl/>
        </w:rPr>
        <w:t>עמדה</w:t>
      </w:r>
      <w:r w:rsidR="00B16A5A" w:rsidRPr="008502D9">
        <w:rPr>
          <w:rtl/>
          <w:lang w:bidi="ar-SA"/>
        </w:rPr>
        <w:t xml:space="preserve"> </w:t>
      </w:r>
      <w:r w:rsidR="00B16A5A" w:rsidRPr="008502D9">
        <w:rPr>
          <w:rtl/>
        </w:rPr>
        <w:t>זו</w:t>
      </w:r>
      <w:r w:rsidR="00B16A5A" w:rsidRPr="008502D9">
        <w:rPr>
          <w:rtl/>
          <w:lang w:bidi="ar-SA"/>
        </w:rPr>
        <w:t xml:space="preserve"> </w:t>
      </w:r>
      <w:r w:rsidR="00B16A5A" w:rsidRPr="008502D9">
        <w:rPr>
          <w:rtl/>
        </w:rPr>
        <w:t>של</w:t>
      </w:r>
      <w:r w:rsidR="00B16A5A" w:rsidRPr="008502D9">
        <w:rPr>
          <w:rtl/>
          <w:lang w:bidi="ar-SA"/>
        </w:rPr>
        <w:t xml:space="preserve"> </w:t>
      </w:r>
      <w:r w:rsidR="00B16A5A" w:rsidRPr="008502D9">
        <w:rPr>
          <w:rtl/>
        </w:rPr>
        <w:t>סירוב</w:t>
      </w:r>
      <w:r w:rsidR="00B16A5A" w:rsidRPr="008502D9">
        <w:rPr>
          <w:rtl/>
          <w:lang w:bidi="ar-SA"/>
        </w:rPr>
        <w:t xml:space="preserve"> </w:t>
      </w:r>
      <w:r w:rsidR="00B16A5A" w:rsidRPr="008502D9">
        <w:rPr>
          <w:rtl/>
        </w:rPr>
        <w:t>להיכנע</w:t>
      </w:r>
      <w:r w:rsidR="00B16A5A" w:rsidRPr="008502D9">
        <w:rPr>
          <w:rtl/>
          <w:lang w:bidi="ar-SA"/>
        </w:rPr>
        <w:t xml:space="preserve"> </w:t>
      </w:r>
      <w:r w:rsidR="00B16A5A" w:rsidRPr="008502D9">
        <w:rPr>
          <w:rtl/>
        </w:rPr>
        <w:t>לתכתיבים</w:t>
      </w:r>
      <w:r w:rsidR="00B16A5A" w:rsidRPr="008502D9">
        <w:rPr>
          <w:rtl/>
          <w:lang w:bidi="ar-SA"/>
        </w:rPr>
        <w:t xml:space="preserve"> </w:t>
      </w:r>
      <w:r w:rsidR="00B16A5A" w:rsidRPr="008502D9">
        <w:rPr>
          <w:rtl/>
        </w:rPr>
        <w:t>קולקטיביים</w:t>
      </w:r>
      <w:r w:rsidR="00B16A5A" w:rsidRPr="008502D9">
        <w:rPr>
          <w:rtl/>
          <w:lang w:bidi="ar-SA"/>
        </w:rPr>
        <w:t xml:space="preserve"> </w:t>
      </w:r>
      <w:r w:rsidR="00B16A5A" w:rsidRPr="008502D9">
        <w:rPr>
          <w:rtl/>
        </w:rPr>
        <w:t>עדריים</w:t>
      </w:r>
      <w:r w:rsidR="00B16A5A" w:rsidRPr="008502D9">
        <w:rPr>
          <w:rtl/>
          <w:lang w:bidi="ar-SA"/>
        </w:rPr>
        <w:t xml:space="preserve"> </w:t>
      </w:r>
      <w:r w:rsidR="00B16A5A" w:rsidRPr="008502D9">
        <w:rPr>
          <w:rtl/>
        </w:rPr>
        <w:t>עולה</w:t>
      </w:r>
      <w:r w:rsidR="00B16A5A" w:rsidRPr="008502D9">
        <w:rPr>
          <w:rtl/>
          <w:lang w:bidi="ar-SA"/>
        </w:rPr>
        <w:t xml:space="preserve"> </w:t>
      </w:r>
      <w:r w:rsidR="00B16A5A" w:rsidRPr="008502D9">
        <w:rPr>
          <w:rtl/>
        </w:rPr>
        <w:t>גם</w:t>
      </w:r>
      <w:r w:rsidR="00B16A5A" w:rsidRPr="008502D9">
        <w:rPr>
          <w:rtl/>
          <w:lang w:bidi="ar-SA"/>
        </w:rPr>
        <w:t xml:space="preserve"> </w:t>
      </w:r>
      <w:r w:rsidR="00B16A5A" w:rsidRPr="008502D9">
        <w:rPr>
          <w:rtl/>
        </w:rPr>
        <w:t>מעדותו</w:t>
      </w:r>
      <w:r w:rsidR="00B16A5A" w:rsidRPr="008502D9">
        <w:rPr>
          <w:rtl/>
          <w:lang w:bidi="ar-SA"/>
        </w:rPr>
        <w:t xml:space="preserve"> </w:t>
      </w:r>
      <w:r w:rsidR="00B16A5A" w:rsidRPr="008502D9">
        <w:rPr>
          <w:rtl/>
        </w:rPr>
        <w:t>של</w:t>
      </w:r>
      <w:r w:rsidR="00B16A5A" w:rsidRPr="008502D9">
        <w:rPr>
          <w:rtl/>
          <w:lang w:bidi="ar-SA"/>
        </w:rPr>
        <w:t xml:space="preserve"> </w:t>
      </w:r>
      <w:r w:rsidR="001F39F9">
        <w:rPr>
          <w:rtl/>
        </w:rPr>
        <w:t>ח'</w:t>
      </w:r>
      <w:r w:rsidR="00451963">
        <w:rPr>
          <w:rtl/>
        </w:rPr>
        <w:t>,</w:t>
      </w:r>
      <w:r w:rsidR="00B16A5A" w:rsidRPr="008502D9">
        <w:rPr>
          <w:rtl/>
          <w:lang w:bidi="ar-SA"/>
        </w:rPr>
        <w:t xml:space="preserve"> </w:t>
      </w:r>
      <w:r w:rsidR="00B16A5A" w:rsidRPr="008502D9">
        <w:rPr>
          <w:rtl/>
        </w:rPr>
        <w:t>המשחזר</w:t>
      </w:r>
      <w:r w:rsidR="00B16A5A" w:rsidRPr="008502D9">
        <w:rPr>
          <w:rtl/>
          <w:lang w:bidi="ar-SA"/>
        </w:rPr>
        <w:t xml:space="preserve"> </w:t>
      </w:r>
      <w:r w:rsidR="00B16A5A" w:rsidRPr="008502D9">
        <w:rPr>
          <w:rtl/>
        </w:rPr>
        <w:t>כיצד</w:t>
      </w:r>
      <w:r w:rsidR="00B16A5A" w:rsidRPr="008502D9">
        <w:rPr>
          <w:rtl/>
          <w:lang w:bidi="ar-SA"/>
        </w:rPr>
        <w:t xml:space="preserve"> </w:t>
      </w:r>
      <w:r w:rsidR="00B16A5A" w:rsidRPr="008502D9">
        <w:rPr>
          <w:rtl/>
        </w:rPr>
        <w:t>במהלך</w:t>
      </w:r>
      <w:r w:rsidR="00B16A5A" w:rsidRPr="008502D9">
        <w:rPr>
          <w:rtl/>
          <w:lang w:bidi="ar-SA"/>
        </w:rPr>
        <w:t xml:space="preserve"> </w:t>
      </w:r>
      <w:r w:rsidR="00B16A5A" w:rsidRPr="008502D9">
        <w:rPr>
          <w:rtl/>
        </w:rPr>
        <w:t>הפגנה</w:t>
      </w:r>
      <w:r w:rsidR="00B16A5A" w:rsidRPr="008502D9">
        <w:rPr>
          <w:rtl/>
          <w:lang w:bidi="ar-SA"/>
        </w:rPr>
        <w:t xml:space="preserve"> </w:t>
      </w:r>
      <w:r w:rsidR="00B16A5A" w:rsidRPr="008502D9">
        <w:rPr>
          <w:rtl/>
        </w:rPr>
        <w:t>המונית</w:t>
      </w:r>
      <w:r w:rsidR="00B16A5A" w:rsidRPr="008502D9">
        <w:rPr>
          <w:rtl/>
          <w:lang w:bidi="ar-SA"/>
        </w:rPr>
        <w:t xml:space="preserve"> </w:t>
      </w:r>
      <w:r w:rsidR="00B16A5A" w:rsidRPr="008502D9">
        <w:rPr>
          <w:rtl/>
        </w:rPr>
        <w:t>בשנת</w:t>
      </w:r>
      <w:r w:rsidR="00B16A5A" w:rsidRPr="008502D9">
        <w:rPr>
          <w:rtl/>
          <w:lang w:bidi="ar-SA"/>
        </w:rPr>
        <w:t xml:space="preserve"> </w:t>
      </w:r>
      <w:r w:rsidR="00B16A5A" w:rsidRPr="008502D9">
        <w:rPr>
          <w:rtl/>
        </w:rPr>
        <w:t>השירות</w:t>
      </w:r>
      <w:r w:rsidR="00B16A5A" w:rsidRPr="008502D9">
        <w:rPr>
          <w:rtl/>
          <w:lang w:bidi="ar-SA"/>
        </w:rPr>
        <w:t xml:space="preserve"> </w:t>
      </w:r>
      <w:r w:rsidR="00B16A5A" w:rsidRPr="008502D9">
        <w:rPr>
          <w:rtl/>
        </w:rPr>
        <w:t>שלו</w:t>
      </w:r>
      <w:r w:rsidR="00B16A5A" w:rsidRPr="008502D9">
        <w:rPr>
          <w:rtl/>
          <w:lang w:bidi="ar-SA"/>
        </w:rPr>
        <w:t xml:space="preserve"> </w:t>
      </w:r>
      <w:r w:rsidR="00B16A5A" w:rsidRPr="008502D9">
        <w:rPr>
          <w:rtl/>
        </w:rPr>
        <w:t>חש</w:t>
      </w:r>
      <w:r w:rsidR="00B16A5A" w:rsidRPr="008502D9">
        <w:rPr>
          <w:rtl/>
          <w:lang w:bidi="ar-SA"/>
        </w:rPr>
        <w:t xml:space="preserve"> </w:t>
      </w:r>
      <w:r w:rsidR="00B16A5A" w:rsidRPr="008502D9">
        <w:rPr>
          <w:rtl/>
        </w:rPr>
        <w:t>דחייה</w:t>
      </w:r>
      <w:r w:rsidR="00B16A5A" w:rsidRPr="008502D9">
        <w:rPr>
          <w:rtl/>
          <w:lang w:bidi="ar-SA"/>
        </w:rPr>
        <w:t xml:space="preserve"> </w:t>
      </w:r>
      <w:r w:rsidR="00B16A5A" w:rsidRPr="008502D9">
        <w:rPr>
          <w:rtl/>
        </w:rPr>
        <w:t>עמוקה</w:t>
      </w:r>
      <w:r w:rsidR="00B16A5A" w:rsidRPr="008502D9">
        <w:rPr>
          <w:rtl/>
          <w:lang w:bidi="ar-SA"/>
        </w:rPr>
        <w:t xml:space="preserve"> </w:t>
      </w:r>
      <w:r w:rsidR="00B16A5A" w:rsidRPr="008502D9">
        <w:rPr>
          <w:rtl/>
        </w:rPr>
        <w:t>מהיסחפות</w:t>
      </w:r>
      <w:r w:rsidR="00B16A5A" w:rsidRPr="008502D9">
        <w:rPr>
          <w:rtl/>
          <w:lang w:bidi="ar-SA"/>
        </w:rPr>
        <w:t xml:space="preserve"> </w:t>
      </w:r>
      <w:r w:rsidR="00B16A5A" w:rsidRPr="008502D9">
        <w:rPr>
          <w:rtl/>
        </w:rPr>
        <w:t>חסרת</w:t>
      </w:r>
      <w:r w:rsidR="00B16A5A" w:rsidRPr="008502D9">
        <w:rPr>
          <w:rtl/>
          <w:lang w:bidi="ar-SA"/>
        </w:rPr>
        <w:t xml:space="preserve"> </w:t>
      </w:r>
      <w:r w:rsidR="00B16A5A" w:rsidRPr="008502D9">
        <w:rPr>
          <w:rtl/>
        </w:rPr>
        <w:t>מחשבה</w:t>
      </w:r>
      <w:r w:rsidR="00B16A5A" w:rsidRPr="008502D9">
        <w:rPr>
          <w:rtl/>
          <w:lang w:bidi="ar-SA"/>
        </w:rPr>
        <w:t xml:space="preserve"> </w:t>
      </w:r>
      <w:r w:rsidR="00B16A5A" w:rsidRPr="008502D9">
        <w:rPr>
          <w:rtl/>
        </w:rPr>
        <w:t>אחר</w:t>
      </w:r>
      <w:r w:rsidR="00B16A5A" w:rsidRPr="008502D9">
        <w:rPr>
          <w:rtl/>
          <w:lang w:bidi="ar-SA"/>
        </w:rPr>
        <w:t xml:space="preserve"> </w:t>
      </w:r>
      <w:r w:rsidR="00B16A5A" w:rsidRPr="008502D9">
        <w:rPr>
          <w:rtl/>
        </w:rPr>
        <w:t>הזרם</w:t>
      </w:r>
      <w:r w:rsidR="00B16A5A" w:rsidRPr="008502D9">
        <w:rPr>
          <w:rtl/>
          <w:lang w:bidi="ar-SA"/>
        </w:rPr>
        <w:t>: "</w:t>
      </w:r>
      <w:r w:rsidR="00B16A5A" w:rsidRPr="008502D9">
        <w:rPr>
          <w:rtl/>
        </w:rPr>
        <w:t>פשוט</w:t>
      </w:r>
      <w:r w:rsidR="00B16A5A" w:rsidRPr="008502D9">
        <w:rPr>
          <w:rtl/>
          <w:lang w:bidi="ar-SA"/>
        </w:rPr>
        <w:t xml:space="preserve"> </w:t>
      </w:r>
      <w:r w:rsidR="00B16A5A" w:rsidRPr="008502D9">
        <w:rPr>
          <w:rtl/>
        </w:rPr>
        <w:t>לא</w:t>
      </w:r>
      <w:r w:rsidR="00B16A5A" w:rsidRPr="008502D9">
        <w:rPr>
          <w:rtl/>
          <w:lang w:bidi="ar-SA"/>
        </w:rPr>
        <w:t xml:space="preserve"> </w:t>
      </w:r>
      <w:r w:rsidR="00B16A5A" w:rsidRPr="008502D9">
        <w:rPr>
          <w:rtl/>
        </w:rPr>
        <w:t>יכולתי</w:t>
      </w:r>
      <w:r w:rsidR="00B16A5A" w:rsidRPr="008502D9">
        <w:rPr>
          <w:rtl/>
          <w:lang w:bidi="ar-SA"/>
        </w:rPr>
        <w:t xml:space="preserve"> </w:t>
      </w:r>
      <w:r w:rsidR="00B16A5A" w:rsidRPr="008502D9">
        <w:rPr>
          <w:rtl/>
        </w:rPr>
        <w:t>לקחת</w:t>
      </w:r>
      <w:r w:rsidR="00B16A5A" w:rsidRPr="008502D9">
        <w:rPr>
          <w:rtl/>
          <w:lang w:bidi="ar-SA"/>
        </w:rPr>
        <w:t xml:space="preserve"> </w:t>
      </w:r>
      <w:r w:rsidR="00B16A5A" w:rsidRPr="008502D9">
        <w:rPr>
          <w:rtl/>
        </w:rPr>
        <w:t>חלק</w:t>
      </w:r>
      <w:r w:rsidR="00B16A5A" w:rsidRPr="008502D9">
        <w:rPr>
          <w:rtl/>
          <w:lang w:bidi="ar-SA"/>
        </w:rPr>
        <w:t xml:space="preserve"> </w:t>
      </w:r>
      <w:r w:rsidR="00B16A5A" w:rsidRPr="008502D9">
        <w:rPr>
          <w:rtl/>
        </w:rPr>
        <w:t>בזה</w:t>
      </w:r>
      <w:r w:rsidR="00FD2075">
        <w:rPr>
          <w:rFonts w:hint="cs"/>
          <w:rtl/>
        </w:rPr>
        <w:t>,</w:t>
      </w:r>
      <w:r w:rsidR="00B16A5A" w:rsidRPr="008502D9">
        <w:rPr>
          <w:rtl/>
          <w:lang w:bidi="ar-SA"/>
        </w:rPr>
        <w:t xml:space="preserve"> </w:t>
      </w:r>
      <w:r w:rsidR="00B16A5A" w:rsidRPr="008502D9">
        <w:rPr>
          <w:rtl/>
        </w:rPr>
        <w:t>לא</w:t>
      </w:r>
      <w:r w:rsidR="00B16A5A" w:rsidRPr="008502D9">
        <w:rPr>
          <w:rtl/>
          <w:lang w:bidi="ar-SA"/>
        </w:rPr>
        <w:t xml:space="preserve"> </w:t>
      </w:r>
      <w:r w:rsidR="00B16A5A" w:rsidRPr="008502D9">
        <w:rPr>
          <w:rtl/>
        </w:rPr>
        <w:t>יכולתי</w:t>
      </w:r>
      <w:r w:rsidR="00B16A5A" w:rsidRPr="008502D9">
        <w:rPr>
          <w:rtl/>
          <w:lang w:bidi="ar-SA"/>
        </w:rPr>
        <w:t xml:space="preserve"> </w:t>
      </w:r>
      <w:r w:rsidR="00B16A5A" w:rsidRPr="008502D9">
        <w:rPr>
          <w:rtl/>
        </w:rPr>
        <w:t>פנימית</w:t>
      </w:r>
      <w:r w:rsidR="00FD2075">
        <w:rPr>
          <w:rFonts w:hint="cs"/>
          <w:rtl/>
        </w:rPr>
        <w:t>,</w:t>
      </w:r>
      <w:r w:rsidR="00B16A5A" w:rsidRPr="008502D9">
        <w:rPr>
          <w:rtl/>
          <w:lang w:bidi="ar-SA"/>
        </w:rPr>
        <w:t xml:space="preserve"> </w:t>
      </w:r>
      <w:r w:rsidR="00B16A5A" w:rsidRPr="008502D9">
        <w:rPr>
          <w:rtl/>
        </w:rPr>
        <w:t>הרגשתי</w:t>
      </w:r>
      <w:r w:rsidR="00B16A5A" w:rsidRPr="008502D9">
        <w:rPr>
          <w:rtl/>
          <w:lang w:bidi="ar-SA"/>
        </w:rPr>
        <w:t xml:space="preserve"> </w:t>
      </w:r>
      <w:r w:rsidR="00B16A5A" w:rsidRPr="008502D9">
        <w:rPr>
          <w:rtl/>
        </w:rPr>
        <w:t>שאני</w:t>
      </w:r>
      <w:r w:rsidR="00B16A5A" w:rsidRPr="008502D9">
        <w:rPr>
          <w:rtl/>
          <w:lang w:bidi="ar-SA"/>
        </w:rPr>
        <w:t xml:space="preserve"> </w:t>
      </w:r>
      <w:r w:rsidR="00B16A5A" w:rsidRPr="008502D9">
        <w:rPr>
          <w:rtl/>
        </w:rPr>
        <w:t>אני</w:t>
      </w:r>
      <w:r w:rsidR="00B16A5A" w:rsidRPr="008502D9">
        <w:rPr>
          <w:rtl/>
          <w:lang w:bidi="ar-SA"/>
        </w:rPr>
        <w:t xml:space="preserve"> </w:t>
      </w:r>
      <w:r w:rsidR="00B16A5A" w:rsidRPr="008502D9">
        <w:rPr>
          <w:rtl/>
        </w:rPr>
        <w:t>לא</w:t>
      </w:r>
      <w:r w:rsidR="00B16A5A" w:rsidRPr="008502D9">
        <w:rPr>
          <w:rtl/>
          <w:lang w:bidi="ar-SA"/>
        </w:rPr>
        <w:t xml:space="preserve"> </w:t>
      </w:r>
      <w:r w:rsidR="00B16A5A" w:rsidRPr="008502D9">
        <w:rPr>
          <w:rtl/>
        </w:rPr>
        <w:t>מסוגל</w:t>
      </w:r>
      <w:r w:rsidR="00B16A5A" w:rsidRPr="008502D9">
        <w:rPr>
          <w:rtl/>
          <w:lang w:bidi="ar-SA"/>
        </w:rPr>
        <w:t xml:space="preserve"> </w:t>
      </w:r>
      <w:r w:rsidR="00B16A5A" w:rsidRPr="008502D9">
        <w:rPr>
          <w:rtl/>
        </w:rPr>
        <w:t>להיות</w:t>
      </w:r>
      <w:r w:rsidR="00B16A5A" w:rsidRPr="008502D9">
        <w:rPr>
          <w:rtl/>
          <w:lang w:bidi="ar-SA"/>
        </w:rPr>
        <w:t xml:space="preserve"> </w:t>
      </w:r>
      <w:r w:rsidR="00B16A5A" w:rsidRPr="008502D9">
        <w:rPr>
          <w:rtl/>
        </w:rPr>
        <w:t>חלק</w:t>
      </w:r>
      <w:r w:rsidR="00B16A5A" w:rsidRPr="008502D9">
        <w:rPr>
          <w:rtl/>
          <w:lang w:bidi="ar-SA"/>
        </w:rPr>
        <w:t xml:space="preserve"> </w:t>
      </w:r>
      <w:r w:rsidR="00B16A5A" w:rsidRPr="008502D9">
        <w:rPr>
          <w:rtl/>
        </w:rPr>
        <w:t>מהעדר</w:t>
      </w:r>
      <w:r w:rsidR="00B16A5A" w:rsidRPr="008502D9">
        <w:rPr>
          <w:rtl/>
          <w:lang w:bidi="ar-SA"/>
        </w:rPr>
        <w:t xml:space="preserve"> </w:t>
      </w:r>
      <w:r w:rsidR="00B16A5A" w:rsidRPr="008502D9">
        <w:rPr>
          <w:rtl/>
        </w:rPr>
        <w:t>הזה</w:t>
      </w:r>
      <w:r w:rsidR="00B16A5A" w:rsidRPr="008502D9">
        <w:rPr>
          <w:rtl/>
          <w:lang w:bidi="ar-SA"/>
        </w:rPr>
        <w:t xml:space="preserve"> </w:t>
      </w:r>
      <w:r w:rsidR="00B16A5A" w:rsidRPr="008502D9">
        <w:rPr>
          <w:rtl/>
        </w:rPr>
        <w:t>שהולך</w:t>
      </w:r>
      <w:r w:rsidR="00B16A5A" w:rsidRPr="008502D9">
        <w:rPr>
          <w:rtl/>
          <w:lang w:bidi="ar-SA"/>
        </w:rPr>
        <w:t xml:space="preserve"> </w:t>
      </w:r>
      <w:r w:rsidR="00B16A5A" w:rsidRPr="008502D9">
        <w:rPr>
          <w:rtl/>
        </w:rPr>
        <w:t>עכשיו</w:t>
      </w:r>
      <w:r w:rsidR="00B16A5A" w:rsidRPr="008502D9">
        <w:rPr>
          <w:rtl/>
          <w:lang w:bidi="ar-SA"/>
        </w:rPr>
        <w:t xml:space="preserve"> </w:t>
      </w:r>
      <w:r w:rsidR="00B16A5A" w:rsidRPr="008502D9">
        <w:rPr>
          <w:rtl/>
        </w:rPr>
        <w:t>וקופץ</w:t>
      </w:r>
      <w:r w:rsidR="00B16A5A" w:rsidRPr="008502D9">
        <w:rPr>
          <w:rtl/>
          <w:lang w:bidi="ar-SA"/>
        </w:rPr>
        <w:t xml:space="preserve"> </w:t>
      </w:r>
      <w:r w:rsidR="00B16A5A" w:rsidRPr="008502D9">
        <w:rPr>
          <w:rtl/>
        </w:rPr>
        <w:t>בלי</w:t>
      </w:r>
      <w:r w:rsidR="00B16A5A" w:rsidRPr="008502D9">
        <w:rPr>
          <w:rtl/>
          <w:lang w:bidi="ar-SA"/>
        </w:rPr>
        <w:t xml:space="preserve">... </w:t>
      </w:r>
      <w:r w:rsidR="00B16A5A" w:rsidRPr="008502D9">
        <w:rPr>
          <w:rtl/>
        </w:rPr>
        <w:t>רצון</w:t>
      </w:r>
      <w:r w:rsidR="00B16A5A" w:rsidRPr="008502D9">
        <w:rPr>
          <w:rtl/>
          <w:lang w:bidi="ar-SA"/>
        </w:rPr>
        <w:t xml:space="preserve"> </w:t>
      </w:r>
      <w:r w:rsidR="00B16A5A" w:rsidRPr="008502D9">
        <w:rPr>
          <w:rtl/>
        </w:rPr>
        <w:t>אינדיבידואלי</w:t>
      </w:r>
      <w:r w:rsidR="00451963">
        <w:rPr>
          <w:rtl/>
        </w:rPr>
        <w:t>,</w:t>
      </w:r>
      <w:r w:rsidR="00B16A5A" w:rsidRPr="008502D9">
        <w:rPr>
          <w:rtl/>
          <w:lang w:bidi="ar-SA"/>
        </w:rPr>
        <w:t xml:space="preserve"> </w:t>
      </w:r>
      <w:r w:rsidR="00B16A5A" w:rsidRPr="008502D9">
        <w:rPr>
          <w:rtl/>
        </w:rPr>
        <w:t>קונקרטי</w:t>
      </w:r>
      <w:r w:rsidR="00B16A5A" w:rsidRPr="008502D9">
        <w:rPr>
          <w:rtl/>
          <w:lang w:bidi="ar-SA"/>
        </w:rPr>
        <w:t xml:space="preserve">... </w:t>
      </w:r>
      <w:r w:rsidR="00B16A5A" w:rsidRPr="008502D9">
        <w:rPr>
          <w:rtl/>
        </w:rPr>
        <w:t>זה</w:t>
      </w:r>
      <w:r w:rsidR="00B16A5A" w:rsidRPr="008502D9">
        <w:rPr>
          <w:rtl/>
          <w:lang w:bidi="ar-SA"/>
        </w:rPr>
        <w:t xml:space="preserve"> </w:t>
      </w:r>
      <w:r w:rsidR="00B16A5A" w:rsidRPr="008502D9">
        <w:rPr>
          <w:rtl/>
        </w:rPr>
        <w:t>דחה</w:t>
      </w:r>
      <w:r w:rsidR="00B16A5A" w:rsidRPr="008502D9">
        <w:rPr>
          <w:rtl/>
          <w:lang w:bidi="ar-SA"/>
        </w:rPr>
        <w:t xml:space="preserve"> </w:t>
      </w:r>
      <w:r w:rsidR="00B16A5A" w:rsidRPr="008502D9">
        <w:rPr>
          <w:rtl/>
        </w:rPr>
        <w:t>אותי</w:t>
      </w:r>
      <w:r w:rsidR="00B16A5A" w:rsidRPr="008502D9">
        <w:rPr>
          <w:rtl/>
          <w:lang w:bidi="ar-SA"/>
        </w:rPr>
        <w:t xml:space="preserve">". </w:t>
      </w:r>
    </w:p>
    <w:p w14:paraId="1F43D642" w14:textId="1C005134" w:rsidR="00B16A5A" w:rsidRPr="008502D9" w:rsidRDefault="001F39F9" w:rsidP="00B16A5A">
      <w:r>
        <w:rPr>
          <w:rtl/>
        </w:rPr>
        <w:t>ח'</w:t>
      </w:r>
      <w:r w:rsidR="00B16A5A" w:rsidRPr="008502D9">
        <w:rPr>
          <w:rtl/>
          <w:lang w:bidi="ar-SA"/>
        </w:rPr>
        <w:t xml:space="preserve"> </w:t>
      </w:r>
      <w:r w:rsidR="00B16A5A" w:rsidRPr="008502D9">
        <w:rPr>
          <w:rtl/>
        </w:rPr>
        <w:t>מייחס</w:t>
      </w:r>
      <w:r w:rsidR="00B16A5A" w:rsidRPr="008502D9">
        <w:rPr>
          <w:rtl/>
          <w:lang w:bidi="ar-SA"/>
        </w:rPr>
        <w:t xml:space="preserve"> </w:t>
      </w:r>
      <w:r w:rsidR="00B16A5A" w:rsidRPr="008502D9">
        <w:rPr>
          <w:rtl/>
        </w:rPr>
        <w:t>יכולת</w:t>
      </w:r>
      <w:r w:rsidR="00B16A5A" w:rsidRPr="008502D9">
        <w:rPr>
          <w:rtl/>
          <w:lang w:bidi="ar-SA"/>
        </w:rPr>
        <w:t xml:space="preserve"> </w:t>
      </w:r>
      <w:r w:rsidR="00B16A5A" w:rsidRPr="008502D9">
        <w:rPr>
          <w:rtl/>
        </w:rPr>
        <w:t>עמידה</w:t>
      </w:r>
      <w:r w:rsidR="00B16A5A" w:rsidRPr="008502D9">
        <w:rPr>
          <w:rtl/>
          <w:lang w:bidi="ar-SA"/>
        </w:rPr>
        <w:t xml:space="preserve"> </w:t>
      </w:r>
      <w:r w:rsidR="00B16A5A" w:rsidRPr="008502D9">
        <w:rPr>
          <w:rtl/>
        </w:rPr>
        <w:t>זו</w:t>
      </w:r>
      <w:r w:rsidR="00B16A5A" w:rsidRPr="008502D9">
        <w:rPr>
          <w:rtl/>
          <w:lang w:bidi="ar-SA"/>
        </w:rPr>
        <w:t xml:space="preserve"> </w:t>
      </w:r>
      <w:r w:rsidR="00B16A5A" w:rsidRPr="008502D9">
        <w:rPr>
          <w:rtl/>
        </w:rPr>
        <w:t>ישירות</w:t>
      </w:r>
      <w:r w:rsidR="00B16A5A" w:rsidRPr="008502D9">
        <w:rPr>
          <w:rtl/>
          <w:lang w:bidi="ar-SA"/>
        </w:rPr>
        <w:t xml:space="preserve"> </w:t>
      </w:r>
      <w:r w:rsidR="00B16A5A" w:rsidRPr="008502D9">
        <w:rPr>
          <w:rtl/>
        </w:rPr>
        <w:t>לחינוך</w:t>
      </w:r>
      <w:r w:rsidR="00B16A5A" w:rsidRPr="008502D9">
        <w:rPr>
          <w:rtl/>
          <w:lang w:bidi="ar-SA"/>
        </w:rPr>
        <w:t xml:space="preserve"> </w:t>
      </w:r>
      <w:r w:rsidR="00B16A5A" w:rsidRPr="008502D9">
        <w:rPr>
          <w:rtl/>
        </w:rPr>
        <w:t>שספג</w:t>
      </w:r>
      <w:r w:rsidR="00451963">
        <w:rPr>
          <w:rtl/>
        </w:rPr>
        <w:t>,</w:t>
      </w:r>
      <w:r w:rsidR="00B16A5A" w:rsidRPr="008502D9">
        <w:rPr>
          <w:rtl/>
          <w:lang w:bidi="ar-SA"/>
        </w:rPr>
        <w:t xml:space="preserve"> </w:t>
      </w:r>
      <w:r w:rsidR="00B16A5A" w:rsidRPr="008502D9">
        <w:rPr>
          <w:rtl/>
        </w:rPr>
        <w:t>אשר</w:t>
      </w:r>
      <w:r w:rsidR="00B16A5A" w:rsidRPr="008502D9">
        <w:rPr>
          <w:rtl/>
          <w:lang w:bidi="ar-SA"/>
        </w:rPr>
        <w:t xml:space="preserve"> </w:t>
      </w:r>
      <w:r w:rsidR="00B16A5A" w:rsidRPr="008502D9">
        <w:rPr>
          <w:rtl/>
        </w:rPr>
        <w:t>לימד</w:t>
      </w:r>
      <w:r w:rsidR="00B16A5A" w:rsidRPr="008502D9">
        <w:rPr>
          <w:rtl/>
          <w:lang w:bidi="ar-SA"/>
        </w:rPr>
        <w:t xml:space="preserve"> </w:t>
      </w:r>
      <w:r w:rsidR="00B16A5A" w:rsidRPr="008502D9">
        <w:rPr>
          <w:rtl/>
        </w:rPr>
        <w:t>אותו</w:t>
      </w:r>
      <w:r w:rsidR="00B16A5A" w:rsidRPr="008502D9">
        <w:rPr>
          <w:rtl/>
          <w:lang w:bidi="ar-SA"/>
        </w:rPr>
        <w:t xml:space="preserve"> "</w:t>
      </w:r>
      <w:r w:rsidR="00B16A5A" w:rsidRPr="008502D9">
        <w:rPr>
          <w:rtl/>
        </w:rPr>
        <w:t>להבין</w:t>
      </w:r>
      <w:r w:rsidR="00180273">
        <w:rPr>
          <w:rFonts w:hint="cs"/>
          <w:rtl/>
        </w:rPr>
        <w:t>,</w:t>
      </w:r>
      <w:r w:rsidR="00B16A5A" w:rsidRPr="008502D9">
        <w:rPr>
          <w:rtl/>
          <w:lang w:bidi="ar-SA"/>
        </w:rPr>
        <w:t xml:space="preserve"> </w:t>
      </w:r>
      <w:r w:rsidR="00B16A5A" w:rsidRPr="008502D9">
        <w:rPr>
          <w:rtl/>
        </w:rPr>
        <w:t>להבין</w:t>
      </w:r>
      <w:r w:rsidR="00B16A5A" w:rsidRPr="008502D9">
        <w:rPr>
          <w:rtl/>
          <w:lang w:bidi="ar-SA"/>
        </w:rPr>
        <w:t xml:space="preserve"> </w:t>
      </w:r>
      <w:r w:rsidR="00B16A5A" w:rsidRPr="008502D9">
        <w:rPr>
          <w:rtl/>
        </w:rPr>
        <w:t>איפה</w:t>
      </w:r>
      <w:r w:rsidR="00B16A5A" w:rsidRPr="008502D9">
        <w:rPr>
          <w:rtl/>
          <w:lang w:bidi="ar-SA"/>
        </w:rPr>
        <w:t xml:space="preserve"> </w:t>
      </w:r>
      <w:r w:rsidR="00B16A5A" w:rsidRPr="008502D9">
        <w:rPr>
          <w:rtl/>
        </w:rPr>
        <w:t>אני</w:t>
      </w:r>
      <w:r w:rsidR="00B16A5A" w:rsidRPr="008502D9">
        <w:rPr>
          <w:rtl/>
          <w:lang w:bidi="ar-SA"/>
        </w:rPr>
        <w:t xml:space="preserve"> </w:t>
      </w:r>
      <w:r w:rsidR="00B16A5A" w:rsidRPr="008502D9">
        <w:rPr>
          <w:rtl/>
        </w:rPr>
        <w:t>ביחס</w:t>
      </w:r>
      <w:r w:rsidR="00B16A5A" w:rsidRPr="008502D9">
        <w:rPr>
          <w:rtl/>
          <w:lang w:bidi="ar-SA"/>
        </w:rPr>
        <w:t xml:space="preserve"> </w:t>
      </w:r>
      <w:r w:rsidR="00B16A5A" w:rsidRPr="008502D9">
        <w:rPr>
          <w:rtl/>
        </w:rPr>
        <w:t>לעולם</w:t>
      </w:r>
      <w:r w:rsidR="00B16A5A" w:rsidRPr="008502D9">
        <w:rPr>
          <w:rtl/>
          <w:lang w:bidi="ar-SA"/>
        </w:rPr>
        <w:t xml:space="preserve"> </w:t>
      </w:r>
      <w:r w:rsidR="00B16A5A" w:rsidRPr="008502D9">
        <w:rPr>
          <w:rtl/>
        </w:rPr>
        <w:t>עומד</w:t>
      </w:r>
      <w:r w:rsidR="00B16A5A" w:rsidRPr="008502D9">
        <w:rPr>
          <w:rtl/>
          <w:lang w:bidi="ar-SA"/>
        </w:rPr>
        <w:t xml:space="preserve">" </w:t>
      </w:r>
      <w:r w:rsidR="00B16A5A" w:rsidRPr="008502D9">
        <w:rPr>
          <w:rtl/>
        </w:rPr>
        <w:t>כפרט</w:t>
      </w:r>
      <w:r w:rsidR="00B16A5A" w:rsidRPr="008502D9">
        <w:rPr>
          <w:rtl/>
          <w:lang w:bidi="ar-SA"/>
        </w:rPr>
        <w:t xml:space="preserve"> </w:t>
      </w:r>
      <w:r w:rsidR="00B16A5A" w:rsidRPr="008502D9">
        <w:rPr>
          <w:rtl/>
        </w:rPr>
        <w:t>נבדל</w:t>
      </w:r>
      <w:r w:rsidR="00B16A5A" w:rsidRPr="008502D9">
        <w:rPr>
          <w:rtl/>
          <w:lang w:bidi="ar-SA"/>
        </w:rPr>
        <w:t xml:space="preserve"> </w:t>
      </w:r>
      <w:r w:rsidR="00B16A5A" w:rsidRPr="008502D9">
        <w:rPr>
          <w:rtl/>
        </w:rPr>
        <w:t>ואוטונומי</w:t>
      </w:r>
      <w:r w:rsidR="00B16A5A" w:rsidRPr="008502D9">
        <w:rPr>
          <w:rtl/>
          <w:lang w:bidi="ar-SA"/>
        </w:rPr>
        <w:t xml:space="preserve">. </w:t>
      </w:r>
      <w:r w:rsidR="00B16A5A" w:rsidRPr="008502D9">
        <w:rPr>
          <w:rtl/>
        </w:rPr>
        <w:t>חשיבותה</w:t>
      </w:r>
      <w:r w:rsidR="00B16A5A" w:rsidRPr="008502D9">
        <w:rPr>
          <w:rtl/>
          <w:lang w:bidi="ar-SA"/>
        </w:rPr>
        <w:t xml:space="preserve"> </w:t>
      </w:r>
      <w:r w:rsidR="00B16A5A" w:rsidRPr="008502D9">
        <w:rPr>
          <w:rtl/>
        </w:rPr>
        <w:t>של</w:t>
      </w:r>
      <w:r w:rsidR="00B16A5A" w:rsidRPr="008502D9">
        <w:rPr>
          <w:rtl/>
          <w:lang w:bidi="ar-SA"/>
        </w:rPr>
        <w:t xml:space="preserve"> </w:t>
      </w:r>
      <w:r w:rsidR="00B16A5A" w:rsidRPr="008502D9">
        <w:rPr>
          <w:rtl/>
        </w:rPr>
        <w:t>סמכות</w:t>
      </w:r>
      <w:r w:rsidR="00B16A5A" w:rsidRPr="008502D9">
        <w:rPr>
          <w:rtl/>
          <w:lang w:bidi="ar-SA"/>
        </w:rPr>
        <w:t xml:space="preserve"> </w:t>
      </w:r>
      <w:r w:rsidR="00B16A5A" w:rsidRPr="008502D9">
        <w:rPr>
          <w:rtl/>
        </w:rPr>
        <w:t>פנימית</w:t>
      </w:r>
      <w:r w:rsidR="00B16A5A" w:rsidRPr="008502D9">
        <w:rPr>
          <w:rtl/>
          <w:lang w:bidi="ar-SA"/>
        </w:rPr>
        <w:t xml:space="preserve"> </w:t>
      </w:r>
      <w:r w:rsidR="00B16A5A" w:rsidRPr="008502D9">
        <w:rPr>
          <w:rtl/>
        </w:rPr>
        <w:t>זו</w:t>
      </w:r>
      <w:r w:rsidR="00B16A5A" w:rsidRPr="008502D9">
        <w:rPr>
          <w:rtl/>
          <w:lang w:bidi="ar-SA"/>
        </w:rPr>
        <w:t xml:space="preserve"> </w:t>
      </w:r>
      <w:r w:rsidR="00B16A5A" w:rsidRPr="008502D9">
        <w:rPr>
          <w:rtl/>
        </w:rPr>
        <w:t>נתמכת</w:t>
      </w:r>
      <w:r w:rsidR="00B16A5A" w:rsidRPr="008502D9">
        <w:rPr>
          <w:rtl/>
          <w:lang w:bidi="ar-SA"/>
        </w:rPr>
        <w:t xml:space="preserve"> </w:t>
      </w:r>
      <w:r w:rsidR="00B16A5A" w:rsidRPr="008502D9">
        <w:rPr>
          <w:rtl/>
        </w:rPr>
        <w:t>גם</w:t>
      </w:r>
      <w:r w:rsidR="00B16A5A" w:rsidRPr="008502D9">
        <w:rPr>
          <w:rtl/>
          <w:lang w:bidi="ar-SA"/>
        </w:rPr>
        <w:t xml:space="preserve"> </w:t>
      </w:r>
      <w:r w:rsidR="00B16A5A" w:rsidRPr="008502D9">
        <w:rPr>
          <w:rtl/>
        </w:rPr>
        <w:t>בנרטיב</w:t>
      </w:r>
      <w:r w:rsidR="00B16A5A" w:rsidRPr="008502D9">
        <w:rPr>
          <w:rtl/>
          <w:lang w:bidi="ar-SA"/>
        </w:rPr>
        <w:t xml:space="preserve"> </w:t>
      </w:r>
      <w:r w:rsidR="00B16A5A" w:rsidRPr="008502D9">
        <w:rPr>
          <w:rtl/>
        </w:rPr>
        <w:t>של</w:t>
      </w:r>
      <w:r w:rsidR="00B16A5A" w:rsidRPr="008502D9">
        <w:rPr>
          <w:rtl/>
          <w:lang w:bidi="ar-SA"/>
        </w:rPr>
        <w:t xml:space="preserve"> </w:t>
      </w:r>
      <w:r w:rsidR="00A950C5">
        <w:rPr>
          <w:rtl/>
        </w:rPr>
        <w:t>ת'</w:t>
      </w:r>
      <w:r w:rsidR="00451963">
        <w:rPr>
          <w:rtl/>
        </w:rPr>
        <w:t>,</w:t>
      </w:r>
      <w:r w:rsidR="00B16A5A" w:rsidRPr="008502D9">
        <w:rPr>
          <w:rtl/>
          <w:lang w:bidi="ar-SA"/>
        </w:rPr>
        <w:t xml:space="preserve"> </w:t>
      </w:r>
      <w:r w:rsidR="00B16A5A" w:rsidRPr="008502D9">
        <w:rPr>
          <w:rtl/>
        </w:rPr>
        <w:t>המציין</w:t>
      </w:r>
      <w:r w:rsidR="00B16A5A" w:rsidRPr="008502D9">
        <w:rPr>
          <w:rtl/>
          <w:lang w:bidi="ar-SA"/>
        </w:rPr>
        <w:t xml:space="preserve"> </w:t>
      </w:r>
      <w:r w:rsidR="00B16A5A" w:rsidRPr="008502D9">
        <w:rPr>
          <w:rtl/>
        </w:rPr>
        <w:t>כי</w:t>
      </w:r>
      <w:r w:rsidR="00B16A5A" w:rsidRPr="008502D9">
        <w:rPr>
          <w:rtl/>
          <w:lang w:bidi="ar-SA"/>
        </w:rPr>
        <w:t xml:space="preserve"> "</w:t>
      </w:r>
      <w:r w:rsidR="00B16A5A" w:rsidRPr="008502D9">
        <w:rPr>
          <w:rtl/>
        </w:rPr>
        <w:t>אני</w:t>
      </w:r>
      <w:r w:rsidR="00B16A5A" w:rsidRPr="008502D9">
        <w:rPr>
          <w:rtl/>
          <w:lang w:bidi="ar-SA"/>
        </w:rPr>
        <w:t xml:space="preserve"> </w:t>
      </w:r>
      <w:r w:rsidR="00B16A5A" w:rsidRPr="008502D9">
        <w:rPr>
          <w:rtl/>
        </w:rPr>
        <w:t>כן</w:t>
      </w:r>
      <w:r w:rsidR="00B16A5A" w:rsidRPr="008502D9">
        <w:rPr>
          <w:rtl/>
          <w:lang w:bidi="ar-SA"/>
        </w:rPr>
        <w:t xml:space="preserve"> </w:t>
      </w:r>
      <w:r w:rsidR="00B16A5A" w:rsidRPr="008502D9">
        <w:rPr>
          <w:rtl/>
        </w:rPr>
        <w:t>מאמין</w:t>
      </w:r>
      <w:r w:rsidR="00B16A5A" w:rsidRPr="008502D9">
        <w:rPr>
          <w:rtl/>
          <w:lang w:bidi="ar-SA"/>
        </w:rPr>
        <w:t xml:space="preserve"> </w:t>
      </w:r>
      <w:r w:rsidR="00B16A5A" w:rsidRPr="008502D9">
        <w:rPr>
          <w:rtl/>
        </w:rPr>
        <w:t>באינטואיציות</w:t>
      </w:r>
      <w:r w:rsidR="00B16A5A" w:rsidRPr="008502D9">
        <w:rPr>
          <w:rtl/>
          <w:lang w:bidi="ar-SA"/>
        </w:rPr>
        <w:t xml:space="preserve">... </w:t>
      </w:r>
      <w:r w:rsidR="00B16A5A" w:rsidRPr="008502D9">
        <w:rPr>
          <w:rtl/>
        </w:rPr>
        <w:t>שלי</w:t>
      </w:r>
      <w:r w:rsidR="00B16A5A" w:rsidRPr="008502D9">
        <w:rPr>
          <w:rtl/>
          <w:lang w:bidi="ar-SA"/>
        </w:rPr>
        <w:t xml:space="preserve"> </w:t>
      </w:r>
      <w:r w:rsidR="00B16A5A" w:rsidRPr="008502D9">
        <w:rPr>
          <w:rtl/>
        </w:rPr>
        <w:t>והם</w:t>
      </w:r>
      <w:r w:rsidR="00B16A5A" w:rsidRPr="008502D9">
        <w:rPr>
          <w:rtl/>
          <w:lang w:bidi="ar-SA"/>
        </w:rPr>
        <w:t xml:space="preserve"> </w:t>
      </w:r>
      <w:r w:rsidR="00B16A5A" w:rsidRPr="008502D9">
        <w:rPr>
          <w:rtl/>
        </w:rPr>
        <w:t>הוכיחו</w:t>
      </w:r>
      <w:r w:rsidR="00B16A5A" w:rsidRPr="008502D9">
        <w:rPr>
          <w:rtl/>
          <w:lang w:bidi="ar-SA"/>
        </w:rPr>
        <w:t xml:space="preserve"> </w:t>
      </w:r>
      <w:r w:rsidR="00B16A5A" w:rsidRPr="008502D9">
        <w:rPr>
          <w:rtl/>
        </w:rPr>
        <w:t>את</w:t>
      </w:r>
      <w:r w:rsidR="00B16A5A" w:rsidRPr="008502D9">
        <w:rPr>
          <w:rtl/>
          <w:lang w:bidi="ar-SA"/>
        </w:rPr>
        <w:t xml:space="preserve"> </w:t>
      </w:r>
      <w:r w:rsidR="00B16A5A" w:rsidRPr="008502D9">
        <w:rPr>
          <w:rtl/>
        </w:rPr>
        <w:t>עצמם</w:t>
      </w:r>
      <w:r w:rsidR="00B16A5A" w:rsidRPr="008502D9">
        <w:rPr>
          <w:rtl/>
          <w:lang w:bidi="ar-SA"/>
        </w:rPr>
        <w:t xml:space="preserve"> </w:t>
      </w:r>
      <w:r w:rsidR="00B16A5A" w:rsidRPr="008502D9">
        <w:rPr>
          <w:rtl/>
        </w:rPr>
        <w:t>עד</w:t>
      </w:r>
      <w:r w:rsidR="00B16A5A" w:rsidRPr="008502D9">
        <w:rPr>
          <w:rtl/>
          <w:lang w:bidi="ar-SA"/>
        </w:rPr>
        <w:t xml:space="preserve"> </w:t>
      </w:r>
      <w:r w:rsidR="00B16A5A" w:rsidRPr="008502D9">
        <w:rPr>
          <w:rtl/>
        </w:rPr>
        <w:t>עכשיו</w:t>
      </w:r>
      <w:r w:rsidR="00B16A5A" w:rsidRPr="008502D9">
        <w:rPr>
          <w:rtl/>
          <w:lang w:bidi="ar-SA"/>
        </w:rPr>
        <w:t xml:space="preserve"> </w:t>
      </w:r>
      <w:r w:rsidR="00B16A5A" w:rsidRPr="008502D9">
        <w:rPr>
          <w:rtl/>
        </w:rPr>
        <w:t>ממש</w:t>
      </w:r>
      <w:r w:rsidR="00B16A5A" w:rsidRPr="008502D9">
        <w:rPr>
          <w:rtl/>
          <w:lang w:bidi="ar-SA"/>
        </w:rPr>
        <w:t xml:space="preserve"> </w:t>
      </w:r>
      <w:r w:rsidR="00B16A5A" w:rsidRPr="008502D9">
        <w:rPr>
          <w:rtl/>
        </w:rPr>
        <w:t>טוב</w:t>
      </w:r>
      <w:r w:rsidR="00B16A5A" w:rsidRPr="008502D9">
        <w:rPr>
          <w:rtl/>
          <w:lang w:bidi="ar-SA"/>
        </w:rPr>
        <w:t>"</w:t>
      </w:r>
      <w:r w:rsidR="00451963">
        <w:rPr>
          <w:rtl/>
        </w:rPr>
        <w:t>,</w:t>
      </w:r>
      <w:r w:rsidR="00B16A5A" w:rsidRPr="008502D9">
        <w:rPr>
          <w:rtl/>
          <w:lang w:bidi="ar-SA"/>
        </w:rPr>
        <w:t xml:space="preserve"> </w:t>
      </w:r>
      <w:r w:rsidR="00B16A5A" w:rsidRPr="008502D9">
        <w:rPr>
          <w:rtl/>
        </w:rPr>
        <w:t>ובעדותה</w:t>
      </w:r>
      <w:r w:rsidR="00B16A5A" w:rsidRPr="008502D9">
        <w:rPr>
          <w:rtl/>
          <w:lang w:bidi="ar-SA"/>
        </w:rPr>
        <w:t xml:space="preserve"> </w:t>
      </w:r>
      <w:r w:rsidR="00B16A5A" w:rsidRPr="008502D9">
        <w:rPr>
          <w:rtl/>
        </w:rPr>
        <w:t>של</w:t>
      </w:r>
      <w:r w:rsidR="00B16A5A" w:rsidRPr="008502D9">
        <w:rPr>
          <w:rtl/>
          <w:lang w:bidi="ar-SA"/>
        </w:rPr>
        <w:t xml:space="preserve"> </w:t>
      </w:r>
      <w:r w:rsidR="008234EC">
        <w:rPr>
          <w:rtl/>
        </w:rPr>
        <w:t>ד'</w:t>
      </w:r>
      <w:r w:rsidR="00451963">
        <w:rPr>
          <w:rtl/>
        </w:rPr>
        <w:t>,</w:t>
      </w:r>
      <w:r w:rsidR="00B16A5A" w:rsidRPr="008502D9">
        <w:rPr>
          <w:rtl/>
          <w:lang w:bidi="ar-SA"/>
        </w:rPr>
        <w:t xml:space="preserve"> </w:t>
      </w:r>
      <w:r w:rsidR="00B16A5A" w:rsidRPr="008502D9">
        <w:rPr>
          <w:rtl/>
        </w:rPr>
        <w:t>המתארת</w:t>
      </w:r>
      <w:r w:rsidR="00B16A5A" w:rsidRPr="008502D9">
        <w:rPr>
          <w:rtl/>
          <w:lang w:bidi="ar-SA"/>
        </w:rPr>
        <w:t xml:space="preserve"> </w:t>
      </w:r>
      <w:r w:rsidR="00B16A5A" w:rsidRPr="008502D9">
        <w:rPr>
          <w:rtl/>
        </w:rPr>
        <w:t>כיצד</w:t>
      </w:r>
      <w:r w:rsidR="00B16A5A" w:rsidRPr="008502D9">
        <w:rPr>
          <w:rtl/>
          <w:lang w:bidi="ar-SA"/>
        </w:rPr>
        <w:t xml:space="preserve"> </w:t>
      </w:r>
      <w:r w:rsidR="00B16A5A" w:rsidRPr="008502D9">
        <w:rPr>
          <w:rtl/>
        </w:rPr>
        <w:lastRenderedPageBreak/>
        <w:t>מעבר</w:t>
      </w:r>
      <w:r w:rsidR="00B16A5A" w:rsidRPr="008502D9">
        <w:rPr>
          <w:rtl/>
          <w:lang w:bidi="ar-SA"/>
        </w:rPr>
        <w:t xml:space="preserve"> </w:t>
      </w:r>
      <w:r w:rsidR="00B16A5A" w:rsidRPr="008502D9">
        <w:rPr>
          <w:rtl/>
        </w:rPr>
        <w:t>מילדות</w:t>
      </w:r>
      <w:r w:rsidR="00B16A5A" w:rsidRPr="008502D9">
        <w:rPr>
          <w:rtl/>
          <w:lang w:bidi="ar-SA"/>
        </w:rPr>
        <w:t xml:space="preserve"> "</w:t>
      </w:r>
      <w:r w:rsidR="00B16A5A" w:rsidRPr="008502D9">
        <w:rPr>
          <w:rtl/>
        </w:rPr>
        <w:t>רדומה</w:t>
      </w:r>
      <w:r w:rsidR="00B16A5A" w:rsidRPr="008502D9">
        <w:rPr>
          <w:rtl/>
          <w:lang w:bidi="ar-SA"/>
        </w:rPr>
        <w:t xml:space="preserve">" </w:t>
      </w:r>
      <w:r w:rsidR="00B16A5A" w:rsidRPr="008502D9">
        <w:rPr>
          <w:rtl/>
        </w:rPr>
        <w:t>להתעוררות</w:t>
      </w:r>
      <w:r w:rsidR="00B16A5A" w:rsidRPr="008502D9">
        <w:rPr>
          <w:rtl/>
          <w:lang w:bidi="ar-SA"/>
        </w:rPr>
        <w:t xml:space="preserve"> </w:t>
      </w:r>
      <w:r w:rsidR="00B16A5A" w:rsidRPr="008502D9">
        <w:rPr>
          <w:rtl/>
        </w:rPr>
        <w:t>עצמית</w:t>
      </w:r>
      <w:r w:rsidR="00B16A5A" w:rsidRPr="008502D9">
        <w:rPr>
          <w:rtl/>
          <w:lang w:bidi="ar-SA"/>
        </w:rPr>
        <w:t xml:space="preserve"> </w:t>
      </w:r>
      <w:r w:rsidR="00B16A5A" w:rsidRPr="008502D9">
        <w:rPr>
          <w:rtl/>
        </w:rPr>
        <w:t>בכיתה</w:t>
      </w:r>
      <w:r w:rsidR="00B16A5A" w:rsidRPr="008502D9">
        <w:rPr>
          <w:rtl/>
          <w:lang w:bidi="ar-SA"/>
        </w:rPr>
        <w:t xml:space="preserve"> </w:t>
      </w:r>
      <w:r w:rsidR="00B16A5A" w:rsidRPr="008502D9">
        <w:rPr>
          <w:rtl/>
        </w:rPr>
        <w:t>ז</w:t>
      </w:r>
      <w:r w:rsidR="00B16A5A" w:rsidRPr="008502D9">
        <w:rPr>
          <w:rtl/>
          <w:lang w:bidi="ar-SA"/>
        </w:rPr>
        <w:t xml:space="preserve">' </w:t>
      </w:r>
      <w:r w:rsidR="00B16A5A" w:rsidRPr="008502D9">
        <w:rPr>
          <w:rtl/>
        </w:rPr>
        <w:t>הוביל</w:t>
      </w:r>
      <w:r w:rsidR="00B16A5A" w:rsidRPr="008502D9">
        <w:rPr>
          <w:rtl/>
          <w:lang w:bidi="ar-SA"/>
        </w:rPr>
        <w:t xml:space="preserve"> </w:t>
      </w:r>
      <w:r w:rsidR="00B16A5A" w:rsidRPr="008502D9">
        <w:rPr>
          <w:rtl/>
        </w:rPr>
        <w:t>אותה</w:t>
      </w:r>
      <w:r w:rsidR="00B16A5A" w:rsidRPr="008502D9">
        <w:rPr>
          <w:rtl/>
          <w:lang w:bidi="ar-SA"/>
        </w:rPr>
        <w:t xml:space="preserve"> </w:t>
      </w:r>
      <w:r w:rsidR="00B16A5A" w:rsidRPr="008502D9">
        <w:rPr>
          <w:rtl/>
        </w:rPr>
        <w:t>לפתח</w:t>
      </w:r>
      <w:r w:rsidR="00B16A5A" w:rsidRPr="008502D9">
        <w:rPr>
          <w:rtl/>
          <w:lang w:bidi="ar-SA"/>
        </w:rPr>
        <w:t xml:space="preserve"> </w:t>
      </w:r>
      <w:r w:rsidR="00B16A5A" w:rsidRPr="008502D9">
        <w:rPr>
          <w:rtl/>
        </w:rPr>
        <w:t>משמעת</w:t>
      </w:r>
      <w:r w:rsidR="00B16A5A" w:rsidRPr="008502D9">
        <w:rPr>
          <w:rtl/>
          <w:lang w:bidi="ar-SA"/>
        </w:rPr>
        <w:t xml:space="preserve"> </w:t>
      </w:r>
      <w:r w:rsidR="00B16A5A" w:rsidRPr="008502D9">
        <w:rPr>
          <w:rtl/>
        </w:rPr>
        <w:t>עצמית</w:t>
      </w:r>
      <w:r w:rsidR="00B16A5A" w:rsidRPr="008502D9">
        <w:rPr>
          <w:rtl/>
          <w:lang w:bidi="ar-SA"/>
        </w:rPr>
        <w:t xml:space="preserve"> </w:t>
      </w:r>
      <w:r w:rsidR="00B16A5A" w:rsidRPr="008502D9">
        <w:rPr>
          <w:rtl/>
        </w:rPr>
        <w:t>ותהליכי</w:t>
      </w:r>
      <w:r w:rsidR="00B16A5A" w:rsidRPr="008502D9">
        <w:rPr>
          <w:rtl/>
          <w:lang w:bidi="ar-SA"/>
        </w:rPr>
        <w:t xml:space="preserve"> </w:t>
      </w:r>
      <w:r w:rsidR="00B16A5A" w:rsidRPr="008502D9">
        <w:rPr>
          <w:rtl/>
        </w:rPr>
        <w:t>תכנון</w:t>
      </w:r>
      <w:r w:rsidR="00B16A5A" w:rsidRPr="008502D9">
        <w:rPr>
          <w:rtl/>
          <w:lang w:bidi="ar-SA"/>
        </w:rPr>
        <w:t xml:space="preserve"> </w:t>
      </w:r>
      <w:r w:rsidR="00B16A5A" w:rsidRPr="008502D9">
        <w:rPr>
          <w:rtl/>
        </w:rPr>
        <w:t>רפלקטיביים</w:t>
      </w:r>
      <w:r w:rsidR="00451963">
        <w:rPr>
          <w:rtl/>
        </w:rPr>
        <w:t>,</w:t>
      </w:r>
      <w:r w:rsidR="00B16A5A" w:rsidRPr="008502D9">
        <w:rPr>
          <w:rtl/>
          <w:lang w:bidi="ar-SA"/>
        </w:rPr>
        <w:t xml:space="preserve"> </w:t>
      </w:r>
      <w:r w:rsidR="00B16A5A" w:rsidRPr="008502D9">
        <w:rPr>
          <w:rtl/>
        </w:rPr>
        <w:t>שבאו</w:t>
      </w:r>
      <w:r w:rsidR="00B16A5A" w:rsidRPr="008502D9">
        <w:rPr>
          <w:rtl/>
          <w:lang w:bidi="ar-SA"/>
        </w:rPr>
        <w:t xml:space="preserve"> </w:t>
      </w:r>
      <w:r w:rsidR="00B16A5A" w:rsidRPr="008502D9">
        <w:rPr>
          <w:rtl/>
        </w:rPr>
        <w:t>לידי</w:t>
      </w:r>
      <w:r w:rsidR="00B16A5A" w:rsidRPr="008502D9">
        <w:rPr>
          <w:rtl/>
          <w:lang w:bidi="ar-SA"/>
        </w:rPr>
        <w:t xml:space="preserve"> </w:t>
      </w:r>
      <w:r w:rsidR="00B16A5A" w:rsidRPr="008502D9">
        <w:rPr>
          <w:rtl/>
        </w:rPr>
        <w:t>ביטוי</w:t>
      </w:r>
      <w:r w:rsidR="00B16A5A" w:rsidRPr="008502D9">
        <w:rPr>
          <w:rtl/>
          <w:lang w:bidi="ar-SA"/>
        </w:rPr>
        <w:t xml:space="preserve"> </w:t>
      </w:r>
      <w:r w:rsidR="00B16A5A" w:rsidRPr="008502D9">
        <w:rPr>
          <w:rtl/>
        </w:rPr>
        <w:t>בכך</w:t>
      </w:r>
      <w:r w:rsidR="00B16A5A" w:rsidRPr="008502D9">
        <w:rPr>
          <w:rtl/>
          <w:lang w:bidi="ar-SA"/>
        </w:rPr>
        <w:t xml:space="preserve"> </w:t>
      </w:r>
      <w:r w:rsidR="00B16A5A" w:rsidRPr="008502D9">
        <w:rPr>
          <w:rtl/>
        </w:rPr>
        <w:t>שהיא</w:t>
      </w:r>
      <w:r w:rsidR="00B16A5A" w:rsidRPr="008502D9">
        <w:rPr>
          <w:rtl/>
          <w:lang w:bidi="ar-SA"/>
        </w:rPr>
        <w:t xml:space="preserve"> "</w:t>
      </w:r>
      <w:r w:rsidR="00B16A5A" w:rsidRPr="008502D9">
        <w:rPr>
          <w:rtl/>
        </w:rPr>
        <w:t>גוזרת</w:t>
      </w:r>
      <w:r w:rsidR="00B16A5A" w:rsidRPr="008502D9">
        <w:rPr>
          <w:rtl/>
          <w:lang w:bidi="ar-SA"/>
        </w:rPr>
        <w:t xml:space="preserve"> </w:t>
      </w:r>
      <w:r w:rsidR="00B16A5A" w:rsidRPr="008502D9">
        <w:rPr>
          <w:rtl/>
        </w:rPr>
        <w:t>זמנים</w:t>
      </w:r>
      <w:r w:rsidR="00B16A5A" w:rsidRPr="008502D9">
        <w:rPr>
          <w:rtl/>
          <w:lang w:bidi="ar-SA"/>
        </w:rPr>
        <w:t xml:space="preserve"> </w:t>
      </w:r>
      <w:r w:rsidR="00B16A5A" w:rsidRPr="008502D9">
        <w:rPr>
          <w:rtl/>
        </w:rPr>
        <w:t>בהגזמה</w:t>
      </w:r>
      <w:r w:rsidR="00B16A5A" w:rsidRPr="008502D9">
        <w:rPr>
          <w:rtl/>
          <w:lang w:bidi="ar-SA"/>
        </w:rPr>
        <w:t>".</w:t>
      </w:r>
    </w:p>
    <w:p w14:paraId="087F608C" w14:textId="35B1F5BA" w:rsidR="00B16A5A" w:rsidRPr="008502D9" w:rsidRDefault="00B16A5A" w:rsidP="00B16A5A">
      <w:r w:rsidRPr="008502D9">
        <w:rPr>
          <w:rtl/>
        </w:rPr>
        <w:t>עם</w:t>
      </w:r>
      <w:r w:rsidRPr="008502D9">
        <w:rPr>
          <w:rtl/>
          <w:lang w:bidi="ar-SA"/>
        </w:rPr>
        <w:t xml:space="preserve"> </w:t>
      </w:r>
      <w:r w:rsidRPr="008502D9">
        <w:rPr>
          <w:rtl/>
        </w:rPr>
        <w:t>זאת</w:t>
      </w:r>
      <w:r w:rsidR="00451963">
        <w:rPr>
          <w:rtl/>
        </w:rPr>
        <w:t>,</w:t>
      </w:r>
      <w:r w:rsidRPr="008502D9">
        <w:rPr>
          <w:rtl/>
          <w:lang w:bidi="ar-SA"/>
        </w:rPr>
        <w:t xml:space="preserve"> </w:t>
      </w:r>
      <w:r w:rsidRPr="008502D9">
        <w:rPr>
          <w:rtl/>
        </w:rPr>
        <w:t>ניתוח</w:t>
      </w:r>
      <w:r w:rsidRPr="008502D9">
        <w:rPr>
          <w:rtl/>
          <w:lang w:bidi="ar-SA"/>
        </w:rPr>
        <w:t xml:space="preserve"> </w:t>
      </w:r>
      <w:r w:rsidRPr="008502D9">
        <w:rPr>
          <w:rtl/>
        </w:rPr>
        <w:t>השטח</w:t>
      </w:r>
      <w:r w:rsidRPr="008502D9">
        <w:rPr>
          <w:rtl/>
          <w:lang w:bidi="ar-SA"/>
        </w:rPr>
        <w:t xml:space="preserve"> </w:t>
      </w:r>
      <w:r w:rsidRPr="008502D9">
        <w:rPr>
          <w:rtl/>
        </w:rPr>
        <w:t>מעלה</w:t>
      </w:r>
      <w:r w:rsidRPr="008502D9">
        <w:rPr>
          <w:rtl/>
          <w:lang w:bidi="ar-SA"/>
        </w:rPr>
        <w:t xml:space="preserve"> </w:t>
      </w:r>
      <w:r w:rsidRPr="008502D9">
        <w:rPr>
          <w:rtl/>
        </w:rPr>
        <w:t>גם</w:t>
      </w:r>
      <w:r w:rsidRPr="008502D9">
        <w:rPr>
          <w:rtl/>
          <w:lang w:bidi="ar-SA"/>
        </w:rPr>
        <w:t xml:space="preserve"> </w:t>
      </w:r>
      <w:r w:rsidRPr="008502D9">
        <w:rPr>
          <w:rtl/>
        </w:rPr>
        <w:t>פער</w:t>
      </w:r>
      <w:r w:rsidRPr="008502D9">
        <w:rPr>
          <w:rtl/>
          <w:lang w:bidi="ar-SA"/>
        </w:rPr>
        <w:t xml:space="preserve"> </w:t>
      </w:r>
      <w:r w:rsidRPr="008502D9">
        <w:rPr>
          <w:rtl/>
        </w:rPr>
        <w:t>דרמטי</w:t>
      </w:r>
      <w:r w:rsidRPr="008502D9">
        <w:rPr>
          <w:rtl/>
          <w:lang w:bidi="ar-SA"/>
        </w:rPr>
        <w:t xml:space="preserve"> (</w:t>
      </w:r>
      <w:r w:rsidRPr="008502D9">
        <w:rPr>
          <w:rtl/>
        </w:rPr>
        <w:t>השונה</w:t>
      </w:r>
      <w:r w:rsidRPr="008502D9">
        <w:rPr>
          <w:rtl/>
          <w:lang w:bidi="ar-SA"/>
        </w:rPr>
        <w:t xml:space="preserve">) </w:t>
      </w:r>
      <w:r w:rsidRPr="008502D9">
        <w:rPr>
          <w:rtl/>
        </w:rPr>
        <w:t>בין</w:t>
      </w:r>
      <w:r w:rsidRPr="008502D9">
        <w:rPr>
          <w:rtl/>
          <w:lang w:bidi="ar-SA"/>
        </w:rPr>
        <w:t xml:space="preserve"> </w:t>
      </w:r>
      <w:r w:rsidRPr="008502D9">
        <w:rPr>
          <w:rtl/>
        </w:rPr>
        <w:t>הרטוריקה</w:t>
      </w:r>
      <w:r w:rsidRPr="008502D9">
        <w:rPr>
          <w:rtl/>
          <w:lang w:bidi="ar-SA"/>
        </w:rPr>
        <w:t xml:space="preserve"> </w:t>
      </w:r>
      <w:r w:rsidRPr="008502D9">
        <w:rPr>
          <w:rtl/>
        </w:rPr>
        <w:t>ההרמונית</w:t>
      </w:r>
      <w:r w:rsidRPr="008502D9">
        <w:rPr>
          <w:rtl/>
          <w:lang w:bidi="ar-SA"/>
        </w:rPr>
        <w:t xml:space="preserve"> </w:t>
      </w:r>
      <w:r w:rsidRPr="008502D9">
        <w:rPr>
          <w:rtl/>
        </w:rPr>
        <w:t>של</w:t>
      </w:r>
      <w:r w:rsidRPr="008502D9">
        <w:rPr>
          <w:rtl/>
          <w:lang w:bidi="ar-SA"/>
        </w:rPr>
        <w:t xml:space="preserve"> </w:t>
      </w:r>
      <w:r w:rsidRPr="008502D9">
        <w:rPr>
          <w:rtl/>
        </w:rPr>
        <w:t>הספרות</w:t>
      </w:r>
      <w:r w:rsidRPr="008502D9">
        <w:rPr>
          <w:rtl/>
          <w:lang w:bidi="ar-SA"/>
        </w:rPr>
        <w:t xml:space="preserve"> </w:t>
      </w:r>
      <w:r w:rsidRPr="008502D9">
        <w:rPr>
          <w:rtl/>
        </w:rPr>
        <w:t>לבין</w:t>
      </w:r>
      <w:r w:rsidRPr="008502D9">
        <w:rPr>
          <w:rtl/>
          <w:lang w:bidi="ar-SA"/>
        </w:rPr>
        <w:t xml:space="preserve"> </w:t>
      </w:r>
      <w:r w:rsidRPr="008502D9">
        <w:rPr>
          <w:rtl/>
        </w:rPr>
        <w:t>המציאות</w:t>
      </w:r>
      <w:r w:rsidRPr="008502D9">
        <w:rPr>
          <w:rtl/>
          <w:lang w:bidi="ar-SA"/>
        </w:rPr>
        <w:t xml:space="preserve"> </w:t>
      </w:r>
      <w:r w:rsidRPr="008502D9">
        <w:rPr>
          <w:rtl/>
        </w:rPr>
        <w:t>המורכבת</w:t>
      </w:r>
      <w:r w:rsidRPr="008502D9">
        <w:rPr>
          <w:rtl/>
          <w:lang w:bidi="ar-SA"/>
        </w:rPr>
        <w:t xml:space="preserve"> </w:t>
      </w:r>
      <w:r w:rsidRPr="008502D9">
        <w:rPr>
          <w:rtl/>
        </w:rPr>
        <w:t>שחווים</w:t>
      </w:r>
      <w:r w:rsidRPr="008502D9">
        <w:rPr>
          <w:rtl/>
          <w:lang w:bidi="ar-SA"/>
        </w:rPr>
        <w:t xml:space="preserve"> </w:t>
      </w:r>
      <w:r w:rsidRPr="008502D9">
        <w:rPr>
          <w:rtl/>
        </w:rPr>
        <w:t>הבוגרים</w:t>
      </w:r>
      <w:r w:rsidR="00F948D1">
        <w:rPr>
          <w:rFonts w:hint="cs"/>
          <w:rtl/>
        </w:rPr>
        <w:t xml:space="preserve"> והבוגרות</w:t>
      </w:r>
      <w:r w:rsidRPr="008502D9">
        <w:rPr>
          <w:rtl/>
          <w:lang w:bidi="ar-SA"/>
        </w:rPr>
        <w:t xml:space="preserve">. </w:t>
      </w:r>
      <w:r w:rsidRPr="008502D9">
        <w:rPr>
          <w:rtl/>
        </w:rPr>
        <w:t>בעוד</w:t>
      </w:r>
      <w:r w:rsidRPr="008502D9">
        <w:rPr>
          <w:rtl/>
          <w:lang w:bidi="ar-SA"/>
        </w:rPr>
        <w:t xml:space="preserve"> </w:t>
      </w:r>
      <w:r w:rsidRPr="008502D9">
        <w:rPr>
          <w:rtl/>
        </w:rPr>
        <w:t>שהספרות</w:t>
      </w:r>
      <w:r w:rsidRPr="008502D9">
        <w:rPr>
          <w:rtl/>
          <w:lang w:bidi="ar-SA"/>
        </w:rPr>
        <w:t xml:space="preserve"> </w:t>
      </w:r>
      <w:r w:rsidRPr="008502D9">
        <w:rPr>
          <w:rtl/>
        </w:rPr>
        <w:t>מציגה</w:t>
      </w:r>
      <w:r w:rsidRPr="008502D9">
        <w:rPr>
          <w:rtl/>
          <w:lang w:bidi="ar-SA"/>
        </w:rPr>
        <w:t xml:space="preserve"> </w:t>
      </w:r>
      <w:r w:rsidRPr="008502D9">
        <w:rPr>
          <w:rtl/>
        </w:rPr>
        <w:t>את</w:t>
      </w:r>
      <w:r w:rsidRPr="008502D9">
        <w:rPr>
          <w:rtl/>
          <w:lang w:bidi="ar-SA"/>
        </w:rPr>
        <w:t xml:space="preserve"> </w:t>
      </w:r>
      <w:r w:rsidRPr="008502D9">
        <w:rPr>
          <w:rtl/>
        </w:rPr>
        <w:t>הסובייקטיפיקציה</w:t>
      </w:r>
      <w:r w:rsidRPr="008502D9">
        <w:rPr>
          <w:rtl/>
          <w:lang w:bidi="ar-SA"/>
        </w:rPr>
        <w:t xml:space="preserve"> </w:t>
      </w:r>
      <w:r w:rsidRPr="008502D9">
        <w:rPr>
          <w:rtl/>
        </w:rPr>
        <w:t>ואת</w:t>
      </w:r>
      <w:r w:rsidRPr="008502D9">
        <w:rPr>
          <w:rtl/>
          <w:lang w:bidi="ar-SA"/>
        </w:rPr>
        <w:t xml:space="preserve"> </w:t>
      </w:r>
      <w:r w:rsidRPr="008502D9">
        <w:rPr>
          <w:rtl/>
        </w:rPr>
        <w:t>פיתוח</w:t>
      </w:r>
      <w:r w:rsidRPr="008502D9">
        <w:rPr>
          <w:rtl/>
          <w:lang w:bidi="ar-SA"/>
        </w:rPr>
        <w:t xml:space="preserve"> </w:t>
      </w:r>
      <w:r w:rsidRPr="008502D9">
        <w:rPr>
          <w:rtl/>
        </w:rPr>
        <w:t>המצפן</w:t>
      </w:r>
      <w:r w:rsidRPr="008502D9">
        <w:rPr>
          <w:rtl/>
          <w:lang w:bidi="ar-SA"/>
        </w:rPr>
        <w:t xml:space="preserve"> </w:t>
      </w:r>
      <w:r w:rsidRPr="008502D9">
        <w:rPr>
          <w:rtl/>
        </w:rPr>
        <w:t>המוסרי</w:t>
      </w:r>
      <w:r w:rsidRPr="008502D9">
        <w:rPr>
          <w:rtl/>
          <w:lang w:bidi="ar-SA"/>
        </w:rPr>
        <w:t xml:space="preserve"> </w:t>
      </w:r>
      <w:r w:rsidRPr="008502D9">
        <w:rPr>
          <w:rtl/>
        </w:rPr>
        <w:t>כתהליכים</w:t>
      </w:r>
      <w:r w:rsidRPr="008502D9">
        <w:rPr>
          <w:rtl/>
          <w:lang w:bidi="ar-SA"/>
        </w:rPr>
        <w:t xml:space="preserve"> </w:t>
      </w:r>
      <w:r w:rsidRPr="008502D9">
        <w:rPr>
          <w:rtl/>
        </w:rPr>
        <w:t>טבעיים</w:t>
      </w:r>
      <w:r w:rsidRPr="008502D9">
        <w:rPr>
          <w:rtl/>
          <w:lang w:bidi="ar-SA"/>
        </w:rPr>
        <w:t xml:space="preserve"> </w:t>
      </w:r>
      <w:r w:rsidRPr="008502D9">
        <w:rPr>
          <w:rtl/>
        </w:rPr>
        <w:t>ונטולי</w:t>
      </w:r>
      <w:r w:rsidRPr="008502D9">
        <w:rPr>
          <w:rtl/>
          <w:lang w:bidi="ar-SA"/>
        </w:rPr>
        <w:t xml:space="preserve"> </w:t>
      </w:r>
      <w:r w:rsidRPr="008502D9">
        <w:rPr>
          <w:rtl/>
        </w:rPr>
        <w:t>קונפליקט</w:t>
      </w:r>
      <w:r w:rsidRPr="008502D9">
        <w:rPr>
          <w:rtl/>
          <w:lang w:bidi="ar-SA"/>
        </w:rPr>
        <w:t xml:space="preserve"> (</w:t>
      </w:r>
      <w:r w:rsidR="00BF4900">
        <w:rPr>
          <w:lang w:bidi="ar-SA"/>
        </w:rPr>
        <w:t>Haralambous &amp; Carey, 2022</w:t>
      </w:r>
      <w:r w:rsidRPr="008502D9">
        <w:rPr>
          <w:rtl/>
          <w:lang w:bidi="ar-SA"/>
        </w:rPr>
        <w:t>)</w:t>
      </w:r>
      <w:r w:rsidR="00451963">
        <w:rPr>
          <w:rtl/>
        </w:rPr>
        <w:t>,</w:t>
      </w:r>
      <w:r w:rsidRPr="008502D9">
        <w:rPr>
          <w:rtl/>
          <w:lang w:bidi="ar-SA"/>
        </w:rPr>
        <w:t xml:space="preserve"> </w:t>
      </w:r>
      <w:r w:rsidRPr="008502D9">
        <w:rPr>
          <w:rtl/>
        </w:rPr>
        <w:t>הממצאים</w:t>
      </w:r>
      <w:r w:rsidRPr="008502D9">
        <w:rPr>
          <w:rtl/>
          <w:lang w:bidi="ar-SA"/>
        </w:rPr>
        <w:t xml:space="preserve"> </w:t>
      </w:r>
      <w:r w:rsidRPr="008502D9">
        <w:rPr>
          <w:rtl/>
        </w:rPr>
        <w:t>מראים</w:t>
      </w:r>
      <w:r w:rsidRPr="008502D9">
        <w:rPr>
          <w:rtl/>
          <w:lang w:bidi="ar-SA"/>
        </w:rPr>
        <w:t xml:space="preserve"> </w:t>
      </w:r>
      <w:r w:rsidRPr="008502D9">
        <w:rPr>
          <w:rtl/>
        </w:rPr>
        <w:t>כי</w:t>
      </w:r>
      <w:r w:rsidRPr="008502D9">
        <w:rPr>
          <w:rtl/>
          <w:lang w:bidi="ar-SA"/>
        </w:rPr>
        <w:t xml:space="preserve"> </w:t>
      </w:r>
      <w:r w:rsidRPr="008502D9">
        <w:rPr>
          <w:rtl/>
        </w:rPr>
        <w:t>גיבוש</w:t>
      </w:r>
      <w:r w:rsidRPr="008502D9">
        <w:rPr>
          <w:rtl/>
          <w:lang w:bidi="ar-SA"/>
        </w:rPr>
        <w:t xml:space="preserve"> </w:t>
      </w:r>
      <w:r w:rsidRPr="008502D9">
        <w:rPr>
          <w:rtl/>
        </w:rPr>
        <w:t>הזהות</w:t>
      </w:r>
      <w:r w:rsidRPr="008502D9">
        <w:rPr>
          <w:rtl/>
          <w:lang w:bidi="ar-SA"/>
        </w:rPr>
        <w:t xml:space="preserve"> </w:t>
      </w:r>
      <w:r w:rsidRPr="008502D9">
        <w:rPr>
          <w:rtl/>
        </w:rPr>
        <w:t>האוטונומית</w:t>
      </w:r>
      <w:r w:rsidRPr="008502D9">
        <w:rPr>
          <w:rtl/>
          <w:lang w:bidi="ar-SA"/>
        </w:rPr>
        <w:t xml:space="preserve"> </w:t>
      </w:r>
      <w:r w:rsidRPr="008502D9">
        <w:rPr>
          <w:rtl/>
        </w:rPr>
        <w:t>ב</w:t>
      </w:r>
      <w:r w:rsidRPr="008502D9">
        <w:rPr>
          <w:rtl/>
          <w:lang w:bidi="ar-SA"/>
        </w:rPr>
        <w:t>"</w:t>
      </w:r>
      <w:r w:rsidRPr="008502D9">
        <w:rPr>
          <w:rtl/>
        </w:rPr>
        <w:t>חממה</w:t>
      </w:r>
      <w:r w:rsidRPr="008502D9">
        <w:rPr>
          <w:rtl/>
          <w:lang w:bidi="ar-SA"/>
        </w:rPr>
        <w:t xml:space="preserve">" </w:t>
      </w:r>
      <w:r w:rsidRPr="008502D9">
        <w:rPr>
          <w:rtl/>
        </w:rPr>
        <w:t>הוולדורפית</w:t>
      </w:r>
      <w:r w:rsidRPr="008502D9">
        <w:rPr>
          <w:rtl/>
          <w:lang w:bidi="ar-SA"/>
        </w:rPr>
        <w:t xml:space="preserve"> </w:t>
      </w:r>
      <w:r w:rsidRPr="008502D9">
        <w:rPr>
          <w:rtl/>
        </w:rPr>
        <w:t>יוצר</w:t>
      </w:r>
      <w:r w:rsidRPr="008502D9">
        <w:rPr>
          <w:rtl/>
          <w:lang w:bidi="ar-SA"/>
        </w:rPr>
        <w:t xml:space="preserve"> </w:t>
      </w:r>
      <w:r w:rsidRPr="008502D9">
        <w:rPr>
          <w:rtl/>
        </w:rPr>
        <w:t>חוויית</w:t>
      </w:r>
      <w:r w:rsidRPr="008502D9">
        <w:rPr>
          <w:rtl/>
          <w:lang w:bidi="ar-SA"/>
        </w:rPr>
        <w:t xml:space="preserve"> </w:t>
      </w:r>
      <w:r w:rsidRPr="008502D9">
        <w:rPr>
          <w:rtl/>
        </w:rPr>
        <w:t>נבדלות</w:t>
      </w:r>
      <w:r w:rsidRPr="008502D9">
        <w:rPr>
          <w:rtl/>
          <w:lang w:bidi="ar-SA"/>
        </w:rPr>
        <w:t xml:space="preserve"> </w:t>
      </w:r>
      <w:r w:rsidRPr="008502D9">
        <w:rPr>
          <w:rtl/>
        </w:rPr>
        <w:t>ונפרדות</w:t>
      </w:r>
      <w:r w:rsidRPr="008502D9">
        <w:rPr>
          <w:rtl/>
          <w:lang w:bidi="ar-SA"/>
        </w:rPr>
        <w:t xml:space="preserve"> </w:t>
      </w:r>
      <w:r w:rsidRPr="008502D9">
        <w:rPr>
          <w:rtl/>
        </w:rPr>
        <w:t>קשה</w:t>
      </w:r>
      <w:r w:rsidRPr="008502D9">
        <w:rPr>
          <w:rtl/>
          <w:lang w:bidi="ar-SA"/>
        </w:rPr>
        <w:t xml:space="preserve">. </w:t>
      </w:r>
      <w:r w:rsidR="00F376A6">
        <w:rPr>
          <w:rtl/>
        </w:rPr>
        <w:t>ע'</w:t>
      </w:r>
      <w:r w:rsidRPr="008502D9">
        <w:rPr>
          <w:rtl/>
          <w:lang w:bidi="ar-SA"/>
        </w:rPr>
        <w:t xml:space="preserve"> </w:t>
      </w:r>
      <w:r w:rsidRPr="008502D9">
        <w:rPr>
          <w:rtl/>
        </w:rPr>
        <w:t>מתאר</w:t>
      </w:r>
      <w:r w:rsidRPr="008502D9">
        <w:rPr>
          <w:rtl/>
          <w:lang w:bidi="ar-SA"/>
        </w:rPr>
        <w:t xml:space="preserve"> </w:t>
      </w:r>
      <w:r w:rsidRPr="008502D9">
        <w:rPr>
          <w:rtl/>
        </w:rPr>
        <w:t>כי</w:t>
      </w:r>
      <w:r w:rsidRPr="008502D9">
        <w:rPr>
          <w:rtl/>
          <w:lang w:bidi="ar-SA"/>
        </w:rPr>
        <w:t xml:space="preserve"> </w:t>
      </w:r>
      <w:r w:rsidRPr="008502D9">
        <w:rPr>
          <w:rtl/>
        </w:rPr>
        <w:t>המפגש</w:t>
      </w:r>
      <w:r w:rsidRPr="008502D9">
        <w:rPr>
          <w:rtl/>
          <w:lang w:bidi="ar-SA"/>
        </w:rPr>
        <w:t xml:space="preserve"> </w:t>
      </w:r>
      <w:r w:rsidRPr="008502D9">
        <w:rPr>
          <w:rtl/>
        </w:rPr>
        <w:t>עם</w:t>
      </w:r>
      <w:r w:rsidRPr="008502D9">
        <w:rPr>
          <w:rtl/>
          <w:lang w:bidi="ar-SA"/>
        </w:rPr>
        <w:t xml:space="preserve"> </w:t>
      </w:r>
      <w:r w:rsidRPr="008502D9">
        <w:rPr>
          <w:rtl/>
        </w:rPr>
        <w:t>המציאות</w:t>
      </w:r>
      <w:r w:rsidRPr="008502D9">
        <w:rPr>
          <w:rtl/>
          <w:lang w:bidi="ar-SA"/>
        </w:rPr>
        <w:t xml:space="preserve"> </w:t>
      </w:r>
      <w:r w:rsidRPr="008502D9">
        <w:rPr>
          <w:rtl/>
        </w:rPr>
        <w:t>הישראלית</w:t>
      </w:r>
      <w:r w:rsidRPr="008502D9">
        <w:rPr>
          <w:rtl/>
          <w:lang w:bidi="ar-SA"/>
        </w:rPr>
        <w:t xml:space="preserve"> </w:t>
      </w:r>
      <w:r w:rsidRPr="008502D9">
        <w:rPr>
          <w:rtl/>
        </w:rPr>
        <w:t>לאחר</w:t>
      </w:r>
      <w:r w:rsidRPr="008502D9">
        <w:rPr>
          <w:rtl/>
          <w:lang w:bidi="ar-SA"/>
        </w:rPr>
        <w:t xml:space="preserve"> </w:t>
      </w:r>
      <w:r w:rsidRPr="008502D9">
        <w:rPr>
          <w:rtl/>
        </w:rPr>
        <w:t>היציאה</w:t>
      </w:r>
      <w:r w:rsidRPr="008502D9">
        <w:rPr>
          <w:rtl/>
          <w:lang w:bidi="ar-SA"/>
        </w:rPr>
        <w:t xml:space="preserve"> </w:t>
      </w:r>
      <w:r w:rsidRPr="008502D9">
        <w:rPr>
          <w:rtl/>
        </w:rPr>
        <w:t>מהבועה</w:t>
      </w:r>
      <w:r w:rsidRPr="008502D9">
        <w:rPr>
          <w:rtl/>
          <w:lang w:bidi="ar-SA"/>
        </w:rPr>
        <w:t xml:space="preserve"> </w:t>
      </w:r>
      <w:r w:rsidRPr="008502D9">
        <w:rPr>
          <w:rtl/>
        </w:rPr>
        <w:t>הבית</w:t>
      </w:r>
      <w:r w:rsidRPr="008502D9">
        <w:rPr>
          <w:rtl/>
          <w:lang w:bidi="ar-SA"/>
        </w:rPr>
        <w:t>-</w:t>
      </w:r>
      <w:r w:rsidRPr="008502D9">
        <w:rPr>
          <w:rtl/>
        </w:rPr>
        <w:t>ספרית</w:t>
      </w:r>
      <w:r w:rsidRPr="008502D9">
        <w:rPr>
          <w:rtl/>
          <w:lang w:bidi="ar-SA"/>
        </w:rPr>
        <w:t xml:space="preserve"> </w:t>
      </w:r>
      <w:r w:rsidRPr="008502D9">
        <w:rPr>
          <w:rtl/>
        </w:rPr>
        <w:t>כרוך</w:t>
      </w:r>
      <w:r w:rsidRPr="008502D9">
        <w:rPr>
          <w:rtl/>
          <w:lang w:bidi="ar-SA"/>
        </w:rPr>
        <w:t xml:space="preserve"> </w:t>
      </w:r>
      <w:r w:rsidRPr="008502D9">
        <w:rPr>
          <w:rtl/>
        </w:rPr>
        <w:t>במשבר</w:t>
      </w:r>
      <w:r w:rsidRPr="008502D9">
        <w:rPr>
          <w:rtl/>
          <w:lang w:bidi="ar-SA"/>
        </w:rPr>
        <w:t xml:space="preserve"> </w:t>
      </w:r>
      <w:r w:rsidRPr="008502D9">
        <w:rPr>
          <w:rtl/>
        </w:rPr>
        <w:t>חריף</w:t>
      </w:r>
      <w:r w:rsidRPr="008502D9">
        <w:rPr>
          <w:rtl/>
          <w:lang w:bidi="ar-SA"/>
        </w:rPr>
        <w:t xml:space="preserve"> </w:t>
      </w:r>
      <w:r w:rsidRPr="008502D9">
        <w:rPr>
          <w:rtl/>
        </w:rPr>
        <w:t>ובצורך</w:t>
      </w:r>
      <w:r w:rsidRPr="008502D9">
        <w:rPr>
          <w:rtl/>
          <w:lang w:bidi="ar-SA"/>
        </w:rPr>
        <w:t xml:space="preserve"> "</w:t>
      </w:r>
      <w:r w:rsidRPr="008502D9">
        <w:rPr>
          <w:rtl/>
        </w:rPr>
        <w:t>לעבור</w:t>
      </w:r>
      <w:r w:rsidRPr="008502D9">
        <w:rPr>
          <w:rtl/>
          <w:lang w:bidi="ar-SA"/>
        </w:rPr>
        <w:t xml:space="preserve"> </w:t>
      </w:r>
      <w:r w:rsidRPr="008502D9">
        <w:rPr>
          <w:rtl/>
        </w:rPr>
        <w:t>מסע</w:t>
      </w:r>
      <w:r w:rsidRPr="008502D9">
        <w:rPr>
          <w:rtl/>
          <w:lang w:bidi="ar-SA"/>
        </w:rPr>
        <w:t xml:space="preserve"> </w:t>
      </w:r>
      <w:r w:rsidRPr="008502D9">
        <w:rPr>
          <w:rtl/>
        </w:rPr>
        <w:t>ארוך</w:t>
      </w:r>
      <w:r w:rsidRPr="008502D9">
        <w:rPr>
          <w:rtl/>
          <w:lang w:bidi="ar-SA"/>
        </w:rPr>
        <w:t xml:space="preserve">" </w:t>
      </w:r>
      <w:r w:rsidRPr="008502D9">
        <w:rPr>
          <w:rtl/>
        </w:rPr>
        <w:t>כדי</w:t>
      </w:r>
      <w:r w:rsidRPr="008502D9">
        <w:rPr>
          <w:rtl/>
          <w:lang w:bidi="ar-SA"/>
        </w:rPr>
        <w:t xml:space="preserve"> </w:t>
      </w:r>
      <w:r w:rsidRPr="008502D9">
        <w:rPr>
          <w:rtl/>
        </w:rPr>
        <w:t>לגשר</w:t>
      </w:r>
      <w:r w:rsidRPr="008502D9">
        <w:rPr>
          <w:rtl/>
          <w:lang w:bidi="ar-SA"/>
        </w:rPr>
        <w:t xml:space="preserve"> </w:t>
      </w:r>
      <w:r w:rsidRPr="008502D9">
        <w:rPr>
          <w:rtl/>
        </w:rPr>
        <w:t>על</w:t>
      </w:r>
      <w:r w:rsidRPr="008502D9">
        <w:rPr>
          <w:rtl/>
          <w:lang w:bidi="ar-SA"/>
        </w:rPr>
        <w:t xml:space="preserve"> </w:t>
      </w:r>
      <w:r w:rsidRPr="008502D9">
        <w:rPr>
          <w:rtl/>
        </w:rPr>
        <w:t>הפער</w:t>
      </w:r>
      <w:r w:rsidRPr="008502D9">
        <w:rPr>
          <w:rtl/>
          <w:lang w:bidi="ar-SA"/>
        </w:rPr>
        <w:t xml:space="preserve"> </w:t>
      </w:r>
      <w:r w:rsidRPr="008502D9">
        <w:rPr>
          <w:rtl/>
        </w:rPr>
        <w:t>שנוצר</w:t>
      </w:r>
      <w:r w:rsidRPr="008502D9">
        <w:rPr>
          <w:rtl/>
          <w:lang w:bidi="ar-SA"/>
        </w:rPr>
        <w:t xml:space="preserve"> </w:t>
      </w:r>
      <w:r w:rsidRPr="008502D9">
        <w:rPr>
          <w:rtl/>
        </w:rPr>
        <w:t>בין</w:t>
      </w:r>
      <w:r w:rsidRPr="008502D9">
        <w:rPr>
          <w:rtl/>
          <w:lang w:bidi="ar-SA"/>
        </w:rPr>
        <w:t xml:space="preserve"> </w:t>
      </w:r>
      <w:r w:rsidRPr="008502D9">
        <w:rPr>
          <w:rtl/>
        </w:rPr>
        <w:t>האמת</w:t>
      </w:r>
      <w:r w:rsidRPr="008502D9">
        <w:rPr>
          <w:rtl/>
          <w:lang w:bidi="ar-SA"/>
        </w:rPr>
        <w:t xml:space="preserve"> </w:t>
      </w:r>
      <w:r w:rsidRPr="008502D9">
        <w:rPr>
          <w:rtl/>
        </w:rPr>
        <w:t>הפנימית</w:t>
      </w:r>
      <w:r w:rsidRPr="008502D9">
        <w:rPr>
          <w:rtl/>
          <w:lang w:bidi="ar-SA"/>
        </w:rPr>
        <w:t xml:space="preserve"> </w:t>
      </w:r>
      <w:r w:rsidRPr="008502D9">
        <w:rPr>
          <w:rtl/>
        </w:rPr>
        <w:t>האינדיבידואלית</w:t>
      </w:r>
      <w:r w:rsidRPr="008502D9">
        <w:rPr>
          <w:rtl/>
          <w:lang w:bidi="ar-SA"/>
        </w:rPr>
        <w:t xml:space="preserve"> </w:t>
      </w:r>
      <w:r w:rsidRPr="008502D9">
        <w:rPr>
          <w:rtl/>
        </w:rPr>
        <w:t>לבין</w:t>
      </w:r>
      <w:r w:rsidRPr="008502D9">
        <w:rPr>
          <w:rtl/>
          <w:lang w:bidi="ar-SA"/>
        </w:rPr>
        <w:t xml:space="preserve"> </w:t>
      </w:r>
      <w:r w:rsidRPr="008502D9">
        <w:rPr>
          <w:rtl/>
        </w:rPr>
        <w:t>דרישותיה</w:t>
      </w:r>
      <w:r w:rsidRPr="008502D9">
        <w:rPr>
          <w:rtl/>
          <w:lang w:bidi="ar-SA"/>
        </w:rPr>
        <w:t xml:space="preserve"> </w:t>
      </w:r>
      <w:r w:rsidRPr="008502D9">
        <w:rPr>
          <w:rtl/>
        </w:rPr>
        <w:t>הנוקשות</w:t>
      </w:r>
      <w:r w:rsidRPr="008502D9">
        <w:rPr>
          <w:rtl/>
          <w:lang w:bidi="ar-SA"/>
        </w:rPr>
        <w:t xml:space="preserve"> </w:t>
      </w:r>
      <w:r w:rsidRPr="008502D9">
        <w:rPr>
          <w:rtl/>
        </w:rPr>
        <w:t>של</w:t>
      </w:r>
      <w:r w:rsidRPr="008502D9">
        <w:rPr>
          <w:rtl/>
          <w:lang w:bidi="ar-SA"/>
        </w:rPr>
        <w:t xml:space="preserve"> </w:t>
      </w:r>
      <w:r w:rsidRPr="008502D9">
        <w:rPr>
          <w:rtl/>
        </w:rPr>
        <w:t>החברה</w:t>
      </w:r>
      <w:r w:rsidRPr="008502D9">
        <w:rPr>
          <w:rtl/>
          <w:lang w:bidi="ar-SA"/>
        </w:rPr>
        <w:t xml:space="preserve"> </w:t>
      </w:r>
      <w:r w:rsidRPr="008502D9">
        <w:rPr>
          <w:rtl/>
        </w:rPr>
        <w:t>הכללית</w:t>
      </w:r>
      <w:r w:rsidRPr="008502D9">
        <w:rPr>
          <w:rtl/>
          <w:lang w:bidi="ar-SA"/>
        </w:rPr>
        <w:t xml:space="preserve"> (</w:t>
      </w:r>
      <w:r w:rsidRPr="008502D9">
        <w:rPr>
          <w:rtl/>
        </w:rPr>
        <w:t>גולדשמידט</w:t>
      </w:r>
      <w:r w:rsidR="000236CD">
        <w:rPr>
          <w:rFonts w:hint="cs"/>
          <w:rtl/>
        </w:rPr>
        <w:t>, 2013</w:t>
      </w:r>
      <w:r w:rsidRPr="008502D9">
        <w:rPr>
          <w:rtl/>
          <w:lang w:bidi="ar-SA"/>
        </w:rPr>
        <w:t xml:space="preserve">). </w:t>
      </w:r>
      <w:r w:rsidRPr="008502D9">
        <w:rPr>
          <w:rtl/>
        </w:rPr>
        <w:t>בנוסף</w:t>
      </w:r>
      <w:r w:rsidR="00451963">
        <w:rPr>
          <w:rtl/>
        </w:rPr>
        <w:t>,</w:t>
      </w:r>
      <w:r w:rsidRPr="008502D9">
        <w:rPr>
          <w:rtl/>
          <w:lang w:bidi="ar-SA"/>
        </w:rPr>
        <w:t xml:space="preserve"> </w:t>
      </w:r>
      <w:r w:rsidR="008234EC">
        <w:rPr>
          <w:rtl/>
        </w:rPr>
        <w:t>ד'</w:t>
      </w:r>
      <w:r w:rsidRPr="008502D9">
        <w:rPr>
          <w:rtl/>
          <w:lang w:bidi="ar-SA"/>
        </w:rPr>
        <w:t xml:space="preserve"> </w:t>
      </w:r>
      <w:r w:rsidRPr="008502D9">
        <w:rPr>
          <w:rtl/>
        </w:rPr>
        <w:t>מצביעה</w:t>
      </w:r>
      <w:r w:rsidRPr="008502D9">
        <w:rPr>
          <w:rtl/>
          <w:lang w:bidi="ar-SA"/>
        </w:rPr>
        <w:t xml:space="preserve"> </w:t>
      </w:r>
      <w:r w:rsidRPr="008502D9">
        <w:rPr>
          <w:rtl/>
        </w:rPr>
        <w:t>על</w:t>
      </w:r>
      <w:r w:rsidRPr="008502D9">
        <w:rPr>
          <w:rtl/>
          <w:lang w:bidi="ar-SA"/>
        </w:rPr>
        <w:t xml:space="preserve"> </w:t>
      </w:r>
      <w:r w:rsidRPr="008502D9">
        <w:rPr>
          <w:rtl/>
        </w:rPr>
        <w:t>כך</w:t>
      </w:r>
      <w:r w:rsidRPr="008502D9">
        <w:rPr>
          <w:rtl/>
          <w:lang w:bidi="ar-SA"/>
        </w:rPr>
        <w:t xml:space="preserve"> </w:t>
      </w:r>
      <w:r w:rsidRPr="008502D9">
        <w:rPr>
          <w:rtl/>
        </w:rPr>
        <w:t>שהנרטיב</w:t>
      </w:r>
      <w:r w:rsidRPr="008502D9">
        <w:rPr>
          <w:rtl/>
          <w:lang w:bidi="ar-SA"/>
        </w:rPr>
        <w:t xml:space="preserve"> </w:t>
      </w:r>
      <w:r w:rsidRPr="008502D9">
        <w:rPr>
          <w:rtl/>
        </w:rPr>
        <w:t>המוסדי</w:t>
      </w:r>
      <w:r w:rsidRPr="008502D9">
        <w:rPr>
          <w:rtl/>
          <w:lang w:bidi="ar-SA"/>
        </w:rPr>
        <w:t xml:space="preserve"> </w:t>
      </w:r>
      <w:r w:rsidRPr="008502D9">
        <w:rPr>
          <w:rtl/>
        </w:rPr>
        <w:t>לפיו</w:t>
      </w:r>
      <w:r w:rsidRPr="008502D9">
        <w:rPr>
          <w:rtl/>
          <w:lang w:bidi="ar-SA"/>
        </w:rPr>
        <w:t xml:space="preserve"> </w:t>
      </w:r>
      <w:r w:rsidRPr="008502D9">
        <w:rPr>
          <w:rtl/>
        </w:rPr>
        <w:t>בבית</w:t>
      </w:r>
      <w:r w:rsidRPr="008502D9">
        <w:rPr>
          <w:rtl/>
          <w:lang w:bidi="ar-SA"/>
        </w:rPr>
        <w:t xml:space="preserve"> </w:t>
      </w:r>
      <w:r w:rsidRPr="008502D9">
        <w:rPr>
          <w:rtl/>
        </w:rPr>
        <w:t>הספר</w:t>
      </w:r>
      <w:r w:rsidRPr="008502D9">
        <w:rPr>
          <w:rtl/>
          <w:lang w:bidi="ar-SA"/>
        </w:rPr>
        <w:t xml:space="preserve"> "</w:t>
      </w:r>
      <w:r w:rsidRPr="008502D9">
        <w:rPr>
          <w:rtl/>
        </w:rPr>
        <w:t>מחנכים</w:t>
      </w:r>
      <w:r w:rsidRPr="008502D9">
        <w:rPr>
          <w:rtl/>
          <w:lang w:bidi="ar-SA"/>
        </w:rPr>
        <w:t xml:space="preserve"> </w:t>
      </w:r>
      <w:r w:rsidRPr="008502D9">
        <w:rPr>
          <w:rtl/>
        </w:rPr>
        <w:t>אותנו</w:t>
      </w:r>
      <w:r w:rsidRPr="008502D9">
        <w:rPr>
          <w:rtl/>
          <w:lang w:bidi="ar-SA"/>
        </w:rPr>
        <w:t xml:space="preserve"> </w:t>
      </w:r>
      <w:r w:rsidRPr="008502D9">
        <w:rPr>
          <w:rtl/>
        </w:rPr>
        <w:t>להיות</w:t>
      </w:r>
      <w:r w:rsidRPr="008502D9">
        <w:rPr>
          <w:rtl/>
          <w:lang w:bidi="ar-SA"/>
        </w:rPr>
        <w:t xml:space="preserve"> </w:t>
      </w:r>
      <w:r w:rsidRPr="008502D9">
        <w:rPr>
          <w:rtl/>
        </w:rPr>
        <w:t>בני</w:t>
      </w:r>
      <w:r w:rsidRPr="008502D9">
        <w:rPr>
          <w:rtl/>
          <w:lang w:bidi="ar-SA"/>
        </w:rPr>
        <w:t xml:space="preserve"> </w:t>
      </w:r>
      <w:r w:rsidRPr="008502D9">
        <w:rPr>
          <w:rtl/>
        </w:rPr>
        <w:t>אדם</w:t>
      </w:r>
      <w:r w:rsidRPr="008502D9">
        <w:rPr>
          <w:rtl/>
          <w:lang w:bidi="ar-SA"/>
        </w:rPr>
        <w:t xml:space="preserve">" – </w:t>
      </w:r>
      <w:r w:rsidRPr="008502D9">
        <w:rPr>
          <w:rtl/>
        </w:rPr>
        <w:t>שמטרתו</w:t>
      </w:r>
      <w:r w:rsidRPr="008502D9">
        <w:rPr>
          <w:rtl/>
          <w:lang w:bidi="ar-SA"/>
        </w:rPr>
        <w:t xml:space="preserve"> </w:t>
      </w:r>
      <w:r w:rsidRPr="008502D9">
        <w:rPr>
          <w:rtl/>
        </w:rPr>
        <w:t>המוצהרת</w:t>
      </w:r>
      <w:r w:rsidRPr="008502D9">
        <w:rPr>
          <w:rtl/>
          <w:lang w:bidi="ar-SA"/>
        </w:rPr>
        <w:t xml:space="preserve"> </w:t>
      </w:r>
      <w:r w:rsidRPr="008502D9">
        <w:rPr>
          <w:rtl/>
        </w:rPr>
        <w:t>בספרות</w:t>
      </w:r>
      <w:r w:rsidRPr="008502D9">
        <w:rPr>
          <w:rtl/>
          <w:lang w:bidi="ar-SA"/>
        </w:rPr>
        <w:t xml:space="preserve"> </w:t>
      </w:r>
      <w:r w:rsidRPr="008502D9">
        <w:rPr>
          <w:rtl/>
        </w:rPr>
        <w:t>היא</w:t>
      </w:r>
      <w:r w:rsidRPr="008502D9">
        <w:rPr>
          <w:rtl/>
          <w:lang w:bidi="ar-SA"/>
        </w:rPr>
        <w:t xml:space="preserve"> </w:t>
      </w:r>
      <w:r w:rsidRPr="008502D9">
        <w:rPr>
          <w:rtl/>
        </w:rPr>
        <w:t>לבנות</w:t>
      </w:r>
      <w:r w:rsidRPr="008502D9">
        <w:rPr>
          <w:rtl/>
          <w:lang w:bidi="ar-SA"/>
        </w:rPr>
        <w:t xml:space="preserve"> </w:t>
      </w:r>
      <w:r w:rsidRPr="008502D9">
        <w:rPr>
          <w:rtl/>
        </w:rPr>
        <w:t>ביטחון</w:t>
      </w:r>
      <w:r w:rsidRPr="008502D9">
        <w:rPr>
          <w:rtl/>
          <w:lang w:bidi="ar-SA"/>
        </w:rPr>
        <w:t xml:space="preserve"> </w:t>
      </w:r>
      <w:r w:rsidRPr="008502D9">
        <w:rPr>
          <w:rtl/>
        </w:rPr>
        <w:t>מוסרי</w:t>
      </w:r>
      <w:r w:rsidRPr="008502D9">
        <w:rPr>
          <w:rtl/>
          <w:lang w:bidi="ar-SA"/>
        </w:rPr>
        <w:t xml:space="preserve"> – </w:t>
      </w:r>
      <w:r w:rsidRPr="008502D9">
        <w:rPr>
          <w:rtl/>
        </w:rPr>
        <w:t>יצר</w:t>
      </w:r>
      <w:r w:rsidRPr="008502D9">
        <w:rPr>
          <w:rtl/>
          <w:lang w:bidi="ar-SA"/>
        </w:rPr>
        <w:t xml:space="preserve"> </w:t>
      </w:r>
      <w:r w:rsidRPr="008502D9">
        <w:rPr>
          <w:rtl/>
        </w:rPr>
        <w:t>בפועל</w:t>
      </w:r>
      <w:r w:rsidRPr="008502D9">
        <w:rPr>
          <w:rtl/>
          <w:lang w:bidi="ar-SA"/>
        </w:rPr>
        <w:t xml:space="preserve"> </w:t>
      </w:r>
      <w:r w:rsidRPr="008502D9">
        <w:rPr>
          <w:rtl/>
        </w:rPr>
        <w:t>פער</w:t>
      </w:r>
      <w:r w:rsidRPr="008502D9">
        <w:rPr>
          <w:rtl/>
          <w:lang w:bidi="ar-SA"/>
        </w:rPr>
        <w:t xml:space="preserve"> </w:t>
      </w:r>
      <w:r w:rsidRPr="008502D9">
        <w:rPr>
          <w:rtl/>
        </w:rPr>
        <w:t>חברתי</w:t>
      </w:r>
      <w:r w:rsidRPr="008502D9">
        <w:rPr>
          <w:rtl/>
          <w:lang w:bidi="ar-SA"/>
        </w:rPr>
        <w:t xml:space="preserve"> </w:t>
      </w:r>
      <w:r w:rsidRPr="008502D9">
        <w:rPr>
          <w:rtl/>
        </w:rPr>
        <w:t>בדמות</w:t>
      </w:r>
      <w:r w:rsidRPr="008502D9">
        <w:rPr>
          <w:rtl/>
          <w:lang w:bidi="ar-SA"/>
        </w:rPr>
        <w:t xml:space="preserve"> "</w:t>
      </w:r>
      <w:r w:rsidRPr="008502D9">
        <w:rPr>
          <w:rtl/>
        </w:rPr>
        <w:t>תחושת</w:t>
      </w:r>
      <w:r w:rsidRPr="008502D9">
        <w:rPr>
          <w:rtl/>
          <w:lang w:bidi="ar-SA"/>
        </w:rPr>
        <w:t xml:space="preserve"> </w:t>
      </w:r>
      <w:r w:rsidRPr="008502D9">
        <w:rPr>
          <w:rtl/>
        </w:rPr>
        <w:t>התנשאות</w:t>
      </w:r>
      <w:r w:rsidRPr="008502D9">
        <w:rPr>
          <w:rtl/>
          <w:lang w:bidi="ar-SA"/>
        </w:rPr>
        <w:t xml:space="preserve"> </w:t>
      </w:r>
      <w:r w:rsidRPr="008502D9">
        <w:rPr>
          <w:rtl/>
        </w:rPr>
        <w:t>גדולה</w:t>
      </w:r>
      <w:r w:rsidRPr="008502D9">
        <w:rPr>
          <w:rtl/>
          <w:lang w:bidi="ar-SA"/>
        </w:rPr>
        <w:t xml:space="preserve"> </w:t>
      </w:r>
      <w:r w:rsidRPr="008502D9">
        <w:rPr>
          <w:rtl/>
        </w:rPr>
        <w:t>מאוד</w:t>
      </w:r>
      <w:r w:rsidRPr="008502D9">
        <w:rPr>
          <w:rtl/>
          <w:lang w:bidi="ar-SA"/>
        </w:rPr>
        <w:t>"</w:t>
      </w:r>
      <w:r>
        <w:rPr>
          <w:rFonts w:cs="Times New Roman"/>
          <w:rtl/>
          <w:lang w:bidi="ar-SA"/>
        </w:rPr>
        <w:t>.</w:t>
      </w:r>
      <w:r w:rsidRPr="008502D9">
        <w:rPr>
          <w:rtl/>
          <w:lang w:bidi="ar-SA"/>
        </w:rPr>
        <w:t xml:space="preserve"> </w:t>
      </w:r>
      <w:r w:rsidRPr="008502D9">
        <w:rPr>
          <w:rtl/>
        </w:rPr>
        <w:t>פער</w:t>
      </w:r>
      <w:r w:rsidRPr="008502D9">
        <w:rPr>
          <w:rtl/>
          <w:lang w:bidi="ar-SA"/>
        </w:rPr>
        <w:t xml:space="preserve"> </w:t>
      </w:r>
      <w:r w:rsidRPr="008502D9">
        <w:rPr>
          <w:rtl/>
        </w:rPr>
        <w:t>זה</w:t>
      </w:r>
      <w:r w:rsidR="00451963">
        <w:rPr>
          <w:rtl/>
        </w:rPr>
        <w:t>,</w:t>
      </w:r>
      <w:r w:rsidRPr="008502D9">
        <w:rPr>
          <w:rtl/>
          <w:lang w:bidi="ar-SA"/>
        </w:rPr>
        <w:t xml:space="preserve"> </w:t>
      </w:r>
      <w:r w:rsidRPr="008502D9">
        <w:rPr>
          <w:rtl/>
        </w:rPr>
        <w:t>שאינו</w:t>
      </w:r>
      <w:r w:rsidRPr="008502D9">
        <w:rPr>
          <w:rtl/>
          <w:lang w:bidi="ar-SA"/>
        </w:rPr>
        <w:t xml:space="preserve"> </w:t>
      </w:r>
      <w:r w:rsidRPr="008502D9">
        <w:rPr>
          <w:rtl/>
        </w:rPr>
        <w:t>נדון</w:t>
      </w:r>
      <w:r w:rsidRPr="008502D9">
        <w:rPr>
          <w:rtl/>
          <w:lang w:bidi="ar-SA"/>
        </w:rPr>
        <w:t xml:space="preserve"> </w:t>
      </w:r>
      <w:r w:rsidRPr="008502D9">
        <w:rPr>
          <w:rtl/>
        </w:rPr>
        <w:t>כלל</w:t>
      </w:r>
      <w:r w:rsidRPr="008502D9">
        <w:rPr>
          <w:rtl/>
          <w:lang w:bidi="ar-SA"/>
        </w:rPr>
        <w:t xml:space="preserve"> </w:t>
      </w:r>
      <w:r w:rsidRPr="008502D9">
        <w:rPr>
          <w:rtl/>
        </w:rPr>
        <w:t>בספרות</w:t>
      </w:r>
      <w:r w:rsidRPr="008502D9">
        <w:rPr>
          <w:rtl/>
          <w:lang w:bidi="ar-SA"/>
        </w:rPr>
        <w:t xml:space="preserve"> </w:t>
      </w:r>
      <w:r w:rsidRPr="008502D9">
        <w:rPr>
          <w:rtl/>
        </w:rPr>
        <w:t>האקדמית</w:t>
      </w:r>
      <w:r w:rsidRPr="008502D9">
        <w:rPr>
          <w:rtl/>
          <w:lang w:bidi="ar-SA"/>
        </w:rPr>
        <w:t xml:space="preserve"> </w:t>
      </w:r>
      <w:r w:rsidRPr="008502D9">
        <w:rPr>
          <w:rtl/>
        </w:rPr>
        <w:t>המשבחת</w:t>
      </w:r>
      <w:r w:rsidRPr="008502D9">
        <w:rPr>
          <w:rtl/>
          <w:lang w:bidi="ar-SA"/>
        </w:rPr>
        <w:t xml:space="preserve"> </w:t>
      </w:r>
      <w:r w:rsidRPr="008502D9">
        <w:rPr>
          <w:rtl/>
        </w:rPr>
        <w:t>את</w:t>
      </w:r>
      <w:r w:rsidRPr="008502D9">
        <w:rPr>
          <w:rtl/>
          <w:lang w:bidi="ar-SA"/>
        </w:rPr>
        <w:t xml:space="preserve"> </w:t>
      </w:r>
      <w:r w:rsidRPr="008502D9">
        <w:rPr>
          <w:rtl/>
        </w:rPr>
        <w:t>הלמידה</w:t>
      </w:r>
      <w:r w:rsidRPr="008502D9">
        <w:rPr>
          <w:rtl/>
          <w:lang w:bidi="ar-SA"/>
        </w:rPr>
        <w:t xml:space="preserve"> </w:t>
      </w:r>
      <w:r w:rsidRPr="008502D9">
        <w:rPr>
          <w:rtl/>
        </w:rPr>
        <w:t>החברתית</w:t>
      </w:r>
      <w:r w:rsidRPr="008502D9">
        <w:rPr>
          <w:rtl/>
          <w:lang w:bidi="ar-SA"/>
        </w:rPr>
        <w:t>-</w:t>
      </w:r>
      <w:r w:rsidRPr="008502D9">
        <w:rPr>
          <w:rtl/>
        </w:rPr>
        <w:t>רגשית</w:t>
      </w:r>
      <w:r w:rsidRPr="008502D9">
        <w:rPr>
          <w:rtl/>
          <w:lang w:bidi="ar-SA"/>
        </w:rPr>
        <w:t xml:space="preserve"> (SEL) </w:t>
      </w:r>
      <w:r w:rsidRPr="008502D9">
        <w:rPr>
          <w:rtl/>
        </w:rPr>
        <w:t>בוולדורף</w:t>
      </w:r>
      <w:r w:rsidR="00451963">
        <w:rPr>
          <w:rtl/>
        </w:rPr>
        <w:t>,</w:t>
      </w:r>
      <w:r w:rsidRPr="008502D9">
        <w:rPr>
          <w:rtl/>
          <w:lang w:bidi="ar-SA"/>
        </w:rPr>
        <w:t xml:space="preserve"> </w:t>
      </w:r>
      <w:r w:rsidRPr="008502D9">
        <w:rPr>
          <w:rtl/>
        </w:rPr>
        <w:t>אילץ</w:t>
      </w:r>
      <w:r w:rsidRPr="008502D9">
        <w:rPr>
          <w:rtl/>
          <w:lang w:bidi="ar-SA"/>
        </w:rPr>
        <w:t xml:space="preserve"> </w:t>
      </w:r>
      <w:r w:rsidRPr="008502D9">
        <w:rPr>
          <w:rtl/>
        </w:rPr>
        <w:t>את</w:t>
      </w:r>
      <w:r w:rsidRPr="008502D9">
        <w:rPr>
          <w:rtl/>
          <w:lang w:bidi="ar-SA"/>
        </w:rPr>
        <w:t xml:space="preserve"> </w:t>
      </w:r>
      <w:r w:rsidRPr="008502D9">
        <w:rPr>
          <w:rtl/>
        </w:rPr>
        <w:t>הבוגרים</w:t>
      </w:r>
      <w:r w:rsidRPr="008502D9">
        <w:rPr>
          <w:rtl/>
          <w:lang w:bidi="ar-SA"/>
        </w:rPr>
        <w:t xml:space="preserve"> </w:t>
      </w:r>
      <w:r w:rsidRPr="008502D9">
        <w:rPr>
          <w:rtl/>
        </w:rPr>
        <w:t>לעבור</w:t>
      </w:r>
      <w:r w:rsidRPr="008502D9">
        <w:rPr>
          <w:rtl/>
          <w:lang w:bidi="ar-SA"/>
        </w:rPr>
        <w:t xml:space="preserve"> </w:t>
      </w:r>
      <w:r w:rsidRPr="008502D9">
        <w:rPr>
          <w:rtl/>
        </w:rPr>
        <w:t>תהליך</w:t>
      </w:r>
      <w:r w:rsidRPr="008502D9">
        <w:rPr>
          <w:rtl/>
          <w:lang w:bidi="ar-SA"/>
        </w:rPr>
        <w:t xml:space="preserve"> </w:t>
      </w:r>
      <w:r w:rsidRPr="008502D9">
        <w:rPr>
          <w:rtl/>
        </w:rPr>
        <w:t>כואב</w:t>
      </w:r>
      <w:r w:rsidRPr="008502D9">
        <w:rPr>
          <w:rtl/>
          <w:lang w:bidi="ar-SA"/>
        </w:rPr>
        <w:t xml:space="preserve"> </w:t>
      </w:r>
      <w:r w:rsidRPr="008502D9">
        <w:rPr>
          <w:rtl/>
        </w:rPr>
        <w:t>של</w:t>
      </w:r>
      <w:r w:rsidRPr="008502D9">
        <w:rPr>
          <w:rtl/>
          <w:lang w:bidi="ar-SA"/>
        </w:rPr>
        <w:t xml:space="preserve"> </w:t>
      </w:r>
      <w:r w:rsidRPr="008502D9">
        <w:rPr>
          <w:rtl/>
        </w:rPr>
        <w:t>פירוק</w:t>
      </w:r>
      <w:r w:rsidRPr="008502D9">
        <w:rPr>
          <w:rtl/>
          <w:lang w:bidi="ar-SA"/>
        </w:rPr>
        <w:t xml:space="preserve"> </w:t>
      </w:r>
      <w:r w:rsidRPr="008502D9">
        <w:rPr>
          <w:rtl/>
        </w:rPr>
        <w:t>תחושת</w:t>
      </w:r>
      <w:r w:rsidRPr="008502D9">
        <w:rPr>
          <w:rtl/>
          <w:lang w:bidi="ar-SA"/>
        </w:rPr>
        <w:t xml:space="preserve"> </w:t>
      </w:r>
      <w:r w:rsidRPr="008502D9">
        <w:rPr>
          <w:rtl/>
        </w:rPr>
        <w:t>הנבדלות</w:t>
      </w:r>
      <w:r w:rsidRPr="008502D9">
        <w:rPr>
          <w:rtl/>
          <w:lang w:bidi="ar-SA"/>
        </w:rPr>
        <w:t xml:space="preserve"> </w:t>
      </w:r>
      <w:r w:rsidRPr="008502D9">
        <w:rPr>
          <w:rtl/>
        </w:rPr>
        <w:t>הזו</w:t>
      </w:r>
      <w:r w:rsidRPr="008502D9">
        <w:rPr>
          <w:rtl/>
          <w:lang w:bidi="ar-SA"/>
        </w:rPr>
        <w:t xml:space="preserve"> </w:t>
      </w:r>
      <w:r w:rsidRPr="008502D9">
        <w:rPr>
          <w:rtl/>
        </w:rPr>
        <w:t>במהלך</w:t>
      </w:r>
      <w:r w:rsidRPr="008502D9">
        <w:rPr>
          <w:rtl/>
          <w:lang w:bidi="ar-SA"/>
        </w:rPr>
        <w:t xml:space="preserve"> </w:t>
      </w:r>
      <w:r w:rsidRPr="008502D9">
        <w:rPr>
          <w:rtl/>
        </w:rPr>
        <w:t>שנת</w:t>
      </w:r>
      <w:r w:rsidRPr="008502D9">
        <w:rPr>
          <w:rtl/>
          <w:lang w:bidi="ar-SA"/>
        </w:rPr>
        <w:t xml:space="preserve"> </w:t>
      </w:r>
      <w:r w:rsidRPr="008502D9">
        <w:rPr>
          <w:rtl/>
        </w:rPr>
        <w:t>השירות</w:t>
      </w:r>
      <w:r w:rsidRPr="008502D9">
        <w:rPr>
          <w:rtl/>
          <w:lang w:bidi="ar-SA"/>
        </w:rPr>
        <w:t xml:space="preserve"> </w:t>
      </w:r>
      <w:r w:rsidRPr="008502D9">
        <w:rPr>
          <w:rtl/>
        </w:rPr>
        <w:t>והשירות</w:t>
      </w:r>
      <w:r w:rsidRPr="008502D9">
        <w:rPr>
          <w:rtl/>
          <w:lang w:bidi="ar-SA"/>
        </w:rPr>
        <w:t xml:space="preserve"> </w:t>
      </w:r>
      <w:r w:rsidRPr="008502D9">
        <w:rPr>
          <w:rtl/>
        </w:rPr>
        <w:t>הצבאי</w:t>
      </w:r>
      <w:r w:rsidRPr="008502D9">
        <w:rPr>
          <w:rtl/>
          <w:lang w:bidi="ar-SA"/>
        </w:rPr>
        <w:t xml:space="preserve"> </w:t>
      </w:r>
      <w:r w:rsidRPr="008502D9">
        <w:rPr>
          <w:rtl/>
        </w:rPr>
        <w:t>כדי</w:t>
      </w:r>
      <w:r w:rsidRPr="008502D9">
        <w:rPr>
          <w:rtl/>
          <w:lang w:bidi="ar-SA"/>
        </w:rPr>
        <w:t xml:space="preserve"> </w:t>
      </w:r>
      <w:r w:rsidRPr="008502D9">
        <w:rPr>
          <w:rtl/>
        </w:rPr>
        <w:t>להשתלב</w:t>
      </w:r>
      <w:r w:rsidRPr="008502D9">
        <w:rPr>
          <w:rtl/>
          <w:lang w:bidi="ar-SA"/>
        </w:rPr>
        <w:t xml:space="preserve"> </w:t>
      </w:r>
      <w:r w:rsidRPr="008502D9">
        <w:rPr>
          <w:rtl/>
        </w:rPr>
        <w:t>בחברה</w:t>
      </w:r>
      <w:r w:rsidRPr="008502D9">
        <w:rPr>
          <w:rtl/>
          <w:lang w:bidi="ar-SA"/>
        </w:rPr>
        <w:t xml:space="preserve"> </w:t>
      </w:r>
      <w:r w:rsidRPr="008502D9">
        <w:rPr>
          <w:rtl/>
        </w:rPr>
        <w:t>הישראלית</w:t>
      </w:r>
      <w:r w:rsidRPr="008502D9">
        <w:rPr>
          <w:rtl/>
          <w:lang w:bidi="ar-SA"/>
        </w:rPr>
        <w:t>.</w:t>
      </w:r>
    </w:p>
    <w:p w14:paraId="19A781AD" w14:textId="342EE97A" w:rsidR="00B16A5A" w:rsidRPr="008502D9" w:rsidRDefault="00B16A5A" w:rsidP="009A6C93">
      <w:pPr>
        <w:pStyle w:val="3"/>
      </w:pPr>
      <w:bookmarkStart w:id="74" w:name="_Toc239109230"/>
      <w:r w:rsidRPr="008502D9">
        <w:rPr>
          <w:rtl/>
          <w:lang w:bidi="he-IL"/>
        </w:rPr>
        <w:t>התפתחות</w:t>
      </w:r>
      <w:r w:rsidRPr="008502D9">
        <w:rPr>
          <w:rtl/>
        </w:rPr>
        <w:t xml:space="preserve"> </w:t>
      </w:r>
      <w:r w:rsidRPr="008502D9">
        <w:rPr>
          <w:rtl/>
          <w:lang w:bidi="he-IL"/>
        </w:rPr>
        <w:t>עצמית</w:t>
      </w:r>
      <w:r w:rsidRPr="008502D9">
        <w:rPr>
          <w:rtl/>
        </w:rPr>
        <w:t xml:space="preserve"> </w:t>
      </w:r>
      <w:r w:rsidRPr="008502D9">
        <w:rPr>
          <w:rtl/>
          <w:lang w:bidi="he-IL"/>
        </w:rPr>
        <w:t>הדרגתית</w:t>
      </w:r>
      <w:r w:rsidRPr="008502D9">
        <w:rPr>
          <w:rtl/>
        </w:rPr>
        <w:t xml:space="preserve"> </w:t>
      </w:r>
      <w:r w:rsidRPr="008502D9">
        <w:rPr>
          <w:rtl/>
          <w:lang w:bidi="he-IL"/>
        </w:rPr>
        <w:t>ומשמעת</w:t>
      </w:r>
      <w:r w:rsidRPr="008502D9">
        <w:rPr>
          <w:rtl/>
        </w:rPr>
        <w:t xml:space="preserve"> </w:t>
      </w:r>
      <w:r w:rsidRPr="008502D9">
        <w:rPr>
          <w:rtl/>
          <w:lang w:bidi="he-IL"/>
        </w:rPr>
        <w:t>עצמית</w:t>
      </w:r>
      <w:r w:rsidRPr="008502D9">
        <w:rPr>
          <w:rtl/>
        </w:rPr>
        <w:t xml:space="preserve"> </w:t>
      </w:r>
      <w:r w:rsidRPr="008502D9">
        <w:rPr>
          <w:rtl/>
          <w:lang w:bidi="he-IL"/>
        </w:rPr>
        <w:t>רפלקטיבית</w:t>
      </w:r>
      <w:bookmarkEnd w:id="74"/>
    </w:p>
    <w:p w14:paraId="4A2680C5" w14:textId="0D648606" w:rsidR="00B16A5A" w:rsidRPr="008502D9" w:rsidRDefault="00B16A5A" w:rsidP="00B16A5A">
      <w:r w:rsidRPr="00D92DCE">
        <w:rPr>
          <w:rtl/>
        </w:rPr>
        <w:t>בהתאם</w:t>
      </w:r>
      <w:r w:rsidRPr="00D92DCE">
        <w:rPr>
          <w:rtl/>
          <w:lang w:bidi="ar-SA"/>
        </w:rPr>
        <w:t xml:space="preserve"> </w:t>
      </w:r>
      <w:r w:rsidRPr="00D92DCE">
        <w:rPr>
          <w:rtl/>
        </w:rPr>
        <w:t>לתיאוריית</w:t>
      </w:r>
      <w:r w:rsidRPr="00D92DCE">
        <w:rPr>
          <w:rtl/>
          <w:lang w:bidi="ar-SA"/>
        </w:rPr>
        <w:t xml:space="preserve"> </w:t>
      </w:r>
      <w:r w:rsidRPr="00D92DCE">
        <w:rPr>
          <w:rtl/>
        </w:rPr>
        <w:t>שלבי</w:t>
      </w:r>
      <w:r w:rsidRPr="00D92DCE">
        <w:rPr>
          <w:rtl/>
          <w:lang w:bidi="ar-SA"/>
        </w:rPr>
        <w:t xml:space="preserve"> </w:t>
      </w:r>
      <w:r w:rsidRPr="00D92DCE">
        <w:rPr>
          <w:rtl/>
        </w:rPr>
        <w:t>החיים</w:t>
      </w:r>
      <w:r w:rsidRPr="00D92DCE">
        <w:rPr>
          <w:rtl/>
          <w:lang w:bidi="ar-SA"/>
        </w:rPr>
        <w:t xml:space="preserve"> </w:t>
      </w:r>
      <w:r w:rsidRPr="00D92DCE">
        <w:rPr>
          <w:rtl/>
        </w:rPr>
        <w:t>של</w:t>
      </w:r>
      <w:r w:rsidRPr="00D92DCE">
        <w:rPr>
          <w:rtl/>
          <w:lang w:bidi="ar-SA"/>
        </w:rPr>
        <w:t xml:space="preserve"> </w:t>
      </w:r>
      <w:r w:rsidRPr="00D92DCE">
        <w:rPr>
          <w:rtl/>
        </w:rPr>
        <w:t>שטיינר</w:t>
      </w:r>
      <w:r w:rsidRPr="00D92DCE">
        <w:rPr>
          <w:rtl/>
          <w:lang w:bidi="ar-SA"/>
        </w:rPr>
        <w:t xml:space="preserve"> (</w:t>
      </w:r>
      <w:r w:rsidR="00D92DCE" w:rsidRPr="00D92DCE">
        <w:rPr>
          <w:lang w:bidi="ar-SA"/>
        </w:rPr>
        <w:t>Steiner, 1996</w:t>
      </w:r>
      <w:r w:rsidRPr="00D92DCE">
        <w:rPr>
          <w:rtl/>
          <w:lang w:bidi="ar-SA"/>
        </w:rPr>
        <w:t xml:space="preserve">), </w:t>
      </w:r>
      <w:r w:rsidRPr="00D92DCE">
        <w:rPr>
          <w:rtl/>
        </w:rPr>
        <w:t>החינוך</w:t>
      </w:r>
      <w:r w:rsidRPr="00D92DCE">
        <w:rPr>
          <w:rtl/>
          <w:lang w:bidi="ar-SA"/>
        </w:rPr>
        <w:t xml:space="preserve"> </w:t>
      </w:r>
      <w:r w:rsidRPr="00D92DCE">
        <w:rPr>
          <w:rtl/>
        </w:rPr>
        <w:t>האנתרופוסופי</w:t>
      </w:r>
      <w:r w:rsidRPr="00D92DCE">
        <w:rPr>
          <w:rtl/>
          <w:lang w:bidi="ar-SA"/>
        </w:rPr>
        <w:t xml:space="preserve"> </w:t>
      </w:r>
      <w:r w:rsidRPr="00D92DCE">
        <w:rPr>
          <w:rtl/>
        </w:rPr>
        <w:t>מבוסס</w:t>
      </w:r>
      <w:r w:rsidRPr="00D92DCE">
        <w:rPr>
          <w:rtl/>
          <w:lang w:bidi="ar-SA"/>
        </w:rPr>
        <w:t xml:space="preserve"> </w:t>
      </w:r>
      <w:r w:rsidRPr="00D92DCE">
        <w:rPr>
          <w:rtl/>
        </w:rPr>
        <w:t>על</w:t>
      </w:r>
      <w:r w:rsidRPr="00D92DCE">
        <w:rPr>
          <w:rtl/>
          <w:lang w:bidi="ar-SA"/>
        </w:rPr>
        <w:t xml:space="preserve"> </w:t>
      </w:r>
      <w:r w:rsidRPr="00D92DCE">
        <w:rPr>
          <w:rtl/>
        </w:rPr>
        <w:t>השהיית</w:t>
      </w:r>
      <w:r w:rsidRPr="00D92DCE">
        <w:rPr>
          <w:rtl/>
          <w:lang w:bidi="ar-SA"/>
        </w:rPr>
        <w:t xml:space="preserve"> </w:t>
      </w:r>
      <w:r w:rsidRPr="00D92DCE">
        <w:rPr>
          <w:rtl/>
        </w:rPr>
        <w:t>החשיבה</w:t>
      </w:r>
      <w:r w:rsidRPr="00D92DCE">
        <w:rPr>
          <w:rtl/>
          <w:lang w:bidi="ar-SA"/>
        </w:rPr>
        <w:t xml:space="preserve"> </w:t>
      </w:r>
      <w:r w:rsidRPr="00D92DCE">
        <w:rPr>
          <w:rtl/>
        </w:rPr>
        <w:t>המופשטת</w:t>
      </w:r>
      <w:r w:rsidRPr="00D92DCE">
        <w:rPr>
          <w:rtl/>
          <w:lang w:bidi="ar-SA"/>
        </w:rPr>
        <w:t xml:space="preserve"> </w:t>
      </w:r>
      <w:r w:rsidRPr="00D92DCE">
        <w:rPr>
          <w:rtl/>
        </w:rPr>
        <w:t>והאינטלקטואלית</w:t>
      </w:r>
      <w:r w:rsidRPr="00D92DCE">
        <w:rPr>
          <w:rtl/>
          <w:lang w:bidi="ar-SA"/>
        </w:rPr>
        <w:t xml:space="preserve"> </w:t>
      </w:r>
      <w:r w:rsidRPr="00D92DCE">
        <w:rPr>
          <w:rtl/>
        </w:rPr>
        <w:t>בשני</w:t>
      </w:r>
      <w:r w:rsidRPr="00D92DCE">
        <w:rPr>
          <w:rtl/>
          <w:lang w:bidi="ar-SA"/>
        </w:rPr>
        <w:t xml:space="preserve"> </w:t>
      </w:r>
      <w:r w:rsidRPr="00D92DCE">
        <w:rPr>
          <w:rtl/>
        </w:rPr>
        <w:t>השביעונים</w:t>
      </w:r>
      <w:r w:rsidRPr="00D92DCE">
        <w:rPr>
          <w:rtl/>
          <w:lang w:bidi="ar-SA"/>
        </w:rPr>
        <w:t xml:space="preserve"> </w:t>
      </w:r>
      <w:r w:rsidRPr="00D92DCE">
        <w:rPr>
          <w:rtl/>
        </w:rPr>
        <w:t>הראשונים</w:t>
      </w:r>
      <w:r w:rsidRPr="00D92DCE">
        <w:rPr>
          <w:rtl/>
          <w:lang w:bidi="ar-SA"/>
        </w:rPr>
        <w:t xml:space="preserve"> </w:t>
      </w:r>
      <w:r w:rsidRPr="00D92DCE">
        <w:rPr>
          <w:rtl/>
        </w:rPr>
        <w:t>לטובת</w:t>
      </w:r>
      <w:r w:rsidRPr="00D92DCE">
        <w:rPr>
          <w:rtl/>
          <w:lang w:bidi="ar-SA"/>
        </w:rPr>
        <w:t xml:space="preserve"> </w:t>
      </w:r>
      <w:r w:rsidRPr="00D92DCE">
        <w:rPr>
          <w:rtl/>
        </w:rPr>
        <w:t>פיתוח</w:t>
      </w:r>
      <w:r w:rsidRPr="00D92DCE">
        <w:rPr>
          <w:rtl/>
          <w:lang w:bidi="ar-SA"/>
        </w:rPr>
        <w:t xml:space="preserve"> </w:t>
      </w:r>
      <w:r w:rsidRPr="00D92DCE">
        <w:rPr>
          <w:rtl/>
        </w:rPr>
        <w:t>כוחות</w:t>
      </w:r>
      <w:r w:rsidRPr="00D92DCE">
        <w:rPr>
          <w:rtl/>
          <w:lang w:bidi="ar-SA"/>
        </w:rPr>
        <w:t xml:space="preserve"> </w:t>
      </w:r>
      <w:r w:rsidRPr="00D92DCE">
        <w:rPr>
          <w:rtl/>
        </w:rPr>
        <w:t>הרצון</w:t>
      </w:r>
      <w:r w:rsidRPr="008502D9">
        <w:rPr>
          <w:rtl/>
          <w:lang w:bidi="ar-SA"/>
        </w:rPr>
        <w:t xml:space="preserve"> </w:t>
      </w:r>
      <w:r w:rsidRPr="008502D9">
        <w:rPr>
          <w:rtl/>
        </w:rPr>
        <w:t>והרגש</w:t>
      </w:r>
      <w:r w:rsidRPr="008502D9">
        <w:rPr>
          <w:rtl/>
          <w:lang w:bidi="ar-SA"/>
        </w:rPr>
        <w:t xml:space="preserve">. </w:t>
      </w:r>
      <w:r w:rsidRPr="008502D9">
        <w:rPr>
          <w:rtl/>
        </w:rPr>
        <w:t>רק</w:t>
      </w:r>
      <w:r w:rsidRPr="008502D9">
        <w:rPr>
          <w:rtl/>
          <w:lang w:bidi="ar-SA"/>
        </w:rPr>
        <w:t xml:space="preserve"> </w:t>
      </w:r>
      <w:r w:rsidRPr="008502D9">
        <w:rPr>
          <w:rtl/>
        </w:rPr>
        <w:t>בשביעון</w:t>
      </w:r>
      <w:r w:rsidRPr="008502D9">
        <w:rPr>
          <w:rtl/>
          <w:lang w:bidi="ar-SA"/>
        </w:rPr>
        <w:t xml:space="preserve"> </w:t>
      </w:r>
      <w:r w:rsidRPr="008502D9">
        <w:rPr>
          <w:rtl/>
        </w:rPr>
        <w:t>השלישי</w:t>
      </w:r>
      <w:r w:rsidRPr="008502D9">
        <w:rPr>
          <w:rtl/>
          <w:lang w:bidi="ar-SA"/>
        </w:rPr>
        <w:t xml:space="preserve">, </w:t>
      </w:r>
      <w:r w:rsidRPr="008502D9">
        <w:rPr>
          <w:rtl/>
        </w:rPr>
        <w:t>עם</w:t>
      </w:r>
      <w:r w:rsidRPr="008502D9">
        <w:rPr>
          <w:rtl/>
          <w:lang w:bidi="ar-SA"/>
        </w:rPr>
        <w:t xml:space="preserve"> </w:t>
      </w:r>
      <w:r w:rsidRPr="008502D9">
        <w:rPr>
          <w:rtl/>
        </w:rPr>
        <w:t>גיל</w:t>
      </w:r>
      <w:r w:rsidRPr="008502D9">
        <w:rPr>
          <w:rtl/>
          <w:lang w:bidi="ar-SA"/>
        </w:rPr>
        <w:t xml:space="preserve"> </w:t>
      </w:r>
      <w:r w:rsidRPr="008502D9">
        <w:rPr>
          <w:rtl/>
        </w:rPr>
        <w:t>ההתבגרות</w:t>
      </w:r>
      <w:r w:rsidRPr="008502D9">
        <w:rPr>
          <w:rtl/>
          <w:lang w:bidi="ar-SA"/>
        </w:rPr>
        <w:t xml:space="preserve"> (</w:t>
      </w:r>
      <w:r w:rsidRPr="008502D9">
        <w:rPr>
          <w:rtl/>
        </w:rPr>
        <w:t>סביב</w:t>
      </w:r>
      <w:r w:rsidRPr="008502D9">
        <w:rPr>
          <w:rtl/>
          <w:lang w:bidi="ar-SA"/>
        </w:rPr>
        <w:t xml:space="preserve"> </w:t>
      </w:r>
      <w:r w:rsidR="002707C5">
        <w:rPr>
          <w:rtl/>
        </w:rPr>
        <w:t>גיל 14</w:t>
      </w:r>
      <w:r w:rsidRPr="008502D9">
        <w:rPr>
          <w:rtl/>
          <w:lang w:bidi="ar-SA"/>
        </w:rPr>
        <w:t>)</w:t>
      </w:r>
      <w:r w:rsidR="00451963">
        <w:rPr>
          <w:rtl/>
        </w:rPr>
        <w:t>,</w:t>
      </w:r>
      <w:r w:rsidRPr="008502D9">
        <w:rPr>
          <w:rtl/>
          <w:lang w:bidi="ar-SA"/>
        </w:rPr>
        <w:t xml:space="preserve"> </w:t>
      </w:r>
      <w:r w:rsidRPr="008502D9">
        <w:rPr>
          <w:rtl/>
        </w:rPr>
        <w:t>מתרחשת</w:t>
      </w:r>
      <w:r w:rsidRPr="008502D9">
        <w:rPr>
          <w:rtl/>
          <w:lang w:bidi="ar-SA"/>
        </w:rPr>
        <w:t xml:space="preserve"> "</w:t>
      </w:r>
      <w:r w:rsidRPr="008502D9">
        <w:rPr>
          <w:rtl/>
        </w:rPr>
        <w:t>לידתו</w:t>
      </w:r>
      <w:r w:rsidRPr="008502D9">
        <w:rPr>
          <w:rtl/>
          <w:lang w:bidi="ar-SA"/>
        </w:rPr>
        <w:t xml:space="preserve">" </w:t>
      </w:r>
      <w:r w:rsidRPr="008502D9">
        <w:rPr>
          <w:rtl/>
        </w:rPr>
        <w:t>של</w:t>
      </w:r>
      <w:r w:rsidRPr="008502D9">
        <w:rPr>
          <w:rtl/>
          <w:lang w:bidi="ar-SA"/>
        </w:rPr>
        <w:t xml:space="preserve"> </w:t>
      </w:r>
      <w:r w:rsidRPr="008502D9">
        <w:rPr>
          <w:rtl/>
        </w:rPr>
        <w:t>הגוף</w:t>
      </w:r>
      <w:r w:rsidRPr="008502D9">
        <w:rPr>
          <w:rtl/>
          <w:lang w:bidi="ar-SA"/>
        </w:rPr>
        <w:t xml:space="preserve"> </w:t>
      </w:r>
      <w:r w:rsidRPr="008502D9">
        <w:rPr>
          <w:rtl/>
        </w:rPr>
        <w:t>האסטרלי</w:t>
      </w:r>
      <w:r w:rsidRPr="008502D9">
        <w:rPr>
          <w:rtl/>
          <w:lang w:bidi="ar-SA"/>
        </w:rPr>
        <w:t xml:space="preserve"> </w:t>
      </w:r>
      <w:r w:rsidRPr="008502D9">
        <w:rPr>
          <w:rtl/>
        </w:rPr>
        <w:t>והתעוררות</w:t>
      </w:r>
      <w:r w:rsidRPr="008502D9">
        <w:rPr>
          <w:rtl/>
          <w:lang w:bidi="ar-SA"/>
        </w:rPr>
        <w:t xml:space="preserve"> </w:t>
      </w:r>
      <w:r w:rsidRPr="008502D9">
        <w:rPr>
          <w:rtl/>
        </w:rPr>
        <w:t>החשיבה</w:t>
      </w:r>
      <w:r w:rsidRPr="008502D9">
        <w:rPr>
          <w:rtl/>
          <w:lang w:bidi="ar-SA"/>
        </w:rPr>
        <w:t xml:space="preserve"> </w:t>
      </w:r>
      <w:r w:rsidRPr="008502D9">
        <w:rPr>
          <w:rtl/>
        </w:rPr>
        <w:t>הלוגית</w:t>
      </w:r>
      <w:r w:rsidRPr="008502D9">
        <w:rPr>
          <w:rtl/>
          <w:lang w:bidi="ar-SA"/>
        </w:rPr>
        <w:t xml:space="preserve"> </w:t>
      </w:r>
      <w:r w:rsidRPr="008502D9">
        <w:rPr>
          <w:rtl/>
        </w:rPr>
        <w:t>והשיפוט</w:t>
      </w:r>
      <w:r w:rsidRPr="008502D9">
        <w:rPr>
          <w:rtl/>
          <w:lang w:bidi="ar-SA"/>
        </w:rPr>
        <w:t xml:space="preserve"> </w:t>
      </w:r>
      <w:r w:rsidRPr="008502D9">
        <w:rPr>
          <w:rtl/>
        </w:rPr>
        <w:t>העצמאי</w:t>
      </w:r>
      <w:r w:rsidRPr="008502D9">
        <w:rPr>
          <w:rtl/>
          <w:lang w:bidi="ar-SA"/>
        </w:rPr>
        <w:t xml:space="preserve"> (</w:t>
      </w:r>
      <w:r w:rsidR="001D3D29" w:rsidRPr="001D3D29">
        <w:rPr>
          <w:lang w:bidi="ar-SA"/>
        </w:rPr>
        <w:t>Anthropoi, 2023</w:t>
      </w:r>
      <w:r w:rsidRPr="008502D9">
        <w:rPr>
          <w:rtl/>
          <w:lang w:bidi="ar-SA"/>
        </w:rPr>
        <w:t xml:space="preserve">). </w:t>
      </w:r>
      <w:r w:rsidRPr="008502D9">
        <w:rPr>
          <w:rtl/>
        </w:rPr>
        <w:t>ממצאי</w:t>
      </w:r>
      <w:r w:rsidRPr="008502D9">
        <w:rPr>
          <w:rtl/>
          <w:lang w:bidi="ar-SA"/>
        </w:rPr>
        <w:t xml:space="preserve"> </w:t>
      </w:r>
      <w:r w:rsidRPr="008502D9">
        <w:rPr>
          <w:rtl/>
        </w:rPr>
        <w:t>השטח</w:t>
      </w:r>
      <w:r w:rsidRPr="008502D9">
        <w:rPr>
          <w:rtl/>
          <w:lang w:bidi="ar-SA"/>
        </w:rPr>
        <w:t xml:space="preserve"> </w:t>
      </w:r>
      <w:r w:rsidRPr="008502D9">
        <w:rPr>
          <w:rtl/>
        </w:rPr>
        <w:t>מציגים</w:t>
      </w:r>
      <w:r w:rsidRPr="008502D9">
        <w:rPr>
          <w:rtl/>
          <w:lang w:bidi="ar-SA"/>
        </w:rPr>
        <w:t xml:space="preserve"> </w:t>
      </w:r>
      <w:r w:rsidRPr="008502D9">
        <w:rPr>
          <w:rtl/>
        </w:rPr>
        <w:t>הלימה</w:t>
      </w:r>
      <w:r w:rsidRPr="008502D9">
        <w:rPr>
          <w:rtl/>
          <w:lang w:bidi="ar-SA"/>
        </w:rPr>
        <w:t xml:space="preserve"> </w:t>
      </w:r>
      <w:r w:rsidRPr="008502D9">
        <w:rPr>
          <w:rtl/>
        </w:rPr>
        <w:t>מובהקת</w:t>
      </w:r>
      <w:r w:rsidRPr="008502D9">
        <w:rPr>
          <w:rtl/>
          <w:lang w:bidi="ar-SA"/>
        </w:rPr>
        <w:t xml:space="preserve"> (</w:t>
      </w:r>
      <w:r w:rsidRPr="008502D9">
        <w:rPr>
          <w:rtl/>
        </w:rPr>
        <w:t>הדומה</w:t>
      </w:r>
      <w:r w:rsidRPr="008502D9">
        <w:rPr>
          <w:rtl/>
          <w:lang w:bidi="ar-SA"/>
        </w:rPr>
        <w:t xml:space="preserve">) </w:t>
      </w:r>
      <w:r w:rsidRPr="008502D9">
        <w:rPr>
          <w:rtl/>
        </w:rPr>
        <w:t>לקו</w:t>
      </w:r>
      <w:r w:rsidRPr="008502D9">
        <w:rPr>
          <w:rtl/>
          <w:lang w:bidi="ar-SA"/>
        </w:rPr>
        <w:t xml:space="preserve"> </w:t>
      </w:r>
      <w:r w:rsidRPr="008502D9">
        <w:rPr>
          <w:rtl/>
        </w:rPr>
        <w:t>התפתחותי</w:t>
      </w:r>
      <w:r w:rsidRPr="008502D9">
        <w:rPr>
          <w:rtl/>
          <w:lang w:bidi="ar-SA"/>
        </w:rPr>
        <w:t xml:space="preserve"> </w:t>
      </w:r>
      <w:r w:rsidRPr="008502D9">
        <w:rPr>
          <w:rtl/>
        </w:rPr>
        <w:t>זה</w:t>
      </w:r>
      <w:r w:rsidRPr="008502D9">
        <w:rPr>
          <w:rtl/>
          <w:lang w:bidi="ar-SA"/>
        </w:rPr>
        <w:t xml:space="preserve">; </w:t>
      </w:r>
      <w:r w:rsidR="008234EC">
        <w:rPr>
          <w:rtl/>
        </w:rPr>
        <w:t>ד'</w:t>
      </w:r>
      <w:r w:rsidRPr="008502D9">
        <w:rPr>
          <w:rtl/>
          <w:lang w:bidi="ar-SA"/>
        </w:rPr>
        <w:t xml:space="preserve"> </w:t>
      </w:r>
      <w:r w:rsidRPr="008502D9">
        <w:rPr>
          <w:rtl/>
        </w:rPr>
        <w:t>מתארת</w:t>
      </w:r>
      <w:r w:rsidRPr="008502D9">
        <w:rPr>
          <w:rtl/>
          <w:lang w:bidi="ar-SA"/>
        </w:rPr>
        <w:t xml:space="preserve"> </w:t>
      </w:r>
      <w:r w:rsidRPr="008502D9">
        <w:rPr>
          <w:rtl/>
        </w:rPr>
        <w:t>את</w:t>
      </w:r>
      <w:r w:rsidRPr="008502D9">
        <w:rPr>
          <w:rtl/>
          <w:lang w:bidi="ar-SA"/>
        </w:rPr>
        <w:t xml:space="preserve"> </w:t>
      </w:r>
      <w:r w:rsidRPr="008502D9">
        <w:rPr>
          <w:rtl/>
        </w:rPr>
        <w:t>עצמה</w:t>
      </w:r>
      <w:r w:rsidRPr="008502D9">
        <w:rPr>
          <w:rtl/>
          <w:lang w:bidi="ar-SA"/>
        </w:rPr>
        <w:t xml:space="preserve"> </w:t>
      </w:r>
      <w:r w:rsidRPr="008502D9">
        <w:rPr>
          <w:rtl/>
        </w:rPr>
        <w:t>כמי</w:t>
      </w:r>
      <w:r w:rsidRPr="008502D9">
        <w:rPr>
          <w:rtl/>
          <w:lang w:bidi="ar-SA"/>
        </w:rPr>
        <w:t xml:space="preserve"> </w:t>
      </w:r>
      <w:r w:rsidRPr="008502D9">
        <w:rPr>
          <w:rtl/>
        </w:rPr>
        <w:t>שהייתה</w:t>
      </w:r>
      <w:r w:rsidRPr="008502D9">
        <w:rPr>
          <w:rtl/>
          <w:lang w:bidi="ar-SA"/>
        </w:rPr>
        <w:t xml:space="preserve"> "</w:t>
      </w:r>
      <w:r w:rsidRPr="008502D9">
        <w:rPr>
          <w:rtl/>
        </w:rPr>
        <w:t>ילדה</w:t>
      </w:r>
      <w:r w:rsidRPr="008502D9">
        <w:rPr>
          <w:rtl/>
          <w:lang w:bidi="ar-SA"/>
        </w:rPr>
        <w:t xml:space="preserve"> </w:t>
      </w:r>
      <w:r w:rsidRPr="008502D9">
        <w:rPr>
          <w:rtl/>
        </w:rPr>
        <w:t>מאוד</w:t>
      </w:r>
      <w:r w:rsidRPr="008502D9">
        <w:rPr>
          <w:rtl/>
          <w:lang w:bidi="ar-SA"/>
        </w:rPr>
        <w:t xml:space="preserve"> </w:t>
      </w:r>
      <w:r w:rsidRPr="008502D9">
        <w:rPr>
          <w:rtl/>
        </w:rPr>
        <w:t>ישנה</w:t>
      </w:r>
      <w:r w:rsidRPr="008502D9">
        <w:rPr>
          <w:rtl/>
          <w:lang w:bidi="ar-SA"/>
        </w:rPr>
        <w:t xml:space="preserve"> </w:t>
      </w:r>
      <w:r w:rsidRPr="008502D9">
        <w:rPr>
          <w:rtl/>
        </w:rPr>
        <w:t>בעולם</w:t>
      </w:r>
      <w:r w:rsidRPr="008502D9">
        <w:rPr>
          <w:rtl/>
          <w:lang w:bidi="ar-SA"/>
        </w:rPr>
        <w:t xml:space="preserve"> </w:t>
      </w:r>
      <w:r w:rsidRPr="008502D9">
        <w:rPr>
          <w:rtl/>
        </w:rPr>
        <w:t>הילדות</w:t>
      </w:r>
      <w:r w:rsidRPr="008502D9">
        <w:rPr>
          <w:rtl/>
          <w:lang w:bidi="ar-SA"/>
        </w:rPr>
        <w:t xml:space="preserve"> </w:t>
      </w:r>
      <w:r w:rsidRPr="008502D9">
        <w:rPr>
          <w:rtl/>
        </w:rPr>
        <w:t>עד</w:t>
      </w:r>
      <w:r w:rsidRPr="008502D9">
        <w:rPr>
          <w:rtl/>
          <w:lang w:bidi="ar-SA"/>
        </w:rPr>
        <w:t xml:space="preserve"> </w:t>
      </w:r>
      <w:r w:rsidRPr="008502D9">
        <w:rPr>
          <w:rtl/>
        </w:rPr>
        <w:t>גיל</w:t>
      </w:r>
      <w:r w:rsidRPr="008502D9">
        <w:rPr>
          <w:rtl/>
          <w:lang w:bidi="ar-SA"/>
        </w:rPr>
        <w:t xml:space="preserve"> </w:t>
      </w:r>
      <w:r w:rsidRPr="008502D9">
        <w:rPr>
          <w:rtl/>
        </w:rPr>
        <w:t>מאוד</w:t>
      </w:r>
      <w:r w:rsidRPr="008502D9">
        <w:rPr>
          <w:rtl/>
          <w:lang w:bidi="ar-SA"/>
        </w:rPr>
        <w:t xml:space="preserve"> </w:t>
      </w:r>
      <w:r w:rsidRPr="008502D9">
        <w:rPr>
          <w:rtl/>
        </w:rPr>
        <w:t>מאוד</w:t>
      </w:r>
      <w:r w:rsidRPr="008502D9">
        <w:rPr>
          <w:rtl/>
          <w:lang w:bidi="ar-SA"/>
        </w:rPr>
        <w:t xml:space="preserve"> </w:t>
      </w:r>
      <w:r w:rsidRPr="008502D9">
        <w:rPr>
          <w:rtl/>
        </w:rPr>
        <w:t>מאוחר</w:t>
      </w:r>
      <w:r w:rsidRPr="008502D9">
        <w:rPr>
          <w:rtl/>
          <w:lang w:bidi="ar-SA"/>
        </w:rPr>
        <w:t>"</w:t>
      </w:r>
      <w:r w:rsidR="00451963">
        <w:rPr>
          <w:rtl/>
        </w:rPr>
        <w:t>,</w:t>
      </w:r>
      <w:r w:rsidRPr="008502D9">
        <w:rPr>
          <w:rtl/>
          <w:lang w:bidi="ar-SA"/>
        </w:rPr>
        <w:t xml:space="preserve"> </w:t>
      </w:r>
      <w:r w:rsidRPr="008502D9">
        <w:rPr>
          <w:rtl/>
        </w:rPr>
        <w:t>אשר</w:t>
      </w:r>
      <w:r w:rsidRPr="008502D9">
        <w:rPr>
          <w:rtl/>
          <w:lang w:bidi="ar-SA"/>
        </w:rPr>
        <w:t xml:space="preserve"> </w:t>
      </w:r>
      <w:r w:rsidRPr="008502D9">
        <w:rPr>
          <w:rtl/>
        </w:rPr>
        <w:t>חוותה</w:t>
      </w:r>
      <w:r w:rsidRPr="008502D9">
        <w:rPr>
          <w:rtl/>
          <w:lang w:bidi="ar-SA"/>
        </w:rPr>
        <w:t xml:space="preserve"> </w:t>
      </w:r>
      <w:r w:rsidRPr="008502D9">
        <w:rPr>
          <w:rtl/>
        </w:rPr>
        <w:t>תהליך</w:t>
      </w:r>
      <w:r w:rsidRPr="008502D9">
        <w:rPr>
          <w:rtl/>
          <w:lang w:bidi="ar-SA"/>
        </w:rPr>
        <w:t xml:space="preserve"> "</w:t>
      </w:r>
      <w:r w:rsidRPr="008502D9">
        <w:rPr>
          <w:rtl/>
        </w:rPr>
        <w:t>התעוררות</w:t>
      </w:r>
      <w:r w:rsidRPr="008502D9">
        <w:rPr>
          <w:rtl/>
          <w:lang w:bidi="ar-SA"/>
        </w:rPr>
        <w:t xml:space="preserve">" </w:t>
      </w:r>
      <w:r w:rsidRPr="008502D9">
        <w:rPr>
          <w:rtl/>
        </w:rPr>
        <w:t>פתאומי</w:t>
      </w:r>
      <w:r w:rsidRPr="008502D9">
        <w:rPr>
          <w:rtl/>
          <w:lang w:bidi="ar-SA"/>
        </w:rPr>
        <w:t xml:space="preserve"> </w:t>
      </w:r>
      <w:r w:rsidRPr="008502D9">
        <w:rPr>
          <w:rtl/>
        </w:rPr>
        <w:t>ומובחן</w:t>
      </w:r>
      <w:r w:rsidRPr="008502D9">
        <w:rPr>
          <w:rtl/>
          <w:lang w:bidi="ar-SA"/>
        </w:rPr>
        <w:t xml:space="preserve"> </w:t>
      </w:r>
      <w:r w:rsidRPr="008502D9">
        <w:rPr>
          <w:rtl/>
        </w:rPr>
        <w:t>רק</w:t>
      </w:r>
      <w:r w:rsidRPr="008502D9">
        <w:rPr>
          <w:rtl/>
          <w:lang w:bidi="ar-SA"/>
        </w:rPr>
        <w:t xml:space="preserve"> </w:t>
      </w:r>
      <w:r w:rsidRPr="008502D9">
        <w:rPr>
          <w:rtl/>
        </w:rPr>
        <w:t>בכיתה</w:t>
      </w:r>
      <w:r w:rsidRPr="008502D9">
        <w:rPr>
          <w:rtl/>
          <w:lang w:bidi="ar-SA"/>
        </w:rPr>
        <w:t xml:space="preserve"> </w:t>
      </w:r>
      <w:r w:rsidRPr="008502D9">
        <w:rPr>
          <w:rtl/>
        </w:rPr>
        <w:t>ז</w:t>
      </w:r>
      <w:r w:rsidRPr="008502D9">
        <w:rPr>
          <w:rtl/>
          <w:lang w:bidi="ar-SA"/>
        </w:rPr>
        <w:t xml:space="preserve">'. </w:t>
      </w:r>
      <w:r w:rsidR="008234EC">
        <w:rPr>
          <w:rtl/>
        </w:rPr>
        <w:t>ד'</w:t>
      </w:r>
      <w:r w:rsidRPr="008502D9">
        <w:rPr>
          <w:rtl/>
          <w:lang w:bidi="ar-SA"/>
        </w:rPr>
        <w:t xml:space="preserve"> </w:t>
      </w:r>
      <w:r w:rsidRPr="008502D9">
        <w:rPr>
          <w:rtl/>
        </w:rPr>
        <w:t>מקשרת</w:t>
      </w:r>
      <w:r w:rsidRPr="008502D9">
        <w:rPr>
          <w:rtl/>
          <w:lang w:bidi="ar-SA"/>
        </w:rPr>
        <w:t xml:space="preserve"> </w:t>
      </w:r>
      <w:r w:rsidRPr="008502D9">
        <w:rPr>
          <w:rtl/>
        </w:rPr>
        <w:t>התעוררות</w:t>
      </w:r>
      <w:r w:rsidRPr="008502D9">
        <w:rPr>
          <w:rtl/>
          <w:lang w:bidi="ar-SA"/>
        </w:rPr>
        <w:t xml:space="preserve"> </w:t>
      </w:r>
      <w:r w:rsidRPr="008502D9">
        <w:rPr>
          <w:rtl/>
        </w:rPr>
        <w:t>זו</w:t>
      </w:r>
      <w:r w:rsidRPr="008502D9">
        <w:rPr>
          <w:rtl/>
          <w:lang w:bidi="ar-SA"/>
        </w:rPr>
        <w:t xml:space="preserve"> </w:t>
      </w:r>
      <w:r w:rsidRPr="008502D9">
        <w:rPr>
          <w:rtl/>
        </w:rPr>
        <w:t>ישירות</w:t>
      </w:r>
      <w:r w:rsidRPr="008502D9">
        <w:rPr>
          <w:rtl/>
          <w:lang w:bidi="ar-SA"/>
        </w:rPr>
        <w:t xml:space="preserve"> </w:t>
      </w:r>
      <w:r w:rsidRPr="008502D9">
        <w:rPr>
          <w:rtl/>
        </w:rPr>
        <w:t>ליכולת</w:t>
      </w:r>
      <w:r w:rsidRPr="008502D9">
        <w:rPr>
          <w:rtl/>
          <w:lang w:bidi="ar-SA"/>
        </w:rPr>
        <w:t xml:space="preserve"> </w:t>
      </w:r>
      <w:r w:rsidRPr="008502D9">
        <w:rPr>
          <w:rtl/>
        </w:rPr>
        <w:t>פיתוח</w:t>
      </w:r>
      <w:r w:rsidRPr="008502D9">
        <w:rPr>
          <w:rtl/>
          <w:lang w:bidi="ar-SA"/>
        </w:rPr>
        <w:t xml:space="preserve"> </w:t>
      </w:r>
      <w:r w:rsidRPr="008502D9">
        <w:rPr>
          <w:rtl/>
        </w:rPr>
        <w:t>משמעת</w:t>
      </w:r>
      <w:r w:rsidRPr="008502D9">
        <w:rPr>
          <w:rtl/>
          <w:lang w:bidi="ar-SA"/>
        </w:rPr>
        <w:t xml:space="preserve"> </w:t>
      </w:r>
      <w:r w:rsidRPr="008502D9">
        <w:rPr>
          <w:rtl/>
        </w:rPr>
        <w:t>עצמית</w:t>
      </w:r>
      <w:r w:rsidR="00451963">
        <w:rPr>
          <w:rtl/>
        </w:rPr>
        <w:t>,</w:t>
      </w:r>
      <w:r w:rsidRPr="008502D9">
        <w:rPr>
          <w:rtl/>
          <w:lang w:bidi="ar-SA"/>
        </w:rPr>
        <w:t xml:space="preserve"> </w:t>
      </w:r>
      <w:r w:rsidRPr="008502D9">
        <w:rPr>
          <w:rtl/>
        </w:rPr>
        <w:t>תהליכי</w:t>
      </w:r>
      <w:r w:rsidRPr="008502D9">
        <w:rPr>
          <w:rtl/>
          <w:lang w:bidi="ar-SA"/>
        </w:rPr>
        <w:t xml:space="preserve"> </w:t>
      </w:r>
      <w:r w:rsidRPr="008502D9">
        <w:rPr>
          <w:rtl/>
        </w:rPr>
        <w:t>תכנון</w:t>
      </w:r>
      <w:r w:rsidRPr="008502D9">
        <w:rPr>
          <w:rtl/>
          <w:lang w:bidi="ar-SA"/>
        </w:rPr>
        <w:t xml:space="preserve"> </w:t>
      </w:r>
      <w:r w:rsidRPr="008502D9">
        <w:rPr>
          <w:rtl/>
        </w:rPr>
        <w:t>רפלקטיביים</w:t>
      </w:r>
      <w:r w:rsidRPr="008502D9">
        <w:rPr>
          <w:rtl/>
          <w:lang w:bidi="ar-SA"/>
        </w:rPr>
        <w:t xml:space="preserve"> </w:t>
      </w:r>
      <w:r w:rsidRPr="008502D9">
        <w:rPr>
          <w:rtl/>
        </w:rPr>
        <w:t>וניהול</w:t>
      </w:r>
      <w:r w:rsidRPr="008502D9">
        <w:rPr>
          <w:rtl/>
          <w:lang w:bidi="ar-SA"/>
        </w:rPr>
        <w:t xml:space="preserve"> </w:t>
      </w:r>
      <w:r w:rsidRPr="008502D9">
        <w:rPr>
          <w:rtl/>
        </w:rPr>
        <w:t>זמן</w:t>
      </w:r>
      <w:r w:rsidRPr="008502D9">
        <w:rPr>
          <w:rtl/>
          <w:lang w:bidi="ar-SA"/>
        </w:rPr>
        <w:t xml:space="preserve"> </w:t>
      </w:r>
      <w:r w:rsidRPr="008502D9">
        <w:rPr>
          <w:rtl/>
        </w:rPr>
        <w:t>עצמאי</w:t>
      </w:r>
      <w:r w:rsidR="00451963">
        <w:rPr>
          <w:rtl/>
        </w:rPr>
        <w:t>,</w:t>
      </w:r>
      <w:r w:rsidRPr="008502D9">
        <w:rPr>
          <w:rtl/>
          <w:lang w:bidi="ar-SA"/>
        </w:rPr>
        <w:t xml:space="preserve"> </w:t>
      </w:r>
      <w:r w:rsidRPr="008502D9">
        <w:rPr>
          <w:rtl/>
        </w:rPr>
        <w:t>הבאים</w:t>
      </w:r>
      <w:r w:rsidRPr="008502D9">
        <w:rPr>
          <w:rtl/>
          <w:lang w:bidi="ar-SA"/>
        </w:rPr>
        <w:t xml:space="preserve"> </w:t>
      </w:r>
      <w:r w:rsidRPr="008502D9">
        <w:rPr>
          <w:rtl/>
        </w:rPr>
        <w:t>לידי</w:t>
      </w:r>
      <w:r w:rsidRPr="008502D9">
        <w:rPr>
          <w:rtl/>
          <w:lang w:bidi="ar-SA"/>
        </w:rPr>
        <w:t xml:space="preserve"> </w:t>
      </w:r>
      <w:r w:rsidRPr="008502D9">
        <w:rPr>
          <w:rtl/>
        </w:rPr>
        <w:t>ביטוי</w:t>
      </w:r>
      <w:r w:rsidRPr="008502D9">
        <w:rPr>
          <w:rtl/>
          <w:lang w:bidi="ar-SA"/>
        </w:rPr>
        <w:t xml:space="preserve"> </w:t>
      </w:r>
      <w:r w:rsidRPr="008502D9">
        <w:rPr>
          <w:rtl/>
        </w:rPr>
        <w:t>בכך</w:t>
      </w:r>
      <w:r w:rsidRPr="008502D9">
        <w:rPr>
          <w:rtl/>
          <w:lang w:bidi="ar-SA"/>
        </w:rPr>
        <w:t xml:space="preserve"> </w:t>
      </w:r>
      <w:r w:rsidRPr="008502D9">
        <w:rPr>
          <w:rtl/>
        </w:rPr>
        <w:t>שכיום</w:t>
      </w:r>
      <w:r w:rsidRPr="008502D9">
        <w:rPr>
          <w:rtl/>
          <w:lang w:bidi="ar-SA"/>
        </w:rPr>
        <w:t xml:space="preserve"> </w:t>
      </w:r>
      <w:r w:rsidRPr="008502D9">
        <w:rPr>
          <w:rtl/>
        </w:rPr>
        <w:t>היא</w:t>
      </w:r>
      <w:r w:rsidRPr="008502D9">
        <w:rPr>
          <w:rtl/>
          <w:lang w:bidi="ar-SA"/>
        </w:rPr>
        <w:t xml:space="preserve"> "</w:t>
      </w:r>
      <w:r w:rsidRPr="008502D9">
        <w:rPr>
          <w:rtl/>
        </w:rPr>
        <w:t>גוזרת</w:t>
      </w:r>
      <w:r w:rsidRPr="008502D9">
        <w:rPr>
          <w:rtl/>
          <w:lang w:bidi="ar-SA"/>
        </w:rPr>
        <w:t xml:space="preserve"> </w:t>
      </w:r>
      <w:r w:rsidRPr="008502D9">
        <w:rPr>
          <w:rtl/>
        </w:rPr>
        <w:t>זמנים</w:t>
      </w:r>
      <w:r w:rsidRPr="008502D9">
        <w:rPr>
          <w:rtl/>
          <w:lang w:bidi="ar-SA"/>
        </w:rPr>
        <w:t xml:space="preserve"> </w:t>
      </w:r>
      <w:r w:rsidRPr="008502D9">
        <w:rPr>
          <w:rtl/>
        </w:rPr>
        <w:t>בהגזמה</w:t>
      </w:r>
      <w:r w:rsidRPr="008502D9">
        <w:rPr>
          <w:rtl/>
          <w:lang w:bidi="ar-SA"/>
        </w:rPr>
        <w:t xml:space="preserve">". </w:t>
      </w:r>
      <w:r w:rsidRPr="008502D9">
        <w:rPr>
          <w:rtl/>
        </w:rPr>
        <w:t>עדות</w:t>
      </w:r>
      <w:r w:rsidRPr="008502D9">
        <w:rPr>
          <w:rtl/>
          <w:lang w:bidi="ar-SA"/>
        </w:rPr>
        <w:t xml:space="preserve"> </w:t>
      </w:r>
      <w:r w:rsidRPr="008502D9">
        <w:rPr>
          <w:rtl/>
        </w:rPr>
        <w:t>זו</w:t>
      </w:r>
      <w:r w:rsidRPr="008502D9">
        <w:rPr>
          <w:rtl/>
          <w:lang w:bidi="ar-SA"/>
        </w:rPr>
        <w:t xml:space="preserve"> </w:t>
      </w:r>
      <w:r w:rsidRPr="008502D9">
        <w:rPr>
          <w:rtl/>
        </w:rPr>
        <w:t>עולה</w:t>
      </w:r>
      <w:r w:rsidRPr="008502D9">
        <w:rPr>
          <w:rtl/>
          <w:lang w:bidi="ar-SA"/>
        </w:rPr>
        <w:t xml:space="preserve"> </w:t>
      </w:r>
      <w:r w:rsidRPr="008502D9">
        <w:rPr>
          <w:rtl/>
        </w:rPr>
        <w:t>בקנה</w:t>
      </w:r>
      <w:r w:rsidRPr="008502D9">
        <w:rPr>
          <w:rtl/>
          <w:lang w:bidi="ar-SA"/>
        </w:rPr>
        <w:t xml:space="preserve"> </w:t>
      </w:r>
      <w:r w:rsidRPr="008502D9">
        <w:rPr>
          <w:rtl/>
        </w:rPr>
        <w:t>אחד</w:t>
      </w:r>
      <w:r w:rsidRPr="008502D9">
        <w:rPr>
          <w:rtl/>
          <w:lang w:bidi="ar-SA"/>
        </w:rPr>
        <w:t xml:space="preserve"> </w:t>
      </w:r>
      <w:r w:rsidRPr="008502D9">
        <w:rPr>
          <w:rtl/>
        </w:rPr>
        <w:t>עם</w:t>
      </w:r>
      <w:r w:rsidRPr="008502D9">
        <w:rPr>
          <w:rtl/>
          <w:lang w:bidi="ar-SA"/>
        </w:rPr>
        <w:t xml:space="preserve"> </w:t>
      </w:r>
      <w:r w:rsidRPr="008502D9">
        <w:rPr>
          <w:rtl/>
        </w:rPr>
        <w:t>תפיסתו</w:t>
      </w:r>
      <w:r w:rsidRPr="008502D9">
        <w:rPr>
          <w:rtl/>
          <w:lang w:bidi="ar-SA"/>
        </w:rPr>
        <w:t xml:space="preserve"> </w:t>
      </w:r>
      <w:r w:rsidRPr="008502D9">
        <w:rPr>
          <w:rtl/>
        </w:rPr>
        <w:t>של</w:t>
      </w:r>
      <w:r w:rsidRPr="008502D9">
        <w:rPr>
          <w:rtl/>
          <w:lang w:bidi="ar-SA"/>
        </w:rPr>
        <w:t xml:space="preserve"> </w:t>
      </w:r>
      <w:r w:rsidRPr="008502D9">
        <w:rPr>
          <w:rtl/>
        </w:rPr>
        <w:t>ג</w:t>
      </w:r>
      <w:r w:rsidRPr="008502D9">
        <w:rPr>
          <w:rtl/>
          <w:lang w:bidi="ar-SA"/>
        </w:rPr>
        <w:t>'</w:t>
      </w:r>
      <w:r w:rsidRPr="008502D9">
        <w:rPr>
          <w:rtl/>
        </w:rPr>
        <w:t>ון</w:t>
      </w:r>
      <w:r w:rsidRPr="008502D9">
        <w:rPr>
          <w:rtl/>
          <w:lang w:bidi="ar-SA"/>
        </w:rPr>
        <w:t xml:space="preserve"> </w:t>
      </w:r>
      <w:r w:rsidRPr="008502D9">
        <w:rPr>
          <w:rtl/>
        </w:rPr>
        <w:t>דיואי</w:t>
      </w:r>
      <w:r w:rsidRPr="008502D9">
        <w:rPr>
          <w:rtl/>
          <w:lang w:bidi="ar-SA"/>
        </w:rPr>
        <w:t xml:space="preserve"> (</w:t>
      </w:r>
      <w:r w:rsidR="009E7C6D">
        <w:rPr>
          <w:lang w:bidi="ar-SA"/>
        </w:rPr>
        <w:t>Dewey, 1933</w:t>
      </w:r>
      <w:r w:rsidRPr="008502D9">
        <w:rPr>
          <w:rtl/>
          <w:lang w:bidi="ar-SA"/>
        </w:rPr>
        <w:t xml:space="preserve">) </w:t>
      </w:r>
      <w:r w:rsidRPr="008502D9">
        <w:rPr>
          <w:rtl/>
        </w:rPr>
        <w:t>על</w:t>
      </w:r>
      <w:r w:rsidRPr="008502D9">
        <w:rPr>
          <w:rtl/>
          <w:lang w:bidi="ar-SA"/>
        </w:rPr>
        <w:t xml:space="preserve"> </w:t>
      </w:r>
      <w:r w:rsidRPr="008502D9">
        <w:rPr>
          <w:rtl/>
        </w:rPr>
        <w:t>אודות</w:t>
      </w:r>
      <w:r w:rsidRPr="008502D9">
        <w:rPr>
          <w:rtl/>
          <w:lang w:bidi="ar-SA"/>
        </w:rPr>
        <w:t xml:space="preserve"> "</w:t>
      </w:r>
      <w:r w:rsidRPr="008502D9">
        <w:rPr>
          <w:rtl/>
        </w:rPr>
        <w:t>החשיבה</w:t>
      </w:r>
      <w:r w:rsidRPr="008502D9">
        <w:rPr>
          <w:rtl/>
          <w:lang w:bidi="ar-SA"/>
        </w:rPr>
        <w:t xml:space="preserve"> </w:t>
      </w:r>
      <w:r w:rsidRPr="008502D9">
        <w:rPr>
          <w:rtl/>
        </w:rPr>
        <w:t>הרפלקטיבית</w:t>
      </w:r>
      <w:r w:rsidRPr="008502D9">
        <w:rPr>
          <w:rtl/>
          <w:lang w:bidi="ar-SA"/>
        </w:rPr>
        <w:t xml:space="preserve">" </w:t>
      </w:r>
      <w:r w:rsidRPr="008502D9">
        <w:rPr>
          <w:rtl/>
        </w:rPr>
        <w:t>כתהליך</w:t>
      </w:r>
      <w:r w:rsidRPr="008502D9">
        <w:rPr>
          <w:rtl/>
          <w:lang w:bidi="ar-SA"/>
        </w:rPr>
        <w:t xml:space="preserve"> </w:t>
      </w:r>
      <w:r w:rsidRPr="008502D9">
        <w:rPr>
          <w:rtl/>
        </w:rPr>
        <w:t>של</w:t>
      </w:r>
      <w:r w:rsidRPr="008502D9">
        <w:rPr>
          <w:rtl/>
          <w:lang w:bidi="ar-SA"/>
        </w:rPr>
        <w:t xml:space="preserve"> </w:t>
      </w:r>
      <w:r w:rsidRPr="008502D9">
        <w:rPr>
          <w:rtl/>
        </w:rPr>
        <w:t>בחינה</w:t>
      </w:r>
      <w:r w:rsidRPr="008502D9">
        <w:rPr>
          <w:rtl/>
          <w:lang w:bidi="ar-SA"/>
        </w:rPr>
        <w:t xml:space="preserve"> </w:t>
      </w:r>
      <w:r w:rsidRPr="008502D9">
        <w:rPr>
          <w:rtl/>
        </w:rPr>
        <w:t>פעילה</w:t>
      </w:r>
      <w:r w:rsidRPr="008502D9">
        <w:rPr>
          <w:rtl/>
          <w:lang w:bidi="ar-SA"/>
        </w:rPr>
        <w:t xml:space="preserve"> </w:t>
      </w:r>
      <w:r w:rsidRPr="008502D9">
        <w:rPr>
          <w:rtl/>
        </w:rPr>
        <w:t>וזהירה</w:t>
      </w:r>
      <w:r w:rsidRPr="008502D9">
        <w:rPr>
          <w:rtl/>
          <w:lang w:bidi="ar-SA"/>
        </w:rPr>
        <w:t xml:space="preserve"> </w:t>
      </w:r>
      <w:r w:rsidRPr="008502D9">
        <w:rPr>
          <w:rtl/>
        </w:rPr>
        <w:t>של</w:t>
      </w:r>
      <w:r w:rsidRPr="008502D9">
        <w:rPr>
          <w:rtl/>
          <w:lang w:bidi="ar-SA"/>
        </w:rPr>
        <w:t xml:space="preserve"> </w:t>
      </w:r>
      <w:r w:rsidRPr="008502D9">
        <w:rPr>
          <w:rtl/>
        </w:rPr>
        <w:t>פעולות</w:t>
      </w:r>
      <w:r w:rsidRPr="008502D9">
        <w:rPr>
          <w:rtl/>
          <w:lang w:bidi="ar-SA"/>
        </w:rPr>
        <w:t xml:space="preserve"> </w:t>
      </w:r>
      <w:r w:rsidRPr="008502D9">
        <w:rPr>
          <w:rtl/>
        </w:rPr>
        <w:t>הלומד</w:t>
      </w:r>
      <w:r w:rsidR="00451963">
        <w:rPr>
          <w:rtl/>
        </w:rPr>
        <w:t>,</w:t>
      </w:r>
      <w:r w:rsidRPr="008502D9">
        <w:rPr>
          <w:rtl/>
          <w:lang w:bidi="ar-SA"/>
        </w:rPr>
        <w:t xml:space="preserve"> </w:t>
      </w:r>
      <w:r w:rsidRPr="008502D9">
        <w:rPr>
          <w:rtl/>
        </w:rPr>
        <w:t>המאפשרת</w:t>
      </w:r>
      <w:r w:rsidRPr="008502D9">
        <w:rPr>
          <w:rtl/>
          <w:lang w:bidi="ar-SA"/>
        </w:rPr>
        <w:t xml:space="preserve"> </w:t>
      </w:r>
      <w:r w:rsidRPr="008502D9">
        <w:rPr>
          <w:rtl/>
        </w:rPr>
        <w:t>לו</w:t>
      </w:r>
      <w:r w:rsidRPr="008502D9">
        <w:rPr>
          <w:rtl/>
          <w:lang w:bidi="ar-SA"/>
        </w:rPr>
        <w:t xml:space="preserve"> </w:t>
      </w:r>
      <w:r w:rsidRPr="008502D9">
        <w:rPr>
          <w:rtl/>
        </w:rPr>
        <w:t>לתכנן</w:t>
      </w:r>
      <w:r w:rsidRPr="008502D9">
        <w:rPr>
          <w:rtl/>
          <w:lang w:bidi="ar-SA"/>
        </w:rPr>
        <w:t xml:space="preserve"> </w:t>
      </w:r>
      <w:r w:rsidRPr="008502D9">
        <w:rPr>
          <w:rtl/>
        </w:rPr>
        <w:t>את</w:t>
      </w:r>
      <w:r w:rsidRPr="008502D9">
        <w:rPr>
          <w:rtl/>
          <w:lang w:bidi="ar-SA"/>
        </w:rPr>
        <w:t xml:space="preserve"> </w:t>
      </w:r>
      <w:r w:rsidRPr="008502D9">
        <w:rPr>
          <w:rtl/>
        </w:rPr>
        <w:t>צעדיו</w:t>
      </w:r>
      <w:r w:rsidRPr="008502D9">
        <w:rPr>
          <w:rtl/>
          <w:lang w:bidi="ar-SA"/>
        </w:rPr>
        <w:t xml:space="preserve"> </w:t>
      </w:r>
      <w:r w:rsidRPr="008502D9">
        <w:rPr>
          <w:rtl/>
        </w:rPr>
        <w:t>הבאים</w:t>
      </w:r>
      <w:r w:rsidRPr="008502D9">
        <w:rPr>
          <w:rtl/>
          <w:lang w:bidi="ar-SA"/>
        </w:rPr>
        <w:t xml:space="preserve"> </w:t>
      </w:r>
      <w:r w:rsidRPr="008502D9">
        <w:rPr>
          <w:rtl/>
        </w:rPr>
        <w:t>באופן</w:t>
      </w:r>
      <w:r w:rsidRPr="008502D9">
        <w:rPr>
          <w:rtl/>
          <w:lang w:bidi="ar-SA"/>
        </w:rPr>
        <w:t xml:space="preserve"> </w:t>
      </w:r>
      <w:r w:rsidRPr="008502D9">
        <w:rPr>
          <w:rtl/>
        </w:rPr>
        <w:t>מושכל</w:t>
      </w:r>
      <w:r w:rsidRPr="008502D9">
        <w:rPr>
          <w:rtl/>
          <w:lang w:bidi="ar-SA"/>
        </w:rPr>
        <w:t>.</w:t>
      </w:r>
    </w:p>
    <w:p w14:paraId="4226E4E0" w14:textId="49716615" w:rsidR="00B16A5A" w:rsidRDefault="00B16A5A" w:rsidP="00B16A5A">
      <w:pPr>
        <w:rPr>
          <w:rtl/>
        </w:rPr>
      </w:pPr>
      <w:r w:rsidRPr="008502D9">
        <w:rPr>
          <w:rtl/>
        </w:rPr>
        <w:t>מנגד</w:t>
      </w:r>
      <w:r w:rsidR="00451963">
        <w:rPr>
          <w:rtl/>
        </w:rPr>
        <w:t>,</w:t>
      </w:r>
      <w:r w:rsidRPr="008502D9">
        <w:rPr>
          <w:rtl/>
          <w:lang w:bidi="ar-SA"/>
        </w:rPr>
        <w:t xml:space="preserve"> </w:t>
      </w:r>
      <w:r w:rsidRPr="008502D9">
        <w:rPr>
          <w:rtl/>
        </w:rPr>
        <w:t>קיים</w:t>
      </w:r>
      <w:r w:rsidRPr="008502D9">
        <w:rPr>
          <w:rtl/>
          <w:lang w:bidi="ar-SA"/>
        </w:rPr>
        <w:t xml:space="preserve"> </w:t>
      </w:r>
      <w:r w:rsidRPr="008502D9">
        <w:rPr>
          <w:rtl/>
        </w:rPr>
        <w:t>פער</w:t>
      </w:r>
      <w:r w:rsidRPr="008502D9">
        <w:rPr>
          <w:rtl/>
          <w:lang w:bidi="ar-SA"/>
        </w:rPr>
        <w:t xml:space="preserve"> </w:t>
      </w:r>
      <w:r w:rsidRPr="008502D9">
        <w:rPr>
          <w:rtl/>
        </w:rPr>
        <w:t>מהותי</w:t>
      </w:r>
      <w:r w:rsidRPr="008502D9">
        <w:rPr>
          <w:rtl/>
          <w:lang w:bidi="ar-SA"/>
        </w:rPr>
        <w:t xml:space="preserve"> (</w:t>
      </w:r>
      <w:r w:rsidRPr="008502D9">
        <w:rPr>
          <w:rtl/>
        </w:rPr>
        <w:t>השונה</w:t>
      </w:r>
      <w:r w:rsidRPr="008502D9">
        <w:rPr>
          <w:rtl/>
          <w:lang w:bidi="ar-SA"/>
        </w:rPr>
        <w:t xml:space="preserve">) </w:t>
      </w:r>
      <w:r w:rsidRPr="008502D9">
        <w:rPr>
          <w:rtl/>
        </w:rPr>
        <w:t>בין</w:t>
      </w:r>
      <w:r w:rsidRPr="008502D9">
        <w:rPr>
          <w:rtl/>
          <w:lang w:bidi="ar-SA"/>
        </w:rPr>
        <w:t xml:space="preserve"> </w:t>
      </w:r>
      <w:r w:rsidRPr="008502D9">
        <w:rPr>
          <w:rtl/>
        </w:rPr>
        <w:t>נרטיב</w:t>
      </w:r>
      <w:r w:rsidRPr="008502D9">
        <w:rPr>
          <w:rtl/>
          <w:lang w:bidi="ar-SA"/>
        </w:rPr>
        <w:t xml:space="preserve"> </w:t>
      </w:r>
      <w:r w:rsidRPr="008502D9">
        <w:rPr>
          <w:rtl/>
        </w:rPr>
        <w:t>ההתפתחות</w:t>
      </w:r>
      <w:r w:rsidRPr="008502D9">
        <w:rPr>
          <w:rtl/>
          <w:lang w:bidi="ar-SA"/>
        </w:rPr>
        <w:t xml:space="preserve"> </w:t>
      </w:r>
      <w:r w:rsidRPr="008502D9">
        <w:rPr>
          <w:rtl/>
        </w:rPr>
        <w:t>האורגני</w:t>
      </w:r>
      <w:r w:rsidRPr="008502D9">
        <w:rPr>
          <w:rtl/>
          <w:lang w:bidi="ar-SA"/>
        </w:rPr>
        <w:t xml:space="preserve"> </w:t>
      </w:r>
      <w:r w:rsidRPr="008502D9">
        <w:rPr>
          <w:rtl/>
        </w:rPr>
        <w:t>המוצג</w:t>
      </w:r>
      <w:r w:rsidRPr="008502D9">
        <w:rPr>
          <w:rtl/>
          <w:lang w:bidi="ar-SA"/>
        </w:rPr>
        <w:t xml:space="preserve"> </w:t>
      </w:r>
      <w:r w:rsidRPr="008502D9">
        <w:rPr>
          <w:rtl/>
        </w:rPr>
        <w:t>בספרות</w:t>
      </w:r>
      <w:r w:rsidRPr="008502D9">
        <w:rPr>
          <w:rtl/>
          <w:lang w:bidi="ar-SA"/>
        </w:rPr>
        <w:t xml:space="preserve"> </w:t>
      </w:r>
      <w:r w:rsidRPr="008502D9">
        <w:rPr>
          <w:rtl/>
        </w:rPr>
        <w:t>לבין</w:t>
      </w:r>
      <w:r w:rsidRPr="008502D9">
        <w:rPr>
          <w:rtl/>
          <w:lang w:bidi="ar-SA"/>
        </w:rPr>
        <w:t xml:space="preserve"> </w:t>
      </w:r>
      <w:r w:rsidRPr="008502D9">
        <w:rPr>
          <w:rtl/>
        </w:rPr>
        <w:t>קשיי</w:t>
      </w:r>
      <w:r w:rsidRPr="008502D9">
        <w:rPr>
          <w:rtl/>
          <w:lang w:bidi="ar-SA"/>
        </w:rPr>
        <w:t xml:space="preserve"> </w:t>
      </w:r>
      <w:r w:rsidRPr="008502D9">
        <w:rPr>
          <w:rtl/>
        </w:rPr>
        <w:t>ההסתגלות</w:t>
      </w:r>
      <w:r w:rsidRPr="008502D9">
        <w:rPr>
          <w:rtl/>
          <w:lang w:bidi="ar-SA"/>
        </w:rPr>
        <w:t xml:space="preserve"> </w:t>
      </w:r>
      <w:r w:rsidRPr="008502D9">
        <w:rPr>
          <w:rtl/>
        </w:rPr>
        <w:t>של</w:t>
      </w:r>
      <w:r w:rsidRPr="008502D9">
        <w:rPr>
          <w:rtl/>
          <w:lang w:bidi="ar-SA"/>
        </w:rPr>
        <w:t xml:space="preserve"> </w:t>
      </w:r>
      <w:r w:rsidRPr="008502D9">
        <w:rPr>
          <w:rtl/>
        </w:rPr>
        <w:t>הילד</w:t>
      </w:r>
      <w:r w:rsidRPr="008502D9">
        <w:rPr>
          <w:rtl/>
          <w:lang w:bidi="ar-SA"/>
        </w:rPr>
        <w:t xml:space="preserve"> </w:t>
      </w:r>
      <w:r w:rsidRPr="008502D9">
        <w:rPr>
          <w:rtl/>
        </w:rPr>
        <w:t>בפועל</w:t>
      </w:r>
      <w:r w:rsidRPr="008502D9">
        <w:rPr>
          <w:rtl/>
          <w:lang w:bidi="ar-SA"/>
        </w:rPr>
        <w:t xml:space="preserve">. </w:t>
      </w:r>
      <w:r w:rsidRPr="008502D9">
        <w:rPr>
          <w:rtl/>
        </w:rPr>
        <w:t>הספרות</w:t>
      </w:r>
      <w:r w:rsidRPr="008502D9">
        <w:rPr>
          <w:rtl/>
          <w:lang w:bidi="ar-SA"/>
        </w:rPr>
        <w:t xml:space="preserve"> </w:t>
      </w:r>
      <w:r w:rsidRPr="008502D9">
        <w:rPr>
          <w:rtl/>
        </w:rPr>
        <w:t>האנתרופוסופית</w:t>
      </w:r>
      <w:r w:rsidRPr="008502D9">
        <w:rPr>
          <w:rtl/>
          <w:lang w:bidi="ar-SA"/>
        </w:rPr>
        <w:t xml:space="preserve"> </w:t>
      </w:r>
      <w:r w:rsidRPr="008502D9">
        <w:rPr>
          <w:rtl/>
        </w:rPr>
        <w:t>מציגה</w:t>
      </w:r>
      <w:r w:rsidRPr="008502D9">
        <w:rPr>
          <w:rtl/>
          <w:lang w:bidi="ar-SA"/>
        </w:rPr>
        <w:t xml:space="preserve"> </w:t>
      </w:r>
      <w:r w:rsidRPr="008502D9">
        <w:rPr>
          <w:rtl/>
        </w:rPr>
        <w:t>את</w:t>
      </w:r>
      <w:r w:rsidRPr="008502D9">
        <w:rPr>
          <w:rtl/>
          <w:lang w:bidi="ar-SA"/>
        </w:rPr>
        <w:t xml:space="preserve"> </w:t>
      </w:r>
      <w:r w:rsidRPr="008502D9">
        <w:rPr>
          <w:rtl/>
        </w:rPr>
        <w:t>השהיית</w:t>
      </w:r>
      <w:r w:rsidRPr="008502D9">
        <w:rPr>
          <w:rtl/>
          <w:lang w:bidi="ar-SA"/>
        </w:rPr>
        <w:t xml:space="preserve"> </w:t>
      </w:r>
      <w:r w:rsidRPr="008502D9">
        <w:rPr>
          <w:rtl/>
        </w:rPr>
        <w:t>האוריינות</w:t>
      </w:r>
      <w:r w:rsidRPr="008502D9">
        <w:rPr>
          <w:rtl/>
          <w:lang w:bidi="ar-SA"/>
        </w:rPr>
        <w:t xml:space="preserve"> </w:t>
      </w:r>
      <w:r w:rsidRPr="008502D9">
        <w:rPr>
          <w:rtl/>
        </w:rPr>
        <w:t>והקצב</w:t>
      </w:r>
      <w:r w:rsidRPr="008502D9">
        <w:rPr>
          <w:rtl/>
          <w:lang w:bidi="ar-SA"/>
        </w:rPr>
        <w:t xml:space="preserve"> </w:t>
      </w:r>
      <w:r w:rsidRPr="008502D9">
        <w:rPr>
          <w:rtl/>
        </w:rPr>
        <w:t>האיטי</w:t>
      </w:r>
      <w:r w:rsidRPr="008502D9">
        <w:rPr>
          <w:rtl/>
          <w:lang w:bidi="ar-SA"/>
        </w:rPr>
        <w:t xml:space="preserve"> </w:t>
      </w:r>
      <w:r w:rsidRPr="008502D9">
        <w:rPr>
          <w:rtl/>
        </w:rPr>
        <w:t>כערובה</w:t>
      </w:r>
      <w:r w:rsidRPr="008502D9">
        <w:rPr>
          <w:rtl/>
          <w:lang w:bidi="ar-SA"/>
        </w:rPr>
        <w:t xml:space="preserve"> </w:t>
      </w:r>
      <w:r w:rsidRPr="008502D9">
        <w:rPr>
          <w:rtl/>
        </w:rPr>
        <w:t>לבריאות</w:t>
      </w:r>
      <w:r w:rsidRPr="008502D9">
        <w:rPr>
          <w:rtl/>
          <w:lang w:bidi="ar-SA"/>
        </w:rPr>
        <w:t xml:space="preserve"> </w:t>
      </w:r>
      <w:r w:rsidRPr="008502D9">
        <w:rPr>
          <w:rtl/>
        </w:rPr>
        <w:t>הנפש</w:t>
      </w:r>
      <w:r w:rsidRPr="008502D9">
        <w:rPr>
          <w:rtl/>
          <w:lang w:bidi="ar-SA"/>
        </w:rPr>
        <w:t xml:space="preserve"> </w:t>
      </w:r>
      <w:r w:rsidRPr="008502D9">
        <w:rPr>
          <w:rtl/>
        </w:rPr>
        <w:t>ולביטחון</w:t>
      </w:r>
      <w:r w:rsidRPr="008502D9">
        <w:rPr>
          <w:rtl/>
          <w:lang w:bidi="ar-SA"/>
        </w:rPr>
        <w:t xml:space="preserve"> </w:t>
      </w:r>
      <w:r w:rsidRPr="008502D9">
        <w:rPr>
          <w:rtl/>
        </w:rPr>
        <w:t>העצמי</w:t>
      </w:r>
      <w:r w:rsidRPr="008502D9">
        <w:rPr>
          <w:rtl/>
          <w:lang w:bidi="ar-SA"/>
        </w:rPr>
        <w:t xml:space="preserve"> </w:t>
      </w:r>
      <w:r w:rsidRPr="008502D9">
        <w:rPr>
          <w:rtl/>
        </w:rPr>
        <w:t>של</w:t>
      </w:r>
      <w:r w:rsidRPr="008502D9">
        <w:rPr>
          <w:rtl/>
          <w:lang w:bidi="ar-SA"/>
        </w:rPr>
        <w:t xml:space="preserve"> </w:t>
      </w:r>
      <w:r w:rsidRPr="008502D9">
        <w:rPr>
          <w:rtl/>
        </w:rPr>
        <w:t>הילד</w:t>
      </w:r>
      <w:r w:rsidRPr="008502D9">
        <w:rPr>
          <w:rtl/>
          <w:lang w:bidi="ar-SA"/>
        </w:rPr>
        <w:t xml:space="preserve"> (</w:t>
      </w:r>
      <w:r w:rsidR="001D3D29" w:rsidRPr="000D7A76">
        <w:rPr>
          <w:lang w:bidi="ar-SA"/>
        </w:rPr>
        <w:t>Easton, 1997</w:t>
      </w:r>
      <w:r w:rsidR="001D3D29">
        <w:rPr>
          <w:lang w:bidi="ar-SA"/>
        </w:rPr>
        <w:t xml:space="preserve">; </w:t>
      </w:r>
      <w:r w:rsidR="000D7A76" w:rsidRPr="000D7A76">
        <w:rPr>
          <w:lang w:bidi="ar-SA"/>
        </w:rPr>
        <w:t>Steiner, 1996</w:t>
      </w:r>
      <w:r w:rsidRPr="008502D9">
        <w:rPr>
          <w:rtl/>
          <w:lang w:bidi="ar-SA"/>
        </w:rPr>
        <w:t xml:space="preserve">). </w:t>
      </w:r>
      <w:r w:rsidR="008234EC">
        <w:rPr>
          <w:rtl/>
        </w:rPr>
        <w:t>ד'</w:t>
      </w:r>
      <w:r w:rsidRPr="008502D9">
        <w:rPr>
          <w:rtl/>
          <w:lang w:bidi="ar-SA"/>
        </w:rPr>
        <w:t xml:space="preserve"> </w:t>
      </w:r>
      <w:r w:rsidRPr="008502D9">
        <w:rPr>
          <w:rtl/>
        </w:rPr>
        <w:t>משתפת</w:t>
      </w:r>
      <w:r w:rsidRPr="008502D9">
        <w:rPr>
          <w:rtl/>
          <w:lang w:bidi="ar-SA"/>
        </w:rPr>
        <w:t xml:space="preserve"> </w:t>
      </w:r>
      <w:r w:rsidRPr="008502D9">
        <w:rPr>
          <w:rtl/>
        </w:rPr>
        <w:t>כי</w:t>
      </w:r>
      <w:r w:rsidRPr="008502D9">
        <w:rPr>
          <w:rtl/>
          <w:lang w:bidi="ar-SA"/>
        </w:rPr>
        <w:t xml:space="preserve"> "</w:t>
      </w:r>
      <w:r w:rsidRPr="008502D9">
        <w:rPr>
          <w:rtl/>
        </w:rPr>
        <w:t>לקח</w:t>
      </w:r>
      <w:r w:rsidRPr="008502D9">
        <w:rPr>
          <w:rtl/>
          <w:lang w:bidi="ar-SA"/>
        </w:rPr>
        <w:t xml:space="preserve"> </w:t>
      </w:r>
      <w:r w:rsidRPr="008502D9">
        <w:rPr>
          <w:rtl/>
        </w:rPr>
        <w:t>לי</w:t>
      </w:r>
      <w:r w:rsidRPr="008502D9">
        <w:rPr>
          <w:rtl/>
          <w:lang w:bidi="ar-SA"/>
        </w:rPr>
        <w:t xml:space="preserve"> </w:t>
      </w:r>
      <w:r w:rsidRPr="008502D9">
        <w:rPr>
          <w:rtl/>
        </w:rPr>
        <w:t>זמן</w:t>
      </w:r>
      <w:r w:rsidRPr="008502D9">
        <w:rPr>
          <w:rtl/>
          <w:lang w:bidi="ar-SA"/>
        </w:rPr>
        <w:t xml:space="preserve"> </w:t>
      </w:r>
      <w:r w:rsidRPr="008502D9">
        <w:rPr>
          <w:rtl/>
        </w:rPr>
        <w:t>ללמוד</w:t>
      </w:r>
      <w:r w:rsidRPr="008502D9">
        <w:rPr>
          <w:rtl/>
          <w:lang w:bidi="ar-SA"/>
        </w:rPr>
        <w:t xml:space="preserve"> </w:t>
      </w:r>
      <w:r w:rsidRPr="008502D9">
        <w:rPr>
          <w:rtl/>
        </w:rPr>
        <w:t>לקרוא</w:t>
      </w:r>
      <w:r w:rsidRPr="008502D9">
        <w:rPr>
          <w:rtl/>
          <w:lang w:bidi="ar-SA"/>
        </w:rPr>
        <w:t xml:space="preserve"> </w:t>
      </w:r>
      <w:r w:rsidRPr="008502D9">
        <w:rPr>
          <w:rtl/>
        </w:rPr>
        <w:t>ולכתוב</w:t>
      </w:r>
      <w:r w:rsidRPr="008502D9">
        <w:rPr>
          <w:rtl/>
          <w:lang w:bidi="ar-SA"/>
        </w:rPr>
        <w:t xml:space="preserve">" </w:t>
      </w:r>
      <w:r w:rsidRPr="008502D9">
        <w:rPr>
          <w:rtl/>
        </w:rPr>
        <w:t>וכי</w:t>
      </w:r>
      <w:r w:rsidRPr="008502D9">
        <w:rPr>
          <w:rtl/>
          <w:lang w:bidi="ar-SA"/>
        </w:rPr>
        <w:t xml:space="preserve"> </w:t>
      </w:r>
      <w:r w:rsidRPr="008502D9">
        <w:rPr>
          <w:rtl/>
        </w:rPr>
        <w:t>היא</w:t>
      </w:r>
      <w:r w:rsidRPr="008502D9">
        <w:rPr>
          <w:rtl/>
          <w:lang w:bidi="ar-SA"/>
        </w:rPr>
        <w:t xml:space="preserve"> "</w:t>
      </w:r>
      <w:r w:rsidRPr="008502D9">
        <w:rPr>
          <w:rtl/>
        </w:rPr>
        <w:t>למדה</w:t>
      </w:r>
      <w:r w:rsidRPr="008502D9">
        <w:rPr>
          <w:rtl/>
          <w:lang w:bidi="ar-SA"/>
        </w:rPr>
        <w:t xml:space="preserve"> </w:t>
      </w:r>
      <w:r w:rsidRPr="008502D9">
        <w:rPr>
          <w:rtl/>
        </w:rPr>
        <w:t>לקרוא</w:t>
      </w:r>
      <w:r w:rsidRPr="008502D9">
        <w:rPr>
          <w:rtl/>
          <w:lang w:bidi="ar-SA"/>
        </w:rPr>
        <w:t xml:space="preserve"> </w:t>
      </w:r>
      <w:r w:rsidRPr="008502D9">
        <w:rPr>
          <w:rtl/>
        </w:rPr>
        <w:t>רק</w:t>
      </w:r>
      <w:r w:rsidRPr="008502D9">
        <w:rPr>
          <w:rtl/>
          <w:lang w:bidi="ar-SA"/>
        </w:rPr>
        <w:t xml:space="preserve"> </w:t>
      </w:r>
      <w:r w:rsidRPr="008502D9">
        <w:rPr>
          <w:rtl/>
        </w:rPr>
        <w:t>בכיתה</w:t>
      </w:r>
      <w:r w:rsidRPr="008502D9">
        <w:rPr>
          <w:rtl/>
          <w:lang w:bidi="ar-SA"/>
        </w:rPr>
        <w:t xml:space="preserve"> </w:t>
      </w:r>
      <w:r w:rsidRPr="008502D9">
        <w:rPr>
          <w:rtl/>
        </w:rPr>
        <w:t>ג</w:t>
      </w:r>
      <w:r w:rsidRPr="008502D9">
        <w:rPr>
          <w:rtl/>
          <w:lang w:bidi="ar-SA"/>
        </w:rPr>
        <w:t>'"</w:t>
      </w:r>
      <w:r w:rsidR="00451963">
        <w:rPr>
          <w:rtl/>
        </w:rPr>
        <w:t>,</w:t>
      </w:r>
      <w:r w:rsidRPr="008502D9">
        <w:rPr>
          <w:rtl/>
          <w:lang w:bidi="ar-SA"/>
        </w:rPr>
        <w:t xml:space="preserve"> </w:t>
      </w:r>
      <w:r w:rsidRPr="008502D9">
        <w:rPr>
          <w:rtl/>
        </w:rPr>
        <w:t>ואילו</w:t>
      </w:r>
      <w:r w:rsidRPr="008502D9">
        <w:rPr>
          <w:rtl/>
          <w:lang w:bidi="ar-SA"/>
        </w:rPr>
        <w:t xml:space="preserve"> </w:t>
      </w:r>
      <w:r w:rsidR="001F39F9">
        <w:rPr>
          <w:rtl/>
        </w:rPr>
        <w:t>ח'</w:t>
      </w:r>
      <w:r w:rsidRPr="008502D9">
        <w:rPr>
          <w:rtl/>
          <w:lang w:bidi="ar-SA"/>
        </w:rPr>
        <w:t xml:space="preserve"> </w:t>
      </w:r>
      <w:r w:rsidRPr="008502D9">
        <w:rPr>
          <w:rtl/>
        </w:rPr>
        <w:t>משתף</w:t>
      </w:r>
      <w:r w:rsidRPr="008502D9">
        <w:rPr>
          <w:rtl/>
          <w:lang w:bidi="ar-SA"/>
        </w:rPr>
        <w:t xml:space="preserve"> </w:t>
      </w:r>
      <w:r w:rsidRPr="008502D9">
        <w:rPr>
          <w:rtl/>
        </w:rPr>
        <w:t>כי</w:t>
      </w:r>
      <w:r w:rsidRPr="008502D9">
        <w:rPr>
          <w:rtl/>
          <w:lang w:bidi="ar-SA"/>
        </w:rPr>
        <w:t xml:space="preserve"> "</w:t>
      </w:r>
      <w:r w:rsidRPr="008502D9">
        <w:rPr>
          <w:rtl/>
        </w:rPr>
        <w:t>למדתי</w:t>
      </w:r>
      <w:r w:rsidRPr="008502D9">
        <w:rPr>
          <w:rtl/>
          <w:lang w:bidi="ar-SA"/>
        </w:rPr>
        <w:t xml:space="preserve"> </w:t>
      </w:r>
      <w:r w:rsidRPr="008502D9">
        <w:rPr>
          <w:rtl/>
        </w:rPr>
        <w:t>לקרוא</w:t>
      </w:r>
      <w:r w:rsidRPr="008502D9">
        <w:rPr>
          <w:rtl/>
          <w:lang w:bidi="ar-SA"/>
        </w:rPr>
        <w:t xml:space="preserve"> </w:t>
      </w:r>
      <w:r w:rsidRPr="008502D9">
        <w:rPr>
          <w:rtl/>
        </w:rPr>
        <w:t>רק</w:t>
      </w:r>
      <w:r w:rsidRPr="008502D9">
        <w:rPr>
          <w:rtl/>
          <w:lang w:bidi="ar-SA"/>
        </w:rPr>
        <w:t xml:space="preserve"> </w:t>
      </w:r>
      <w:r w:rsidRPr="008502D9">
        <w:rPr>
          <w:rtl/>
        </w:rPr>
        <w:t>בכיתה</w:t>
      </w:r>
      <w:r w:rsidRPr="008502D9">
        <w:rPr>
          <w:rtl/>
          <w:lang w:bidi="ar-SA"/>
        </w:rPr>
        <w:t xml:space="preserve"> </w:t>
      </w:r>
      <w:r w:rsidRPr="008502D9">
        <w:rPr>
          <w:rtl/>
        </w:rPr>
        <w:t>ז</w:t>
      </w:r>
      <w:r w:rsidRPr="008502D9">
        <w:rPr>
          <w:rtl/>
          <w:lang w:bidi="ar-SA"/>
        </w:rPr>
        <w:t xml:space="preserve">'". </w:t>
      </w:r>
      <w:r w:rsidRPr="008502D9">
        <w:rPr>
          <w:rtl/>
        </w:rPr>
        <w:t>שניהם</w:t>
      </w:r>
      <w:r w:rsidRPr="008502D9">
        <w:rPr>
          <w:rtl/>
          <w:lang w:bidi="ar-SA"/>
        </w:rPr>
        <w:t xml:space="preserve"> </w:t>
      </w:r>
      <w:r w:rsidRPr="008502D9">
        <w:rPr>
          <w:rtl/>
        </w:rPr>
        <w:t>מדגישים</w:t>
      </w:r>
      <w:r w:rsidRPr="008502D9">
        <w:rPr>
          <w:rtl/>
          <w:lang w:bidi="ar-SA"/>
        </w:rPr>
        <w:t xml:space="preserve"> </w:t>
      </w:r>
      <w:r w:rsidRPr="008502D9">
        <w:rPr>
          <w:rtl/>
        </w:rPr>
        <w:t>כי</w:t>
      </w:r>
      <w:r w:rsidRPr="008502D9">
        <w:rPr>
          <w:rtl/>
          <w:lang w:bidi="ar-SA"/>
        </w:rPr>
        <w:t xml:space="preserve"> </w:t>
      </w:r>
      <w:r w:rsidRPr="008502D9">
        <w:rPr>
          <w:rtl/>
        </w:rPr>
        <w:t>קצב</w:t>
      </w:r>
      <w:r w:rsidRPr="008502D9">
        <w:rPr>
          <w:rtl/>
          <w:lang w:bidi="ar-SA"/>
        </w:rPr>
        <w:t xml:space="preserve"> </w:t>
      </w:r>
      <w:r w:rsidRPr="008502D9">
        <w:rPr>
          <w:rtl/>
        </w:rPr>
        <w:t>איטי</w:t>
      </w:r>
      <w:r w:rsidRPr="008502D9">
        <w:rPr>
          <w:rtl/>
          <w:lang w:bidi="ar-SA"/>
        </w:rPr>
        <w:t xml:space="preserve"> </w:t>
      </w:r>
      <w:r w:rsidRPr="008502D9">
        <w:rPr>
          <w:rtl/>
        </w:rPr>
        <w:t>זה</w:t>
      </w:r>
      <w:r w:rsidRPr="008502D9">
        <w:rPr>
          <w:rtl/>
          <w:lang w:bidi="ar-SA"/>
        </w:rPr>
        <w:t xml:space="preserve"> </w:t>
      </w:r>
      <w:r w:rsidRPr="008502D9">
        <w:rPr>
          <w:rtl/>
        </w:rPr>
        <w:t>התאפשר</w:t>
      </w:r>
      <w:r w:rsidRPr="008502D9">
        <w:rPr>
          <w:rtl/>
          <w:lang w:bidi="ar-SA"/>
        </w:rPr>
        <w:t xml:space="preserve"> </w:t>
      </w:r>
      <w:r w:rsidRPr="008502D9">
        <w:rPr>
          <w:rtl/>
        </w:rPr>
        <w:t>ללא</w:t>
      </w:r>
      <w:r w:rsidRPr="008502D9">
        <w:rPr>
          <w:rtl/>
          <w:lang w:bidi="ar-SA"/>
        </w:rPr>
        <w:t xml:space="preserve"> </w:t>
      </w:r>
      <w:r w:rsidRPr="008502D9">
        <w:rPr>
          <w:rtl/>
        </w:rPr>
        <w:t>נזק</w:t>
      </w:r>
      <w:r w:rsidRPr="008502D9">
        <w:rPr>
          <w:rtl/>
          <w:lang w:bidi="ar-SA"/>
        </w:rPr>
        <w:t xml:space="preserve"> </w:t>
      </w:r>
      <w:r w:rsidRPr="008502D9">
        <w:rPr>
          <w:rtl/>
        </w:rPr>
        <w:t>דימוי</w:t>
      </w:r>
      <w:r w:rsidRPr="008502D9">
        <w:rPr>
          <w:rtl/>
          <w:lang w:bidi="ar-SA"/>
        </w:rPr>
        <w:t xml:space="preserve"> </w:t>
      </w:r>
      <w:r w:rsidRPr="008502D9">
        <w:rPr>
          <w:rtl/>
        </w:rPr>
        <w:t>עצמי</w:t>
      </w:r>
      <w:r w:rsidRPr="008502D9">
        <w:rPr>
          <w:rtl/>
          <w:lang w:bidi="ar-SA"/>
        </w:rPr>
        <w:t xml:space="preserve"> </w:t>
      </w:r>
      <w:r w:rsidRPr="008502D9">
        <w:rPr>
          <w:rtl/>
        </w:rPr>
        <w:t>רק</w:t>
      </w:r>
      <w:r w:rsidRPr="008502D9">
        <w:rPr>
          <w:rtl/>
          <w:lang w:bidi="ar-SA"/>
        </w:rPr>
        <w:t xml:space="preserve"> </w:t>
      </w:r>
      <w:r w:rsidRPr="008502D9">
        <w:rPr>
          <w:rtl/>
        </w:rPr>
        <w:t>הודות</w:t>
      </w:r>
      <w:r w:rsidRPr="008502D9">
        <w:rPr>
          <w:rtl/>
          <w:lang w:bidi="ar-SA"/>
        </w:rPr>
        <w:t xml:space="preserve"> </w:t>
      </w:r>
      <w:r w:rsidRPr="008502D9">
        <w:rPr>
          <w:rtl/>
        </w:rPr>
        <w:t>לשילוב</w:t>
      </w:r>
      <w:r w:rsidRPr="008502D9">
        <w:rPr>
          <w:rtl/>
          <w:lang w:bidi="ar-SA"/>
        </w:rPr>
        <w:t xml:space="preserve"> </w:t>
      </w:r>
      <w:r w:rsidRPr="008502D9">
        <w:rPr>
          <w:rtl/>
        </w:rPr>
        <w:t>ייחודי</w:t>
      </w:r>
      <w:r w:rsidRPr="008502D9">
        <w:rPr>
          <w:rtl/>
          <w:lang w:bidi="ar-SA"/>
        </w:rPr>
        <w:t xml:space="preserve"> </w:t>
      </w:r>
      <w:r w:rsidRPr="008502D9">
        <w:rPr>
          <w:rtl/>
        </w:rPr>
        <w:t>עם</w:t>
      </w:r>
      <w:r w:rsidRPr="008502D9">
        <w:rPr>
          <w:rtl/>
          <w:lang w:bidi="ar-SA"/>
        </w:rPr>
        <w:t xml:space="preserve"> "</w:t>
      </w:r>
      <w:r w:rsidRPr="008502D9">
        <w:rPr>
          <w:rtl/>
        </w:rPr>
        <w:t>הבית</w:t>
      </w:r>
      <w:r w:rsidRPr="008502D9">
        <w:rPr>
          <w:rtl/>
          <w:lang w:bidi="ar-SA"/>
        </w:rPr>
        <w:t xml:space="preserve"> </w:t>
      </w:r>
      <w:r w:rsidRPr="008502D9">
        <w:rPr>
          <w:rtl/>
        </w:rPr>
        <w:t>שלי</w:t>
      </w:r>
      <w:r w:rsidRPr="008502D9">
        <w:rPr>
          <w:rtl/>
          <w:lang w:bidi="ar-SA"/>
        </w:rPr>
        <w:t xml:space="preserve"> </w:t>
      </w:r>
      <w:r w:rsidRPr="008502D9">
        <w:rPr>
          <w:rtl/>
        </w:rPr>
        <w:t>שמאוד</w:t>
      </w:r>
      <w:r w:rsidRPr="008502D9">
        <w:rPr>
          <w:rtl/>
          <w:lang w:bidi="ar-SA"/>
        </w:rPr>
        <w:t xml:space="preserve"> </w:t>
      </w:r>
      <w:r w:rsidRPr="008502D9">
        <w:rPr>
          <w:rtl/>
        </w:rPr>
        <w:t>איפשר</w:t>
      </w:r>
      <w:r w:rsidRPr="008502D9">
        <w:rPr>
          <w:rtl/>
          <w:lang w:bidi="ar-SA"/>
        </w:rPr>
        <w:t xml:space="preserve"> </w:t>
      </w:r>
      <w:r w:rsidRPr="008502D9">
        <w:rPr>
          <w:rtl/>
        </w:rPr>
        <w:t>את</w:t>
      </w:r>
      <w:r w:rsidRPr="008502D9">
        <w:rPr>
          <w:rtl/>
          <w:lang w:bidi="ar-SA"/>
        </w:rPr>
        <w:t xml:space="preserve"> </w:t>
      </w:r>
      <w:r w:rsidRPr="008502D9">
        <w:rPr>
          <w:rtl/>
        </w:rPr>
        <w:t>זה</w:t>
      </w:r>
      <w:r w:rsidRPr="008502D9">
        <w:rPr>
          <w:rtl/>
          <w:lang w:bidi="ar-SA"/>
        </w:rPr>
        <w:t xml:space="preserve">". </w:t>
      </w:r>
      <w:r w:rsidR="008234EC">
        <w:rPr>
          <w:rtl/>
        </w:rPr>
        <w:t>ד'</w:t>
      </w:r>
      <w:r w:rsidRPr="008502D9">
        <w:rPr>
          <w:rtl/>
          <w:lang w:bidi="ar-SA"/>
        </w:rPr>
        <w:t xml:space="preserve"> </w:t>
      </w:r>
      <w:r w:rsidRPr="008502D9">
        <w:rPr>
          <w:rtl/>
        </w:rPr>
        <w:t>מבהירה</w:t>
      </w:r>
      <w:r w:rsidRPr="008502D9">
        <w:rPr>
          <w:rtl/>
          <w:lang w:bidi="ar-SA"/>
        </w:rPr>
        <w:t xml:space="preserve"> </w:t>
      </w:r>
      <w:r w:rsidRPr="008502D9">
        <w:rPr>
          <w:rtl/>
        </w:rPr>
        <w:t>כי</w:t>
      </w:r>
      <w:r w:rsidRPr="008502D9">
        <w:rPr>
          <w:rtl/>
          <w:lang w:bidi="ar-SA"/>
        </w:rPr>
        <w:t xml:space="preserve"> "</w:t>
      </w:r>
      <w:r w:rsidRPr="008502D9">
        <w:rPr>
          <w:rtl/>
        </w:rPr>
        <w:t>מספיק</w:t>
      </w:r>
      <w:r w:rsidRPr="008502D9">
        <w:rPr>
          <w:rtl/>
          <w:lang w:bidi="ar-SA"/>
        </w:rPr>
        <w:t xml:space="preserve"> </w:t>
      </w:r>
      <w:r w:rsidRPr="008502D9">
        <w:rPr>
          <w:rtl/>
        </w:rPr>
        <w:t>שיש</w:t>
      </w:r>
      <w:r w:rsidRPr="008502D9">
        <w:rPr>
          <w:rtl/>
          <w:lang w:bidi="ar-SA"/>
        </w:rPr>
        <w:t xml:space="preserve"> </w:t>
      </w:r>
      <w:r w:rsidRPr="008502D9">
        <w:rPr>
          <w:rtl/>
        </w:rPr>
        <w:t>איזה</w:t>
      </w:r>
      <w:r w:rsidRPr="008502D9">
        <w:rPr>
          <w:rtl/>
          <w:lang w:bidi="ar-SA"/>
        </w:rPr>
        <w:t xml:space="preserve"> </w:t>
      </w:r>
      <w:r w:rsidRPr="008502D9">
        <w:rPr>
          <w:rtl/>
        </w:rPr>
        <w:t>אמא</w:t>
      </w:r>
      <w:r w:rsidR="00451963">
        <w:rPr>
          <w:rtl/>
        </w:rPr>
        <w:t>,</w:t>
      </w:r>
      <w:r w:rsidRPr="008502D9">
        <w:rPr>
          <w:rtl/>
          <w:lang w:bidi="ar-SA"/>
        </w:rPr>
        <w:t xml:space="preserve"> </w:t>
      </w:r>
      <w:r w:rsidRPr="008502D9">
        <w:rPr>
          <w:rtl/>
        </w:rPr>
        <w:t>אבא</w:t>
      </w:r>
      <w:r w:rsidRPr="008502D9">
        <w:rPr>
          <w:rtl/>
          <w:lang w:bidi="ar-SA"/>
        </w:rPr>
        <w:t xml:space="preserve"> </w:t>
      </w:r>
      <w:r w:rsidRPr="008502D9">
        <w:rPr>
          <w:rtl/>
        </w:rPr>
        <w:t>שזה</w:t>
      </w:r>
      <w:r w:rsidRPr="008502D9">
        <w:rPr>
          <w:rtl/>
          <w:lang w:bidi="ar-SA"/>
        </w:rPr>
        <w:t xml:space="preserve"> </w:t>
      </w:r>
      <w:r w:rsidRPr="008502D9">
        <w:rPr>
          <w:rtl/>
        </w:rPr>
        <w:t>קצת</w:t>
      </w:r>
      <w:r w:rsidRPr="008502D9">
        <w:rPr>
          <w:rtl/>
          <w:lang w:bidi="ar-SA"/>
        </w:rPr>
        <w:t xml:space="preserve"> </w:t>
      </w:r>
      <w:r w:rsidRPr="008502D9">
        <w:rPr>
          <w:rtl/>
        </w:rPr>
        <w:t>קשה</w:t>
      </w:r>
      <w:r w:rsidRPr="008502D9">
        <w:rPr>
          <w:rtl/>
          <w:lang w:bidi="ar-SA"/>
        </w:rPr>
        <w:t xml:space="preserve"> </w:t>
      </w:r>
      <w:r w:rsidRPr="008502D9">
        <w:rPr>
          <w:rtl/>
        </w:rPr>
        <w:t>להם</w:t>
      </w:r>
      <w:r w:rsidR="00451963">
        <w:rPr>
          <w:rtl/>
        </w:rPr>
        <w:t>,</w:t>
      </w:r>
      <w:r w:rsidRPr="008502D9">
        <w:rPr>
          <w:rtl/>
          <w:lang w:bidi="ar-SA"/>
        </w:rPr>
        <w:t xml:space="preserve"> </w:t>
      </w:r>
      <w:r w:rsidRPr="008502D9">
        <w:rPr>
          <w:rtl/>
        </w:rPr>
        <w:t>זה</w:t>
      </w:r>
      <w:r w:rsidRPr="008502D9">
        <w:rPr>
          <w:rtl/>
          <w:lang w:bidi="ar-SA"/>
        </w:rPr>
        <w:t xml:space="preserve"> </w:t>
      </w:r>
      <w:r w:rsidRPr="008502D9">
        <w:rPr>
          <w:rtl/>
        </w:rPr>
        <w:t>יכול</w:t>
      </w:r>
      <w:r w:rsidRPr="008502D9">
        <w:rPr>
          <w:rtl/>
          <w:lang w:bidi="ar-SA"/>
        </w:rPr>
        <w:t xml:space="preserve"> </w:t>
      </w:r>
      <w:r w:rsidRPr="008502D9">
        <w:rPr>
          <w:rtl/>
        </w:rPr>
        <w:t>מאוד</w:t>
      </w:r>
      <w:r w:rsidRPr="008502D9">
        <w:rPr>
          <w:rtl/>
          <w:lang w:bidi="ar-SA"/>
        </w:rPr>
        <w:t xml:space="preserve"> </w:t>
      </w:r>
      <w:r w:rsidRPr="008502D9">
        <w:rPr>
          <w:rtl/>
        </w:rPr>
        <w:t>להכביד</w:t>
      </w:r>
      <w:r w:rsidRPr="008502D9">
        <w:rPr>
          <w:rtl/>
          <w:lang w:bidi="ar-SA"/>
        </w:rPr>
        <w:t xml:space="preserve"> </w:t>
      </w:r>
      <w:r w:rsidRPr="008502D9">
        <w:rPr>
          <w:rtl/>
        </w:rPr>
        <w:t>על</w:t>
      </w:r>
      <w:r w:rsidRPr="008502D9">
        <w:rPr>
          <w:rtl/>
          <w:lang w:bidi="ar-SA"/>
        </w:rPr>
        <w:t xml:space="preserve"> </w:t>
      </w:r>
      <w:r w:rsidRPr="008502D9">
        <w:rPr>
          <w:rtl/>
        </w:rPr>
        <w:t>ילד</w:t>
      </w:r>
      <w:r w:rsidRPr="008502D9">
        <w:rPr>
          <w:rtl/>
          <w:lang w:bidi="ar-SA"/>
        </w:rPr>
        <w:t xml:space="preserve"> </w:t>
      </w:r>
      <w:r w:rsidRPr="008502D9">
        <w:rPr>
          <w:rtl/>
        </w:rPr>
        <w:t>או</w:t>
      </w:r>
      <w:r w:rsidRPr="008502D9">
        <w:rPr>
          <w:rtl/>
          <w:lang w:bidi="ar-SA"/>
        </w:rPr>
        <w:t xml:space="preserve"> </w:t>
      </w:r>
      <w:r w:rsidRPr="008502D9">
        <w:rPr>
          <w:rtl/>
        </w:rPr>
        <w:t>ילדה</w:t>
      </w:r>
      <w:r w:rsidRPr="008502D9">
        <w:rPr>
          <w:rtl/>
          <w:lang w:bidi="ar-SA"/>
        </w:rPr>
        <w:t xml:space="preserve">". </w:t>
      </w:r>
      <w:r w:rsidRPr="008502D9">
        <w:rPr>
          <w:rtl/>
        </w:rPr>
        <w:t>יתרה</w:t>
      </w:r>
      <w:r w:rsidRPr="008502D9">
        <w:rPr>
          <w:rtl/>
          <w:lang w:bidi="ar-SA"/>
        </w:rPr>
        <w:t xml:space="preserve"> </w:t>
      </w:r>
      <w:r w:rsidRPr="008502D9">
        <w:rPr>
          <w:rtl/>
        </w:rPr>
        <w:t>מזאת</w:t>
      </w:r>
      <w:r w:rsidR="00451963">
        <w:rPr>
          <w:rtl/>
        </w:rPr>
        <w:t>,</w:t>
      </w:r>
      <w:r w:rsidRPr="008502D9">
        <w:rPr>
          <w:rtl/>
          <w:lang w:bidi="ar-SA"/>
        </w:rPr>
        <w:t xml:space="preserve"> </w:t>
      </w:r>
      <w:r w:rsidRPr="008502D9">
        <w:rPr>
          <w:rtl/>
        </w:rPr>
        <w:t>היא</w:t>
      </w:r>
      <w:r w:rsidRPr="008502D9">
        <w:rPr>
          <w:rtl/>
          <w:lang w:bidi="ar-SA"/>
        </w:rPr>
        <w:t xml:space="preserve"> </w:t>
      </w:r>
      <w:r w:rsidRPr="008502D9">
        <w:rPr>
          <w:rtl/>
        </w:rPr>
        <w:t>מותחת</w:t>
      </w:r>
      <w:r w:rsidRPr="008502D9">
        <w:rPr>
          <w:rtl/>
          <w:lang w:bidi="ar-SA"/>
        </w:rPr>
        <w:t xml:space="preserve"> </w:t>
      </w:r>
      <w:r w:rsidRPr="008502D9">
        <w:rPr>
          <w:rtl/>
        </w:rPr>
        <w:t>ביקורת</w:t>
      </w:r>
      <w:r w:rsidRPr="008502D9">
        <w:rPr>
          <w:rtl/>
          <w:lang w:bidi="ar-SA"/>
        </w:rPr>
        <w:t xml:space="preserve"> </w:t>
      </w:r>
      <w:r w:rsidRPr="008502D9">
        <w:rPr>
          <w:rtl/>
        </w:rPr>
        <w:t>על</w:t>
      </w:r>
      <w:r w:rsidRPr="008502D9">
        <w:rPr>
          <w:rtl/>
          <w:lang w:bidi="ar-SA"/>
        </w:rPr>
        <w:t xml:space="preserve"> </w:t>
      </w:r>
      <w:r w:rsidRPr="008502D9">
        <w:rPr>
          <w:rtl/>
        </w:rPr>
        <w:t>היעדר</w:t>
      </w:r>
      <w:r w:rsidRPr="008502D9">
        <w:rPr>
          <w:rtl/>
          <w:lang w:bidi="ar-SA"/>
        </w:rPr>
        <w:t xml:space="preserve"> </w:t>
      </w:r>
      <w:r w:rsidRPr="008502D9">
        <w:rPr>
          <w:rtl/>
        </w:rPr>
        <w:t>אבחון</w:t>
      </w:r>
      <w:r w:rsidRPr="008502D9">
        <w:rPr>
          <w:rtl/>
          <w:lang w:bidi="ar-SA"/>
        </w:rPr>
        <w:t xml:space="preserve"> </w:t>
      </w:r>
      <w:r w:rsidRPr="008502D9">
        <w:rPr>
          <w:rtl/>
        </w:rPr>
        <w:t>מקצועי</w:t>
      </w:r>
      <w:r w:rsidRPr="008502D9">
        <w:rPr>
          <w:rtl/>
          <w:lang w:bidi="ar-SA"/>
        </w:rPr>
        <w:t xml:space="preserve"> </w:t>
      </w:r>
      <w:r w:rsidRPr="008502D9">
        <w:rPr>
          <w:rtl/>
        </w:rPr>
        <w:t>מוקדם</w:t>
      </w:r>
      <w:r w:rsidRPr="008502D9">
        <w:rPr>
          <w:rtl/>
          <w:lang w:bidi="ar-SA"/>
        </w:rPr>
        <w:t xml:space="preserve"> </w:t>
      </w:r>
      <w:r w:rsidRPr="008502D9">
        <w:rPr>
          <w:rtl/>
        </w:rPr>
        <w:t>במערכת</w:t>
      </w:r>
      <w:r w:rsidR="00451963">
        <w:rPr>
          <w:rtl/>
        </w:rPr>
        <w:t>,</w:t>
      </w:r>
      <w:r w:rsidRPr="008502D9">
        <w:rPr>
          <w:rtl/>
          <w:lang w:bidi="ar-SA"/>
        </w:rPr>
        <w:t xml:space="preserve"> </w:t>
      </w:r>
      <w:r w:rsidRPr="008502D9">
        <w:rPr>
          <w:rtl/>
        </w:rPr>
        <w:t>ומציינת</w:t>
      </w:r>
      <w:r w:rsidRPr="008502D9">
        <w:rPr>
          <w:rtl/>
          <w:lang w:bidi="ar-SA"/>
        </w:rPr>
        <w:t xml:space="preserve"> </w:t>
      </w:r>
      <w:r w:rsidRPr="008502D9">
        <w:rPr>
          <w:rtl/>
        </w:rPr>
        <w:t>כי</w:t>
      </w:r>
      <w:r w:rsidRPr="008502D9">
        <w:rPr>
          <w:rtl/>
          <w:lang w:bidi="ar-SA"/>
        </w:rPr>
        <w:t xml:space="preserve"> "</w:t>
      </w:r>
      <w:r w:rsidRPr="008502D9">
        <w:rPr>
          <w:rtl/>
        </w:rPr>
        <w:t>אם</w:t>
      </w:r>
      <w:r w:rsidRPr="008502D9">
        <w:rPr>
          <w:rtl/>
          <w:lang w:bidi="ar-SA"/>
        </w:rPr>
        <w:t xml:space="preserve"> </w:t>
      </w:r>
      <w:r w:rsidRPr="008502D9">
        <w:rPr>
          <w:rtl/>
        </w:rPr>
        <w:t>הייתה</w:t>
      </w:r>
      <w:r w:rsidRPr="008502D9">
        <w:rPr>
          <w:rtl/>
          <w:lang w:bidi="ar-SA"/>
        </w:rPr>
        <w:t xml:space="preserve"> </w:t>
      </w:r>
      <w:r w:rsidRPr="008502D9">
        <w:rPr>
          <w:rtl/>
        </w:rPr>
        <w:t>לי</w:t>
      </w:r>
      <w:r w:rsidRPr="008502D9">
        <w:rPr>
          <w:rtl/>
          <w:lang w:bidi="ar-SA"/>
        </w:rPr>
        <w:t xml:space="preserve"> </w:t>
      </w:r>
      <w:r w:rsidRPr="008502D9">
        <w:rPr>
          <w:rtl/>
        </w:rPr>
        <w:t>איזושהי</w:t>
      </w:r>
      <w:r w:rsidRPr="008502D9">
        <w:rPr>
          <w:rtl/>
          <w:lang w:bidi="ar-SA"/>
        </w:rPr>
        <w:t xml:space="preserve"> </w:t>
      </w:r>
      <w:r w:rsidRPr="008502D9">
        <w:rPr>
          <w:rtl/>
        </w:rPr>
        <w:t>לקות</w:t>
      </w:r>
      <w:r w:rsidR="00451963">
        <w:rPr>
          <w:rtl/>
        </w:rPr>
        <w:t>,</w:t>
      </w:r>
      <w:r w:rsidRPr="008502D9">
        <w:rPr>
          <w:rtl/>
          <w:lang w:bidi="ar-SA"/>
        </w:rPr>
        <w:t xml:space="preserve"> </w:t>
      </w:r>
      <w:r w:rsidRPr="008502D9">
        <w:rPr>
          <w:rtl/>
        </w:rPr>
        <w:t>אז</w:t>
      </w:r>
      <w:r w:rsidRPr="008502D9">
        <w:rPr>
          <w:rtl/>
          <w:lang w:bidi="ar-SA"/>
        </w:rPr>
        <w:t xml:space="preserve"> </w:t>
      </w:r>
      <w:r w:rsidRPr="008502D9">
        <w:rPr>
          <w:rtl/>
        </w:rPr>
        <w:t>זה</w:t>
      </w:r>
      <w:r w:rsidRPr="008502D9">
        <w:rPr>
          <w:rtl/>
          <w:lang w:bidi="ar-SA"/>
        </w:rPr>
        <w:t xml:space="preserve"> </w:t>
      </w:r>
      <w:r w:rsidRPr="008502D9">
        <w:rPr>
          <w:rtl/>
        </w:rPr>
        <w:t>היה</w:t>
      </w:r>
      <w:r w:rsidRPr="008502D9">
        <w:rPr>
          <w:rtl/>
          <w:lang w:bidi="ar-SA"/>
        </w:rPr>
        <w:t xml:space="preserve"> </w:t>
      </w:r>
      <w:r w:rsidRPr="008502D9">
        <w:rPr>
          <w:rtl/>
        </w:rPr>
        <w:t>יכול</w:t>
      </w:r>
      <w:r w:rsidRPr="008502D9">
        <w:rPr>
          <w:rtl/>
          <w:lang w:bidi="ar-SA"/>
        </w:rPr>
        <w:t xml:space="preserve"> </w:t>
      </w:r>
      <w:r w:rsidRPr="008502D9">
        <w:rPr>
          <w:rtl/>
        </w:rPr>
        <w:t>להיות</w:t>
      </w:r>
      <w:r w:rsidRPr="008502D9">
        <w:rPr>
          <w:rtl/>
          <w:lang w:bidi="ar-SA"/>
        </w:rPr>
        <w:t xml:space="preserve"> </w:t>
      </w:r>
      <w:r w:rsidRPr="008502D9">
        <w:rPr>
          <w:rtl/>
        </w:rPr>
        <w:t>קצת</w:t>
      </w:r>
      <w:r w:rsidRPr="008502D9">
        <w:rPr>
          <w:rtl/>
          <w:lang w:bidi="ar-SA"/>
        </w:rPr>
        <w:t xml:space="preserve"> </w:t>
      </w:r>
      <w:r w:rsidRPr="008502D9">
        <w:rPr>
          <w:rtl/>
        </w:rPr>
        <w:t>מאוחר</w:t>
      </w:r>
      <w:r w:rsidRPr="008502D9">
        <w:rPr>
          <w:rtl/>
          <w:lang w:bidi="ar-SA"/>
        </w:rPr>
        <w:t xml:space="preserve"> </w:t>
      </w:r>
      <w:r w:rsidRPr="008502D9">
        <w:rPr>
          <w:rtl/>
        </w:rPr>
        <w:t>מדי</w:t>
      </w:r>
      <w:r w:rsidRPr="008502D9">
        <w:rPr>
          <w:rtl/>
          <w:lang w:bidi="ar-SA"/>
        </w:rPr>
        <w:t xml:space="preserve"> </w:t>
      </w:r>
      <w:r w:rsidRPr="008502D9">
        <w:rPr>
          <w:rtl/>
        </w:rPr>
        <w:t>לעלות</w:t>
      </w:r>
      <w:r w:rsidRPr="008502D9">
        <w:rPr>
          <w:rtl/>
          <w:lang w:bidi="ar-SA"/>
        </w:rPr>
        <w:t xml:space="preserve"> </w:t>
      </w:r>
      <w:r w:rsidRPr="008502D9">
        <w:rPr>
          <w:rtl/>
        </w:rPr>
        <w:t>על</w:t>
      </w:r>
      <w:r w:rsidRPr="008502D9">
        <w:rPr>
          <w:rtl/>
          <w:lang w:bidi="ar-SA"/>
        </w:rPr>
        <w:t xml:space="preserve"> </w:t>
      </w:r>
      <w:r w:rsidRPr="008502D9">
        <w:rPr>
          <w:rtl/>
        </w:rPr>
        <w:t>זה</w:t>
      </w:r>
      <w:r w:rsidRPr="008502D9">
        <w:rPr>
          <w:rtl/>
          <w:lang w:bidi="ar-SA"/>
        </w:rPr>
        <w:t xml:space="preserve">". </w:t>
      </w:r>
      <w:r w:rsidRPr="008502D9">
        <w:rPr>
          <w:rtl/>
        </w:rPr>
        <w:t>פער</w:t>
      </w:r>
      <w:r w:rsidRPr="008502D9">
        <w:rPr>
          <w:rtl/>
          <w:lang w:bidi="ar-SA"/>
        </w:rPr>
        <w:t xml:space="preserve"> </w:t>
      </w:r>
      <w:r w:rsidRPr="008502D9">
        <w:rPr>
          <w:rtl/>
        </w:rPr>
        <w:t>זה</w:t>
      </w:r>
      <w:r w:rsidRPr="008502D9">
        <w:rPr>
          <w:rtl/>
          <w:lang w:bidi="ar-SA"/>
        </w:rPr>
        <w:t xml:space="preserve"> </w:t>
      </w:r>
      <w:r w:rsidRPr="008502D9">
        <w:rPr>
          <w:rtl/>
        </w:rPr>
        <w:t>חושף</w:t>
      </w:r>
      <w:r w:rsidRPr="008502D9">
        <w:rPr>
          <w:rtl/>
          <w:lang w:bidi="ar-SA"/>
        </w:rPr>
        <w:t xml:space="preserve"> </w:t>
      </w:r>
      <w:r w:rsidRPr="008502D9">
        <w:rPr>
          <w:rtl/>
        </w:rPr>
        <w:t>כי</w:t>
      </w:r>
      <w:r w:rsidRPr="008502D9">
        <w:rPr>
          <w:rtl/>
          <w:lang w:bidi="ar-SA"/>
        </w:rPr>
        <w:t xml:space="preserve"> </w:t>
      </w:r>
      <w:r w:rsidRPr="008502D9">
        <w:rPr>
          <w:rtl/>
        </w:rPr>
        <w:t>השהיית</w:t>
      </w:r>
      <w:r w:rsidRPr="008502D9">
        <w:rPr>
          <w:rtl/>
          <w:lang w:bidi="ar-SA"/>
        </w:rPr>
        <w:t xml:space="preserve"> </w:t>
      </w:r>
      <w:r w:rsidRPr="008502D9">
        <w:rPr>
          <w:rtl/>
        </w:rPr>
        <w:t>הלמידה</w:t>
      </w:r>
      <w:r w:rsidRPr="008502D9">
        <w:rPr>
          <w:rtl/>
          <w:lang w:bidi="ar-SA"/>
        </w:rPr>
        <w:t xml:space="preserve"> </w:t>
      </w:r>
      <w:r w:rsidRPr="008502D9">
        <w:rPr>
          <w:rtl/>
        </w:rPr>
        <w:t>הפורמלית</w:t>
      </w:r>
      <w:r w:rsidR="00451963">
        <w:rPr>
          <w:rtl/>
        </w:rPr>
        <w:t>,</w:t>
      </w:r>
      <w:r w:rsidRPr="008502D9">
        <w:rPr>
          <w:rtl/>
          <w:lang w:bidi="ar-SA"/>
        </w:rPr>
        <w:t xml:space="preserve"> </w:t>
      </w:r>
      <w:r w:rsidRPr="008502D9">
        <w:rPr>
          <w:rtl/>
        </w:rPr>
        <w:t>המוצגת</w:t>
      </w:r>
      <w:r w:rsidRPr="008502D9">
        <w:rPr>
          <w:rtl/>
          <w:lang w:bidi="ar-SA"/>
        </w:rPr>
        <w:t xml:space="preserve"> </w:t>
      </w:r>
      <w:r w:rsidRPr="008502D9">
        <w:rPr>
          <w:rtl/>
        </w:rPr>
        <w:t>בספרות</w:t>
      </w:r>
      <w:r w:rsidRPr="008502D9">
        <w:rPr>
          <w:rtl/>
          <w:lang w:bidi="ar-SA"/>
        </w:rPr>
        <w:t xml:space="preserve"> </w:t>
      </w:r>
      <w:r w:rsidRPr="008502D9">
        <w:rPr>
          <w:rtl/>
        </w:rPr>
        <w:t>כאידיאל</w:t>
      </w:r>
      <w:r w:rsidRPr="008502D9">
        <w:rPr>
          <w:rtl/>
          <w:lang w:bidi="ar-SA"/>
        </w:rPr>
        <w:t xml:space="preserve"> </w:t>
      </w:r>
      <w:r w:rsidRPr="008502D9">
        <w:rPr>
          <w:rtl/>
        </w:rPr>
        <w:t>פדגוגי</w:t>
      </w:r>
      <w:r w:rsidRPr="008502D9">
        <w:rPr>
          <w:rtl/>
          <w:lang w:bidi="ar-SA"/>
        </w:rPr>
        <w:t xml:space="preserve"> </w:t>
      </w:r>
      <w:r w:rsidRPr="008502D9">
        <w:rPr>
          <w:rtl/>
        </w:rPr>
        <w:t>מוחלט</w:t>
      </w:r>
      <w:r w:rsidR="00451963">
        <w:rPr>
          <w:rtl/>
        </w:rPr>
        <w:t>,</w:t>
      </w:r>
      <w:r w:rsidRPr="008502D9">
        <w:rPr>
          <w:rtl/>
          <w:lang w:bidi="ar-SA"/>
        </w:rPr>
        <w:t xml:space="preserve"> </w:t>
      </w:r>
      <w:r w:rsidRPr="008502D9">
        <w:rPr>
          <w:rtl/>
        </w:rPr>
        <w:t>עלולה</w:t>
      </w:r>
      <w:r w:rsidRPr="008502D9">
        <w:rPr>
          <w:rtl/>
          <w:lang w:bidi="ar-SA"/>
        </w:rPr>
        <w:t xml:space="preserve"> </w:t>
      </w:r>
      <w:r w:rsidRPr="008502D9">
        <w:rPr>
          <w:rtl/>
        </w:rPr>
        <w:t>להפוך</w:t>
      </w:r>
      <w:r w:rsidRPr="008502D9">
        <w:rPr>
          <w:rtl/>
          <w:lang w:bidi="ar-SA"/>
        </w:rPr>
        <w:t xml:space="preserve"> </w:t>
      </w:r>
      <w:r w:rsidRPr="008502D9">
        <w:rPr>
          <w:rtl/>
        </w:rPr>
        <w:t>לפגיעה</w:t>
      </w:r>
      <w:r w:rsidRPr="008502D9">
        <w:rPr>
          <w:rtl/>
          <w:lang w:bidi="ar-SA"/>
        </w:rPr>
        <w:t xml:space="preserve"> </w:t>
      </w:r>
      <w:r w:rsidRPr="008502D9">
        <w:rPr>
          <w:rtl/>
        </w:rPr>
        <w:t>התפתחותית</w:t>
      </w:r>
      <w:r w:rsidRPr="008502D9">
        <w:rPr>
          <w:rtl/>
          <w:lang w:bidi="ar-SA"/>
        </w:rPr>
        <w:t xml:space="preserve"> </w:t>
      </w:r>
      <w:r w:rsidRPr="008502D9">
        <w:rPr>
          <w:rtl/>
        </w:rPr>
        <w:t>כאשר</w:t>
      </w:r>
      <w:r w:rsidRPr="008502D9">
        <w:rPr>
          <w:rtl/>
          <w:lang w:bidi="ar-SA"/>
        </w:rPr>
        <w:t xml:space="preserve"> </w:t>
      </w:r>
      <w:r w:rsidRPr="008502D9">
        <w:rPr>
          <w:rtl/>
        </w:rPr>
        <w:t>משפחת</w:t>
      </w:r>
      <w:r w:rsidRPr="008502D9">
        <w:rPr>
          <w:rtl/>
          <w:lang w:bidi="ar-SA"/>
        </w:rPr>
        <w:t xml:space="preserve"> </w:t>
      </w:r>
      <w:r w:rsidRPr="008502D9">
        <w:rPr>
          <w:rtl/>
        </w:rPr>
        <w:t>הילד</w:t>
      </w:r>
      <w:r w:rsidRPr="008502D9">
        <w:rPr>
          <w:rtl/>
          <w:lang w:bidi="ar-SA"/>
        </w:rPr>
        <w:t xml:space="preserve"> </w:t>
      </w:r>
      <w:r w:rsidRPr="008502D9">
        <w:rPr>
          <w:rtl/>
        </w:rPr>
        <w:t>אינה</w:t>
      </w:r>
      <w:r w:rsidRPr="008502D9">
        <w:rPr>
          <w:rtl/>
          <w:lang w:bidi="ar-SA"/>
        </w:rPr>
        <w:t xml:space="preserve"> </w:t>
      </w:r>
      <w:r w:rsidRPr="008502D9">
        <w:rPr>
          <w:rtl/>
        </w:rPr>
        <w:t>מחזיקה</w:t>
      </w:r>
      <w:r w:rsidRPr="008502D9">
        <w:rPr>
          <w:rtl/>
          <w:lang w:bidi="ar-SA"/>
        </w:rPr>
        <w:t xml:space="preserve"> </w:t>
      </w:r>
      <w:r w:rsidRPr="008502D9">
        <w:rPr>
          <w:rtl/>
        </w:rPr>
        <w:t>במשאבים</w:t>
      </w:r>
      <w:r w:rsidRPr="008502D9">
        <w:rPr>
          <w:rtl/>
          <w:lang w:bidi="ar-SA"/>
        </w:rPr>
        <w:t xml:space="preserve"> </w:t>
      </w:r>
      <w:r w:rsidRPr="008502D9">
        <w:rPr>
          <w:rtl/>
        </w:rPr>
        <w:t>הרגשיים</w:t>
      </w:r>
      <w:r w:rsidRPr="008502D9">
        <w:rPr>
          <w:rtl/>
          <w:lang w:bidi="ar-SA"/>
        </w:rPr>
        <w:t xml:space="preserve"> </w:t>
      </w:r>
      <w:r w:rsidRPr="008502D9">
        <w:rPr>
          <w:rtl/>
        </w:rPr>
        <w:t>והתרבותיים</w:t>
      </w:r>
      <w:r w:rsidRPr="008502D9">
        <w:rPr>
          <w:rtl/>
          <w:lang w:bidi="ar-SA"/>
        </w:rPr>
        <w:t xml:space="preserve"> </w:t>
      </w:r>
      <w:r w:rsidRPr="008502D9">
        <w:rPr>
          <w:rtl/>
        </w:rPr>
        <w:t>להכיל</w:t>
      </w:r>
      <w:r w:rsidRPr="008502D9">
        <w:rPr>
          <w:rtl/>
          <w:lang w:bidi="ar-SA"/>
        </w:rPr>
        <w:t xml:space="preserve"> </w:t>
      </w:r>
      <w:r w:rsidRPr="008502D9">
        <w:rPr>
          <w:rtl/>
        </w:rPr>
        <w:t>את</w:t>
      </w:r>
      <w:r w:rsidRPr="008502D9">
        <w:rPr>
          <w:rtl/>
          <w:lang w:bidi="ar-SA"/>
        </w:rPr>
        <w:t xml:space="preserve"> </w:t>
      </w:r>
      <w:r w:rsidRPr="008502D9">
        <w:rPr>
          <w:rtl/>
        </w:rPr>
        <w:t>הפער</w:t>
      </w:r>
      <w:r w:rsidRPr="008502D9">
        <w:rPr>
          <w:rtl/>
          <w:lang w:bidi="ar-SA"/>
        </w:rPr>
        <w:t xml:space="preserve"> </w:t>
      </w:r>
      <w:r w:rsidRPr="008502D9">
        <w:rPr>
          <w:rtl/>
        </w:rPr>
        <w:t>הלימודי</w:t>
      </w:r>
      <w:r w:rsidR="00451963">
        <w:rPr>
          <w:rtl/>
        </w:rPr>
        <w:t>,</w:t>
      </w:r>
      <w:r w:rsidRPr="008502D9">
        <w:rPr>
          <w:rtl/>
          <w:lang w:bidi="ar-SA"/>
        </w:rPr>
        <w:t xml:space="preserve"> </w:t>
      </w:r>
      <w:r w:rsidRPr="008502D9">
        <w:rPr>
          <w:rtl/>
        </w:rPr>
        <w:t>היבט</w:t>
      </w:r>
      <w:r w:rsidRPr="008502D9">
        <w:rPr>
          <w:rtl/>
          <w:lang w:bidi="ar-SA"/>
        </w:rPr>
        <w:t xml:space="preserve"> </w:t>
      </w:r>
      <w:r w:rsidRPr="008502D9">
        <w:rPr>
          <w:rtl/>
        </w:rPr>
        <w:t>שהספרות</w:t>
      </w:r>
      <w:r w:rsidRPr="008502D9">
        <w:rPr>
          <w:rtl/>
          <w:lang w:bidi="ar-SA"/>
        </w:rPr>
        <w:t xml:space="preserve"> </w:t>
      </w:r>
      <w:r w:rsidRPr="008502D9">
        <w:rPr>
          <w:rtl/>
        </w:rPr>
        <w:t>התיאורטית</w:t>
      </w:r>
      <w:r w:rsidRPr="008502D9">
        <w:rPr>
          <w:rtl/>
          <w:lang w:bidi="ar-SA"/>
        </w:rPr>
        <w:t xml:space="preserve"> </w:t>
      </w:r>
      <w:r w:rsidRPr="008502D9">
        <w:rPr>
          <w:rtl/>
        </w:rPr>
        <w:t>נוטה</w:t>
      </w:r>
      <w:r w:rsidRPr="008502D9">
        <w:rPr>
          <w:rtl/>
          <w:lang w:bidi="ar-SA"/>
        </w:rPr>
        <w:t xml:space="preserve"> </w:t>
      </w:r>
      <w:r w:rsidRPr="008502D9">
        <w:rPr>
          <w:rtl/>
        </w:rPr>
        <w:t>להשמיט</w:t>
      </w:r>
      <w:r w:rsidRPr="008502D9">
        <w:rPr>
          <w:rtl/>
          <w:lang w:bidi="ar-SA"/>
        </w:rPr>
        <w:t>.</w:t>
      </w:r>
    </w:p>
    <w:p w14:paraId="7EEDF956" w14:textId="77777777" w:rsidR="005F64EB" w:rsidRPr="008502D9" w:rsidRDefault="005F64EB" w:rsidP="00B16A5A"/>
    <w:p w14:paraId="69274103" w14:textId="1CF8808B" w:rsidR="00B16A5A" w:rsidRPr="008502D9" w:rsidRDefault="005B6DAF" w:rsidP="00FE07CC">
      <w:pPr>
        <w:pStyle w:val="2"/>
      </w:pPr>
      <w:bookmarkStart w:id="75" w:name="_Toc239109231"/>
      <w:r>
        <w:rPr>
          <w:rFonts w:eastAsia="Calibri" w:hint="cs"/>
          <w:rtl/>
        </w:rPr>
        <w:lastRenderedPageBreak/>
        <w:t>6.2</w:t>
      </w:r>
      <w:r w:rsidR="00BB432B">
        <w:rPr>
          <w:rFonts w:eastAsia="Calibri" w:hint="cs"/>
          <w:rtl/>
        </w:rPr>
        <w:t xml:space="preserve"> </w:t>
      </w:r>
      <w:r w:rsidR="00B16A5A" w:rsidRPr="008502D9">
        <w:rPr>
          <w:rtl/>
        </w:rPr>
        <w:t>התפתחות רגשית-חברתית וחינוך מבוסס יחסים</w:t>
      </w:r>
      <w:bookmarkEnd w:id="75"/>
    </w:p>
    <w:p w14:paraId="21F5EF8D" w14:textId="06BFAEBD" w:rsidR="00B16A5A" w:rsidRPr="009A6C93" w:rsidRDefault="00B16A5A" w:rsidP="009A6C93">
      <w:pPr>
        <w:pStyle w:val="3"/>
      </w:pPr>
      <w:bookmarkStart w:id="76" w:name="_Toc239109232"/>
      <w:r w:rsidRPr="009A6C93">
        <w:rPr>
          <w:rtl/>
          <w:lang w:bidi="he-IL"/>
        </w:rPr>
        <w:t>מודל</w:t>
      </w:r>
      <w:r w:rsidRPr="009A6C93">
        <w:rPr>
          <w:rtl/>
        </w:rPr>
        <w:t xml:space="preserve"> </w:t>
      </w:r>
      <w:r w:rsidRPr="009A6C93">
        <w:rPr>
          <w:rtl/>
          <w:lang w:bidi="he-IL"/>
        </w:rPr>
        <w:t>המורה</w:t>
      </w:r>
      <w:r w:rsidRPr="009A6C93">
        <w:rPr>
          <w:rtl/>
        </w:rPr>
        <w:t xml:space="preserve"> </w:t>
      </w:r>
      <w:r w:rsidRPr="009A6C93">
        <w:rPr>
          <w:rtl/>
          <w:lang w:bidi="he-IL"/>
        </w:rPr>
        <w:t>המלווה</w:t>
      </w:r>
      <w:r w:rsidRPr="009A6C93">
        <w:rPr>
          <w:rtl/>
        </w:rPr>
        <w:t xml:space="preserve"> </w:t>
      </w:r>
      <w:r w:rsidRPr="009A6C93">
        <w:rPr>
          <w:rtl/>
          <w:lang w:bidi="he-IL"/>
        </w:rPr>
        <w:t>וההכלה</w:t>
      </w:r>
      <w:r w:rsidRPr="009A6C93">
        <w:rPr>
          <w:rtl/>
        </w:rPr>
        <w:t xml:space="preserve"> </w:t>
      </w:r>
      <w:r w:rsidRPr="009A6C93">
        <w:rPr>
          <w:rtl/>
          <w:lang w:bidi="he-IL"/>
        </w:rPr>
        <w:t>הרגשית</w:t>
      </w:r>
      <w:bookmarkEnd w:id="76"/>
    </w:p>
    <w:p w14:paraId="72F3B76E" w14:textId="4B89B19C" w:rsidR="00B16A5A" w:rsidRPr="008502D9" w:rsidRDefault="00B16A5A" w:rsidP="00B16A5A">
      <w:r w:rsidRPr="008502D9">
        <w:rPr>
          <w:rtl/>
        </w:rPr>
        <w:t>בחינת</w:t>
      </w:r>
      <w:r w:rsidRPr="008502D9">
        <w:rPr>
          <w:rtl/>
          <w:lang w:bidi="ar-SA"/>
        </w:rPr>
        <w:t xml:space="preserve"> </w:t>
      </w:r>
      <w:r w:rsidRPr="008502D9">
        <w:rPr>
          <w:rtl/>
        </w:rPr>
        <w:t>הממצאים</w:t>
      </w:r>
      <w:r w:rsidRPr="008502D9">
        <w:rPr>
          <w:rtl/>
          <w:lang w:bidi="ar-SA"/>
        </w:rPr>
        <w:t xml:space="preserve"> </w:t>
      </w:r>
      <w:r w:rsidRPr="008502D9">
        <w:rPr>
          <w:rtl/>
        </w:rPr>
        <w:t>מראה</w:t>
      </w:r>
      <w:r w:rsidRPr="008502D9">
        <w:rPr>
          <w:rtl/>
          <w:lang w:bidi="ar-SA"/>
        </w:rPr>
        <w:t xml:space="preserve"> </w:t>
      </w:r>
      <w:r w:rsidRPr="008502D9">
        <w:rPr>
          <w:rtl/>
        </w:rPr>
        <w:t>דמיון</w:t>
      </w:r>
      <w:r w:rsidRPr="008502D9">
        <w:rPr>
          <w:rtl/>
          <w:lang w:bidi="ar-SA"/>
        </w:rPr>
        <w:t xml:space="preserve"> </w:t>
      </w:r>
      <w:r w:rsidRPr="008502D9">
        <w:rPr>
          <w:rtl/>
        </w:rPr>
        <w:t>רב</w:t>
      </w:r>
      <w:r w:rsidRPr="008502D9">
        <w:rPr>
          <w:rtl/>
          <w:lang w:bidi="ar-SA"/>
        </w:rPr>
        <w:t xml:space="preserve"> (</w:t>
      </w:r>
      <w:r w:rsidRPr="008502D9">
        <w:rPr>
          <w:rtl/>
        </w:rPr>
        <w:t>הדומה</w:t>
      </w:r>
      <w:r w:rsidRPr="008502D9">
        <w:rPr>
          <w:rtl/>
          <w:lang w:bidi="ar-SA"/>
        </w:rPr>
        <w:t xml:space="preserve">) </w:t>
      </w:r>
      <w:r w:rsidRPr="008502D9">
        <w:rPr>
          <w:rtl/>
        </w:rPr>
        <w:t>בין</w:t>
      </w:r>
      <w:r w:rsidRPr="008502D9">
        <w:rPr>
          <w:rtl/>
          <w:lang w:bidi="ar-SA"/>
        </w:rPr>
        <w:t xml:space="preserve"> </w:t>
      </w:r>
      <w:r w:rsidRPr="008502D9">
        <w:rPr>
          <w:rtl/>
        </w:rPr>
        <w:t>תפיסת</w:t>
      </w:r>
      <w:r w:rsidRPr="008502D9">
        <w:rPr>
          <w:rtl/>
          <w:lang w:bidi="ar-SA"/>
        </w:rPr>
        <w:t xml:space="preserve"> </w:t>
      </w:r>
      <w:r w:rsidRPr="008502D9">
        <w:rPr>
          <w:rtl/>
        </w:rPr>
        <w:t>הבוגרים</w:t>
      </w:r>
      <w:r w:rsidRPr="008502D9">
        <w:rPr>
          <w:rtl/>
          <w:lang w:bidi="ar-SA"/>
        </w:rPr>
        <w:t xml:space="preserve"> </w:t>
      </w:r>
      <w:r w:rsidRPr="008502D9">
        <w:rPr>
          <w:rtl/>
        </w:rPr>
        <w:t>לבין</w:t>
      </w:r>
      <w:r w:rsidRPr="008502D9">
        <w:rPr>
          <w:rtl/>
          <w:lang w:bidi="ar-SA"/>
        </w:rPr>
        <w:t xml:space="preserve"> </w:t>
      </w:r>
      <w:r w:rsidRPr="008502D9">
        <w:rPr>
          <w:rtl/>
        </w:rPr>
        <w:t>הספרות</w:t>
      </w:r>
      <w:r w:rsidRPr="008502D9">
        <w:rPr>
          <w:rtl/>
          <w:lang w:bidi="ar-SA"/>
        </w:rPr>
        <w:t xml:space="preserve"> </w:t>
      </w:r>
      <w:r w:rsidRPr="008502D9">
        <w:rPr>
          <w:rtl/>
        </w:rPr>
        <w:t>הפדגוגית</w:t>
      </w:r>
      <w:r w:rsidRPr="008502D9">
        <w:rPr>
          <w:rtl/>
          <w:lang w:bidi="ar-SA"/>
        </w:rPr>
        <w:t xml:space="preserve"> </w:t>
      </w:r>
      <w:r w:rsidRPr="008502D9">
        <w:rPr>
          <w:rtl/>
        </w:rPr>
        <w:t>המדגישה</w:t>
      </w:r>
      <w:r w:rsidRPr="008502D9">
        <w:rPr>
          <w:rtl/>
          <w:lang w:bidi="ar-SA"/>
        </w:rPr>
        <w:t xml:space="preserve"> </w:t>
      </w:r>
      <w:r w:rsidRPr="008502D9">
        <w:rPr>
          <w:rtl/>
        </w:rPr>
        <w:t>את</w:t>
      </w:r>
      <w:r w:rsidRPr="008502D9">
        <w:rPr>
          <w:rtl/>
          <w:lang w:bidi="ar-SA"/>
        </w:rPr>
        <w:t xml:space="preserve"> </w:t>
      </w:r>
      <w:r w:rsidRPr="008502D9">
        <w:rPr>
          <w:rtl/>
        </w:rPr>
        <w:t>מרכזיות</w:t>
      </w:r>
      <w:r w:rsidRPr="008502D9">
        <w:rPr>
          <w:rtl/>
          <w:lang w:bidi="ar-SA"/>
        </w:rPr>
        <w:t xml:space="preserve"> </w:t>
      </w:r>
      <w:r w:rsidRPr="008502D9">
        <w:rPr>
          <w:rtl/>
        </w:rPr>
        <w:t>היחסים</w:t>
      </w:r>
      <w:r w:rsidRPr="008502D9">
        <w:rPr>
          <w:rtl/>
          <w:lang w:bidi="ar-SA"/>
        </w:rPr>
        <w:t xml:space="preserve"> </w:t>
      </w:r>
      <w:r w:rsidRPr="008502D9">
        <w:rPr>
          <w:rtl/>
        </w:rPr>
        <w:t>הבין</w:t>
      </w:r>
      <w:r w:rsidRPr="008502D9">
        <w:rPr>
          <w:rtl/>
          <w:lang w:bidi="ar-SA"/>
        </w:rPr>
        <w:t>-</w:t>
      </w:r>
      <w:r w:rsidRPr="008502D9">
        <w:rPr>
          <w:rtl/>
        </w:rPr>
        <w:t>אישיים</w:t>
      </w:r>
      <w:r w:rsidRPr="008502D9">
        <w:rPr>
          <w:rtl/>
          <w:lang w:bidi="ar-SA"/>
        </w:rPr>
        <w:t xml:space="preserve"> </w:t>
      </w:r>
      <w:r w:rsidRPr="008502D9">
        <w:rPr>
          <w:rtl/>
        </w:rPr>
        <w:t>בחינוך</w:t>
      </w:r>
      <w:r w:rsidRPr="008502D9">
        <w:rPr>
          <w:rtl/>
          <w:lang w:bidi="ar-SA"/>
        </w:rPr>
        <w:t xml:space="preserve">. </w:t>
      </w:r>
      <w:r w:rsidRPr="008502D9">
        <w:rPr>
          <w:rtl/>
        </w:rPr>
        <w:t>ריטה</w:t>
      </w:r>
      <w:r w:rsidRPr="008502D9">
        <w:rPr>
          <w:rtl/>
          <w:lang w:bidi="ar-SA"/>
        </w:rPr>
        <w:t xml:space="preserve"> </w:t>
      </w:r>
      <w:r w:rsidRPr="008502D9">
        <w:rPr>
          <w:rtl/>
        </w:rPr>
        <w:t>פירסון</w:t>
      </w:r>
      <w:r w:rsidRPr="008502D9">
        <w:rPr>
          <w:rtl/>
          <w:lang w:bidi="ar-SA"/>
        </w:rPr>
        <w:t xml:space="preserve"> (</w:t>
      </w:r>
      <w:r w:rsidR="00D406F8">
        <w:rPr>
          <w:lang w:bidi="ar-SA"/>
        </w:rPr>
        <w:t>Pierson, 2013</w:t>
      </w:r>
      <w:r w:rsidRPr="008502D9">
        <w:rPr>
          <w:rtl/>
          <w:lang w:bidi="ar-SA"/>
        </w:rPr>
        <w:t xml:space="preserve">) </w:t>
      </w:r>
      <w:r w:rsidRPr="008502D9">
        <w:rPr>
          <w:rtl/>
        </w:rPr>
        <w:t>מבססת</w:t>
      </w:r>
      <w:r w:rsidRPr="008502D9">
        <w:rPr>
          <w:rtl/>
          <w:lang w:bidi="ar-SA"/>
        </w:rPr>
        <w:t xml:space="preserve"> </w:t>
      </w:r>
      <w:r w:rsidRPr="008502D9">
        <w:rPr>
          <w:rtl/>
        </w:rPr>
        <w:t>את</w:t>
      </w:r>
      <w:r w:rsidRPr="008502D9">
        <w:rPr>
          <w:rtl/>
          <w:lang w:bidi="ar-SA"/>
        </w:rPr>
        <w:t xml:space="preserve"> </w:t>
      </w:r>
      <w:r w:rsidRPr="008502D9">
        <w:rPr>
          <w:rtl/>
        </w:rPr>
        <w:t>הטענה</w:t>
      </w:r>
      <w:r w:rsidRPr="008502D9">
        <w:rPr>
          <w:rtl/>
          <w:lang w:bidi="ar-SA"/>
        </w:rPr>
        <w:t xml:space="preserve"> </w:t>
      </w:r>
      <w:r w:rsidRPr="008502D9">
        <w:rPr>
          <w:rtl/>
        </w:rPr>
        <w:t>כי</w:t>
      </w:r>
      <w:r w:rsidRPr="008502D9">
        <w:rPr>
          <w:rtl/>
          <w:lang w:bidi="ar-SA"/>
        </w:rPr>
        <w:t xml:space="preserve"> </w:t>
      </w:r>
      <w:r w:rsidRPr="008502D9">
        <w:rPr>
          <w:rtl/>
        </w:rPr>
        <w:t>קשר</w:t>
      </w:r>
      <w:r w:rsidRPr="008502D9">
        <w:rPr>
          <w:rtl/>
          <w:lang w:bidi="ar-SA"/>
        </w:rPr>
        <w:t xml:space="preserve"> </w:t>
      </w:r>
      <w:r w:rsidRPr="008502D9">
        <w:rPr>
          <w:rtl/>
        </w:rPr>
        <w:t>חם</w:t>
      </w:r>
      <w:r w:rsidRPr="008502D9">
        <w:rPr>
          <w:rtl/>
          <w:lang w:bidi="ar-SA"/>
        </w:rPr>
        <w:t xml:space="preserve">, </w:t>
      </w:r>
      <w:r w:rsidRPr="008502D9">
        <w:rPr>
          <w:rtl/>
        </w:rPr>
        <w:t>מאמין</w:t>
      </w:r>
      <w:r w:rsidRPr="008502D9">
        <w:rPr>
          <w:rtl/>
          <w:lang w:bidi="ar-SA"/>
        </w:rPr>
        <w:t xml:space="preserve"> </w:t>
      </w:r>
      <w:r w:rsidRPr="008502D9">
        <w:rPr>
          <w:rtl/>
        </w:rPr>
        <w:t>ומכבד</w:t>
      </w:r>
      <w:r w:rsidRPr="008502D9">
        <w:rPr>
          <w:rtl/>
          <w:lang w:bidi="ar-SA"/>
        </w:rPr>
        <w:t xml:space="preserve"> </w:t>
      </w:r>
      <w:r w:rsidRPr="008502D9">
        <w:rPr>
          <w:rtl/>
        </w:rPr>
        <w:t>מצד</w:t>
      </w:r>
      <w:r w:rsidRPr="008502D9">
        <w:rPr>
          <w:rtl/>
          <w:lang w:bidi="ar-SA"/>
        </w:rPr>
        <w:t xml:space="preserve"> </w:t>
      </w:r>
      <w:r w:rsidRPr="008502D9">
        <w:rPr>
          <w:rtl/>
        </w:rPr>
        <w:t>המורה</w:t>
      </w:r>
      <w:r w:rsidRPr="008502D9">
        <w:rPr>
          <w:rtl/>
          <w:lang w:bidi="ar-SA"/>
        </w:rPr>
        <w:t xml:space="preserve"> </w:t>
      </w:r>
      <w:r w:rsidRPr="008502D9">
        <w:rPr>
          <w:rtl/>
        </w:rPr>
        <w:t>הוא</w:t>
      </w:r>
      <w:r w:rsidRPr="008502D9">
        <w:rPr>
          <w:rtl/>
          <w:lang w:bidi="ar-SA"/>
        </w:rPr>
        <w:t xml:space="preserve"> </w:t>
      </w:r>
      <w:r w:rsidRPr="008502D9">
        <w:rPr>
          <w:rtl/>
        </w:rPr>
        <w:t>תנאי</w:t>
      </w:r>
      <w:r w:rsidRPr="008502D9">
        <w:rPr>
          <w:rtl/>
          <w:lang w:bidi="ar-SA"/>
        </w:rPr>
        <w:t xml:space="preserve"> </w:t>
      </w:r>
      <w:r w:rsidRPr="008502D9">
        <w:rPr>
          <w:rtl/>
        </w:rPr>
        <w:t>הכרחי</w:t>
      </w:r>
      <w:r w:rsidRPr="008502D9">
        <w:rPr>
          <w:rtl/>
          <w:lang w:bidi="ar-SA"/>
        </w:rPr>
        <w:t xml:space="preserve"> </w:t>
      </w:r>
      <w:r w:rsidRPr="008502D9">
        <w:rPr>
          <w:rtl/>
        </w:rPr>
        <w:t>ללמידה</w:t>
      </w:r>
      <w:r w:rsidRPr="008502D9">
        <w:rPr>
          <w:rtl/>
          <w:lang w:bidi="ar-SA"/>
        </w:rPr>
        <w:t xml:space="preserve"> </w:t>
      </w:r>
      <w:r w:rsidRPr="008502D9">
        <w:rPr>
          <w:rtl/>
        </w:rPr>
        <w:t>וצמיחה</w:t>
      </w:r>
      <w:r w:rsidRPr="008502D9">
        <w:rPr>
          <w:rtl/>
          <w:lang w:bidi="ar-SA"/>
        </w:rPr>
        <w:t xml:space="preserve">, </w:t>
      </w:r>
      <w:r w:rsidRPr="008502D9">
        <w:rPr>
          <w:rtl/>
        </w:rPr>
        <w:t>שכן</w:t>
      </w:r>
      <w:r w:rsidRPr="008502D9">
        <w:rPr>
          <w:rtl/>
          <w:lang w:bidi="ar-SA"/>
        </w:rPr>
        <w:t xml:space="preserve"> </w:t>
      </w:r>
      <w:r w:rsidRPr="008502D9">
        <w:rPr>
          <w:rtl/>
        </w:rPr>
        <w:t>ילדים</w:t>
      </w:r>
      <w:r w:rsidRPr="008502D9">
        <w:rPr>
          <w:rtl/>
          <w:lang w:bidi="ar-SA"/>
        </w:rPr>
        <w:t xml:space="preserve"> </w:t>
      </w:r>
      <w:r w:rsidRPr="008502D9">
        <w:rPr>
          <w:rtl/>
        </w:rPr>
        <w:t>אינם</w:t>
      </w:r>
      <w:r w:rsidRPr="008502D9">
        <w:rPr>
          <w:rtl/>
          <w:lang w:bidi="ar-SA"/>
        </w:rPr>
        <w:t xml:space="preserve"> </w:t>
      </w:r>
      <w:r w:rsidRPr="008502D9">
        <w:rPr>
          <w:rtl/>
        </w:rPr>
        <w:t>לומדים</w:t>
      </w:r>
      <w:r w:rsidRPr="008502D9">
        <w:rPr>
          <w:rtl/>
          <w:lang w:bidi="ar-SA"/>
        </w:rPr>
        <w:t xml:space="preserve"> </w:t>
      </w:r>
      <w:r w:rsidRPr="008502D9">
        <w:rPr>
          <w:rtl/>
        </w:rPr>
        <w:t>מאנשים</w:t>
      </w:r>
      <w:r w:rsidRPr="008502D9">
        <w:rPr>
          <w:rtl/>
          <w:lang w:bidi="ar-SA"/>
        </w:rPr>
        <w:t xml:space="preserve"> </w:t>
      </w:r>
      <w:r w:rsidRPr="008502D9">
        <w:rPr>
          <w:rtl/>
        </w:rPr>
        <w:t>שהם</w:t>
      </w:r>
      <w:r w:rsidRPr="008502D9">
        <w:rPr>
          <w:rtl/>
          <w:lang w:bidi="ar-SA"/>
        </w:rPr>
        <w:t xml:space="preserve"> </w:t>
      </w:r>
      <w:r w:rsidRPr="008502D9">
        <w:rPr>
          <w:rtl/>
        </w:rPr>
        <w:t>אינם</w:t>
      </w:r>
      <w:r w:rsidRPr="008502D9">
        <w:rPr>
          <w:rtl/>
          <w:lang w:bidi="ar-SA"/>
        </w:rPr>
        <w:t xml:space="preserve"> </w:t>
      </w:r>
      <w:r w:rsidRPr="008502D9">
        <w:rPr>
          <w:rtl/>
        </w:rPr>
        <w:t>אוהבים</w:t>
      </w:r>
      <w:r w:rsidRPr="008502D9">
        <w:rPr>
          <w:rtl/>
          <w:lang w:bidi="ar-SA"/>
        </w:rPr>
        <w:t xml:space="preserve">. </w:t>
      </w:r>
      <w:r w:rsidRPr="008502D9">
        <w:rPr>
          <w:rtl/>
        </w:rPr>
        <w:t>תפיסה</w:t>
      </w:r>
      <w:r w:rsidRPr="008502D9">
        <w:rPr>
          <w:rtl/>
          <w:lang w:bidi="ar-SA"/>
        </w:rPr>
        <w:t xml:space="preserve"> </w:t>
      </w:r>
      <w:r w:rsidRPr="008502D9">
        <w:rPr>
          <w:rtl/>
        </w:rPr>
        <w:t>זו</w:t>
      </w:r>
      <w:r w:rsidRPr="008502D9">
        <w:rPr>
          <w:rtl/>
          <w:lang w:bidi="ar-SA"/>
        </w:rPr>
        <w:t xml:space="preserve"> </w:t>
      </w:r>
      <w:r w:rsidRPr="008502D9">
        <w:rPr>
          <w:rtl/>
        </w:rPr>
        <w:t>מיושמת</w:t>
      </w:r>
      <w:r w:rsidRPr="008502D9">
        <w:rPr>
          <w:rtl/>
          <w:lang w:bidi="ar-SA"/>
        </w:rPr>
        <w:t xml:space="preserve"> </w:t>
      </w:r>
      <w:r w:rsidRPr="008502D9">
        <w:rPr>
          <w:rtl/>
        </w:rPr>
        <w:t>הלכה</w:t>
      </w:r>
      <w:r w:rsidRPr="008502D9">
        <w:rPr>
          <w:rtl/>
          <w:lang w:bidi="ar-SA"/>
        </w:rPr>
        <w:t xml:space="preserve"> </w:t>
      </w:r>
      <w:r w:rsidRPr="008502D9">
        <w:rPr>
          <w:rtl/>
        </w:rPr>
        <w:t>למעשה</w:t>
      </w:r>
      <w:r w:rsidRPr="008502D9">
        <w:rPr>
          <w:rtl/>
          <w:lang w:bidi="ar-SA"/>
        </w:rPr>
        <w:t xml:space="preserve"> </w:t>
      </w:r>
      <w:r w:rsidRPr="008502D9">
        <w:rPr>
          <w:rtl/>
        </w:rPr>
        <w:t>במודל</w:t>
      </w:r>
      <w:r w:rsidRPr="008502D9">
        <w:rPr>
          <w:rtl/>
          <w:lang w:bidi="ar-SA"/>
        </w:rPr>
        <w:t xml:space="preserve"> "</w:t>
      </w:r>
      <w:r w:rsidRPr="008502D9">
        <w:rPr>
          <w:rtl/>
        </w:rPr>
        <w:t>המורה</w:t>
      </w:r>
      <w:r w:rsidRPr="008502D9">
        <w:rPr>
          <w:rtl/>
          <w:lang w:bidi="ar-SA"/>
        </w:rPr>
        <w:t xml:space="preserve"> </w:t>
      </w:r>
      <w:r w:rsidRPr="008502D9">
        <w:rPr>
          <w:rtl/>
        </w:rPr>
        <w:t>המלווה</w:t>
      </w:r>
      <w:r w:rsidRPr="008502D9">
        <w:rPr>
          <w:rtl/>
          <w:lang w:bidi="ar-SA"/>
        </w:rPr>
        <w:t>" (</w:t>
      </w:r>
      <w:r w:rsidR="00E37597" w:rsidRPr="00E37597">
        <w:rPr>
          <w:lang w:bidi="ar-SA"/>
        </w:rPr>
        <w:t>Class Teacher</w:t>
      </w:r>
      <w:r w:rsidRPr="008502D9">
        <w:rPr>
          <w:rtl/>
          <w:lang w:bidi="ar-SA"/>
        </w:rPr>
        <w:t xml:space="preserve">) </w:t>
      </w:r>
      <w:r w:rsidRPr="008502D9">
        <w:rPr>
          <w:rtl/>
        </w:rPr>
        <w:t>הרב</w:t>
      </w:r>
      <w:r w:rsidRPr="008502D9">
        <w:rPr>
          <w:rtl/>
          <w:lang w:bidi="ar-SA"/>
        </w:rPr>
        <w:t>-</w:t>
      </w:r>
      <w:r w:rsidRPr="008502D9">
        <w:rPr>
          <w:rtl/>
        </w:rPr>
        <w:t>שנתי</w:t>
      </w:r>
      <w:r w:rsidRPr="008502D9">
        <w:rPr>
          <w:rtl/>
          <w:lang w:bidi="ar-SA"/>
        </w:rPr>
        <w:t xml:space="preserve"> </w:t>
      </w:r>
      <w:r w:rsidRPr="008502D9">
        <w:rPr>
          <w:rtl/>
        </w:rPr>
        <w:t>בוולדורף</w:t>
      </w:r>
      <w:r w:rsidRPr="008502D9">
        <w:rPr>
          <w:rtl/>
          <w:lang w:bidi="ar-SA"/>
        </w:rPr>
        <w:t xml:space="preserve">, </w:t>
      </w:r>
      <w:r w:rsidRPr="008502D9">
        <w:rPr>
          <w:rtl/>
        </w:rPr>
        <w:t>המעניק</w:t>
      </w:r>
      <w:r w:rsidRPr="008502D9">
        <w:rPr>
          <w:rtl/>
          <w:lang w:bidi="ar-SA"/>
        </w:rPr>
        <w:t xml:space="preserve"> </w:t>
      </w:r>
      <w:r w:rsidRPr="008502D9">
        <w:rPr>
          <w:rtl/>
        </w:rPr>
        <w:t>יציבות</w:t>
      </w:r>
      <w:r w:rsidRPr="008502D9">
        <w:rPr>
          <w:rtl/>
          <w:lang w:bidi="ar-SA"/>
        </w:rPr>
        <w:t xml:space="preserve"> </w:t>
      </w:r>
      <w:r w:rsidRPr="008502D9">
        <w:rPr>
          <w:rtl/>
        </w:rPr>
        <w:t>ומעטפת</w:t>
      </w:r>
      <w:r w:rsidRPr="008502D9">
        <w:rPr>
          <w:rtl/>
          <w:lang w:bidi="ar-SA"/>
        </w:rPr>
        <w:t xml:space="preserve"> </w:t>
      </w:r>
      <w:r w:rsidRPr="008502D9">
        <w:rPr>
          <w:rtl/>
        </w:rPr>
        <w:t>רגשית</w:t>
      </w:r>
      <w:r w:rsidRPr="008502D9">
        <w:rPr>
          <w:rtl/>
          <w:lang w:bidi="ar-SA"/>
        </w:rPr>
        <w:t xml:space="preserve"> </w:t>
      </w:r>
      <w:r w:rsidRPr="008502D9">
        <w:rPr>
          <w:rtl/>
        </w:rPr>
        <w:t>המדמה</w:t>
      </w:r>
      <w:r w:rsidRPr="008502D9">
        <w:rPr>
          <w:rtl/>
          <w:lang w:bidi="ar-SA"/>
        </w:rPr>
        <w:t xml:space="preserve"> </w:t>
      </w:r>
      <w:r w:rsidRPr="008502D9">
        <w:rPr>
          <w:rtl/>
        </w:rPr>
        <w:t>את</w:t>
      </w:r>
      <w:r w:rsidRPr="008502D9">
        <w:rPr>
          <w:rtl/>
          <w:lang w:bidi="ar-SA"/>
        </w:rPr>
        <w:t xml:space="preserve"> </w:t>
      </w:r>
      <w:r w:rsidRPr="008502D9">
        <w:rPr>
          <w:rtl/>
        </w:rPr>
        <w:t>התא</w:t>
      </w:r>
      <w:r w:rsidRPr="008502D9">
        <w:rPr>
          <w:rtl/>
          <w:lang w:bidi="ar-SA"/>
        </w:rPr>
        <w:t xml:space="preserve"> </w:t>
      </w:r>
      <w:r w:rsidRPr="008502D9">
        <w:rPr>
          <w:rtl/>
        </w:rPr>
        <w:t>המשפחתי</w:t>
      </w:r>
      <w:r w:rsidR="00746D1C">
        <w:rPr>
          <w:rFonts w:cs="Times New Roman"/>
          <w:rtl/>
          <w:lang w:bidi="ar-SA"/>
        </w:rPr>
        <w:t xml:space="preserve"> </w:t>
      </w:r>
      <w:r w:rsidR="00902FB6">
        <w:rPr>
          <w:rFonts w:hint="cs"/>
          <w:rtl/>
        </w:rPr>
        <w:t>(</w:t>
      </w:r>
      <w:r w:rsidR="00902FB6" w:rsidRPr="00CC4D22">
        <w:t>Wilson, 2022</w:t>
      </w:r>
      <w:r w:rsidR="00902FB6">
        <w:rPr>
          <w:rFonts w:hint="cs"/>
          <w:rtl/>
        </w:rPr>
        <w:t xml:space="preserve">). </w:t>
      </w:r>
      <w:r w:rsidRPr="008502D9">
        <w:rPr>
          <w:rtl/>
        </w:rPr>
        <w:t>המרואיינים</w:t>
      </w:r>
      <w:r w:rsidRPr="008502D9">
        <w:rPr>
          <w:rtl/>
          <w:lang w:bidi="ar-SA"/>
        </w:rPr>
        <w:t xml:space="preserve"> </w:t>
      </w:r>
      <w:r w:rsidRPr="008502D9">
        <w:rPr>
          <w:rtl/>
        </w:rPr>
        <w:t>בשטח</w:t>
      </w:r>
      <w:r w:rsidRPr="008502D9">
        <w:rPr>
          <w:rtl/>
          <w:lang w:bidi="ar-SA"/>
        </w:rPr>
        <w:t xml:space="preserve"> </w:t>
      </w:r>
      <w:r w:rsidRPr="008502D9">
        <w:rPr>
          <w:rtl/>
        </w:rPr>
        <w:t>מיישרים</w:t>
      </w:r>
      <w:r w:rsidRPr="008502D9">
        <w:rPr>
          <w:rtl/>
          <w:lang w:bidi="ar-SA"/>
        </w:rPr>
        <w:t xml:space="preserve"> </w:t>
      </w:r>
      <w:r w:rsidRPr="008502D9">
        <w:rPr>
          <w:rtl/>
        </w:rPr>
        <w:t>קו</w:t>
      </w:r>
      <w:r w:rsidRPr="008502D9">
        <w:rPr>
          <w:rtl/>
          <w:lang w:bidi="ar-SA"/>
        </w:rPr>
        <w:t xml:space="preserve"> </w:t>
      </w:r>
      <w:r w:rsidRPr="008502D9">
        <w:rPr>
          <w:rtl/>
        </w:rPr>
        <w:t>עם</w:t>
      </w:r>
      <w:r w:rsidRPr="008502D9">
        <w:rPr>
          <w:rtl/>
          <w:lang w:bidi="ar-SA"/>
        </w:rPr>
        <w:t xml:space="preserve"> </w:t>
      </w:r>
      <w:r w:rsidRPr="008502D9">
        <w:rPr>
          <w:rtl/>
        </w:rPr>
        <w:t>תפיסה</w:t>
      </w:r>
      <w:r w:rsidRPr="008502D9">
        <w:rPr>
          <w:rtl/>
          <w:lang w:bidi="ar-SA"/>
        </w:rPr>
        <w:t xml:space="preserve"> </w:t>
      </w:r>
      <w:r w:rsidRPr="008502D9">
        <w:rPr>
          <w:rtl/>
        </w:rPr>
        <w:t>זו</w:t>
      </w:r>
      <w:r w:rsidRPr="008502D9">
        <w:rPr>
          <w:rtl/>
          <w:lang w:bidi="ar-SA"/>
        </w:rPr>
        <w:t xml:space="preserve">; </w:t>
      </w:r>
      <w:r w:rsidR="008234EC">
        <w:rPr>
          <w:rtl/>
        </w:rPr>
        <w:t>ד'</w:t>
      </w:r>
      <w:r w:rsidRPr="008502D9">
        <w:rPr>
          <w:rtl/>
          <w:lang w:bidi="ar-SA"/>
        </w:rPr>
        <w:t xml:space="preserve"> </w:t>
      </w:r>
      <w:r w:rsidRPr="008502D9">
        <w:rPr>
          <w:rtl/>
        </w:rPr>
        <w:t>משחזרת</w:t>
      </w:r>
      <w:r w:rsidRPr="008502D9">
        <w:rPr>
          <w:rtl/>
          <w:lang w:bidi="ar-SA"/>
        </w:rPr>
        <w:t xml:space="preserve"> </w:t>
      </w:r>
      <w:r w:rsidRPr="008502D9">
        <w:rPr>
          <w:rtl/>
        </w:rPr>
        <w:t>כי</w:t>
      </w:r>
      <w:r w:rsidRPr="008502D9">
        <w:rPr>
          <w:rtl/>
          <w:lang w:bidi="ar-SA"/>
        </w:rPr>
        <w:t xml:space="preserve"> "</w:t>
      </w:r>
      <w:r w:rsidRPr="008502D9">
        <w:rPr>
          <w:rtl/>
        </w:rPr>
        <w:t>הקשר</w:t>
      </w:r>
      <w:r w:rsidRPr="008502D9">
        <w:rPr>
          <w:rtl/>
          <w:lang w:bidi="ar-SA"/>
        </w:rPr>
        <w:t xml:space="preserve"> </w:t>
      </w:r>
      <w:r w:rsidRPr="008502D9">
        <w:rPr>
          <w:rtl/>
        </w:rPr>
        <w:t>עם</w:t>
      </w:r>
      <w:r w:rsidRPr="008502D9">
        <w:rPr>
          <w:rtl/>
          <w:lang w:bidi="ar-SA"/>
        </w:rPr>
        <w:t xml:space="preserve"> </w:t>
      </w:r>
      <w:r w:rsidRPr="008502D9">
        <w:rPr>
          <w:rtl/>
        </w:rPr>
        <w:t>המחנך</w:t>
      </w:r>
      <w:r w:rsidRPr="008502D9">
        <w:rPr>
          <w:rtl/>
          <w:lang w:bidi="ar-SA"/>
        </w:rPr>
        <w:t xml:space="preserve"> </w:t>
      </w:r>
      <w:r w:rsidRPr="008502D9">
        <w:rPr>
          <w:rtl/>
        </w:rPr>
        <w:t>כמובן</w:t>
      </w:r>
      <w:r w:rsidRPr="008502D9">
        <w:rPr>
          <w:rtl/>
          <w:lang w:bidi="ar-SA"/>
        </w:rPr>
        <w:t xml:space="preserve"> </w:t>
      </w:r>
      <w:r w:rsidRPr="008502D9">
        <w:rPr>
          <w:rtl/>
        </w:rPr>
        <w:t>שהוא</w:t>
      </w:r>
      <w:r w:rsidRPr="008502D9">
        <w:rPr>
          <w:rtl/>
          <w:lang w:bidi="ar-SA"/>
        </w:rPr>
        <w:t xml:space="preserve"> </w:t>
      </w:r>
      <w:r w:rsidRPr="008502D9">
        <w:rPr>
          <w:rtl/>
        </w:rPr>
        <w:t>היה</w:t>
      </w:r>
      <w:r w:rsidRPr="008502D9">
        <w:rPr>
          <w:rtl/>
          <w:lang w:bidi="ar-SA"/>
        </w:rPr>
        <w:t xml:space="preserve"> </w:t>
      </w:r>
      <w:r w:rsidRPr="008502D9">
        <w:rPr>
          <w:rtl/>
        </w:rPr>
        <w:t>מאוד</w:t>
      </w:r>
      <w:r w:rsidRPr="008502D9">
        <w:rPr>
          <w:rtl/>
          <w:lang w:bidi="ar-SA"/>
        </w:rPr>
        <w:t xml:space="preserve"> </w:t>
      </w:r>
      <w:r w:rsidRPr="008502D9">
        <w:rPr>
          <w:rtl/>
        </w:rPr>
        <w:t>מאוד</w:t>
      </w:r>
      <w:r w:rsidRPr="008502D9">
        <w:rPr>
          <w:rtl/>
          <w:lang w:bidi="ar-SA"/>
        </w:rPr>
        <w:t xml:space="preserve"> </w:t>
      </w:r>
      <w:r w:rsidRPr="008502D9">
        <w:rPr>
          <w:rtl/>
        </w:rPr>
        <w:t>מיוחד</w:t>
      </w:r>
      <w:r w:rsidR="004500D6">
        <w:rPr>
          <w:rtl/>
        </w:rPr>
        <w:t xml:space="preserve"> אה... </w:t>
      </w:r>
      <w:r w:rsidRPr="008502D9">
        <w:rPr>
          <w:rtl/>
        </w:rPr>
        <w:t>שזה</w:t>
      </w:r>
      <w:r w:rsidRPr="008502D9">
        <w:rPr>
          <w:rtl/>
          <w:lang w:bidi="ar-SA"/>
        </w:rPr>
        <w:t xml:space="preserve"> </w:t>
      </w:r>
      <w:r w:rsidRPr="008502D9">
        <w:rPr>
          <w:rtl/>
        </w:rPr>
        <w:t>זה</w:t>
      </w:r>
      <w:r w:rsidRPr="008502D9">
        <w:rPr>
          <w:rtl/>
          <w:lang w:bidi="ar-SA"/>
        </w:rPr>
        <w:t xml:space="preserve"> </w:t>
      </w:r>
      <w:r w:rsidRPr="008502D9">
        <w:rPr>
          <w:rtl/>
        </w:rPr>
        <w:t>ממש</w:t>
      </w:r>
      <w:r w:rsidRPr="008502D9">
        <w:rPr>
          <w:rtl/>
          <w:lang w:bidi="ar-SA"/>
        </w:rPr>
        <w:t xml:space="preserve"> </w:t>
      </w:r>
      <w:r w:rsidRPr="008502D9">
        <w:rPr>
          <w:rtl/>
        </w:rPr>
        <w:t>כמו</w:t>
      </w:r>
      <w:r w:rsidRPr="008502D9">
        <w:rPr>
          <w:rtl/>
          <w:lang w:bidi="ar-SA"/>
        </w:rPr>
        <w:t xml:space="preserve"> </w:t>
      </w:r>
      <w:r w:rsidRPr="008502D9">
        <w:rPr>
          <w:rtl/>
        </w:rPr>
        <w:t>עוד</w:t>
      </w:r>
      <w:r w:rsidRPr="008502D9">
        <w:rPr>
          <w:rtl/>
          <w:lang w:bidi="ar-SA"/>
        </w:rPr>
        <w:t xml:space="preserve"> </w:t>
      </w:r>
      <w:r w:rsidRPr="008502D9">
        <w:rPr>
          <w:rtl/>
        </w:rPr>
        <w:t>הורה</w:t>
      </w:r>
      <w:r w:rsidRPr="008502D9">
        <w:rPr>
          <w:rtl/>
          <w:lang w:bidi="ar-SA"/>
        </w:rPr>
        <w:t xml:space="preserve">. </w:t>
      </w:r>
      <w:r w:rsidRPr="008502D9">
        <w:rPr>
          <w:rtl/>
        </w:rPr>
        <w:t>זה</w:t>
      </w:r>
      <w:r w:rsidRPr="008502D9">
        <w:rPr>
          <w:rtl/>
          <w:lang w:bidi="ar-SA"/>
        </w:rPr>
        <w:t xml:space="preserve"> </w:t>
      </w:r>
      <w:r w:rsidRPr="008502D9">
        <w:rPr>
          <w:rtl/>
        </w:rPr>
        <w:t>ממש</w:t>
      </w:r>
      <w:r w:rsidRPr="008502D9">
        <w:rPr>
          <w:rtl/>
          <w:lang w:bidi="ar-SA"/>
        </w:rPr>
        <w:t xml:space="preserve"> </w:t>
      </w:r>
      <w:r w:rsidRPr="008502D9">
        <w:rPr>
          <w:rtl/>
        </w:rPr>
        <w:t>ראיתי</w:t>
      </w:r>
      <w:r w:rsidRPr="008502D9">
        <w:rPr>
          <w:rtl/>
          <w:lang w:bidi="ar-SA"/>
        </w:rPr>
        <w:t xml:space="preserve"> </w:t>
      </w:r>
      <w:r w:rsidRPr="008502D9">
        <w:rPr>
          <w:rtl/>
        </w:rPr>
        <w:t>אותו</w:t>
      </w:r>
      <w:r w:rsidRPr="008502D9">
        <w:rPr>
          <w:rtl/>
          <w:lang w:bidi="ar-SA"/>
        </w:rPr>
        <w:t xml:space="preserve"> </w:t>
      </w:r>
      <w:r w:rsidRPr="008502D9">
        <w:rPr>
          <w:rtl/>
        </w:rPr>
        <w:t>יותר</w:t>
      </w:r>
      <w:r w:rsidRPr="008502D9">
        <w:rPr>
          <w:rtl/>
          <w:lang w:bidi="ar-SA"/>
        </w:rPr>
        <w:t xml:space="preserve"> </w:t>
      </w:r>
      <w:r w:rsidRPr="008502D9">
        <w:rPr>
          <w:rtl/>
        </w:rPr>
        <w:t>שעות</w:t>
      </w:r>
      <w:r w:rsidRPr="008502D9">
        <w:rPr>
          <w:rtl/>
          <w:lang w:bidi="ar-SA"/>
        </w:rPr>
        <w:t xml:space="preserve"> </w:t>
      </w:r>
      <w:r w:rsidRPr="008502D9">
        <w:rPr>
          <w:rtl/>
        </w:rPr>
        <w:t>מ</w:t>
      </w:r>
      <w:r w:rsidR="007042D2">
        <w:rPr>
          <w:rFonts w:hint="cs"/>
          <w:rtl/>
        </w:rPr>
        <w:t>מה ש</w:t>
      </w:r>
      <w:r w:rsidRPr="008502D9">
        <w:rPr>
          <w:rtl/>
        </w:rPr>
        <w:t>ראיתי</w:t>
      </w:r>
      <w:r w:rsidRPr="008502D9">
        <w:rPr>
          <w:rtl/>
          <w:lang w:bidi="ar-SA"/>
        </w:rPr>
        <w:t xml:space="preserve"> </w:t>
      </w:r>
      <w:r w:rsidRPr="008502D9">
        <w:rPr>
          <w:rtl/>
        </w:rPr>
        <w:t>את</w:t>
      </w:r>
      <w:r w:rsidRPr="008502D9">
        <w:rPr>
          <w:rtl/>
          <w:lang w:bidi="ar-SA"/>
        </w:rPr>
        <w:t xml:space="preserve"> </w:t>
      </w:r>
      <w:r w:rsidRPr="008502D9">
        <w:rPr>
          <w:rtl/>
        </w:rPr>
        <w:t>ההורים</w:t>
      </w:r>
      <w:r w:rsidRPr="008502D9">
        <w:rPr>
          <w:rtl/>
          <w:lang w:bidi="ar-SA"/>
        </w:rPr>
        <w:t xml:space="preserve"> </w:t>
      </w:r>
      <w:r w:rsidRPr="008502D9">
        <w:rPr>
          <w:rtl/>
        </w:rPr>
        <w:t>שלי</w:t>
      </w:r>
      <w:r w:rsidRPr="008502D9">
        <w:rPr>
          <w:rtl/>
          <w:lang w:bidi="ar-SA"/>
        </w:rPr>
        <w:t xml:space="preserve"> </w:t>
      </w:r>
      <w:r w:rsidRPr="008502D9">
        <w:rPr>
          <w:rtl/>
        </w:rPr>
        <w:t>בעצם</w:t>
      </w:r>
      <w:r w:rsidRPr="008502D9">
        <w:rPr>
          <w:rtl/>
          <w:lang w:bidi="ar-SA"/>
        </w:rPr>
        <w:t xml:space="preserve">". </w:t>
      </w:r>
      <w:r w:rsidRPr="008502D9">
        <w:rPr>
          <w:rtl/>
        </w:rPr>
        <w:t>יציבות</w:t>
      </w:r>
      <w:r w:rsidRPr="008502D9">
        <w:rPr>
          <w:rtl/>
          <w:lang w:bidi="ar-SA"/>
        </w:rPr>
        <w:t xml:space="preserve"> </w:t>
      </w:r>
      <w:r w:rsidRPr="008502D9">
        <w:rPr>
          <w:rtl/>
        </w:rPr>
        <w:t>זו</w:t>
      </w:r>
      <w:r w:rsidRPr="008502D9">
        <w:rPr>
          <w:rtl/>
          <w:lang w:bidi="ar-SA"/>
        </w:rPr>
        <w:t xml:space="preserve"> </w:t>
      </w:r>
      <w:r w:rsidRPr="008502D9">
        <w:rPr>
          <w:rtl/>
        </w:rPr>
        <w:t>שימשה</w:t>
      </w:r>
      <w:r w:rsidRPr="008502D9">
        <w:rPr>
          <w:rtl/>
          <w:lang w:bidi="ar-SA"/>
        </w:rPr>
        <w:t xml:space="preserve"> </w:t>
      </w:r>
      <w:r w:rsidRPr="008502D9">
        <w:rPr>
          <w:rtl/>
        </w:rPr>
        <w:t>עבורה</w:t>
      </w:r>
      <w:r w:rsidRPr="008502D9">
        <w:rPr>
          <w:rtl/>
          <w:lang w:bidi="ar-SA"/>
        </w:rPr>
        <w:t xml:space="preserve"> </w:t>
      </w:r>
      <w:r w:rsidRPr="008502D9">
        <w:rPr>
          <w:rtl/>
        </w:rPr>
        <w:t>כעוגן</w:t>
      </w:r>
      <w:r w:rsidRPr="008502D9">
        <w:rPr>
          <w:rtl/>
          <w:lang w:bidi="ar-SA"/>
        </w:rPr>
        <w:t xml:space="preserve"> </w:t>
      </w:r>
      <w:r w:rsidRPr="008502D9">
        <w:rPr>
          <w:rtl/>
        </w:rPr>
        <w:t>פסיכולוגי</w:t>
      </w:r>
      <w:r w:rsidRPr="008502D9">
        <w:rPr>
          <w:rtl/>
          <w:lang w:bidi="ar-SA"/>
        </w:rPr>
        <w:t xml:space="preserve"> </w:t>
      </w:r>
      <w:r w:rsidRPr="008502D9">
        <w:rPr>
          <w:rtl/>
        </w:rPr>
        <w:t>קריטי</w:t>
      </w:r>
      <w:r w:rsidRPr="008502D9">
        <w:rPr>
          <w:rtl/>
          <w:lang w:bidi="ar-SA"/>
        </w:rPr>
        <w:t xml:space="preserve"> </w:t>
      </w:r>
      <w:r w:rsidRPr="008502D9">
        <w:rPr>
          <w:rtl/>
        </w:rPr>
        <w:t>במהלך</w:t>
      </w:r>
      <w:r w:rsidRPr="008502D9">
        <w:rPr>
          <w:rtl/>
          <w:lang w:bidi="ar-SA"/>
        </w:rPr>
        <w:t xml:space="preserve"> </w:t>
      </w:r>
      <w:r w:rsidRPr="008502D9">
        <w:rPr>
          <w:rtl/>
        </w:rPr>
        <w:t>גירושי</w:t>
      </w:r>
      <w:r w:rsidRPr="008502D9">
        <w:rPr>
          <w:rtl/>
          <w:lang w:bidi="ar-SA"/>
        </w:rPr>
        <w:t xml:space="preserve"> </w:t>
      </w:r>
      <w:r w:rsidRPr="008502D9">
        <w:rPr>
          <w:rtl/>
        </w:rPr>
        <w:t>הוריה</w:t>
      </w:r>
      <w:r w:rsidRPr="008502D9">
        <w:rPr>
          <w:rtl/>
          <w:lang w:bidi="ar-SA"/>
        </w:rPr>
        <w:t xml:space="preserve">. </w:t>
      </w:r>
      <w:r w:rsidR="000502D8">
        <w:rPr>
          <w:rtl/>
        </w:rPr>
        <w:t>ל'</w:t>
      </w:r>
      <w:r w:rsidRPr="008502D9">
        <w:rPr>
          <w:rtl/>
          <w:lang w:bidi="ar-SA"/>
        </w:rPr>
        <w:t xml:space="preserve"> </w:t>
      </w:r>
      <w:r w:rsidRPr="008502D9">
        <w:rPr>
          <w:rtl/>
        </w:rPr>
        <w:t>מתארת</w:t>
      </w:r>
      <w:r w:rsidRPr="008502D9">
        <w:rPr>
          <w:rtl/>
          <w:lang w:bidi="ar-SA"/>
        </w:rPr>
        <w:t xml:space="preserve"> </w:t>
      </w:r>
      <w:r w:rsidRPr="008502D9">
        <w:rPr>
          <w:rtl/>
        </w:rPr>
        <w:t>חוויה</w:t>
      </w:r>
      <w:r w:rsidRPr="008502D9">
        <w:rPr>
          <w:rtl/>
          <w:lang w:bidi="ar-SA"/>
        </w:rPr>
        <w:t xml:space="preserve"> </w:t>
      </w:r>
      <w:r w:rsidRPr="008502D9">
        <w:rPr>
          <w:rtl/>
        </w:rPr>
        <w:t>דומה</w:t>
      </w:r>
      <w:r w:rsidRPr="008502D9">
        <w:rPr>
          <w:rtl/>
          <w:lang w:bidi="ar-SA"/>
        </w:rPr>
        <w:t xml:space="preserve"> </w:t>
      </w:r>
      <w:r w:rsidRPr="008502D9">
        <w:rPr>
          <w:rtl/>
        </w:rPr>
        <w:t>בתיכון</w:t>
      </w:r>
      <w:r w:rsidR="00451963">
        <w:rPr>
          <w:rtl/>
        </w:rPr>
        <w:t>,</w:t>
      </w:r>
      <w:r w:rsidRPr="008502D9">
        <w:rPr>
          <w:rtl/>
          <w:lang w:bidi="ar-SA"/>
        </w:rPr>
        <w:t xml:space="preserve"> </w:t>
      </w:r>
      <w:r w:rsidRPr="008502D9">
        <w:rPr>
          <w:rtl/>
        </w:rPr>
        <w:t>ומציינת</w:t>
      </w:r>
      <w:r w:rsidRPr="008502D9">
        <w:rPr>
          <w:rtl/>
          <w:lang w:bidi="ar-SA"/>
        </w:rPr>
        <w:t xml:space="preserve"> </w:t>
      </w:r>
      <w:r w:rsidRPr="008502D9">
        <w:rPr>
          <w:rtl/>
        </w:rPr>
        <w:t>כי</w:t>
      </w:r>
      <w:r w:rsidRPr="008502D9">
        <w:rPr>
          <w:rtl/>
          <w:lang w:bidi="ar-SA"/>
        </w:rPr>
        <w:t xml:space="preserve"> </w:t>
      </w:r>
      <w:r w:rsidRPr="008502D9">
        <w:rPr>
          <w:rtl/>
        </w:rPr>
        <w:t>חשה</w:t>
      </w:r>
      <w:r w:rsidRPr="008502D9">
        <w:rPr>
          <w:rtl/>
          <w:lang w:bidi="ar-SA"/>
        </w:rPr>
        <w:t xml:space="preserve"> "</w:t>
      </w:r>
      <w:r w:rsidRPr="008502D9">
        <w:rPr>
          <w:rtl/>
        </w:rPr>
        <w:t>שיש</w:t>
      </w:r>
      <w:r w:rsidRPr="008502D9">
        <w:rPr>
          <w:rtl/>
          <w:lang w:bidi="ar-SA"/>
        </w:rPr>
        <w:t xml:space="preserve"> </w:t>
      </w:r>
      <w:r w:rsidRPr="008502D9">
        <w:rPr>
          <w:rtl/>
        </w:rPr>
        <w:t>מעטפת</w:t>
      </w:r>
      <w:r w:rsidRPr="008502D9">
        <w:rPr>
          <w:rtl/>
          <w:lang w:bidi="ar-SA"/>
        </w:rPr>
        <w:t xml:space="preserve"> </w:t>
      </w:r>
      <w:r w:rsidRPr="008502D9">
        <w:rPr>
          <w:rtl/>
        </w:rPr>
        <w:t>של</w:t>
      </w:r>
      <w:r w:rsidRPr="008502D9">
        <w:rPr>
          <w:rtl/>
          <w:lang w:bidi="ar-SA"/>
        </w:rPr>
        <w:t xml:space="preserve"> </w:t>
      </w:r>
      <w:r w:rsidRPr="008502D9">
        <w:rPr>
          <w:rtl/>
        </w:rPr>
        <w:t>אנשים</w:t>
      </w:r>
      <w:r w:rsidRPr="008502D9">
        <w:rPr>
          <w:rtl/>
          <w:lang w:bidi="ar-SA"/>
        </w:rPr>
        <w:t xml:space="preserve"> </w:t>
      </w:r>
      <w:r w:rsidRPr="008502D9">
        <w:rPr>
          <w:rtl/>
        </w:rPr>
        <w:t>שהם</w:t>
      </w:r>
      <w:r w:rsidRPr="008502D9">
        <w:rPr>
          <w:rtl/>
          <w:lang w:bidi="ar-SA"/>
        </w:rPr>
        <w:t xml:space="preserve"> </w:t>
      </w:r>
      <w:r w:rsidRPr="008502D9">
        <w:rPr>
          <w:rtl/>
        </w:rPr>
        <w:t>רוצים</w:t>
      </w:r>
      <w:r w:rsidRPr="008502D9">
        <w:rPr>
          <w:rtl/>
          <w:lang w:bidi="ar-SA"/>
        </w:rPr>
        <w:t xml:space="preserve"> </w:t>
      </w:r>
      <w:r w:rsidRPr="008502D9">
        <w:rPr>
          <w:rtl/>
        </w:rPr>
        <w:t>להיות</w:t>
      </w:r>
      <w:r w:rsidRPr="008502D9">
        <w:rPr>
          <w:rtl/>
          <w:lang w:bidi="ar-SA"/>
        </w:rPr>
        <w:t xml:space="preserve"> </w:t>
      </w:r>
      <w:r w:rsidRPr="008502D9">
        <w:rPr>
          <w:rtl/>
        </w:rPr>
        <w:t>שהם</w:t>
      </w:r>
      <w:r w:rsidRPr="008502D9">
        <w:rPr>
          <w:rtl/>
          <w:lang w:bidi="ar-SA"/>
        </w:rPr>
        <w:t xml:space="preserve"> </w:t>
      </w:r>
      <w:r w:rsidRPr="008502D9">
        <w:rPr>
          <w:rtl/>
        </w:rPr>
        <w:t>בשבילי</w:t>
      </w:r>
      <w:r w:rsidRPr="008502D9">
        <w:rPr>
          <w:rtl/>
          <w:lang w:bidi="ar-SA"/>
        </w:rPr>
        <w:t>"</w:t>
      </w:r>
      <w:r w:rsidR="00451963">
        <w:rPr>
          <w:rtl/>
        </w:rPr>
        <w:t>,</w:t>
      </w:r>
      <w:r w:rsidRPr="008502D9">
        <w:rPr>
          <w:rtl/>
          <w:lang w:bidi="ar-SA"/>
        </w:rPr>
        <w:t xml:space="preserve"> </w:t>
      </w:r>
      <w:r w:rsidRPr="008502D9">
        <w:rPr>
          <w:rtl/>
        </w:rPr>
        <w:t>ומעמתת</w:t>
      </w:r>
      <w:r w:rsidRPr="008502D9">
        <w:rPr>
          <w:rtl/>
          <w:lang w:bidi="ar-SA"/>
        </w:rPr>
        <w:t xml:space="preserve"> </w:t>
      </w:r>
      <w:r w:rsidRPr="008502D9">
        <w:rPr>
          <w:rtl/>
        </w:rPr>
        <w:t>חוויה</w:t>
      </w:r>
      <w:r w:rsidRPr="008502D9">
        <w:rPr>
          <w:rtl/>
          <w:lang w:bidi="ar-SA"/>
        </w:rPr>
        <w:t xml:space="preserve"> </w:t>
      </w:r>
      <w:r w:rsidRPr="008502D9">
        <w:rPr>
          <w:rtl/>
        </w:rPr>
        <w:t>זו</w:t>
      </w:r>
      <w:r w:rsidRPr="008502D9">
        <w:rPr>
          <w:rtl/>
          <w:lang w:bidi="ar-SA"/>
        </w:rPr>
        <w:t xml:space="preserve"> </w:t>
      </w:r>
      <w:r w:rsidRPr="008502D9">
        <w:rPr>
          <w:rtl/>
        </w:rPr>
        <w:t>של</w:t>
      </w:r>
      <w:r w:rsidRPr="008502D9">
        <w:rPr>
          <w:rtl/>
          <w:lang w:bidi="ar-SA"/>
        </w:rPr>
        <w:t xml:space="preserve"> </w:t>
      </w:r>
      <w:r w:rsidRPr="008502D9">
        <w:rPr>
          <w:rtl/>
        </w:rPr>
        <w:t>אהבה</w:t>
      </w:r>
      <w:r w:rsidRPr="008502D9">
        <w:rPr>
          <w:rtl/>
          <w:lang w:bidi="ar-SA"/>
        </w:rPr>
        <w:t xml:space="preserve"> </w:t>
      </w:r>
      <w:r w:rsidRPr="008502D9">
        <w:rPr>
          <w:rtl/>
        </w:rPr>
        <w:t>מוסדית</w:t>
      </w:r>
      <w:r w:rsidRPr="008502D9">
        <w:rPr>
          <w:rtl/>
          <w:lang w:bidi="ar-SA"/>
        </w:rPr>
        <w:t xml:space="preserve"> </w:t>
      </w:r>
      <w:r w:rsidRPr="008502D9">
        <w:rPr>
          <w:rtl/>
        </w:rPr>
        <w:t>עם</w:t>
      </w:r>
      <w:r w:rsidRPr="008502D9">
        <w:rPr>
          <w:rtl/>
          <w:lang w:bidi="ar-SA"/>
        </w:rPr>
        <w:t xml:space="preserve"> </w:t>
      </w:r>
      <w:r w:rsidRPr="008502D9">
        <w:rPr>
          <w:rtl/>
        </w:rPr>
        <w:t>מציאות</w:t>
      </w:r>
      <w:r w:rsidRPr="008502D9">
        <w:rPr>
          <w:rtl/>
          <w:lang w:bidi="ar-SA"/>
        </w:rPr>
        <w:t xml:space="preserve"> </w:t>
      </w:r>
      <w:r w:rsidRPr="008502D9">
        <w:rPr>
          <w:rtl/>
        </w:rPr>
        <w:t>הניכור</w:t>
      </w:r>
      <w:r w:rsidRPr="008502D9">
        <w:rPr>
          <w:rtl/>
          <w:lang w:bidi="ar-SA"/>
        </w:rPr>
        <w:t xml:space="preserve"> </w:t>
      </w:r>
      <w:r w:rsidRPr="008502D9">
        <w:rPr>
          <w:rtl/>
        </w:rPr>
        <w:t>שפגשה</w:t>
      </w:r>
      <w:r w:rsidRPr="008502D9">
        <w:rPr>
          <w:rtl/>
          <w:lang w:bidi="ar-SA"/>
        </w:rPr>
        <w:t xml:space="preserve"> </w:t>
      </w:r>
      <w:r w:rsidRPr="008502D9">
        <w:rPr>
          <w:rtl/>
        </w:rPr>
        <w:t>בחדרי</w:t>
      </w:r>
      <w:r w:rsidRPr="008502D9">
        <w:rPr>
          <w:rtl/>
          <w:lang w:bidi="ar-SA"/>
        </w:rPr>
        <w:t xml:space="preserve"> </w:t>
      </w:r>
      <w:r w:rsidRPr="008502D9">
        <w:rPr>
          <w:rtl/>
        </w:rPr>
        <w:t>מורים</w:t>
      </w:r>
      <w:r w:rsidRPr="008502D9">
        <w:rPr>
          <w:rtl/>
          <w:lang w:bidi="ar-SA"/>
        </w:rPr>
        <w:t xml:space="preserve"> </w:t>
      </w:r>
      <w:r w:rsidRPr="008502D9">
        <w:rPr>
          <w:rtl/>
        </w:rPr>
        <w:t>במערכת</w:t>
      </w:r>
      <w:r w:rsidRPr="008502D9">
        <w:rPr>
          <w:rtl/>
          <w:lang w:bidi="ar-SA"/>
        </w:rPr>
        <w:t xml:space="preserve"> </w:t>
      </w:r>
      <w:r w:rsidRPr="008502D9">
        <w:rPr>
          <w:rtl/>
        </w:rPr>
        <w:t>הממלכתית</w:t>
      </w:r>
      <w:r w:rsidR="00451963">
        <w:rPr>
          <w:rtl/>
        </w:rPr>
        <w:t>,</w:t>
      </w:r>
      <w:r w:rsidRPr="008502D9">
        <w:rPr>
          <w:rtl/>
          <w:lang w:bidi="ar-SA"/>
        </w:rPr>
        <w:t xml:space="preserve"> </w:t>
      </w:r>
      <w:r w:rsidRPr="008502D9">
        <w:rPr>
          <w:rtl/>
        </w:rPr>
        <w:t>שם</w:t>
      </w:r>
      <w:r w:rsidRPr="008502D9">
        <w:rPr>
          <w:rtl/>
          <w:lang w:bidi="ar-SA"/>
        </w:rPr>
        <w:t xml:space="preserve"> </w:t>
      </w:r>
      <w:r w:rsidRPr="008502D9">
        <w:rPr>
          <w:rtl/>
        </w:rPr>
        <w:t>נחשפה</w:t>
      </w:r>
      <w:r w:rsidRPr="008502D9">
        <w:rPr>
          <w:rtl/>
          <w:lang w:bidi="ar-SA"/>
        </w:rPr>
        <w:t xml:space="preserve"> </w:t>
      </w:r>
      <w:r w:rsidRPr="008502D9">
        <w:rPr>
          <w:rtl/>
        </w:rPr>
        <w:t>לשיח</w:t>
      </w:r>
      <w:r w:rsidRPr="008502D9">
        <w:rPr>
          <w:rtl/>
          <w:lang w:bidi="ar-SA"/>
        </w:rPr>
        <w:t xml:space="preserve"> </w:t>
      </w:r>
      <w:r w:rsidRPr="008502D9">
        <w:rPr>
          <w:rtl/>
        </w:rPr>
        <w:t>מנוכר</w:t>
      </w:r>
      <w:r w:rsidRPr="008502D9">
        <w:rPr>
          <w:rtl/>
          <w:lang w:bidi="ar-SA"/>
        </w:rPr>
        <w:t xml:space="preserve"> </w:t>
      </w:r>
      <w:r w:rsidRPr="008502D9">
        <w:rPr>
          <w:rtl/>
        </w:rPr>
        <w:t>ומבזה</w:t>
      </w:r>
      <w:r w:rsidRPr="008502D9">
        <w:rPr>
          <w:rtl/>
          <w:lang w:bidi="ar-SA"/>
        </w:rPr>
        <w:t xml:space="preserve"> </w:t>
      </w:r>
      <w:r w:rsidRPr="008502D9">
        <w:rPr>
          <w:rtl/>
        </w:rPr>
        <w:t>כלפי</w:t>
      </w:r>
      <w:r w:rsidRPr="008502D9">
        <w:rPr>
          <w:rtl/>
          <w:lang w:bidi="ar-SA"/>
        </w:rPr>
        <w:t xml:space="preserve"> </w:t>
      </w:r>
      <w:r w:rsidRPr="008502D9">
        <w:rPr>
          <w:rtl/>
        </w:rPr>
        <w:t>ילדים</w:t>
      </w:r>
      <w:r w:rsidRPr="008502D9">
        <w:rPr>
          <w:rtl/>
          <w:lang w:bidi="ar-SA"/>
        </w:rPr>
        <w:t xml:space="preserve"> (</w:t>
      </w:r>
      <w:r w:rsidRPr="008502D9">
        <w:rPr>
          <w:rtl/>
        </w:rPr>
        <w:t>גולדשמידט</w:t>
      </w:r>
      <w:r w:rsidR="00451963">
        <w:rPr>
          <w:rtl/>
        </w:rPr>
        <w:t>,</w:t>
      </w:r>
      <w:r w:rsidR="00FD32F5">
        <w:rPr>
          <w:rFonts w:hint="cs"/>
          <w:rtl/>
        </w:rPr>
        <w:t xml:space="preserve"> 2013</w:t>
      </w:r>
      <w:r w:rsidRPr="008502D9">
        <w:rPr>
          <w:rtl/>
          <w:lang w:bidi="ar-SA"/>
        </w:rPr>
        <w:t xml:space="preserve">). </w:t>
      </w:r>
      <w:r w:rsidRPr="008502D9">
        <w:rPr>
          <w:rtl/>
        </w:rPr>
        <w:t>הממצאים</w:t>
      </w:r>
      <w:r w:rsidRPr="008502D9">
        <w:rPr>
          <w:rtl/>
          <w:lang w:bidi="ar-SA"/>
        </w:rPr>
        <w:t xml:space="preserve"> </w:t>
      </w:r>
      <w:r w:rsidRPr="008502D9">
        <w:rPr>
          <w:rtl/>
        </w:rPr>
        <w:t>מחזקים</w:t>
      </w:r>
      <w:r w:rsidRPr="008502D9">
        <w:rPr>
          <w:rtl/>
          <w:lang w:bidi="ar-SA"/>
        </w:rPr>
        <w:t xml:space="preserve"> </w:t>
      </w:r>
      <w:r w:rsidRPr="008502D9">
        <w:rPr>
          <w:rtl/>
        </w:rPr>
        <w:t>את</w:t>
      </w:r>
      <w:r w:rsidRPr="008502D9">
        <w:rPr>
          <w:rtl/>
          <w:lang w:bidi="ar-SA"/>
        </w:rPr>
        <w:t xml:space="preserve"> </w:t>
      </w:r>
      <w:r w:rsidRPr="008502D9">
        <w:rPr>
          <w:rtl/>
        </w:rPr>
        <w:t>עמדת</w:t>
      </w:r>
      <w:r w:rsidRPr="008502D9">
        <w:rPr>
          <w:rtl/>
          <w:lang w:bidi="ar-SA"/>
        </w:rPr>
        <w:t xml:space="preserve"> </w:t>
      </w:r>
      <w:r w:rsidR="00466380">
        <w:rPr>
          <w:rtl/>
        </w:rPr>
        <w:t>קורט לוין</w:t>
      </w:r>
      <w:r w:rsidRPr="008502D9">
        <w:rPr>
          <w:rtl/>
          <w:lang w:bidi="ar-SA"/>
        </w:rPr>
        <w:t xml:space="preserve"> (</w:t>
      </w:r>
      <w:r w:rsidR="00FD32F5">
        <w:rPr>
          <w:lang w:bidi="ar-SA"/>
        </w:rPr>
        <w:t>Lewin, 1951</w:t>
      </w:r>
      <w:r w:rsidRPr="008502D9">
        <w:rPr>
          <w:rtl/>
          <w:lang w:bidi="ar-SA"/>
        </w:rPr>
        <w:t xml:space="preserve">) </w:t>
      </w:r>
      <w:r w:rsidRPr="008502D9">
        <w:rPr>
          <w:rtl/>
        </w:rPr>
        <w:t>ולב</w:t>
      </w:r>
      <w:r w:rsidRPr="008502D9">
        <w:rPr>
          <w:rtl/>
          <w:lang w:bidi="ar-SA"/>
        </w:rPr>
        <w:t xml:space="preserve"> </w:t>
      </w:r>
      <w:r w:rsidRPr="008502D9">
        <w:rPr>
          <w:rtl/>
        </w:rPr>
        <w:t>ויגוצקי</w:t>
      </w:r>
      <w:r w:rsidRPr="008502D9">
        <w:rPr>
          <w:rtl/>
          <w:lang w:bidi="ar-SA"/>
        </w:rPr>
        <w:t xml:space="preserve"> (</w:t>
      </w:r>
      <w:r w:rsidR="005B6DAF" w:rsidRPr="005B6DAF">
        <w:rPr>
          <w:lang w:bidi="ar-SA"/>
        </w:rPr>
        <w:t>Vygotsky, 1978</w:t>
      </w:r>
      <w:r w:rsidRPr="008502D9">
        <w:rPr>
          <w:rtl/>
          <w:lang w:bidi="ar-SA"/>
        </w:rPr>
        <w:t xml:space="preserve">) </w:t>
      </w:r>
      <w:r w:rsidRPr="008502D9">
        <w:rPr>
          <w:rtl/>
        </w:rPr>
        <w:t>כי</w:t>
      </w:r>
      <w:r w:rsidRPr="008502D9">
        <w:rPr>
          <w:rtl/>
          <w:lang w:bidi="ar-SA"/>
        </w:rPr>
        <w:t xml:space="preserve"> </w:t>
      </w:r>
      <w:r w:rsidRPr="008502D9">
        <w:rPr>
          <w:rtl/>
        </w:rPr>
        <w:t>למידה</w:t>
      </w:r>
      <w:r w:rsidRPr="008502D9">
        <w:rPr>
          <w:rtl/>
          <w:lang w:bidi="ar-SA"/>
        </w:rPr>
        <w:t xml:space="preserve"> </w:t>
      </w:r>
      <w:r w:rsidRPr="008502D9">
        <w:rPr>
          <w:rtl/>
        </w:rPr>
        <w:t>וצמיחה</w:t>
      </w:r>
      <w:r w:rsidRPr="008502D9">
        <w:rPr>
          <w:rtl/>
          <w:lang w:bidi="ar-SA"/>
        </w:rPr>
        <w:t xml:space="preserve"> </w:t>
      </w:r>
      <w:r w:rsidRPr="008502D9">
        <w:rPr>
          <w:rtl/>
        </w:rPr>
        <w:t>רגשית</w:t>
      </w:r>
      <w:r w:rsidRPr="008502D9">
        <w:rPr>
          <w:rtl/>
          <w:lang w:bidi="ar-SA"/>
        </w:rPr>
        <w:t xml:space="preserve"> </w:t>
      </w:r>
      <w:r w:rsidRPr="008502D9">
        <w:rPr>
          <w:rtl/>
        </w:rPr>
        <w:t>מתרחשות</w:t>
      </w:r>
      <w:r w:rsidRPr="008502D9">
        <w:rPr>
          <w:rtl/>
          <w:lang w:bidi="ar-SA"/>
        </w:rPr>
        <w:t xml:space="preserve"> </w:t>
      </w:r>
      <w:r w:rsidRPr="008502D9">
        <w:rPr>
          <w:rtl/>
        </w:rPr>
        <w:t>במיטבן</w:t>
      </w:r>
      <w:r w:rsidRPr="008502D9">
        <w:rPr>
          <w:rtl/>
          <w:lang w:bidi="ar-SA"/>
        </w:rPr>
        <w:t xml:space="preserve"> </w:t>
      </w:r>
      <w:r w:rsidRPr="008502D9">
        <w:rPr>
          <w:rtl/>
        </w:rPr>
        <w:t>בתוך</w:t>
      </w:r>
      <w:r w:rsidRPr="008502D9">
        <w:rPr>
          <w:rtl/>
          <w:lang w:bidi="ar-SA"/>
        </w:rPr>
        <w:t xml:space="preserve"> </w:t>
      </w:r>
      <w:r w:rsidRPr="008502D9">
        <w:rPr>
          <w:rtl/>
        </w:rPr>
        <w:t>שדה</w:t>
      </w:r>
      <w:r w:rsidRPr="008502D9">
        <w:rPr>
          <w:rtl/>
          <w:lang w:bidi="ar-SA"/>
        </w:rPr>
        <w:t xml:space="preserve"> </w:t>
      </w:r>
      <w:r w:rsidRPr="008502D9">
        <w:rPr>
          <w:rtl/>
        </w:rPr>
        <w:t>חברתי</w:t>
      </w:r>
      <w:r w:rsidRPr="008502D9">
        <w:rPr>
          <w:rtl/>
          <w:lang w:bidi="ar-SA"/>
        </w:rPr>
        <w:t xml:space="preserve"> </w:t>
      </w:r>
      <w:r w:rsidRPr="008502D9">
        <w:rPr>
          <w:rtl/>
        </w:rPr>
        <w:t>תומך</w:t>
      </w:r>
      <w:r w:rsidRPr="008502D9">
        <w:rPr>
          <w:rtl/>
          <w:lang w:bidi="ar-SA"/>
        </w:rPr>
        <w:t xml:space="preserve">, </w:t>
      </w:r>
      <w:r w:rsidRPr="008502D9">
        <w:rPr>
          <w:rtl/>
        </w:rPr>
        <w:t>מלוכד</w:t>
      </w:r>
      <w:r w:rsidRPr="008502D9">
        <w:rPr>
          <w:rtl/>
          <w:lang w:bidi="ar-SA"/>
        </w:rPr>
        <w:t xml:space="preserve"> </w:t>
      </w:r>
      <w:r w:rsidRPr="008502D9">
        <w:rPr>
          <w:rtl/>
        </w:rPr>
        <w:t>ובטוח</w:t>
      </w:r>
      <w:r w:rsidRPr="008502D9">
        <w:rPr>
          <w:rtl/>
          <w:lang w:bidi="ar-SA"/>
        </w:rPr>
        <w:t xml:space="preserve"> </w:t>
      </w:r>
      <w:r w:rsidRPr="008502D9">
        <w:rPr>
          <w:rtl/>
        </w:rPr>
        <w:t>המפחית</w:t>
      </w:r>
      <w:r w:rsidRPr="008502D9">
        <w:rPr>
          <w:rtl/>
          <w:lang w:bidi="ar-SA"/>
        </w:rPr>
        <w:t xml:space="preserve"> </w:t>
      </w:r>
      <w:r w:rsidRPr="008502D9">
        <w:rPr>
          <w:rtl/>
        </w:rPr>
        <w:t>חרדה</w:t>
      </w:r>
      <w:r w:rsidRPr="008502D9">
        <w:rPr>
          <w:rtl/>
          <w:lang w:bidi="ar-SA"/>
        </w:rPr>
        <w:t xml:space="preserve"> </w:t>
      </w:r>
      <w:r w:rsidRPr="008502D9">
        <w:rPr>
          <w:rtl/>
        </w:rPr>
        <w:t>ומעורר</w:t>
      </w:r>
      <w:r w:rsidRPr="008502D9">
        <w:rPr>
          <w:rtl/>
          <w:lang w:bidi="ar-SA"/>
        </w:rPr>
        <w:t xml:space="preserve"> </w:t>
      </w:r>
      <w:r w:rsidRPr="008502D9">
        <w:rPr>
          <w:rtl/>
        </w:rPr>
        <w:t>מוטיבציה</w:t>
      </w:r>
      <w:r w:rsidRPr="008502D9">
        <w:rPr>
          <w:rtl/>
          <w:lang w:bidi="ar-SA"/>
        </w:rPr>
        <w:t xml:space="preserve"> </w:t>
      </w:r>
      <w:r w:rsidRPr="008502D9">
        <w:rPr>
          <w:rtl/>
        </w:rPr>
        <w:t>פנימית</w:t>
      </w:r>
      <w:r w:rsidRPr="008502D9">
        <w:rPr>
          <w:rtl/>
          <w:lang w:bidi="ar-SA"/>
        </w:rPr>
        <w:t>.</w:t>
      </w:r>
    </w:p>
    <w:p w14:paraId="0AD0F48B" w14:textId="3DDCD9F1" w:rsidR="00B16A5A" w:rsidRPr="008502D9" w:rsidRDefault="00B16A5A" w:rsidP="00B16A5A">
      <w:r w:rsidRPr="008502D9">
        <w:rPr>
          <w:rtl/>
        </w:rPr>
        <w:t>לעומת</w:t>
      </w:r>
      <w:r w:rsidRPr="008502D9">
        <w:rPr>
          <w:rtl/>
          <w:lang w:bidi="ar-SA"/>
        </w:rPr>
        <w:t xml:space="preserve"> </w:t>
      </w:r>
      <w:r w:rsidRPr="008502D9">
        <w:rPr>
          <w:rtl/>
        </w:rPr>
        <w:t>זאת</w:t>
      </w:r>
      <w:r w:rsidR="00451963">
        <w:rPr>
          <w:rtl/>
        </w:rPr>
        <w:t>,</w:t>
      </w:r>
      <w:r w:rsidRPr="008502D9">
        <w:rPr>
          <w:rtl/>
          <w:lang w:bidi="ar-SA"/>
        </w:rPr>
        <w:t xml:space="preserve"> </w:t>
      </w:r>
      <w:r w:rsidRPr="008502D9">
        <w:rPr>
          <w:rtl/>
        </w:rPr>
        <w:t>הממצאים</w:t>
      </w:r>
      <w:r w:rsidRPr="008502D9">
        <w:rPr>
          <w:rtl/>
          <w:lang w:bidi="ar-SA"/>
        </w:rPr>
        <w:t xml:space="preserve"> </w:t>
      </w:r>
      <w:r w:rsidRPr="008502D9">
        <w:rPr>
          <w:rtl/>
        </w:rPr>
        <w:t>חושפים</w:t>
      </w:r>
      <w:r w:rsidRPr="008502D9">
        <w:rPr>
          <w:rtl/>
          <w:lang w:bidi="ar-SA"/>
        </w:rPr>
        <w:t xml:space="preserve"> </w:t>
      </w:r>
      <w:r w:rsidRPr="008502D9">
        <w:rPr>
          <w:rtl/>
        </w:rPr>
        <w:t>פער</w:t>
      </w:r>
      <w:r w:rsidRPr="008502D9">
        <w:rPr>
          <w:rtl/>
          <w:lang w:bidi="ar-SA"/>
        </w:rPr>
        <w:t xml:space="preserve"> </w:t>
      </w:r>
      <w:r w:rsidRPr="008502D9">
        <w:rPr>
          <w:rtl/>
        </w:rPr>
        <w:t>ומורכבות</w:t>
      </w:r>
      <w:r w:rsidRPr="008502D9">
        <w:rPr>
          <w:rtl/>
          <w:lang w:bidi="ar-SA"/>
        </w:rPr>
        <w:t xml:space="preserve"> </w:t>
      </w:r>
      <w:r w:rsidRPr="008502D9">
        <w:rPr>
          <w:rtl/>
        </w:rPr>
        <w:t>מבנית</w:t>
      </w:r>
      <w:r w:rsidRPr="008502D9">
        <w:rPr>
          <w:rtl/>
          <w:lang w:bidi="ar-SA"/>
        </w:rPr>
        <w:t xml:space="preserve"> </w:t>
      </w:r>
      <w:r w:rsidRPr="008502D9">
        <w:rPr>
          <w:rtl/>
        </w:rPr>
        <w:t>שאינם</w:t>
      </w:r>
      <w:r w:rsidRPr="008502D9">
        <w:rPr>
          <w:rtl/>
          <w:lang w:bidi="ar-SA"/>
        </w:rPr>
        <w:t xml:space="preserve"> </w:t>
      </w:r>
      <w:r w:rsidRPr="008502D9">
        <w:rPr>
          <w:rtl/>
        </w:rPr>
        <w:t>מקבלים</w:t>
      </w:r>
      <w:r w:rsidRPr="008502D9">
        <w:rPr>
          <w:rtl/>
          <w:lang w:bidi="ar-SA"/>
        </w:rPr>
        <w:t xml:space="preserve"> </w:t>
      </w:r>
      <w:r w:rsidRPr="008502D9">
        <w:rPr>
          <w:rtl/>
        </w:rPr>
        <w:t>ביטוי</w:t>
      </w:r>
      <w:r w:rsidRPr="008502D9">
        <w:rPr>
          <w:rtl/>
          <w:lang w:bidi="ar-SA"/>
        </w:rPr>
        <w:t xml:space="preserve"> </w:t>
      </w:r>
      <w:r w:rsidRPr="008502D9">
        <w:rPr>
          <w:rtl/>
        </w:rPr>
        <w:t>בספרות</w:t>
      </w:r>
      <w:r w:rsidRPr="008502D9">
        <w:rPr>
          <w:rtl/>
          <w:lang w:bidi="ar-SA"/>
        </w:rPr>
        <w:t xml:space="preserve"> </w:t>
      </w:r>
      <w:r w:rsidRPr="008502D9">
        <w:rPr>
          <w:rtl/>
        </w:rPr>
        <w:t>המשבחת</w:t>
      </w:r>
      <w:r w:rsidRPr="008502D9">
        <w:rPr>
          <w:rtl/>
          <w:lang w:bidi="ar-SA"/>
        </w:rPr>
        <w:t xml:space="preserve"> </w:t>
      </w:r>
      <w:r w:rsidRPr="008502D9">
        <w:rPr>
          <w:rtl/>
        </w:rPr>
        <w:t>את</w:t>
      </w:r>
      <w:r w:rsidRPr="008502D9">
        <w:rPr>
          <w:rtl/>
          <w:lang w:bidi="ar-SA"/>
        </w:rPr>
        <w:t xml:space="preserve"> </w:t>
      </w:r>
      <w:r w:rsidRPr="008502D9">
        <w:rPr>
          <w:rtl/>
        </w:rPr>
        <w:t>הליווי</w:t>
      </w:r>
      <w:r w:rsidRPr="008502D9">
        <w:rPr>
          <w:rtl/>
          <w:lang w:bidi="ar-SA"/>
        </w:rPr>
        <w:t xml:space="preserve"> </w:t>
      </w:r>
      <w:r w:rsidRPr="008502D9">
        <w:rPr>
          <w:rtl/>
        </w:rPr>
        <w:t>הרב</w:t>
      </w:r>
      <w:r w:rsidRPr="008502D9">
        <w:rPr>
          <w:rtl/>
          <w:lang w:bidi="ar-SA"/>
        </w:rPr>
        <w:t>-</w:t>
      </w:r>
      <w:r w:rsidRPr="008502D9">
        <w:rPr>
          <w:rtl/>
        </w:rPr>
        <w:t>שנתי</w:t>
      </w:r>
      <w:r w:rsidRPr="008502D9">
        <w:rPr>
          <w:rtl/>
          <w:lang w:bidi="ar-SA"/>
        </w:rPr>
        <w:t xml:space="preserve"> (</w:t>
      </w:r>
      <w:r w:rsidR="00FD32F5">
        <w:rPr>
          <w:lang w:bidi="ar-SA"/>
        </w:rPr>
        <w:t>AWSNA, 2015</w:t>
      </w:r>
      <w:r w:rsidRPr="008502D9">
        <w:rPr>
          <w:rtl/>
          <w:lang w:bidi="ar-SA"/>
        </w:rPr>
        <w:t xml:space="preserve">). </w:t>
      </w:r>
      <w:r w:rsidRPr="008502D9">
        <w:rPr>
          <w:rtl/>
        </w:rPr>
        <w:t>המרואיינים</w:t>
      </w:r>
      <w:r w:rsidRPr="008502D9">
        <w:rPr>
          <w:rtl/>
          <w:lang w:bidi="ar-SA"/>
        </w:rPr>
        <w:t xml:space="preserve"> </w:t>
      </w:r>
      <w:r w:rsidRPr="008502D9">
        <w:rPr>
          <w:rtl/>
        </w:rPr>
        <w:t>מצביעים</w:t>
      </w:r>
      <w:r w:rsidRPr="008502D9">
        <w:rPr>
          <w:rtl/>
          <w:lang w:bidi="ar-SA"/>
        </w:rPr>
        <w:t xml:space="preserve"> </w:t>
      </w:r>
      <w:r w:rsidRPr="008502D9">
        <w:rPr>
          <w:rtl/>
        </w:rPr>
        <w:t>על</w:t>
      </w:r>
      <w:r w:rsidRPr="008502D9">
        <w:rPr>
          <w:rtl/>
          <w:lang w:bidi="ar-SA"/>
        </w:rPr>
        <w:t xml:space="preserve"> </w:t>
      </w:r>
      <w:r w:rsidRPr="008502D9">
        <w:rPr>
          <w:rtl/>
        </w:rPr>
        <w:t>כך</w:t>
      </w:r>
      <w:r w:rsidRPr="008502D9">
        <w:rPr>
          <w:rtl/>
          <w:lang w:bidi="ar-SA"/>
        </w:rPr>
        <w:t xml:space="preserve"> </w:t>
      </w:r>
      <w:r w:rsidRPr="008502D9">
        <w:rPr>
          <w:rtl/>
        </w:rPr>
        <w:t>שמודל</w:t>
      </w:r>
      <w:r w:rsidRPr="008502D9">
        <w:rPr>
          <w:rtl/>
          <w:lang w:bidi="ar-SA"/>
        </w:rPr>
        <w:t xml:space="preserve"> </w:t>
      </w:r>
      <w:r w:rsidRPr="008502D9">
        <w:rPr>
          <w:rtl/>
        </w:rPr>
        <w:t>זה</w:t>
      </w:r>
      <w:r w:rsidRPr="008502D9">
        <w:rPr>
          <w:rtl/>
          <w:lang w:bidi="ar-SA"/>
        </w:rPr>
        <w:t xml:space="preserve"> </w:t>
      </w:r>
      <w:r w:rsidRPr="008502D9">
        <w:rPr>
          <w:rtl/>
        </w:rPr>
        <w:t>מטיל</w:t>
      </w:r>
      <w:r w:rsidRPr="008502D9">
        <w:rPr>
          <w:rtl/>
          <w:lang w:bidi="ar-SA"/>
        </w:rPr>
        <w:t xml:space="preserve"> </w:t>
      </w:r>
      <w:r w:rsidRPr="008502D9">
        <w:rPr>
          <w:rtl/>
        </w:rPr>
        <w:t>משקל</w:t>
      </w:r>
      <w:r w:rsidRPr="008502D9">
        <w:rPr>
          <w:rtl/>
          <w:lang w:bidi="ar-SA"/>
        </w:rPr>
        <w:t xml:space="preserve"> </w:t>
      </w:r>
      <w:r w:rsidRPr="008502D9">
        <w:rPr>
          <w:rtl/>
        </w:rPr>
        <w:t>עצום</w:t>
      </w:r>
      <w:r w:rsidR="00451963">
        <w:rPr>
          <w:rtl/>
        </w:rPr>
        <w:t>,</w:t>
      </w:r>
      <w:r w:rsidRPr="008502D9">
        <w:rPr>
          <w:rtl/>
          <w:lang w:bidi="ar-SA"/>
        </w:rPr>
        <w:t xml:space="preserve"> </w:t>
      </w:r>
      <w:r w:rsidRPr="008502D9">
        <w:rPr>
          <w:rtl/>
        </w:rPr>
        <w:t>ואף</w:t>
      </w:r>
      <w:r w:rsidRPr="008502D9">
        <w:rPr>
          <w:rtl/>
          <w:lang w:bidi="ar-SA"/>
        </w:rPr>
        <w:t xml:space="preserve"> </w:t>
      </w:r>
      <w:r w:rsidRPr="008502D9">
        <w:rPr>
          <w:rtl/>
        </w:rPr>
        <w:t>מסוכן</w:t>
      </w:r>
      <w:r w:rsidR="00451963">
        <w:rPr>
          <w:rtl/>
        </w:rPr>
        <w:t>,</w:t>
      </w:r>
      <w:r w:rsidRPr="008502D9">
        <w:rPr>
          <w:rtl/>
          <w:lang w:bidi="ar-SA"/>
        </w:rPr>
        <w:t xml:space="preserve"> </w:t>
      </w:r>
      <w:r w:rsidRPr="008502D9">
        <w:rPr>
          <w:rtl/>
        </w:rPr>
        <w:t>על</w:t>
      </w:r>
      <w:r w:rsidRPr="008502D9">
        <w:rPr>
          <w:rtl/>
          <w:lang w:bidi="ar-SA"/>
        </w:rPr>
        <w:t xml:space="preserve"> </w:t>
      </w:r>
      <w:r w:rsidRPr="008502D9">
        <w:rPr>
          <w:rtl/>
        </w:rPr>
        <w:t>אישיותו</w:t>
      </w:r>
      <w:r w:rsidRPr="008502D9">
        <w:rPr>
          <w:rtl/>
          <w:lang w:bidi="ar-SA"/>
        </w:rPr>
        <w:t xml:space="preserve"> </w:t>
      </w:r>
      <w:r w:rsidRPr="008502D9">
        <w:rPr>
          <w:rtl/>
        </w:rPr>
        <w:t>של</w:t>
      </w:r>
      <w:r w:rsidRPr="008502D9">
        <w:rPr>
          <w:rtl/>
          <w:lang w:bidi="ar-SA"/>
        </w:rPr>
        <w:t xml:space="preserve"> </w:t>
      </w:r>
      <w:r w:rsidRPr="008502D9">
        <w:rPr>
          <w:rtl/>
        </w:rPr>
        <w:t>מחנך</w:t>
      </w:r>
      <w:r w:rsidRPr="008502D9">
        <w:rPr>
          <w:rtl/>
          <w:lang w:bidi="ar-SA"/>
        </w:rPr>
        <w:t xml:space="preserve"> </w:t>
      </w:r>
      <w:r w:rsidRPr="008502D9">
        <w:rPr>
          <w:rtl/>
        </w:rPr>
        <w:t>בודד</w:t>
      </w:r>
      <w:r w:rsidRPr="008502D9">
        <w:rPr>
          <w:rtl/>
          <w:lang w:bidi="ar-SA"/>
        </w:rPr>
        <w:t xml:space="preserve">. </w:t>
      </w:r>
      <w:r w:rsidR="008234EC">
        <w:rPr>
          <w:rtl/>
        </w:rPr>
        <w:t>ד'</w:t>
      </w:r>
      <w:r w:rsidRPr="008502D9">
        <w:rPr>
          <w:rtl/>
          <w:lang w:bidi="ar-SA"/>
        </w:rPr>
        <w:t xml:space="preserve"> </w:t>
      </w:r>
      <w:r w:rsidRPr="008502D9">
        <w:rPr>
          <w:rtl/>
        </w:rPr>
        <w:t>משתפת</w:t>
      </w:r>
      <w:r w:rsidRPr="008502D9">
        <w:rPr>
          <w:rtl/>
          <w:lang w:bidi="ar-SA"/>
        </w:rPr>
        <w:t xml:space="preserve"> </w:t>
      </w:r>
      <w:r w:rsidRPr="008502D9">
        <w:rPr>
          <w:rtl/>
        </w:rPr>
        <w:t>בגילוי</w:t>
      </w:r>
      <w:r w:rsidRPr="008502D9">
        <w:rPr>
          <w:rtl/>
          <w:lang w:bidi="ar-SA"/>
        </w:rPr>
        <w:t xml:space="preserve"> </w:t>
      </w:r>
      <w:r w:rsidRPr="008502D9">
        <w:rPr>
          <w:rtl/>
        </w:rPr>
        <w:t>לב</w:t>
      </w:r>
      <w:r w:rsidRPr="008502D9">
        <w:rPr>
          <w:rtl/>
          <w:lang w:bidi="ar-SA"/>
        </w:rPr>
        <w:t xml:space="preserve"> </w:t>
      </w:r>
      <w:r w:rsidRPr="008502D9">
        <w:rPr>
          <w:rtl/>
        </w:rPr>
        <w:t>כי</w:t>
      </w:r>
      <w:r w:rsidRPr="008502D9">
        <w:rPr>
          <w:rtl/>
          <w:lang w:bidi="ar-SA"/>
        </w:rPr>
        <w:t xml:space="preserve"> </w:t>
      </w:r>
      <w:r w:rsidRPr="008502D9">
        <w:rPr>
          <w:rtl/>
        </w:rPr>
        <w:t>היא</w:t>
      </w:r>
      <w:r w:rsidRPr="008502D9">
        <w:rPr>
          <w:rtl/>
          <w:lang w:bidi="ar-SA"/>
        </w:rPr>
        <w:t xml:space="preserve"> "</w:t>
      </w:r>
      <w:r w:rsidRPr="008502D9">
        <w:rPr>
          <w:rtl/>
        </w:rPr>
        <w:t>מאוד</w:t>
      </w:r>
      <w:r w:rsidRPr="008502D9">
        <w:rPr>
          <w:rtl/>
          <w:lang w:bidi="ar-SA"/>
        </w:rPr>
        <w:t xml:space="preserve"> </w:t>
      </w:r>
      <w:r w:rsidRPr="008502D9">
        <w:rPr>
          <w:rtl/>
        </w:rPr>
        <w:t>מפחדת</w:t>
      </w:r>
      <w:r w:rsidRPr="008502D9">
        <w:rPr>
          <w:rtl/>
          <w:lang w:bidi="ar-SA"/>
        </w:rPr>
        <w:t xml:space="preserve"> </w:t>
      </w:r>
      <w:r w:rsidRPr="008502D9">
        <w:rPr>
          <w:rtl/>
        </w:rPr>
        <w:t>מאיזה</w:t>
      </w:r>
      <w:r w:rsidRPr="008502D9">
        <w:rPr>
          <w:rtl/>
          <w:lang w:bidi="ar-SA"/>
        </w:rPr>
        <w:t xml:space="preserve"> </w:t>
      </w:r>
      <w:r w:rsidRPr="008502D9">
        <w:rPr>
          <w:rtl/>
        </w:rPr>
        <w:t>מורה</w:t>
      </w:r>
      <w:r w:rsidRPr="008502D9">
        <w:rPr>
          <w:rtl/>
          <w:lang w:bidi="ar-SA"/>
        </w:rPr>
        <w:t xml:space="preserve"> </w:t>
      </w:r>
      <w:r w:rsidRPr="008502D9">
        <w:rPr>
          <w:rtl/>
        </w:rPr>
        <w:t>יצא</w:t>
      </w:r>
      <w:r w:rsidRPr="008502D9">
        <w:rPr>
          <w:rtl/>
          <w:lang w:bidi="ar-SA"/>
        </w:rPr>
        <w:t xml:space="preserve"> </w:t>
      </w:r>
      <w:r w:rsidRPr="008502D9">
        <w:rPr>
          <w:rtl/>
        </w:rPr>
        <w:t>לו</w:t>
      </w:r>
      <w:r w:rsidRPr="008502D9">
        <w:rPr>
          <w:rtl/>
          <w:lang w:bidi="ar-SA"/>
        </w:rPr>
        <w:t xml:space="preserve"> [</w:t>
      </w:r>
      <w:r w:rsidRPr="008502D9">
        <w:rPr>
          <w:rtl/>
        </w:rPr>
        <w:t>לבנה</w:t>
      </w:r>
      <w:r w:rsidRPr="008502D9">
        <w:rPr>
          <w:rtl/>
          <w:lang w:bidi="ar-SA"/>
        </w:rPr>
        <w:t>]"</w:t>
      </w:r>
      <w:r w:rsidR="00451963">
        <w:rPr>
          <w:rtl/>
        </w:rPr>
        <w:t>,</w:t>
      </w:r>
      <w:r w:rsidRPr="008502D9">
        <w:rPr>
          <w:rtl/>
          <w:lang w:bidi="ar-SA"/>
        </w:rPr>
        <w:t xml:space="preserve"> </w:t>
      </w:r>
      <w:r w:rsidRPr="008502D9">
        <w:rPr>
          <w:rtl/>
        </w:rPr>
        <w:t>ומגדירה</w:t>
      </w:r>
      <w:r w:rsidRPr="008502D9">
        <w:rPr>
          <w:rtl/>
          <w:lang w:bidi="ar-SA"/>
        </w:rPr>
        <w:t xml:space="preserve"> </w:t>
      </w:r>
      <w:r w:rsidRPr="008502D9">
        <w:rPr>
          <w:rtl/>
        </w:rPr>
        <w:t>את</w:t>
      </w:r>
      <w:r w:rsidRPr="008502D9">
        <w:rPr>
          <w:rtl/>
          <w:lang w:bidi="ar-SA"/>
        </w:rPr>
        <w:t xml:space="preserve"> </w:t>
      </w:r>
      <w:r w:rsidRPr="008502D9">
        <w:rPr>
          <w:rtl/>
        </w:rPr>
        <w:t>הליווי</w:t>
      </w:r>
      <w:r w:rsidRPr="008502D9">
        <w:rPr>
          <w:rtl/>
          <w:lang w:bidi="ar-SA"/>
        </w:rPr>
        <w:t xml:space="preserve"> </w:t>
      </w:r>
      <w:r w:rsidRPr="008502D9">
        <w:rPr>
          <w:rtl/>
        </w:rPr>
        <w:t>הרב</w:t>
      </w:r>
      <w:r w:rsidRPr="008502D9">
        <w:rPr>
          <w:rtl/>
          <w:lang w:bidi="ar-SA"/>
        </w:rPr>
        <w:t>-</w:t>
      </w:r>
      <w:r w:rsidRPr="008502D9">
        <w:rPr>
          <w:rtl/>
        </w:rPr>
        <w:t>שנתי</w:t>
      </w:r>
      <w:r w:rsidRPr="008502D9">
        <w:rPr>
          <w:rtl/>
          <w:lang w:bidi="ar-SA"/>
        </w:rPr>
        <w:t xml:space="preserve"> </w:t>
      </w:r>
      <w:r w:rsidRPr="008502D9">
        <w:rPr>
          <w:rtl/>
        </w:rPr>
        <w:t>כ</w:t>
      </w:r>
      <w:r w:rsidRPr="008502D9">
        <w:rPr>
          <w:rtl/>
          <w:lang w:bidi="ar-SA"/>
        </w:rPr>
        <w:t>"</w:t>
      </w:r>
      <w:r w:rsidRPr="008502D9">
        <w:rPr>
          <w:rtl/>
        </w:rPr>
        <w:t>מסע</w:t>
      </w:r>
      <w:r w:rsidRPr="008502D9">
        <w:rPr>
          <w:rtl/>
          <w:lang w:bidi="ar-SA"/>
        </w:rPr>
        <w:t xml:space="preserve"> </w:t>
      </w:r>
      <w:r w:rsidRPr="008502D9">
        <w:rPr>
          <w:rtl/>
        </w:rPr>
        <w:t>שמפחיד</w:t>
      </w:r>
      <w:r w:rsidRPr="008502D9">
        <w:rPr>
          <w:rtl/>
          <w:lang w:bidi="ar-SA"/>
        </w:rPr>
        <w:t xml:space="preserve"> </w:t>
      </w:r>
      <w:r w:rsidRPr="008502D9">
        <w:rPr>
          <w:rtl/>
        </w:rPr>
        <w:t>אותי</w:t>
      </w:r>
      <w:r w:rsidRPr="008502D9">
        <w:rPr>
          <w:rtl/>
          <w:lang w:bidi="ar-SA"/>
        </w:rPr>
        <w:t xml:space="preserve"> </w:t>
      </w:r>
      <w:r w:rsidRPr="008502D9">
        <w:rPr>
          <w:rtl/>
        </w:rPr>
        <w:t>ממש</w:t>
      </w:r>
      <w:r w:rsidRPr="008502D9">
        <w:rPr>
          <w:rtl/>
          <w:lang w:bidi="ar-SA"/>
        </w:rPr>
        <w:t xml:space="preserve"> </w:t>
      </w:r>
      <w:r w:rsidRPr="008502D9">
        <w:rPr>
          <w:rtl/>
        </w:rPr>
        <w:t>לעבור</w:t>
      </w:r>
      <w:r w:rsidRPr="008502D9">
        <w:rPr>
          <w:rtl/>
          <w:lang w:bidi="ar-SA"/>
        </w:rPr>
        <w:t xml:space="preserve"> </w:t>
      </w:r>
      <w:r w:rsidRPr="008502D9">
        <w:rPr>
          <w:rtl/>
        </w:rPr>
        <w:t>אותו</w:t>
      </w:r>
      <w:r w:rsidRPr="008502D9">
        <w:rPr>
          <w:rtl/>
          <w:lang w:bidi="ar-SA"/>
        </w:rPr>
        <w:t xml:space="preserve">" </w:t>
      </w:r>
      <w:r w:rsidRPr="008502D9">
        <w:rPr>
          <w:rtl/>
        </w:rPr>
        <w:t>במידה</w:t>
      </w:r>
      <w:r w:rsidRPr="008502D9">
        <w:rPr>
          <w:rtl/>
          <w:lang w:bidi="ar-SA"/>
        </w:rPr>
        <w:t xml:space="preserve"> </w:t>
      </w:r>
      <w:r w:rsidRPr="008502D9">
        <w:rPr>
          <w:rtl/>
        </w:rPr>
        <w:t>ואין</w:t>
      </w:r>
      <w:r w:rsidRPr="008502D9">
        <w:rPr>
          <w:rtl/>
          <w:lang w:bidi="ar-SA"/>
        </w:rPr>
        <w:t xml:space="preserve"> </w:t>
      </w:r>
      <w:r w:rsidRPr="008502D9">
        <w:rPr>
          <w:rtl/>
        </w:rPr>
        <w:t>חיבור</w:t>
      </w:r>
      <w:r w:rsidRPr="008502D9">
        <w:rPr>
          <w:rtl/>
          <w:lang w:bidi="ar-SA"/>
        </w:rPr>
        <w:t xml:space="preserve"> </w:t>
      </w:r>
      <w:r w:rsidRPr="008502D9">
        <w:rPr>
          <w:rtl/>
        </w:rPr>
        <w:t>אישי</w:t>
      </w:r>
      <w:r w:rsidRPr="008502D9">
        <w:rPr>
          <w:rtl/>
          <w:lang w:bidi="ar-SA"/>
        </w:rPr>
        <w:t xml:space="preserve"> </w:t>
      </w:r>
      <w:r w:rsidRPr="008502D9">
        <w:rPr>
          <w:rtl/>
        </w:rPr>
        <w:t>בין</w:t>
      </w:r>
      <w:r w:rsidRPr="008502D9">
        <w:rPr>
          <w:rtl/>
          <w:lang w:bidi="ar-SA"/>
        </w:rPr>
        <w:t xml:space="preserve"> </w:t>
      </w:r>
      <w:r w:rsidRPr="008502D9">
        <w:rPr>
          <w:rtl/>
        </w:rPr>
        <w:t>המחנך</w:t>
      </w:r>
      <w:r w:rsidRPr="008502D9">
        <w:rPr>
          <w:rtl/>
          <w:lang w:bidi="ar-SA"/>
        </w:rPr>
        <w:t xml:space="preserve"> </w:t>
      </w:r>
      <w:r w:rsidRPr="008502D9">
        <w:rPr>
          <w:rtl/>
        </w:rPr>
        <w:t>לילד</w:t>
      </w:r>
      <w:r w:rsidRPr="008502D9">
        <w:rPr>
          <w:rtl/>
          <w:lang w:bidi="ar-SA"/>
        </w:rPr>
        <w:t xml:space="preserve"> </w:t>
      </w:r>
      <w:r w:rsidRPr="008502D9">
        <w:rPr>
          <w:rtl/>
        </w:rPr>
        <w:t>או</w:t>
      </w:r>
      <w:r w:rsidRPr="008502D9">
        <w:rPr>
          <w:rtl/>
          <w:lang w:bidi="ar-SA"/>
        </w:rPr>
        <w:t xml:space="preserve"> </w:t>
      </w:r>
      <w:r w:rsidRPr="008502D9">
        <w:rPr>
          <w:rtl/>
        </w:rPr>
        <w:t>להורים</w:t>
      </w:r>
      <w:r w:rsidRPr="008502D9">
        <w:rPr>
          <w:rtl/>
          <w:lang w:bidi="ar-SA"/>
        </w:rPr>
        <w:t xml:space="preserve">. </w:t>
      </w:r>
      <w:r w:rsidR="000502D8">
        <w:rPr>
          <w:rtl/>
        </w:rPr>
        <w:t>ל'</w:t>
      </w:r>
      <w:r w:rsidRPr="008502D9">
        <w:rPr>
          <w:rtl/>
          <w:lang w:bidi="ar-SA"/>
        </w:rPr>
        <w:t xml:space="preserve"> </w:t>
      </w:r>
      <w:r w:rsidRPr="008502D9">
        <w:rPr>
          <w:rtl/>
        </w:rPr>
        <w:t>מחזקת</w:t>
      </w:r>
      <w:r w:rsidRPr="008502D9">
        <w:rPr>
          <w:rtl/>
          <w:lang w:bidi="ar-SA"/>
        </w:rPr>
        <w:t xml:space="preserve"> </w:t>
      </w:r>
      <w:r w:rsidRPr="008502D9">
        <w:rPr>
          <w:rtl/>
        </w:rPr>
        <w:t>פער</w:t>
      </w:r>
      <w:r w:rsidRPr="008502D9">
        <w:rPr>
          <w:rtl/>
          <w:lang w:bidi="ar-SA"/>
        </w:rPr>
        <w:t xml:space="preserve"> </w:t>
      </w:r>
      <w:r w:rsidRPr="008502D9">
        <w:rPr>
          <w:rtl/>
        </w:rPr>
        <w:t>זה</w:t>
      </w:r>
      <w:r w:rsidRPr="008502D9">
        <w:rPr>
          <w:rtl/>
          <w:lang w:bidi="ar-SA"/>
        </w:rPr>
        <w:t xml:space="preserve"> </w:t>
      </w:r>
      <w:r w:rsidRPr="008502D9">
        <w:rPr>
          <w:rtl/>
        </w:rPr>
        <w:t>ומציינת</w:t>
      </w:r>
      <w:r w:rsidRPr="008502D9">
        <w:rPr>
          <w:rtl/>
          <w:lang w:bidi="ar-SA"/>
        </w:rPr>
        <w:t xml:space="preserve"> </w:t>
      </w:r>
      <w:r w:rsidRPr="008502D9">
        <w:rPr>
          <w:rtl/>
        </w:rPr>
        <w:t>כי</w:t>
      </w:r>
      <w:r w:rsidRPr="008502D9">
        <w:rPr>
          <w:rtl/>
          <w:lang w:bidi="ar-SA"/>
        </w:rPr>
        <w:t xml:space="preserve"> "</w:t>
      </w:r>
      <w:r w:rsidRPr="008502D9">
        <w:rPr>
          <w:rtl/>
        </w:rPr>
        <w:t>אם</w:t>
      </w:r>
      <w:r w:rsidRPr="008502D9">
        <w:rPr>
          <w:rtl/>
          <w:lang w:bidi="ar-SA"/>
        </w:rPr>
        <w:t xml:space="preserve"> </w:t>
      </w:r>
      <w:r w:rsidRPr="008502D9">
        <w:rPr>
          <w:rtl/>
        </w:rPr>
        <w:t>המחנך</w:t>
      </w:r>
      <w:r w:rsidRPr="008502D9">
        <w:rPr>
          <w:rtl/>
          <w:lang w:bidi="ar-SA"/>
        </w:rPr>
        <w:t xml:space="preserve"> </w:t>
      </w:r>
      <w:r w:rsidRPr="008502D9">
        <w:rPr>
          <w:rtl/>
        </w:rPr>
        <w:t>שלך</w:t>
      </w:r>
      <w:r w:rsidRPr="008502D9">
        <w:rPr>
          <w:rtl/>
          <w:lang w:bidi="ar-SA"/>
        </w:rPr>
        <w:t xml:space="preserve">... </w:t>
      </w:r>
      <w:r w:rsidRPr="008502D9">
        <w:rPr>
          <w:rtl/>
        </w:rPr>
        <w:t>אין</w:t>
      </w:r>
      <w:r w:rsidRPr="008502D9">
        <w:rPr>
          <w:rtl/>
          <w:lang w:bidi="ar-SA"/>
        </w:rPr>
        <w:t xml:space="preserve"> </w:t>
      </w:r>
      <w:r w:rsidRPr="008502D9">
        <w:rPr>
          <w:rtl/>
        </w:rPr>
        <w:t>חיבור</w:t>
      </w:r>
      <w:r w:rsidRPr="008502D9">
        <w:rPr>
          <w:rtl/>
          <w:lang w:bidi="ar-SA"/>
        </w:rPr>
        <w:t xml:space="preserve">... </w:t>
      </w:r>
      <w:r w:rsidRPr="008502D9">
        <w:rPr>
          <w:rtl/>
        </w:rPr>
        <w:t>זה</w:t>
      </w:r>
      <w:r w:rsidRPr="008502D9">
        <w:rPr>
          <w:rtl/>
          <w:lang w:bidi="ar-SA"/>
        </w:rPr>
        <w:t xml:space="preserve"> </w:t>
      </w:r>
      <w:r w:rsidRPr="008502D9">
        <w:rPr>
          <w:rtl/>
        </w:rPr>
        <w:t>משנה</w:t>
      </w:r>
      <w:r w:rsidRPr="008502D9">
        <w:rPr>
          <w:rtl/>
          <w:lang w:bidi="ar-SA"/>
        </w:rPr>
        <w:t xml:space="preserve"> </w:t>
      </w:r>
      <w:r w:rsidRPr="008502D9">
        <w:rPr>
          <w:rtl/>
        </w:rPr>
        <w:t>את</w:t>
      </w:r>
      <w:r w:rsidRPr="008502D9">
        <w:rPr>
          <w:rtl/>
          <w:lang w:bidi="ar-SA"/>
        </w:rPr>
        <w:t xml:space="preserve"> </w:t>
      </w:r>
      <w:r w:rsidRPr="008502D9">
        <w:rPr>
          <w:rtl/>
        </w:rPr>
        <w:t>כל</w:t>
      </w:r>
      <w:r w:rsidRPr="008502D9">
        <w:rPr>
          <w:rtl/>
          <w:lang w:bidi="ar-SA"/>
        </w:rPr>
        <w:t xml:space="preserve"> </w:t>
      </w:r>
      <w:r w:rsidRPr="008502D9">
        <w:rPr>
          <w:rtl/>
        </w:rPr>
        <w:t>החוויה</w:t>
      </w:r>
      <w:r w:rsidRPr="008502D9">
        <w:rPr>
          <w:rtl/>
          <w:lang w:bidi="ar-SA"/>
        </w:rPr>
        <w:t xml:space="preserve"> </w:t>
      </w:r>
      <w:r w:rsidRPr="008502D9">
        <w:rPr>
          <w:rtl/>
        </w:rPr>
        <w:t>ה</w:t>
      </w:r>
      <w:r w:rsidR="00FD32F5">
        <w:rPr>
          <w:rFonts w:hint="cs"/>
          <w:rtl/>
        </w:rPr>
        <w:t>ו</w:t>
      </w:r>
      <w:r w:rsidRPr="008502D9">
        <w:rPr>
          <w:rtl/>
        </w:rPr>
        <w:t>ולדורפית</w:t>
      </w:r>
      <w:r w:rsidRPr="008502D9">
        <w:rPr>
          <w:rtl/>
          <w:lang w:bidi="ar-SA"/>
        </w:rPr>
        <w:t xml:space="preserve">" </w:t>
      </w:r>
      <w:r w:rsidRPr="008502D9">
        <w:rPr>
          <w:rtl/>
        </w:rPr>
        <w:t>ועלול</w:t>
      </w:r>
      <w:r w:rsidRPr="008502D9">
        <w:rPr>
          <w:rtl/>
          <w:lang w:bidi="ar-SA"/>
        </w:rPr>
        <w:t xml:space="preserve"> </w:t>
      </w:r>
      <w:r w:rsidRPr="008502D9">
        <w:rPr>
          <w:rtl/>
        </w:rPr>
        <w:t>להפוך</w:t>
      </w:r>
      <w:r w:rsidRPr="008502D9">
        <w:rPr>
          <w:rtl/>
          <w:lang w:bidi="ar-SA"/>
        </w:rPr>
        <w:t xml:space="preserve"> </w:t>
      </w:r>
      <w:r w:rsidRPr="008502D9">
        <w:rPr>
          <w:rtl/>
        </w:rPr>
        <w:t>אותה</w:t>
      </w:r>
      <w:r w:rsidRPr="008502D9">
        <w:rPr>
          <w:rtl/>
          <w:lang w:bidi="ar-SA"/>
        </w:rPr>
        <w:t xml:space="preserve"> </w:t>
      </w:r>
      <w:r w:rsidRPr="008502D9">
        <w:rPr>
          <w:rtl/>
        </w:rPr>
        <w:t>להרסנית</w:t>
      </w:r>
      <w:r w:rsidRPr="008502D9">
        <w:rPr>
          <w:rtl/>
          <w:lang w:bidi="ar-SA"/>
        </w:rPr>
        <w:t xml:space="preserve">. </w:t>
      </w:r>
      <w:r w:rsidRPr="008502D9">
        <w:rPr>
          <w:rtl/>
        </w:rPr>
        <w:t>פער</w:t>
      </w:r>
      <w:r w:rsidRPr="008502D9">
        <w:rPr>
          <w:rtl/>
          <w:lang w:bidi="ar-SA"/>
        </w:rPr>
        <w:t xml:space="preserve"> </w:t>
      </w:r>
      <w:r w:rsidRPr="008502D9">
        <w:rPr>
          <w:rtl/>
        </w:rPr>
        <w:t>חמור</w:t>
      </w:r>
      <w:r w:rsidRPr="008502D9">
        <w:rPr>
          <w:rtl/>
          <w:lang w:bidi="ar-SA"/>
        </w:rPr>
        <w:t xml:space="preserve"> </w:t>
      </w:r>
      <w:r w:rsidRPr="008502D9">
        <w:rPr>
          <w:rtl/>
        </w:rPr>
        <w:t>נוסף</w:t>
      </w:r>
      <w:r w:rsidRPr="008502D9">
        <w:rPr>
          <w:rtl/>
          <w:lang w:bidi="ar-SA"/>
        </w:rPr>
        <w:t xml:space="preserve"> </w:t>
      </w:r>
      <w:r w:rsidRPr="008502D9">
        <w:rPr>
          <w:rtl/>
        </w:rPr>
        <w:t>נוגע</w:t>
      </w:r>
      <w:r w:rsidRPr="008502D9">
        <w:rPr>
          <w:rtl/>
          <w:lang w:bidi="ar-SA"/>
        </w:rPr>
        <w:t xml:space="preserve"> </w:t>
      </w:r>
      <w:r w:rsidRPr="008502D9">
        <w:rPr>
          <w:rtl/>
        </w:rPr>
        <w:t>לחציית</w:t>
      </w:r>
      <w:r w:rsidRPr="008502D9">
        <w:rPr>
          <w:rtl/>
          <w:lang w:bidi="ar-SA"/>
        </w:rPr>
        <w:t xml:space="preserve"> </w:t>
      </w:r>
      <w:r w:rsidRPr="008502D9">
        <w:rPr>
          <w:rtl/>
        </w:rPr>
        <w:t>גבולות</w:t>
      </w:r>
      <w:r w:rsidRPr="008502D9">
        <w:rPr>
          <w:rtl/>
          <w:lang w:bidi="ar-SA"/>
        </w:rPr>
        <w:t xml:space="preserve"> </w:t>
      </w:r>
      <w:r w:rsidRPr="008502D9">
        <w:rPr>
          <w:rtl/>
        </w:rPr>
        <w:t>פדגוגיים</w:t>
      </w:r>
      <w:r w:rsidRPr="008502D9">
        <w:rPr>
          <w:rtl/>
          <w:lang w:bidi="ar-SA"/>
        </w:rPr>
        <w:t xml:space="preserve"> </w:t>
      </w:r>
      <w:r w:rsidRPr="008502D9">
        <w:rPr>
          <w:rtl/>
        </w:rPr>
        <w:t>ופגיעה</w:t>
      </w:r>
      <w:r w:rsidRPr="008502D9">
        <w:rPr>
          <w:rtl/>
          <w:lang w:bidi="ar-SA"/>
        </w:rPr>
        <w:t xml:space="preserve"> </w:t>
      </w:r>
      <w:r w:rsidRPr="008502D9">
        <w:rPr>
          <w:rtl/>
        </w:rPr>
        <w:t>ישירה</w:t>
      </w:r>
      <w:r w:rsidRPr="008502D9">
        <w:rPr>
          <w:rtl/>
          <w:lang w:bidi="ar-SA"/>
        </w:rPr>
        <w:t xml:space="preserve"> </w:t>
      </w:r>
      <w:r w:rsidRPr="008502D9">
        <w:rPr>
          <w:rtl/>
        </w:rPr>
        <w:t>של</w:t>
      </w:r>
      <w:r w:rsidRPr="008502D9">
        <w:rPr>
          <w:rtl/>
          <w:lang w:bidi="ar-SA"/>
        </w:rPr>
        <w:t xml:space="preserve"> </w:t>
      </w:r>
      <w:r w:rsidRPr="008502D9">
        <w:rPr>
          <w:rtl/>
        </w:rPr>
        <w:t>מורים</w:t>
      </w:r>
      <w:r w:rsidRPr="008502D9">
        <w:rPr>
          <w:rtl/>
          <w:lang w:bidi="ar-SA"/>
        </w:rPr>
        <w:t xml:space="preserve"> </w:t>
      </w:r>
      <w:r w:rsidRPr="008502D9">
        <w:rPr>
          <w:rtl/>
        </w:rPr>
        <w:t>בתלמידים</w:t>
      </w:r>
      <w:r w:rsidR="00451963">
        <w:rPr>
          <w:rtl/>
        </w:rPr>
        <w:t>,</w:t>
      </w:r>
      <w:r w:rsidRPr="008502D9">
        <w:rPr>
          <w:rtl/>
          <w:lang w:bidi="ar-SA"/>
        </w:rPr>
        <w:t xml:space="preserve"> </w:t>
      </w:r>
      <w:r w:rsidRPr="008502D9">
        <w:rPr>
          <w:rtl/>
        </w:rPr>
        <w:t>המתרחשות</w:t>
      </w:r>
      <w:r w:rsidRPr="008502D9">
        <w:rPr>
          <w:rtl/>
          <w:lang w:bidi="ar-SA"/>
        </w:rPr>
        <w:t xml:space="preserve"> </w:t>
      </w:r>
      <w:r w:rsidRPr="008502D9">
        <w:rPr>
          <w:rtl/>
        </w:rPr>
        <w:t>דווקא</w:t>
      </w:r>
      <w:r w:rsidRPr="008502D9">
        <w:rPr>
          <w:rtl/>
          <w:lang w:bidi="ar-SA"/>
        </w:rPr>
        <w:t xml:space="preserve"> </w:t>
      </w:r>
      <w:r w:rsidRPr="008502D9">
        <w:rPr>
          <w:rtl/>
        </w:rPr>
        <w:t>בשל</w:t>
      </w:r>
      <w:r w:rsidRPr="008502D9">
        <w:rPr>
          <w:rtl/>
          <w:lang w:bidi="ar-SA"/>
        </w:rPr>
        <w:t xml:space="preserve"> </w:t>
      </w:r>
      <w:r w:rsidRPr="008502D9">
        <w:rPr>
          <w:rtl/>
        </w:rPr>
        <w:t>האינטנסיביות</w:t>
      </w:r>
      <w:r w:rsidRPr="008502D9">
        <w:rPr>
          <w:rtl/>
          <w:lang w:bidi="ar-SA"/>
        </w:rPr>
        <w:t xml:space="preserve"> </w:t>
      </w:r>
      <w:r w:rsidRPr="008502D9">
        <w:rPr>
          <w:rtl/>
        </w:rPr>
        <w:t>הרגשית</w:t>
      </w:r>
      <w:r w:rsidRPr="008502D9">
        <w:rPr>
          <w:rtl/>
          <w:lang w:bidi="ar-SA"/>
        </w:rPr>
        <w:t xml:space="preserve"> </w:t>
      </w:r>
      <w:r w:rsidRPr="008502D9">
        <w:rPr>
          <w:rtl/>
        </w:rPr>
        <w:t>של</w:t>
      </w:r>
      <w:r w:rsidRPr="008502D9">
        <w:rPr>
          <w:rtl/>
          <w:lang w:bidi="ar-SA"/>
        </w:rPr>
        <w:t xml:space="preserve"> </w:t>
      </w:r>
      <w:r w:rsidRPr="008502D9">
        <w:rPr>
          <w:rtl/>
        </w:rPr>
        <w:t>המערכת</w:t>
      </w:r>
      <w:r w:rsidRPr="008502D9">
        <w:rPr>
          <w:rtl/>
          <w:lang w:bidi="ar-SA"/>
        </w:rPr>
        <w:t xml:space="preserve">. </w:t>
      </w:r>
      <w:r w:rsidR="00F376A6">
        <w:rPr>
          <w:rtl/>
        </w:rPr>
        <w:t>ב'</w:t>
      </w:r>
      <w:r w:rsidRPr="008502D9">
        <w:rPr>
          <w:rtl/>
          <w:lang w:bidi="ar-SA"/>
        </w:rPr>
        <w:t xml:space="preserve"> </w:t>
      </w:r>
      <w:r w:rsidRPr="008502D9">
        <w:rPr>
          <w:rtl/>
        </w:rPr>
        <w:t>משתף</w:t>
      </w:r>
      <w:r w:rsidRPr="008502D9">
        <w:rPr>
          <w:rtl/>
          <w:lang w:bidi="ar-SA"/>
        </w:rPr>
        <w:t xml:space="preserve"> </w:t>
      </w:r>
      <w:r w:rsidRPr="008502D9">
        <w:rPr>
          <w:rtl/>
        </w:rPr>
        <w:t>בחוויית</w:t>
      </w:r>
      <w:r w:rsidRPr="008502D9">
        <w:rPr>
          <w:rtl/>
          <w:lang w:bidi="ar-SA"/>
        </w:rPr>
        <w:t xml:space="preserve"> </w:t>
      </w:r>
      <w:r w:rsidRPr="008502D9">
        <w:rPr>
          <w:rtl/>
        </w:rPr>
        <w:t>ילדות</w:t>
      </w:r>
      <w:r w:rsidRPr="008502D9">
        <w:rPr>
          <w:rtl/>
          <w:lang w:bidi="ar-SA"/>
        </w:rPr>
        <w:t xml:space="preserve"> </w:t>
      </w:r>
      <w:r w:rsidRPr="008502D9">
        <w:rPr>
          <w:rtl/>
        </w:rPr>
        <w:t>קשה</w:t>
      </w:r>
      <w:r w:rsidRPr="008502D9">
        <w:rPr>
          <w:rtl/>
          <w:lang w:bidi="ar-SA"/>
        </w:rPr>
        <w:t xml:space="preserve"> </w:t>
      </w:r>
      <w:r w:rsidRPr="008502D9">
        <w:rPr>
          <w:rtl/>
        </w:rPr>
        <w:t>שהותירה</w:t>
      </w:r>
      <w:r w:rsidRPr="008502D9">
        <w:rPr>
          <w:rtl/>
          <w:lang w:bidi="ar-SA"/>
        </w:rPr>
        <w:t xml:space="preserve"> </w:t>
      </w:r>
      <w:r w:rsidRPr="008502D9">
        <w:rPr>
          <w:rtl/>
        </w:rPr>
        <w:t>בו</w:t>
      </w:r>
      <w:r w:rsidRPr="008502D9">
        <w:rPr>
          <w:rtl/>
          <w:lang w:bidi="ar-SA"/>
        </w:rPr>
        <w:t xml:space="preserve"> </w:t>
      </w:r>
      <w:r w:rsidRPr="008502D9">
        <w:rPr>
          <w:rtl/>
        </w:rPr>
        <w:t>משקע</w:t>
      </w:r>
      <w:r w:rsidRPr="008502D9">
        <w:rPr>
          <w:rtl/>
          <w:lang w:bidi="ar-SA"/>
        </w:rPr>
        <w:t xml:space="preserve"> </w:t>
      </w:r>
      <w:r w:rsidRPr="008502D9">
        <w:rPr>
          <w:rtl/>
        </w:rPr>
        <w:t>עמוק</w:t>
      </w:r>
      <w:r w:rsidRPr="008502D9">
        <w:rPr>
          <w:rtl/>
          <w:lang w:bidi="ar-SA"/>
        </w:rPr>
        <w:t xml:space="preserve"> </w:t>
      </w:r>
      <w:r w:rsidRPr="008502D9">
        <w:rPr>
          <w:rtl/>
        </w:rPr>
        <w:t>לאורך</w:t>
      </w:r>
      <w:r w:rsidRPr="008502D9">
        <w:rPr>
          <w:rtl/>
          <w:lang w:bidi="ar-SA"/>
        </w:rPr>
        <w:t xml:space="preserve"> </w:t>
      </w:r>
      <w:r w:rsidRPr="008502D9">
        <w:rPr>
          <w:rtl/>
        </w:rPr>
        <w:t>שנים</w:t>
      </w:r>
      <w:r w:rsidR="00451963">
        <w:rPr>
          <w:rtl/>
        </w:rPr>
        <w:t>,</w:t>
      </w:r>
      <w:r w:rsidRPr="008502D9">
        <w:rPr>
          <w:rtl/>
          <w:lang w:bidi="ar-SA"/>
        </w:rPr>
        <w:t xml:space="preserve"> </w:t>
      </w:r>
      <w:r w:rsidRPr="008502D9">
        <w:rPr>
          <w:rtl/>
        </w:rPr>
        <w:t>כאשר</w:t>
      </w:r>
      <w:r w:rsidRPr="008502D9">
        <w:rPr>
          <w:rtl/>
          <w:lang w:bidi="ar-SA"/>
        </w:rPr>
        <w:t xml:space="preserve"> </w:t>
      </w:r>
      <w:r w:rsidRPr="008502D9">
        <w:rPr>
          <w:rtl/>
        </w:rPr>
        <w:t>מחנך</w:t>
      </w:r>
      <w:r w:rsidRPr="008502D9">
        <w:rPr>
          <w:rtl/>
          <w:lang w:bidi="ar-SA"/>
        </w:rPr>
        <w:t xml:space="preserve"> </w:t>
      </w:r>
      <w:r w:rsidRPr="008502D9">
        <w:rPr>
          <w:rtl/>
        </w:rPr>
        <w:t>הכיתה</w:t>
      </w:r>
      <w:r w:rsidRPr="008502D9">
        <w:rPr>
          <w:rtl/>
          <w:lang w:bidi="ar-SA"/>
        </w:rPr>
        <w:t xml:space="preserve"> </w:t>
      </w:r>
      <w:r w:rsidRPr="008502D9">
        <w:rPr>
          <w:rtl/>
        </w:rPr>
        <w:t>אילץ</w:t>
      </w:r>
      <w:r w:rsidRPr="008502D9">
        <w:rPr>
          <w:rtl/>
          <w:lang w:bidi="ar-SA"/>
        </w:rPr>
        <w:t xml:space="preserve"> </w:t>
      </w:r>
      <w:r w:rsidRPr="008502D9">
        <w:rPr>
          <w:rtl/>
        </w:rPr>
        <w:t>אותו</w:t>
      </w:r>
      <w:r w:rsidRPr="008502D9">
        <w:rPr>
          <w:rtl/>
          <w:lang w:bidi="ar-SA"/>
        </w:rPr>
        <w:t xml:space="preserve"> </w:t>
      </w:r>
      <w:r w:rsidRPr="008502D9">
        <w:rPr>
          <w:rtl/>
        </w:rPr>
        <w:t>לשיר</w:t>
      </w:r>
      <w:r w:rsidRPr="008502D9">
        <w:rPr>
          <w:rtl/>
          <w:lang w:bidi="ar-SA"/>
        </w:rPr>
        <w:t xml:space="preserve"> </w:t>
      </w:r>
      <w:r w:rsidRPr="008502D9">
        <w:rPr>
          <w:rtl/>
        </w:rPr>
        <w:t>לבד</w:t>
      </w:r>
      <w:r w:rsidRPr="008502D9">
        <w:rPr>
          <w:rtl/>
          <w:lang w:bidi="ar-SA"/>
        </w:rPr>
        <w:t xml:space="preserve"> </w:t>
      </w:r>
      <w:r w:rsidRPr="008502D9">
        <w:rPr>
          <w:rtl/>
        </w:rPr>
        <w:t>מול</w:t>
      </w:r>
      <w:r w:rsidRPr="008502D9">
        <w:rPr>
          <w:rtl/>
          <w:lang w:bidi="ar-SA"/>
        </w:rPr>
        <w:t xml:space="preserve"> </w:t>
      </w:r>
      <w:r w:rsidRPr="008502D9">
        <w:rPr>
          <w:rtl/>
        </w:rPr>
        <w:t>כולם</w:t>
      </w:r>
      <w:r w:rsidRPr="008502D9">
        <w:rPr>
          <w:rtl/>
          <w:lang w:bidi="ar-SA"/>
        </w:rPr>
        <w:t xml:space="preserve"> </w:t>
      </w:r>
      <w:r w:rsidRPr="008502D9">
        <w:rPr>
          <w:rtl/>
        </w:rPr>
        <w:t>למרות</w:t>
      </w:r>
      <w:r w:rsidRPr="008502D9">
        <w:rPr>
          <w:rtl/>
          <w:lang w:bidi="ar-SA"/>
        </w:rPr>
        <w:t xml:space="preserve"> </w:t>
      </w:r>
      <w:r w:rsidRPr="008502D9">
        <w:rPr>
          <w:rtl/>
        </w:rPr>
        <w:t>ביישנותו</w:t>
      </w:r>
      <w:r w:rsidRPr="008502D9">
        <w:rPr>
          <w:rtl/>
          <w:lang w:bidi="ar-SA"/>
        </w:rPr>
        <w:t xml:space="preserve"> </w:t>
      </w:r>
      <w:r w:rsidRPr="008502D9">
        <w:rPr>
          <w:rtl/>
        </w:rPr>
        <w:t>הרבה</w:t>
      </w:r>
      <w:r w:rsidRPr="008502D9">
        <w:rPr>
          <w:rtl/>
          <w:lang w:bidi="ar-SA"/>
        </w:rPr>
        <w:t>: "</w:t>
      </w:r>
      <w:r w:rsidRPr="008502D9">
        <w:rPr>
          <w:rtl/>
        </w:rPr>
        <w:t>חוויה</w:t>
      </w:r>
      <w:r w:rsidRPr="008502D9">
        <w:rPr>
          <w:rtl/>
          <w:lang w:bidi="ar-SA"/>
        </w:rPr>
        <w:t xml:space="preserve"> </w:t>
      </w:r>
      <w:r w:rsidRPr="008502D9">
        <w:rPr>
          <w:rtl/>
        </w:rPr>
        <w:t>קשה</w:t>
      </w:r>
      <w:r w:rsidRPr="008502D9">
        <w:rPr>
          <w:rtl/>
          <w:lang w:bidi="ar-SA"/>
        </w:rPr>
        <w:t xml:space="preserve"> </w:t>
      </w:r>
      <w:r w:rsidRPr="008502D9">
        <w:rPr>
          <w:rtl/>
        </w:rPr>
        <w:t>שבעצם</w:t>
      </w:r>
      <w:r w:rsidRPr="008502D9">
        <w:rPr>
          <w:rtl/>
          <w:lang w:bidi="ar-SA"/>
        </w:rPr>
        <w:t xml:space="preserve"> </w:t>
      </w:r>
      <w:r w:rsidRPr="008502D9">
        <w:rPr>
          <w:rtl/>
        </w:rPr>
        <w:t>מחנך</w:t>
      </w:r>
      <w:r w:rsidRPr="008502D9">
        <w:rPr>
          <w:rtl/>
          <w:lang w:bidi="ar-SA"/>
        </w:rPr>
        <w:t xml:space="preserve"> </w:t>
      </w:r>
      <w:r w:rsidRPr="008502D9">
        <w:rPr>
          <w:rtl/>
        </w:rPr>
        <w:t>חייב</w:t>
      </w:r>
      <w:r w:rsidRPr="008502D9">
        <w:rPr>
          <w:rtl/>
          <w:lang w:bidi="ar-SA"/>
        </w:rPr>
        <w:t xml:space="preserve"> </w:t>
      </w:r>
      <w:r w:rsidRPr="008502D9">
        <w:rPr>
          <w:rtl/>
        </w:rPr>
        <w:t>אותי</w:t>
      </w:r>
      <w:r w:rsidRPr="008502D9">
        <w:rPr>
          <w:rtl/>
          <w:lang w:bidi="ar-SA"/>
        </w:rPr>
        <w:t xml:space="preserve"> </w:t>
      </w:r>
      <w:r w:rsidRPr="008502D9">
        <w:rPr>
          <w:rtl/>
        </w:rPr>
        <w:t>לשיר</w:t>
      </w:r>
      <w:r w:rsidRPr="008502D9">
        <w:rPr>
          <w:rtl/>
          <w:lang w:bidi="ar-SA"/>
        </w:rPr>
        <w:t xml:space="preserve"> </w:t>
      </w:r>
      <w:r w:rsidRPr="008502D9">
        <w:rPr>
          <w:rtl/>
        </w:rPr>
        <w:t>לבד</w:t>
      </w:r>
      <w:r w:rsidRPr="008502D9">
        <w:rPr>
          <w:rtl/>
          <w:lang w:bidi="ar-SA"/>
        </w:rPr>
        <w:t xml:space="preserve"> </w:t>
      </w:r>
      <w:r w:rsidRPr="008502D9">
        <w:rPr>
          <w:rtl/>
        </w:rPr>
        <w:t>מול</w:t>
      </w:r>
      <w:r w:rsidRPr="008502D9">
        <w:rPr>
          <w:rtl/>
          <w:lang w:bidi="ar-SA"/>
        </w:rPr>
        <w:t xml:space="preserve"> </w:t>
      </w:r>
      <w:r w:rsidRPr="008502D9">
        <w:rPr>
          <w:rtl/>
        </w:rPr>
        <w:t>הכיתה</w:t>
      </w:r>
      <w:r w:rsidRPr="008502D9">
        <w:rPr>
          <w:rtl/>
          <w:lang w:bidi="ar-SA"/>
        </w:rPr>
        <w:t xml:space="preserve">... </w:t>
      </w:r>
      <w:r w:rsidRPr="008502D9">
        <w:rPr>
          <w:rtl/>
        </w:rPr>
        <w:t>זאת</w:t>
      </w:r>
      <w:r w:rsidRPr="008502D9">
        <w:rPr>
          <w:rtl/>
          <w:lang w:bidi="ar-SA"/>
        </w:rPr>
        <w:t xml:space="preserve"> </w:t>
      </w:r>
      <w:r w:rsidRPr="008502D9">
        <w:rPr>
          <w:rtl/>
        </w:rPr>
        <w:t>חוויה</w:t>
      </w:r>
      <w:r w:rsidRPr="008502D9">
        <w:rPr>
          <w:rtl/>
          <w:lang w:bidi="ar-SA"/>
        </w:rPr>
        <w:t xml:space="preserve"> </w:t>
      </w:r>
      <w:r w:rsidRPr="008502D9">
        <w:rPr>
          <w:rtl/>
        </w:rPr>
        <w:t>שהיא</w:t>
      </w:r>
      <w:r w:rsidRPr="008502D9">
        <w:rPr>
          <w:rtl/>
          <w:lang w:bidi="ar-SA"/>
        </w:rPr>
        <w:t xml:space="preserve">... </w:t>
      </w:r>
      <w:r w:rsidRPr="008502D9">
        <w:rPr>
          <w:rtl/>
        </w:rPr>
        <w:t>פגיעה</w:t>
      </w:r>
      <w:r w:rsidRPr="008502D9">
        <w:rPr>
          <w:rtl/>
          <w:lang w:bidi="ar-SA"/>
        </w:rPr>
        <w:t xml:space="preserve">... </w:t>
      </w:r>
      <w:r w:rsidRPr="008502D9">
        <w:rPr>
          <w:rtl/>
        </w:rPr>
        <w:t>חדירה</w:t>
      </w:r>
      <w:r w:rsidRPr="008502D9">
        <w:rPr>
          <w:rtl/>
          <w:lang w:bidi="ar-SA"/>
        </w:rPr>
        <w:t xml:space="preserve"> </w:t>
      </w:r>
      <w:r w:rsidRPr="008502D9">
        <w:rPr>
          <w:rtl/>
        </w:rPr>
        <w:t>למרחב</w:t>
      </w:r>
      <w:r w:rsidRPr="008502D9">
        <w:rPr>
          <w:rtl/>
          <w:lang w:bidi="ar-SA"/>
        </w:rPr>
        <w:t xml:space="preserve"> </w:t>
      </w:r>
      <w:r w:rsidRPr="008502D9">
        <w:rPr>
          <w:rtl/>
        </w:rPr>
        <w:t>שלך</w:t>
      </w:r>
      <w:r w:rsidRPr="008502D9">
        <w:rPr>
          <w:rtl/>
          <w:lang w:bidi="ar-SA"/>
        </w:rPr>
        <w:t xml:space="preserve">". </w:t>
      </w:r>
      <w:r w:rsidRPr="008502D9">
        <w:rPr>
          <w:rtl/>
        </w:rPr>
        <w:t>הוא</w:t>
      </w:r>
      <w:r w:rsidRPr="008502D9">
        <w:rPr>
          <w:rtl/>
          <w:lang w:bidi="ar-SA"/>
        </w:rPr>
        <w:t xml:space="preserve"> </w:t>
      </w:r>
      <w:r w:rsidRPr="008502D9">
        <w:rPr>
          <w:rtl/>
        </w:rPr>
        <w:t>מעיד</w:t>
      </w:r>
      <w:r w:rsidRPr="008502D9">
        <w:rPr>
          <w:rtl/>
          <w:lang w:bidi="ar-SA"/>
        </w:rPr>
        <w:t xml:space="preserve"> </w:t>
      </w:r>
      <w:r w:rsidRPr="008502D9">
        <w:rPr>
          <w:rtl/>
        </w:rPr>
        <w:t>כי</w:t>
      </w:r>
      <w:r w:rsidRPr="008502D9">
        <w:rPr>
          <w:rtl/>
          <w:lang w:bidi="ar-SA"/>
        </w:rPr>
        <w:t xml:space="preserve"> </w:t>
      </w:r>
      <w:r w:rsidRPr="008502D9">
        <w:rPr>
          <w:rtl/>
        </w:rPr>
        <w:t>בעקבות</w:t>
      </w:r>
      <w:r w:rsidRPr="008502D9">
        <w:rPr>
          <w:rtl/>
          <w:lang w:bidi="ar-SA"/>
        </w:rPr>
        <w:t xml:space="preserve"> </w:t>
      </w:r>
      <w:r w:rsidRPr="008502D9">
        <w:rPr>
          <w:rtl/>
        </w:rPr>
        <w:t>אותה</w:t>
      </w:r>
      <w:r w:rsidRPr="008502D9">
        <w:rPr>
          <w:rtl/>
          <w:lang w:bidi="ar-SA"/>
        </w:rPr>
        <w:t xml:space="preserve"> </w:t>
      </w:r>
      <w:r w:rsidRPr="008502D9">
        <w:rPr>
          <w:rtl/>
        </w:rPr>
        <w:t>חוויה</w:t>
      </w:r>
      <w:r w:rsidRPr="008502D9">
        <w:rPr>
          <w:rtl/>
          <w:lang w:bidi="ar-SA"/>
        </w:rPr>
        <w:t xml:space="preserve"> </w:t>
      </w:r>
      <w:r w:rsidRPr="008502D9">
        <w:rPr>
          <w:rtl/>
        </w:rPr>
        <w:t>פשוט</w:t>
      </w:r>
      <w:r w:rsidRPr="008502D9">
        <w:rPr>
          <w:rtl/>
          <w:lang w:bidi="ar-SA"/>
        </w:rPr>
        <w:t xml:space="preserve"> </w:t>
      </w:r>
      <w:r w:rsidRPr="008502D9">
        <w:rPr>
          <w:rtl/>
        </w:rPr>
        <w:t>הפסיק</w:t>
      </w:r>
      <w:r w:rsidRPr="008502D9">
        <w:rPr>
          <w:rtl/>
          <w:lang w:bidi="ar-SA"/>
        </w:rPr>
        <w:t xml:space="preserve"> </w:t>
      </w:r>
      <w:r w:rsidRPr="008502D9">
        <w:rPr>
          <w:rtl/>
        </w:rPr>
        <w:t>לשיר</w:t>
      </w:r>
      <w:r w:rsidRPr="008502D9">
        <w:rPr>
          <w:rtl/>
          <w:lang w:bidi="ar-SA"/>
        </w:rPr>
        <w:t xml:space="preserve"> </w:t>
      </w:r>
      <w:r w:rsidRPr="008502D9">
        <w:rPr>
          <w:rtl/>
        </w:rPr>
        <w:t>בציבור</w:t>
      </w:r>
      <w:r w:rsidRPr="008502D9">
        <w:rPr>
          <w:rtl/>
          <w:lang w:bidi="ar-SA"/>
        </w:rPr>
        <w:t xml:space="preserve"> </w:t>
      </w:r>
      <w:r w:rsidRPr="008502D9">
        <w:rPr>
          <w:rtl/>
        </w:rPr>
        <w:t>מאז</w:t>
      </w:r>
      <w:r w:rsidRPr="008502D9">
        <w:rPr>
          <w:rtl/>
          <w:lang w:bidi="ar-SA"/>
        </w:rPr>
        <w:t xml:space="preserve">. </w:t>
      </w:r>
      <w:r w:rsidRPr="008502D9">
        <w:rPr>
          <w:rtl/>
        </w:rPr>
        <w:t>עדות</w:t>
      </w:r>
      <w:r w:rsidRPr="008502D9">
        <w:rPr>
          <w:rtl/>
          <w:lang w:bidi="ar-SA"/>
        </w:rPr>
        <w:t xml:space="preserve"> </w:t>
      </w:r>
      <w:r w:rsidRPr="008502D9">
        <w:rPr>
          <w:rtl/>
        </w:rPr>
        <w:t>זו</w:t>
      </w:r>
      <w:r w:rsidRPr="008502D9">
        <w:rPr>
          <w:rtl/>
          <w:lang w:bidi="ar-SA"/>
        </w:rPr>
        <w:t xml:space="preserve"> </w:t>
      </w:r>
      <w:r w:rsidRPr="008502D9">
        <w:rPr>
          <w:rtl/>
        </w:rPr>
        <w:t>חושפת</w:t>
      </w:r>
      <w:r w:rsidRPr="008502D9">
        <w:rPr>
          <w:rtl/>
          <w:lang w:bidi="ar-SA"/>
        </w:rPr>
        <w:t xml:space="preserve"> </w:t>
      </w:r>
      <w:r w:rsidRPr="008502D9">
        <w:rPr>
          <w:rtl/>
        </w:rPr>
        <w:t>כי</w:t>
      </w:r>
      <w:r w:rsidRPr="008502D9">
        <w:rPr>
          <w:rtl/>
          <w:lang w:bidi="ar-SA"/>
        </w:rPr>
        <w:t xml:space="preserve"> </w:t>
      </w:r>
      <w:r w:rsidRPr="008502D9">
        <w:rPr>
          <w:rtl/>
        </w:rPr>
        <w:t>הדינמיקה</w:t>
      </w:r>
      <w:r w:rsidRPr="008502D9">
        <w:rPr>
          <w:rtl/>
          <w:lang w:bidi="ar-SA"/>
        </w:rPr>
        <w:t xml:space="preserve"> </w:t>
      </w:r>
      <w:r w:rsidRPr="008502D9">
        <w:rPr>
          <w:rtl/>
        </w:rPr>
        <w:t>העמוקה והרציפות</w:t>
      </w:r>
      <w:r w:rsidRPr="008502D9">
        <w:rPr>
          <w:rtl/>
          <w:lang w:bidi="ar-SA"/>
        </w:rPr>
        <w:t xml:space="preserve"> </w:t>
      </w:r>
      <w:r w:rsidRPr="008502D9">
        <w:rPr>
          <w:rtl/>
        </w:rPr>
        <w:t>הממושכת</w:t>
      </w:r>
      <w:r w:rsidRPr="008502D9">
        <w:rPr>
          <w:rtl/>
          <w:lang w:bidi="ar-SA"/>
        </w:rPr>
        <w:t xml:space="preserve"> </w:t>
      </w:r>
      <w:r w:rsidRPr="008502D9">
        <w:rPr>
          <w:rtl/>
        </w:rPr>
        <w:t>של</w:t>
      </w:r>
      <w:r w:rsidRPr="008502D9">
        <w:rPr>
          <w:rtl/>
          <w:lang w:bidi="ar-SA"/>
        </w:rPr>
        <w:t xml:space="preserve"> </w:t>
      </w:r>
      <w:r w:rsidRPr="008502D9">
        <w:rPr>
          <w:rtl/>
        </w:rPr>
        <w:t>המחנך</w:t>
      </w:r>
      <w:r w:rsidR="00451963">
        <w:rPr>
          <w:rtl/>
        </w:rPr>
        <w:t>,</w:t>
      </w:r>
      <w:r w:rsidRPr="008502D9">
        <w:rPr>
          <w:rtl/>
          <w:lang w:bidi="ar-SA"/>
        </w:rPr>
        <w:t xml:space="preserve"> </w:t>
      </w:r>
      <w:r w:rsidRPr="008502D9">
        <w:rPr>
          <w:rtl/>
        </w:rPr>
        <w:t>המוצגות</w:t>
      </w:r>
      <w:r w:rsidRPr="008502D9">
        <w:rPr>
          <w:rtl/>
          <w:lang w:bidi="ar-SA"/>
        </w:rPr>
        <w:t xml:space="preserve"> </w:t>
      </w:r>
      <w:r w:rsidRPr="008502D9">
        <w:rPr>
          <w:rtl/>
        </w:rPr>
        <w:t>בספרות</w:t>
      </w:r>
      <w:r w:rsidRPr="008502D9">
        <w:rPr>
          <w:rtl/>
          <w:lang w:bidi="ar-SA"/>
        </w:rPr>
        <w:t xml:space="preserve"> </w:t>
      </w:r>
      <w:r w:rsidRPr="008502D9">
        <w:rPr>
          <w:rtl/>
        </w:rPr>
        <w:t>כיתרון</w:t>
      </w:r>
      <w:r w:rsidRPr="008502D9">
        <w:rPr>
          <w:rtl/>
          <w:lang w:bidi="ar-SA"/>
        </w:rPr>
        <w:t xml:space="preserve"> </w:t>
      </w:r>
      <w:r w:rsidRPr="008502D9">
        <w:rPr>
          <w:rtl/>
        </w:rPr>
        <w:t>פדגוגי</w:t>
      </w:r>
      <w:r w:rsidRPr="008502D9">
        <w:rPr>
          <w:rtl/>
          <w:lang w:bidi="ar-SA"/>
        </w:rPr>
        <w:t xml:space="preserve"> </w:t>
      </w:r>
      <w:r w:rsidRPr="008502D9">
        <w:rPr>
          <w:rtl/>
        </w:rPr>
        <w:t>מוחלט</w:t>
      </w:r>
      <w:r w:rsidR="00451963">
        <w:rPr>
          <w:rtl/>
        </w:rPr>
        <w:t>,</w:t>
      </w:r>
      <w:r w:rsidRPr="008502D9">
        <w:rPr>
          <w:rtl/>
          <w:lang w:bidi="ar-SA"/>
        </w:rPr>
        <w:t xml:space="preserve"> </w:t>
      </w:r>
      <w:r w:rsidRPr="008502D9">
        <w:rPr>
          <w:rtl/>
        </w:rPr>
        <w:t>עלולות</w:t>
      </w:r>
      <w:r w:rsidRPr="008502D9">
        <w:rPr>
          <w:rtl/>
          <w:lang w:bidi="ar-SA"/>
        </w:rPr>
        <w:t xml:space="preserve"> </w:t>
      </w:r>
      <w:r w:rsidRPr="008502D9">
        <w:rPr>
          <w:rtl/>
        </w:rPr>
        <w:t>להוביל</w:t>
      </w:r>
      <w:r w:rsidRPr="008502D9">
        <w:rPr>
          <w:rtl/>
          <w:lang w:bidi="ar-SA"/>
        </w:rPr>
        <w:t xml:space="preserve"> </w:t>
      </w:r>
      <w:r w:rsidRPr="008502D9">
        <w:rPr>
          <w:rtl/>
        </w:rPr>
        <w:t>לתחושה</w:t>
      </w:r>
      <w:r w:rsidRPr="008502D9">
        <w:rPr>
          <w:rtl/>
          <w:lang w:bidi="ar-SA"/>
        </w:rPr>
        <w:t xml:space="preserve"> </w:t>
      </w:r>
      <w:r w:rsidRPr="008502D9">
        <w:rPr>
          <w:rtl/>
        </w:rPr>
        <w:t>פולשנית</w:t>
      </w:r>
      <w:r w:rsidRPr="008502D9">
        <w:rPr>
          <w:rtl/>
          <w:lang w:bidi="ar-SA"/>
        </w:rPr>
        <w:t xml:space="preserve"> </w:t>
      </w:r>
      <w:r w:rsidRPr="008502D9">
        <w:rPr>
          <w:rtl/>
        </w:rPr>
        <w:t>ופוגענית</w:t>
      </w:r>
      <w:r w:rsidRPr="008502D9">
        <w:rPr>
          <w:rtl/>
          <w:lang w:bidi="ar-SA"/>
        </w:rPr>
        <w:t xml:space="preserve"> </w:t>
      </w:r>
      <w:r w:rsidRPr="008502D9">
        <w:rPr>
          <w:rtl/>
        </w:rPr>
        <w:t>בהיעדר</w:t>
      </w:r>
      <w:r w:rsidRPr="008502D9">
        <w:rPr>
          <w:rtl/>
          <w:lang w:bidi="ar-SA"/>
        </w:rPr>
        <w:t xml:space="preserve"> </w:t>
      </w:r>
      <w:r w:rsidRPr="008502D9">
        <w:rPr>
          <w:rtl/>
        </w:rPr>
        <w:t>מנגנוני</w:t>
      </w:r>
      <w:r w:rsidRPr="008502D9">
        <w:rPr>
          <w:rtl/>
          <w:lang w:bidi="ar-SA"/>
        </w:rPr>
        <w:t xml:space="preserve"> </w:t>
      </w:r>
      <w:r w:rsidRPr="008502D9">
        <w:rPr>
          <w:rtl/>
        </w:rPr>
        <w:t>בקרה</w:t>
      </w:r>
      <w:r w:rsidRPr="008502D9">
        <w:rPr>
          <w:rtl/>
          <w:lang w:bidi="ar-SA"/>
        </w:rPr>
        <w:t xml:space="preserve"> </w:t>
      </w:r>
      <w:r w:rsidRPr="008502D9">
        <w:rPr>
          <w:rtl/>
        </w:rPr>
        <w:t>מקצועיים</w:t>
      </w:r>
      <w:r w:rsidRPr="008502D9">
        <w:rPr>
          <w:rtl/>
          <w:lang w:bidi="ar-SA"/>
        </w:rPr>
        <w:t xml:space="preserve"> </w:t>
      </w:r>
      <w:r w:rsidRPr="008502D9">
        <w:rPr>
          <w:rtl/>
        </w:rPr>
        <w:t>ופיקוח</w:t>
      </w:r>
      <w:r w:rsidRPr="008502D9">
        <w:rPr>
          <w:rtl/>
          <w:lang w:bidi="ar-SA"/>
        </w:rPr>
        <w:t xml:space="preserve"> </w:t>
      </w:r>
      <w:r w:rsidRPr="008502D9">
        <w:rPr>
          <w:rtl/>
        </w:rPr>
        <w:t>חיצוני</w:t>
      </w:r>
      <w:r w:rsidRPr="008502D9">
        <w:rPr>
          <w:rtl/>
          <w:lang w:bidi="ar-SA"/>
        </w:rPr>
        <w:t>.</w:t>
      </w:r>
    </w:p>
    <w:p w14:paraId="0D423C76" w14:textId="2F5D58B6" w:rsidR="00B16A5A" w:rsidRPr="008502D9" w:rsidRDefault="00B16A5A" w:rsidP="009A6C93">
      <w:pPr>
        <w:pStyle w:val="3"/>
      </w:pPr>
      <w:bookmarkStart w:id="77" w:name="_Toc239109233"/>
      <w:r w:rsidRPr="008502D9">
        <w:rPr>
          <w:rtl/>
          <w:lang w:bidi="he-IL"/>
        </w:rPr>
        <w:t>אינטליגנציה</w:t>
      </w:r>
      <w:r w:rsidRPr="008502D9">
        <w:rPr>
          <w:rtl/>
        </w:rPr>
        <w:t xml:space="preserve"> </w:t>
      </w:r>
      <w:r w:rsidRPr="008502D9">
        <w:rPr>
          <w:rtl/>
          <w:lang w:bidi="he-IL"/>
        </w:rPr>
        <w:t>חברתית</w:t>
      </w:r>
      <w:r w:rsidR="00451963">
        <w:rPr>
          <w:rtl/>
          <w:lang w:bidi="he-IL"/>
        </w:rPr>
        <w:t>,</w:t>
      </w:r>
      <w:r w:rsidRPr="008502D9">
        <w:rPr>
          <w:rtl/>
        </w:rPr>
        <w:t xml:space="preserve"> </w:t>
      </w:r>
      <w:r w:rsidRPr="008502D9">
        <w:rPr>
          <w:rtl/>
          <w:lang w:bidi="he-IL"/>
        </w:rPr>
        <w:t>שפה</w:t>
      </w:r>
      <w:r w:rsidRPr="008502D9">
        <w:rPr>
          <w:rtl/>
        </w:rPr>
        <w:t xml:space="preserve"> </w:t>
      </w:r>
      <w:r w:rsidRPr="008502D9">
        <w:rPr>
          <w:rtl/>
          <w:lang w:bidi="he-IL"/>
        </w:rPr>
        <w:t>פנימית</w:t>
      </w:r>
      <w:r w:rsidRPr="008502D9">
        <w:rPr>
          <w:rtl/>
        </w:rPr>
        <w:t xml:space="preserve"> </w:t>
      </w:r>
      <w:r w:rsidRPr="008502D9">
        <w:rPr>
          <w:rtl/>
          <w:lang w:bidi="he-IL"/>
        </w:rPr>
        <w:t>קבוצתית</w:t>
      </w:r>
      <w:r w:rsidRPr="008502D9">
        <w:rPr>
          <w:rtl/>
        </w:rPr>
        <w:t xml:space="preserve"> </w:t>
      </w:r>
      <w:r w:rsidRPr="008502D9">
        <w:rPr>
          <w:rtl/>
          <w:lang w:bidi="he-IL"/>
        </w:rPr>
        <w:t>ונוקשות</w:t>
      </w:r>
      <w:r w:rsidRPr="008502D9">
        <w:rPr>
          <w:rtl/>
        </w:rPr>
        <w:t xml:space="preserve"> </w:t>
      </w:r>
      <w:r w:rsidRPr="008502D9">
        <w:rPr>
          <w:rtl/>
          <w:lang w:bidi="he-IL"/>
        </w:rPr>
        <w:t>קהילתית</w:t>
      </w:r>
      <w:bookmarkEnd w:id="77"/>
    </w:p>
    <w:p w14:paraId="411624AD" w14:textId="4C705C4B" w:rsidR="00B16A5A" w:rsidRPr="008502D9" w:rsidRDefault="00B16A5A" w:rsidP="00B16A5A">
      <w:r w:rsidRPr="008502D9">
        <w:rPr>
          <w:rtl/>
        </w:rPr>
        <w:t>הספרות</w:t>
      </w:r>
      <w:r w:rsidRPr="008502D9">
        <w:rPr>
          <w:rtl/>
          <w:lang w:bidi="ar-SA"/>
        </w:rPr>
        <w:t xml:space="preserve"> </w:t>
      </w:r>
      <w:r w:rsidRPr="008502D9">
        <w:rPr>
          <w:rtl/>
        </w:rPr>
        <w:t>התיאורטית</w:t>
      </w:r>
      <w:r w:rsidRPr="008502D9">
        <w:rPr>
          <w:rtl/>
          <w:lang w:bidi="ar-SA"/>
        </w:rPr>
        <w:t xml:space="preserve"> </w:t>
      </w:r>
      <w:r w:rsidRPr="008502D9">
        <w:rPr>
          <w:rtl/>
        </w:rPr>
        <w:t>מציגה</w:t>
      </w:r>
      <w:r w:rsidRPr="008502D9">
        <w:rPr>
          <w:rtl/>
          <w:lang w:bidi="ar-SA"/>
        </w:rPr>
        <w:t xml:space="preserve"> </w:t>
      </w:r>
      <w:r w:rsidRPr="008502D9">
        <w:rPr>
          <w:rtl/>
        </w:rPr>
        <w:t>את</w:t>
      </w:r>
      <w:r w:rsidRPr="008502D9">
        <w:rPr>
          <w:rtl/>
          <w:lang w:bidi="ar-SA"/>
        </w:rPr>
        <w:t xml:space="preserve"> </w:t>
      </w:r>
      <w:r w:rsidRPr="008502D9">
        <w:rPr>
          <w:rtl/>
        </w:rPr>
        <w:t>קהילת</w:t>
      </w:r>
      <w:r w:rsidRPr="008502D9">
        <w:rPr>
          <w:rtl/>
          <w:lang w:bidi="ar-SA"/>
        </w:rPr>
        <w:t xml:space="preserve"> </w:t>
      </w:r>
      <w:r w:rsidRPr="008502D9">
        <w:rPr>
          <w:rtl/>
        </w:rPr>
        <w:t>ולדורף</w:t>
      </w:r>
      <w:r w:rsidRPr="008502D9">
        <w:rPr>
          <w:rtl/>
          <w:lang w:bidi="ar-SA"/>
        </w:rPr>
        <w:t xml:space="preserve"> </w:t>
      </w:r>
      <w:r w:rsidRPr="008502D9">
        <w:rPr>
          <w:rtl/>
        </w:rPr>
        <w:t>כמרחב</w:t>
      </w:r>
      <w:r w:rsidRPr="008502D9">
        <w:rPr>
          <w:rtl/>
          <w:lang w:bidi="ar-SA"/>
        </w:rPr>
        <w:t xml:space="preserve"> </w:t>
      </w:r>
      <w:r w:rsidRPr="008502D9">
        <w:rPr>
          <w:rtl/>
        </w:rPr>
        <w:t>דמוקרטי</w:t>
      </w:r>
      <w:r w:rsidRPr="008502D9">
        <w:rPr>
          <w:rtl/>
          <w:lang w:bidi="ar-SA"/>
        </w:rPr>
        <w:t xml:space="preserve"> </w:t>
      </w:r>
      <w:r w:rsidRPr="008502D9">
        <w:rPr>
          <w:rtl/>
        </w:rPr>
        <w:t>המטפח</w:t>
      </w:r>
      <w:r w:rsidRPr="008502D9">
        <w:rPr>
          <w:rtl/>
          <w:lang w:bidi="ar-SA"/>
        </w:rPr>
        <w:t xml:space="preserve"> </w:t>
      </w:r>
      <w:r w:rsidRPr="008502D9">
        <w:rPr>
          <w:rtl/>
        </w:rPr>
        <w:t>אזרחות</w:t>
      </w:r>
      <w:r w:rsidRPr="008502D9">
        <w:rPr>
          <w:rtl/>
          <w:lang w:bidi="ar-SA"/>
        </w:rPr>
        <w:t xml:space="preserve"> </w:t>
      </w:r>
      <w:r w:rsidRPr="008502D9">
        <w:rPr>
          <w:rtl/>
        </w:rPr>
        <w:t>פעילה</w:t>
      </w:r>
      <w:r w:rsidR="00451963">
        <w:rPr>
          <w:rtl/>
        </w:rPr>
        <w:t>,</w:t>
      </w:r>
      <w:r w:rsidRPr="008502D9">
        <w:rPr>
          <w:rtl/>
          <w:lang w:bidi="ar-SA"/>
        </w:rPr>
        <w:t xml:space="preserve"> </w:t>
      </w:r>
      <w:r w:rsidRPr="008502D9">
        <w:rPr>
          <w:rtl/>
        </w:rPr>
        <w:t>סובלנות</w:t>
      </w:r>
      <w:r w:rsidRPr="008502D9">
        <w:rPr>
          <w:rtl/>
          <w:lang w:bidi="ar-SA"/>
        </w:rPr>
        <w:t xml:space="preserve"> </w:t>
      </w:r>
      <w:r w:rsidRPr="008502D9">
        <w:rPr>
          <w:rtl/>
        </w:rPr>
        <w:t>לדעות</w:t>
      </w:r>
      <w:r w:rsidRPr="008502D9">
        <w:rPr>
          <w:rtl/>
          <w:lang w:bidi="ar-SA"/>
        </w:rPr>
        <w:t xml:space="preserve"> </w:t>
      </w:r>
      <w:r w:rsidRPr="008502D9">
        <w:rPr>
          <w:rtl/>
        </w:rPr>
        <w:t>מגוונות</w:t>
      </w:r>
      <w:r w:rsidRPr="008502D9">
        <w:rPr>
          <w:rtl/>
          <w:lang w:bidi="ar-SA"/>
        </w:rPr>
        <w:t xml:space="preserve"> </w:t>
      </w:r>
      <w:r w:rsidRPr="008502D9">
        <w:rPr>
          <w:rtl/>
        </w:rPr>
        <w:t>ואינטליגנציה</w:t>
      </w:r>
      <w:r w:rsidRPr="008502D9">
        <w:rPr>
          <w:rtl/>
          <w:lang w:bidi="ar-SA"/>
        </w:rPr>
        <w:t xml:space="preserve"> </w:t>
      </w:r>
      <w:r w:rsidRPr="008502D9">
        <w:rPr>
          <w:rtl/>
        </w:rPr>
        <w:t>חברתית</w:t>
      </w:r>
      <w:r w:rsidRPr="008502D9">
        <w:rPr>
          <w:rtl/>
          <w:lang w:bidi="ar-SA"/>
        </w:rPr>
        <w:t xml:space="preserve"> </w:t>
      </w:r>
      <w:r w:rsidRPr="008502D9">
        <w:rPr>
          <w:rtl/>
        </w:rPr>
        <w:t>מפותחת</w:t>
      </w:r>
      <w:r w:rsidRPr="008502D9">
        <w:rPr>
          <w:rtl/>
          <w:lang w:bidi="ar-SA"/>
        </w:rPr>
        <w:t xml:space="preserve"> (</w:t>
      </w:r>
      <w:r w:rsidR="00FF0B2A">
        <w:rPr>
          <w:lang w:bidi="ar-SA"/>
        </w:rPr>
        <w:t>Oberman, 2008</w:t>
      </w:r>
      <w:r w:rsidR="002A19BE">
        <w:rPr>
          <w:lang w:bidi="ar-SA"/>
        </w:rPr>
        <w:t>a</w:t>
      </w:r>
      <w:r w:rsidRPr="008502D9">
        <w:rPr>
          <w:rtl/>
          <w:lang w:bidi="ar-SA"/>
        </w:rPr>
        <w:t xml:space="preserve">). </w:t>
      </w:r>
      <w:r w:rsidRPr="008502D9">
        <w:rPr>
          <w:rtl/>
        </w:rPr>
        <w:t>ממצאי</w:t>
      </w:r>
      <w:r w:rsidRPr="008502D9">
        <w:rPr>
          <w:rtl/>
          <w:lang w:bidi="ar-SA"/>
        </w:rPr>
        <w:t xml:space="preserve"> </w:t>
      </w:r>
      <w:r w:rsidRPr="008502D9">
        <w:rPr>
          <w:rtl/>
        </w:rPr>
        <w:t>הראיונות</w:t>
      </w:r>
      <w:r w:rsidRPr="008502D9">
        <w:rPr>
          <w:rtl/>
          <w:lang w:bidi="ar-SA"/>
        </w:rPr>
        <w:t xml:space="preserve"> </w:t>
      </w:r>
      <w:r w:rsidRPr="008502D9">
        <w:rPr>
          <w:rtl/>
        </w:rPr>
        <w:t>תומכים</w:t>
      </w:r>
      <w:r w:rsidRPr="008502D9">
        <w:rPr>
          <w:rtl/>
          <w:lang w:bidi="ar-SA"/>
        </w:rPr>
        <w:t xml:space="preserve"> </w:t>
      </w:r>
      <w:r w:rsidRPr="008502D9">
        <w:rPr>
          <w:rtl/>
        </w:rPr>
        <w:t>בהנחה</w:t>
      </w:r>
      <w:r w:rsidRPr="008502D9">
        <w:rPr>
          <w:rtl/>
          <w:lang w:bidi="ar-SA"/>
        </w:rPr>
        <w:t xml:space="preserve"> </w:t>
      </w:r>
      <w:r w:rsidRPr="008502D9">
        <w:rPr>
          <w:rtl/>
        </w:rPr>
        <w:t>זו</w:t>
      </w:r>
      <w:r w:rsidRPr="008502D9">
        <w:rPr>
          <w:rtl/>
          <w:lang w:bidi="ar-SA"/>
        </w:rPr>
        <w:t xml:space="preserve"> (</w:t>
      </w:r>
      <w:r w:rsidRPr="008502D9">
        <w:rPr>
          <w:rtl/>
        </w:rPr>
        <w:t>הדומה</w:t>
      </w:r>
      <w:r w:rsidRPr="008502D9">
        <w:rPr>
          <w:rtl/>
          <w:lang w:bidi="ar-SA"/>
        </w:rPr>
        <w:t xml:space="preserve">) </w:t>
      </w:r>
      <w:r w:rsidRPr="008502D9">
        <w:rPr>
          <w:rtl/>
        </w:rPr>
        <w:t>ומראים</w:t>
      </w:r>
      <w:r w:rsidRPr="008502D9">
        <w:rPr>
          <w:rtl/>
          <w:lang w:bidi="ar-SA"/>
        </w:rPr>
        <w:t xml:space="preserve"> </w:t>
      </w:r>
      <w:r w:rsidRPr="008502D9">
        <w:rPr>
          <w:rtl/>
        </w:rPr>
        <w:t>כי</w:t>
      </w:r>
      <w:r w:rsidRPr="008502D9">
        <w:rPr>
          <w:rtl/>
          <w:lang w:bidi="ar-SA"/>
        </w:rPr>
        <w:t xml:space="preserve"> </w:t>
      </w:r>
      <w:r w:rsidRPr="008502D9">
        <w:rPr>
          <w:rtl/>
        </w:rPr>
        <w:t>הבוגרים</w:t>
      </w:r>
      <w:r w:rsidRPr="008502D9">
        <w:rPr>
          <w:rtl/>
          <w:lang w:bidi="ar-SA"/>
        </w:rPr>
        <w:t xml:space="preserve"> </w:t>
      </w:r>
      <w:r w:rsidRPr="008502D9">
        <w:rPr>
          <w:rtl/>
        </w:rPr>
        <w:t>מפתחים</w:t>
      </w:r>
      <w:r w:rsidRPr="008502D9">
        <w:rPr>
          <w:rtl/>
          <w:lang w:bidi="ar-SA"/>
        </w:rPr>
        <w:t xml:space="preserve"> "</w:t>
      </w:r>
      <w:r w:rsidRPr="008502D9">
        <w:rPr>
          <w:rtl/>
        </w:rPr>
        <w:t>שפה</w:t>
      </w:r>
      <w:r w:rsidRPr="008502D9">
        <w:rPr>
          <w:rtl/>
          <w:lang w:bidi="ar-SA"/>
        </w:rPr>
        <w:t xml:space="preserve"> </w:t>
      </w:r>
      <w:r w:rsidRPr="008502D9">
        <w:rPr>
          <w:rtl/>
        </w:rPr>
        <w:t>פנימית</w:t>
      </w:r>
      <w:r w:rsidRPr="008502D9">
        <w:rPr>
          <w:rtl/>
          <w:lang w:bidi="ar-SA"/>
        </w:rPr>
        <w:t xml:space="preserve">" </w:t>
      </w:r>
      <w:r w:rsidRPr="008502D9">
        <w:rPr>
          <w:rtl/>
        </w:rPr>
        <w:t>עשירה</w:t>
      </w:r>
      <w:r w:rsidRPr="008502D9">
        <w:rPr>
          <w:rtl/>
          <w:lang w:bidi="ar-SA"/>
        </w:rPr>
        <w:t xml:space="preserve"> </w:t>
      </w:r>
      <w:r w:rsidRPr="008502D9">
        <w:rPr>
          <w:rtl/>
        </w:rPr>
        <w:t>ויכולת</w:t>
      </w:r>
      <w:r w:rsidRPr="008502D9">
        <w:rPr>
          <w:rtl/>
          <w:lang w:bidi="ar-SA"/>
        </w:rPr>
        <w:t xml:space="preserve"> </w:t>
      </w:r>
      <w:r w:rsidRPr="008502D9">
        <w:rPr>
          <w:rtl/>
        </w:rPr>
        <w:t>תקשורת</w:t>
      </w:r>
      <w:r w:rsidRPr="008502D9">
        <w:rPr>
          <w:rtl/>
          <w:lang w:bidi="ar-SA"/>
        </w:rPr>
        <w:t xml:space="preserve"> </w:t>
      </w:r>
      <w:r w:rsidRPr="008502D9">
        <w:rPr>
          <w:rtl/>
        </w:rPr>
        <w:t>יוצאת</w:t>
      </w:r>
      <w:r w:rsidRPr="008502D9">
        <w:rPr>
          <w:rtl/>
          <w:lang w:bidi="ar-SA"/>
        </w:rPr>
        <w:t xml:space="preserve"> </w:t>
      </w:r>
      <w:r w:rsidRPr="008502D9">
        <w:rPr>
          <w:rtl/>
        </w:rPr>
        <w:t>דופן</w:t>
      </w:r>
      <w:r w:rsidRPr="008502D9">
        <w:rPr>
          <w:rtl/>
          <w:lang w:bidi="ar-SA"/>
        </w:rPr>
        <w:t xml:space="preserve">. </w:t>
      </w:r>
      <w:r w:rsidR="00F376A6">
        <w:rPr>
          <w:rtl/>
        </w:rPr>
        <w:t>ב'</w:t>
      </w:r>
      <w:r w:rsidRPr="008502D9">
        <w:rPr>
          <w:rtl/>
          <w:lang w:bidi="ar-SA"/>
        </w:rPr>
        <w:t xml:space="preserve"> </w:t>
      </w:r>
      <w:r w:rsidRPr="008502D9">
        <w:rPr>
          <w:rtl/>
        </w:rPr>
        <w:t>מתאר</w:t>
      </w:r>
      <w:r w:rsidRPr="008502D9">
        <w:rPr>
          <w:rtl/>
          <w:lang w:bidi="ar-SA"/>
        </w:rPr>
        <w:t xml:space="preserve"> </w:t>
      </w:r>
      <w:r w:rsidRPr="008502D9">
        <w:rPr>
          <w:rtl/>
        </w:rPr>
        <w:t>כי</w:t>
      </w:r>
      <w:r w:rsidRPr="008502D9">
        <w:rPr>
          <w:rtl/>
          <w:lang w:bidi="ar-SA"/>
        </w:rPr>
        <w:t xml:space="preserve"> </w:t>
      </w:r>
      <w:r w:rsidRPr="008502D9">
        <w:rPr>
          <w:rtl/>
        </w:rPr>
        <w:t>הוא</w:t>
      </w:r>
      <w:r w:rsidRPr="008502D9">
        <w:rPr>
          <w:rtl/>
          <w:lang w:bidi="ar-SA"/>
        </w:rPr>
        <w:t xml:space="preserve"> </w:t>
      </w:r>
      <w:r w:rsidRPr="008502D9">
        <w:rPr>
          <w:rtl/>
        </w:rPr>
        <w:t>מזהה</w:t>
      </w:r>
      <w:r w:rsidRPr="008502D9">
        <w:rPr>
          <w:rtl/>
          <w:lang w:bidi="ar-SA"/>
        </w:rPr>
        <w:t xml:space="preserve"> </w:t>
      </w:r>
      <w:r w:rsidRPr="008502D9">
        <w:rPr>
          <w:rtl/>
        </w:rPr>
        <w:t>בנקל</w:t>
      </w:r>
      <w:r w:rsidRPr="008502D9">
        <w:rPr>
          <w:rtl/>
          <w:lang w:bidi="ar-SA"/>
        </w:rPr>
        <w:t xml:space="preserve"> </w:t>
      </w:r>
      <w:r w:rsidRPr="008502D9">
        <w:rPr>
          <w:rtl/>
        </w:rPr>
        <w:t>בוגרי</w:t>
      </w:r>
      <w:r w:rsidRPr="008502D9">
        <w:rPr>
          <w:rtl/>
          <w:lang w:bidi="ar-SA"/>
        </w:rPr>
        <w:t xml:space="preserve"> </w:t>
      </w:r>
      <w:r w:rsidRPr="008502D9">
        <w:rPr>
          <w:rtl/>
        </w:rPr>
        <w:t>ולדורף</w:t>
      </w:r>
      <w:r w:rsidRPr="008502D9">
        <w:rPr>
          <w:rtl/>
          <w:lang w:bidi="ar-SA"/>
        </w:rPr>
        <w:t xml:space="preserve"> </w:t>
      </w:r>
      <w:r w:rsidRPr="008502D9">
        <w:rPr>
          <w:rtl/>
        </w:rPr>
        <w:t>אחרים</w:t>
      </w:r>
      <w:r w:rsidRPr="008502D9">
        <w:rPr>
          <w:rtl/>
          <w:lang w:bidi="ar-SA"/>
        </w:rPr>
        <w:t xml:space="preserve"> </w:t>
      </w:r>
      <w:r w:rsidRPr="008502D9">
        <w:rPr>
          <w:rtl/>
        </w:rPr>
        <w:t>על</w:t>
      </w:r>
      <w:r w:rsidRPr="008502D9">
        <w:rPr>
          <w:rtl/>
          <w:lang w:bidi="ar-SA"/>
        </w:rPr>
        <w:t xml:space="preserve"> </w:t>
      </w:r>
      <w:r w:rsidRPr="008502D9">
        <w:rPr>
          <w:rtl/>
        </w:rPr>
        <w:t>בסיס</w:t>
      </w:r>
      <w:r w:rsidRPr="008502D9">
        <w:rPr>
          <w:rtl/>
          <w:lang w:bidi="ar-SA"/>
        </w:rPr>
        <w:t xml:space="preserve"> </w:t>
      </w:r>
      <w:r w:rsidRPr="008502D9">
        <w:rPr>
          <w:rtl/>
        </w:rPr>
        <w:t>שפת</w:t>
      </w:r>
      <w:r w:rsidRPr="008502D9">
        <w:rPr>
          <w:rtl/>
          <w:lang w:bidi="ar-SA"/>
        </w:rPr>
        <w:t xml:space="preserve"> </w:t>
      </w:r>
      <w:r w:rsidRPr="008502D9">
        <w:rPr>
          <w:rtl/>
        </w:rPr>
        <w:t>גוף</w:t>
      </w:r>
      <w:r w:rsidRPr="008502D9">
        <w:rPr>
          <w:rtl/>
          <w:lang w:bidi="ar-SA"/>
        </w:rPr>
        <w:t xml:space="preserve"> </w:t>
      </w:r>
      <w:r w:rsidRPr="008502D9">
        <w:rPr>
          <w:rtl/>
        </w:rPr>
        <w:t>ותקשורת</w:t>
      </w:r>
      <w:r w:rsidRPr="008502D9">
        <w:rPr>
          <w:rtl/>
          <w:lang w:bidi="ar-SA"/>
        </w:rPr>
        <w:t xml:space="preserve"> </w:t>
      </w:r>
      <w:r w:rsidRPr="008502D9">
        <w:rPr>
          <w:rtl/>
        </w:rPr>
        <w:t>בין</w:t>
      </w:r>
      <w:r w:rsidRPr="008502D9">
        <w:rPr>
          <w:rtl/>
          <w:lang w:bidi="ar-SA"/>
        </w:rPr>
        <w:t>-</w:t>
      </w:r>
      <w:r w:rsidRPr="008502D9">
        <w:rPr>
          <w:rtl/>
        </w:rPr>
        <w:t>אישית</w:t>
      </w:r>
      <w:r w:rsidRPr="008502D9">
        <w:rPr>
          <w:rtl/>
          <w:lang w:bidi="ar-SA"/>
        </w:rPr>
        <w:t xml:space="preserve"> </w:t>
      </w:r>
      <w:r w:rsidRPr="008502D9">
        <w:rPr>
          <w:rtl/>
        </w:rPr>
        <w:t>מובחנת</w:t>
      </w:r>
      <w:r w:rsidR="00451963">
        <w:rPr>
          <w:rtl/>
        </w:rPr>
        <w:t>,</w:t>
      </w:r>
      <w:r w:rsidRPr="008502D9">
        <w:rPr>
          <w:rtl/>
          <w:lang w:bidi="ar-SA"/>
        </w:rPr>
        <w:t xml:space="preserve"> </w:t>
      </w:r>
      <w:r w:rsidRPr="008502D9">
        <w:rPr>
          <w:rtl/>
        </w:rPr>
        <w:t>ומציין</w:t>
      </w:r>
      <w:r w:rsidRPr="008502D9">
        <w:rPr>
          <w:rtl/>
          <w:lang w:bidi="ar-SA"/>
        </w:rPr>
        <w:t xml:space="preserve"> </w:t>
      </w:r>
      <w:r w:rsidRPr="008502D9">
        <w:rPr>
          <w:rtl/>
        </w:rPr>
        <w:t>כי</w:t>
      </w:r>
      <w:r w:rsidRPr="008502D9">
        <w:rPr>
          <w:rtl/>
          <w:lang w:bidi="ar-SA"/>
        </w:rPr>
        <w:t xml:space="preserve"> </w:t>
      </w:r>
      <w:r w:rsidRPr="008502D9">
        <w:rPr>
          <w:rtl/>
        </w:rPr>
        <w:t>בשיח</w:t>
      </w:r>
      <w:r w:rsidRPr="008502D9">
        <w:rPr>
          <w:rtl/>
          <w:lang w:bidi="ar-SA"/>
        </w:rPr>
        <w:t xml:space="preserve"> </w:t>
      </w:r>
      <w:r w:rsidRPr="008502D9">
        <w:rPr>
          <w:rtl/>
        </w:rPr>
        <w:t>עמם</w:t>
      </w:r>
      <w:r w:rsidRPr="008502D9">
        <w:rPr>
          <w:rtl/>
          <w:lang w:bidi="ar-SA"/>
        </w:rPr>
        <w:t xml:space="preserve"> "</w:t>
      </w:r>
      <w:r w:rsidRPr="008502D9">
        <w:rPr>
          <w:rtl/>
        </w:rPr>
        <w:t>יש</w:t>
      </w:r>
      <w:r w:rsidRPr="008502D9">
        <w:rPr>
          <w:rtl/>
          <w:lang w:bidi="ar-SA"/>
        </w:rPr>
        <w:t xml:space="preserve"> </w:t>
      </w:r>
      <w:r w:rsidRPr="008502D9">
        <w:rPr>
          <w:rtl/>
        </w:rPr>
        <w:t>הרבה</w:t>
      </w:r>
      <w:r w:rsidRPr="008502D9">
        <w:rPr>
          <w:rtl/>
          <w:lang w:bidi="ar-SA"/>
        </w:rPr>
        <w:t xml:space="preserve"> </w:t>
      </w:r>
      <w:r w:rsidRPr="008502D9">
        <w:rPr>
          <w:rtl/>
        </w:rPr>
        <w:t>פחות</w:t>
      </w:r>
      <w:r w:rsidRPr="008502D9">
        <w:rPr>
          <w:rtl/>
          <w:lang w:bidi="ar-SA"/>
        </w:rPr>
        <w:t xml:space="preserve"> </w:t>
      </w:r>
      <w:r w:rsidRPr="008502D9">
        <w:rPr>
          <w:rtl/>
        </w:rPr>
        <w:t>מחסומים</w:t>
      </w:r>
      <w:r w:rsidRPr="008502D9">
        <w:rPr>
          <w:rtl/>
          <w:lang w:bidi="ar-SA"/>
        </w:rPr>
        <w:t xml:space="preserve">" </w:t>
      </w:r>
      <w:r w:rsidRPr="008502D9">
        <w:rPr>
          <w:rtl/>
        </w:rPr>
        <w:t>והיכולת</w:t>
      </w:r>
      <w:r w:rsidRPr="008502D9">
        <w:rPr>
          <w:rtl/>
          <w:lang w:bidi="ar-SA"/>
        </w:rPr>
        <w:t xml:space="preserve"> </w:t>
      </w:r>
      <w:r w:rsidRPr="008502D9">
        <w:rPr>
          <w:rtl/>
        </w:rPr>
        <w:t>ליצור</w:t>
      </w:r>
      <w:r w:rsidRPr="008502D9">
        <w:rPr>
          <w:rtl/>
          <w:lang w:bidi="ar-SA"/>
        </w:rPr>
        <w:t xml:space="preserve"> </w:t>
      </w:r>
      <w:r w:rsidRPr="008502D9">
        <w:rPr>
          <w:rtl/>
        </w:rPr>
        <w:t>שיח</w:t>
      </w:r>
      <w:r w:rsidRPr="008502D9">
        <w:rPr>
          <w:rtl/>
          <w:lang w:bidi="ar-SA"/>
        </w:rPr>
        <w:t xml:space="preserve"> </w:t>
      </w:r>
      <w:r w:rsidRPr="008502D9">
        <w:rPr>
          <w:rtl/>
        </w:rPr>
        <w:t>משותף</w:t>
      </w:r>
      <w:r w:rsidRPr="008502D9">
        <w:rPr>
          <w:rtl/>
          <w:lang w:bidi="ar-SA"/>
        </w:rPr>
        <w:t xml:space="preserve"> </w:t>
      </w:r>
      <w:r w:rsidRPr="008502D9">
        <w:rPr>
          <w:rtl/>
        </w:rPr>
        <w:t>וקרוב</w:t>
      </w:r>
      <w:r w:rsidRPr="008502D9">
        <w:rPr>
          <w:rtl/>
          <w:lang w:bidi="ar-SA"/>
        </w:rPr>
        <w:t xml:space="preserve"> </w:t>
      </w:r>
      <w:r w:rsidRPr="008502D9">
        <w:rPr>
          <w:rtl/>
        </w:rPr>
        <w:t>היא</w:t>
      </w:r>
      <w:r w:rsidRPr="008502D9">
        <w:rPr>
          <w:rtl/>
          <w:lang w:bidi="ar-SA"/>
        </w:rPr>
        <w:t xml:space="preserve"> </w:t>
      </w:r>
      <w:r w:rsidRPr="008502D9">
        <w:rPr>
          <w:rtl/>
        </w:rPr>
        <w:t>גבוהה</w:t>
      </w:r>
      <w:r w:rsidRPr="008502D9">
        <w:rPr>
          <w:rtl/>
          <w:lang w:bidi="ar-SA"/>
        </w:rPr>
        <w:t xml:space="preserve"> </w:t>
      </w:r>
      <w:r w:rsidRPr="008502D9">
        <w:rPr>
          <w:rtl/>
        </w:rPr>
        <w:t>משמעותית</w:t>
      </w:r>
      <w:r w:rsidRPr="008502D9">
        <w:rPr>
          <w:rtl/>
          <w:lang w:bidi="ar-SA"/>
        </w:rPr>
        <w:t xml:space="preserve">. </w:t>
      </w:r>
      <w:r w:rsidR="000502D8">
        <w:rPr>
          <w:rtl/>
        </w:rPr>
        <w:t>ל'</w:t>
      </w:r>
      <w:r w:rsidRPr="008502D9">
        <w:rPr>
          <w:rtl/>
          <w:lang w:bidi="ar-SA"/>
        </w:rPr>
        <w:t xml:space="preserve"> </w:t>
      </w:r>
      <w:r w:rsidRPr="008502D9">
        <w:rPr>
          <w:rtl/>
        </w:rPr>
        <w:t>מקשרת</w:t>
      </w:r>
      <w:r w:rsidRPr="008502D9">
        <w:rPr>
          <w:rtl/>
          <w:lang w:bidi="ar-SA"/>
        </w:rPr>
        <w:t xml:space="preserve"> </w:t>
      </w:r>
      <w:r w:rsidRPr="008502D9">
        <w:rPr>
          <w:rtl/>
        </w:rPr>
        <w:t>יכולת</w:t>
      </w:r>
      <w:r w:rsidRPr="008502D9">
        <w:rPr>
          <w:rtl/>
          <w:lang w:bidi="ar-SA"/>
        </w:rPr>
        <w:t xml:space="preserve"> </w:t>
      </w:r>
      <w:r w:rsidRPr="008502D9">
        <w:rPr>
          <w:rtl/>
        </w:rPr>
        <w:t>זו</w:t>
      </w:r>
      <w:r w:rsidRPr="008502D9">
        <w:rPr>
          <w:rtl/>
          <w:lang w:bidi="ar-SA"/>
        </w:rPr>
        <w:t xml:space="preserve"> </w:t>
      </w:r>
      <w:r w:rsidRPr="008502D9">
        <w:rPr>
          <w:rtl/>
        </w:rPr>
        <w:t>לשעות</w:t>
      </w:r>
      <w:r w:rsidRPr="008502D9">
        <w:rPr>
          <w:rtl/>
          <w:lang w:bidi="ar-SA"/>
        </w:rPr>
        <w:t xml:space="preserve"> </w:t>
      </w:r>
      <w:r w:rsidRPr="008502D9">
        <w:rPr>
          <w:rtl/>
        </w:rPr>
        <w:t>הרבות</w:t>
      </w:r>
      <w:r w:rsidRPr="008502D9">
        <w:rPr>
          <w:rtl/>
          <w:lang w:bidi="ar-SA"/>
        </w:rPr>
        <w:t xml:space="preserve"> </w:t>
      </w:r>
      <w:r w:rsidRPr="008502D9">
        <w:rPr>
          <w:rtl/>
        </w:rPr>
        <w:t>שהוקדשו</w:t>
      </w:r>
      <w:r w:rsidRPr="008502D9">
        <w:rPr>
          <w:rtl/>
          <w:lang w:bidi="ar-SA"/>
        </w:rPr>
        <w:t xml:space="preserve"> </w:t>
      </w:r>
      <w:r w:rsidRPr="008502D9">
        <w:rPr>
          <w:rtl/>
        </w:rPr>
        <w:t>בבית</w:t>
      </w:r>
      <w:r w:rsidRPr="008502D9">
        <w:rPr>
          <w:rtl/>
          <w:lang w:bidi="ar-SA"/>
        </w:rPr>
        <w:t xml:space="preserve"> </w:t>
      </w:r>
      <w:r w:rsidRPr="008502D9">
        <w:rPr>
          <w:rtl/>
        </w:rPr>
        <w:t>הספר</w:t>
      </w:r>
      <w:r w:rsidRPr="008502D9">
        <w:rPr>
          <w:rtl/>
          <w:lang w:bidi="ar-SA"/>
        </w:rPr>
        <w:t xml:space="preserve"> </w:t>
      </w:r>
      <w:r w:rsidRPr="008502D9">
        <w:rPr>
          <w:rtl/>
        </w:rPr>
        <w:t>לפיתוח</w:t>
      </w:r>
      <w:r w:rsidRPr="008502D9">
        <w:rPr>
          <w:rtl/>
          <w:lang w:bidi="ar-SA"/>
        </w:rPr>
        <w:t xml:space="preserve"> </w:t>
      </w:r>
      <w:r w:rsidRPr="008502D9">
        <w:rPr>
          <w:rtl/>
        </w:rPr>
        <w:t>שפה</w:t>
      </w:r>
      <w:r w:rsidRPr="008502D9">
        <w:rPr>
          <w:rtl/>
          <w:lang w:bidi="ar-SA"/>
        </w:rPr>
        <w:t xml:space="preserve"> </w:t>
      </w:r>
      <w:r w:rsidRPr="008502D9">
        <w:rPr>
          <w:rtl/>
        </w:rPr>
        <w:t>רגשית</w:t>
      </w:r>
      <w:r w:rsidRPr="008502D9">
        <w:rPr>
          <w:rtl/>
          <w:lang w:bidi="ar-SA"/>
        </w:rPr>
        <w:t xml:space="preserve"> </w:t>
      </w:r>
      <w:r w:rsidRPr="008502D9">
        <w:rPr>
          <w:rtl/>
        </w:rPr>
        <w:t>פנימית</w:t>
      </w:r>
      <w:r w:rsidRPr="008502D9">
        <w:rPr>
          <w:rtl/>
          <w:lang w:bidi="ar-SA"/>
        </w:rPr>
        <w:t xml:space="preserve"> </w:t>
      </w:r>
      <w:r w:rsidRPr="008502D9">
        <w:rPr>
          <w:rtl/>
        </w:rPr>
        <w:t>דרך</w:t>
      </w:r>
      <w:r w:rsidRPr="008502D9">
        <w:rPr>
          <w:rtl/>
          <w:lang w:bidi="ar-SA"/>
        </w:rPr>
        <w:t xml:space="preserve"> </w:t>
      </w:r>
      <w:r w:rsidRPr="008502D9">
        <w:rPr>
          <w:rtl/>
        </w:rPr>
        <w:t>מעגלי</w:t>
      </w:r>
      <w:r w:rsidRPr="008502D9">
        <w:rPr>
          <w:rtl/>
          <w:lang w:bidi="ar-SA"/>
        </w:rPr>
        <w:t xml:space="preserve"> </w:t>
      </w:r>
      <w:r w:rsidRPr="008502D9">
        <w:rPr>
          <w:rtl/>
        </w:rPr>
        <w:t>הקשבה</w:t>
      </w:r>
      <w:r w:rsidRPr="008502D9">
        <w:rPr>
          <w:rtl/>
          <w:lang w:bidi="ar-SA"/>
        </w:rPr>
        <w:t xml:space="preserve"> </w:t>
      </w:r>
      <w:r w:rsidRPr="008502D9">
        <w:rPr>
          <w:rtl/>
        </w:rPr>
        <w:t>ושעות</w:t>
      </w:r>
      <w:r w:rsidRPr="008502D9">
        <w:rPr>
          <w:rtl/>
          <w:lang w:bidi="ar-SA"/>
        </w:rPr>
        <w:t xml:space="preserve"> </w:t>
      </w:r>
      <w:r w:rsidRPr="008502D9">
        <w:rPr>
          <w:rtl/>
        </w:rPr>
        <w:t>מחנך</w:t>
      </w:r>
      <w:r w:rsidRPr="008502D9">
        <w:rPr>
          <w:rtl/>
          <w:lang w:bidi="ar-SA"/>
        </w:rPr>
        <w:t xml:space="preserve">. </w:t>
      </w:r>
      <w:r w:rsidRPr="008502D9">
        <w:rPr>
          <w:rtl/>
        </w:rPr>
        <w:t>יכולת</w:t>
      </w:r>
      <w:r w:rsidRPr="008502D9">
        <w:rPr>
          <w:rtl/>
          <w:lang w:bidi="ar-SA"/>
        </w:rPr>
        <w:t xml:space="preserve"> </w:t>
      </w:r>
      <w:r w:rsidRPr="008502D9">
        <w:rPr>
          <w:rtl/>
        </w:rPr>
        <w:t>זו</w:t>
      </w:r>
      <w:r w:rsidRPr="008502D9">
        <w:rPr>
          <w:rtl/>
          <w:lang w:bidi="ar-SA"/>
        </w:rPr>
        <w:t xml:space="preserve"> </w:t>
      </w:r>
      <w:r w:rsidRPr="008502D9">
        <w:rPr>
          <w:rtl/>
        </w:rPr>
        <w:t>מתיישבת</w:t>
      </w:r>
      <w:r w:rsidRPr="008502D9">
        <w:rPr>
          <w:rtl/>
          <w:lang w:bidi="ar-SA"/>
        </w:rPr>
        <w:t xml:space="preserve"> </w:t>
      </w:r>
      <w:r w:rsidRPr="008502D9">
        <w:rPr>
          <w:rtl/>
        </w:rPr>
        <w:t>עם</w:t>
      </w:r>
      <w:r w:rsidRPr="008502D9">
        <w:rPr>
          <w:rtl/>
          <w:lang w:bidi="ar-SA"/>
        </w:rPr>
        <w:t xml:space="preserve"> </w:t>
      </w:r>
      <w:r w:rsidRPr="008502D9">
        <w:rPr>
          <w:rtl/>
        </w:rPr>
        <w:t>מודל</w:t>
      </w:r>
      <w:r w:rsidRPr="008502D9">
        <w:rPr>
          <w:rtl/>
          <w:lang w:bidi="ar-SA"/>
        </w:rPr>
        <w:t xml:space="preserve"> "</w:t>
      </w:r>
      <w:r w:rsidRPr="008502D9">
        <w:rPr>
          <w:rtl/>
        </w:rPr>
        <w:t>חשיבה</w:t>
      </w:r>
      <w:r w:rsidRPr="008502D9">
        <w:rPr>
          <w:rtl/>
          <w:lang w:bidi="ar-SA"/>
        </w:rPr>
        <w:t xml:space="preserve"> </w:t>
      </w:r>
      <w:r w:rsidRPr="008502D9">
        <w:rPr>
          <w:rtl/>
        </w:rPr>
        <w:t>אכפתית</w:t>
      </w:r>
      <w:r w:rsidRPr="008502D9">
        <w:rPr>
          <w:rtl/>
          <w:lang w:bidi="ar-SA"/>
        </w:rPr>
        <w:t>" (</w:t>
      </w:r>
      <w:r w:rsidR="005A6B22" w:rsidRPr="005A6B22">
        <w:rPr>
          <w:lang w:bidi="ar-SA"/>
        </w:rPr>
        <w:t>Caring Thinking</w:t>
      </w:r>
      <w:r w:rsidRPr="008502D9">
        <w:rPr>
          <w:rtl/>
          <w:lang w:bidi="ar-SA"/>
        </w:rPr>
        <w:t xml:space="preserve">) </w:t>
      </w:r>
      <w:r w:rsidRPr="008502D9">
        <w:rPr>
          <w:rtl/>
        </w:rPr>
        <w:t>של</w:t>
      </w:r>
      <w:r w:rsidRPr="008502D9">
        <w:rPr>
          <w:rtl/>
          <w:lang w:bidi="ar-SA"/>
        </w:rPr>
        <w:t xml:space="preserve"> </w:t>
      </w:r>
      <w:r w:rsidRPr="008502D9">
        <w:rPr>
          <w:rtl/>
        </w:rPr>
        <w:t>מתיו</w:t>
      </w:r>
      <w:r w:rsidRPr="008502D9">
        <w:rPr>
          <w:rtl/>
          <w:lang w:bidi="ar-SA"/>
        </w:rPr>
        <w:t xml:space="preserve"> </w:t>
      </w:r>
      <w:r w:rsidRPr="008502D9">
        <w:rPr>
          <w:rtl/>
        </w:rPr>
        <w:t>ליפמן</w:t>
      </w:r>
      <w:r w:rsidRPr="008502D9">
        <w:rPr>
          <w:rtl/>
          <w:lang w:bidi="ar-SA"/>
        </w:rPr>
        <w:t xml:space="preserve"> (</w:t>
      </w:r>
      <w:r w:rsidR="00FD32F5" w:rsidRPr="00FD32F5">
        <w:rPr>
          <w:lang w:bidi="ar-SA"/>
        </w:rPr>
        <w:t>Lipman, 2003</w:t>
      </w:r>
      <w:r w:rsidRPr="008502D9">
        <w:rPr>
          <w:rtl/>
          <w:lang w:bidi="ar-SA"/>
        </w:rPr>
        <w:t xml:space="preserve">), </w:t>
      </w:r>
      <w:r w:rsidRPr="008502D9">
        <w:rPr>
          <w:rtl/>
        </w:rPr>
        <w:t>המדגיש</w:t>
      </w:r>
      <w:r w:rsidRPr="008502D9">
        <w:rPr>
          <w:rtl/>
          <w:lang w:bidi="ar-SA"/>
        </w:rPr>
        <w:t xml:space="preserve"> </w:t>
      </w:r>
      <w:r w:rsidRPr="008502D9">
        <w:rPr>
          <w:rtl/>
        </w:rPr>
        <w:t>את</w:t>
      </w:r>
      <w:r w:rsidRPr="008502D9">
        <w:rPr>
          <w:rtl/>
          <w:lang w:bidi="ar-SA"/>
        </w:rPr>
        <w:t xml:space="preserve"> </w:t>
      </w:r>
      <w:r w:rsidRPr="008502D9">
        <w:rPr>
          <w:rtl/>
        </w:rPr>
        <w:t>שילובם</w:t>
      </w:r>
      <w:r w:rsidRPr="008502D9">
        <w:rPr>
          <w:rtl/>
          <w:lang w:bidi="ar-SA"/>
        </w:rPr>
        <w:t xml:space="preserve"> </w:t>
      </w:r>
      <w:r w:rsidRPr="008502D9">
        <w:rPr>
          <w:rtl/>
        </w:rPr>
        <w:t>של</w:t>
      </w:r>
      <w:r w:rsidRPr="008502D9">
        <w:rPr>
          <w:rtl/>
          <w:lang w:bidi="ar-SA"/>
        </w:rPr>
        <w:t xml:space="preserve"> </w:t>
      </w:r>
      <w:r w:rsidRPr="008502D9">
        <w:rPr>
          <w:rtl/>
        </w:rPr>
        <w:t>דמיון</w:t>
      </w:r>
      <w:r w:rsidR="00451963">
        <w:rPr>
          <w:rtl/>
        </w:rPr>
        <w:t>,</w:t>
      </w:r>
      <w:r w:rsidRPr="008502D9">
        <w:rPr>
          <w:rtl/>
          <w:lang w:bidi="ar-SA"/>
        </w:rPr>
        <w:t xml:space="preserve"> </w:t>
      </w:r>
      <w:r w:rsidRPr="008502D9">
        <w:rPr>
          <w:rtl/>
        </w:rPr>
        <w:t>אמפתיה</w:t>
      </w:r>
      <w:r w:rsidRPr="008502D9">
        <w:rPr>
          <w:rtl/>
          <w:lang w:bidi="ar-SA"/>
        </w:rPr>
        <w:t xml:space="preserve"> </w:t>
      </w:r>
      <w:r w:rsidRPr="008502D9">
        <w:rPr>
          <w:rtl/>
        </w:rPr>
        <w:t>ורגישות</w:t>
      </w:r>
      <w:r w:rsidRPr="008502D9">
        <w:rPr>
          <w:rtl/>
          <w:lang w:bidi="ar-SA"/>
        </w:rPr>
        <w:t xml:space="preserve"> </w:t>
      </w:r>
      <w:r w:rsidRPr="008502D9">
        <w:rPr>
          <w:rtl/>
        </w:rPr>
        <w:t>חברתית</w:t>
      </w:r>
      <w:r w:rsidRPr="008502D9">
        <w:rPr>
          <w:rtl/>
          <w:lang w:bidi="ar-SA"/>
        </w:rPr>
        <w:t xml:space="preserve"> </w:t>
      </w:r>
      <w:r w:rsidRPr="008502D9">
        <w:rPr>
          <w:rtl/>
        </w:rPr>
        <w:t>עמוקה</w:t>
      </w:r>
      <w:r w:rsidRPr="008502D9">
        <w:rPr>
          <w:rtl/>
          <w:lang w:bidi="ar-SA"/>
        </w:rPr>
        <w:t xml:space="preserve"> </w:t>
      </w:r>
      <w:r w:rsidRPr="008502D9">
        <w:rPr>
          <w:rtl/>
        </w:rPr>
        <w:t>לזולת</w:t>
      </w:r>
      <w:r w:rsidRPr="008502D9">
        <w:rPr>
          <w:rtl/>
          <w:lang w:bidi="ar-SA"/>
        </w:rPr>
        <w:t xml:space="preserve"> </w:t>
      </w:r>
      <w:r w:rsidRPr="008502D9">
        <w:rPr>
          <w:rtl/>
        </w:rPr>
        <w:t>כחלק</w:t>
      </w:r>
      <w:r w:rsidRPr="008502D9">
        <w:rPr>
          <w:rtl/>
          <w:lang w:bidi="ar-SA"/>
        </w:rPr>
        <w:t xml:space="preserve"> </w:t>
      </w:r>
      <w:r w:rsidRPr="008502D9">
        <w:rPr>
          <w:rtl/>
        </w:rPr>
        <w:t>מחקירה</w:t>
      </w:r>
      <w:r w:rsidRPr="008502D9">
        <w:rPr>
          <w:rtl/>
          <w:lang w:bidi="ar-SA"/>
        </w:rPr>
        <w:t xml:space="preserve"> </w:t>
      </w:r>
      <w:r w:rsidRPr="008502D9">
        <w:rPr>
          <w:rtl/>
        </w:rPr>
        <w:t>עצמית</w:t>
      </w:r>
      <w:r w:rsidRPr="008502D9">
        <w:rPr>
          <w:rtl/>
          <w:lang w:bidi="ar-SA"/>
        </w:rPr>
        <w:t xml:space="preserve"> </w:t>
      </w:r>
      <w:r w:rsidRPr="008502D9">
        <w:rPr>
          <w:rtl/>
        </w:rPr>
        <w:t>שלמה</w:t>
      </w:r>
      <w:r w:rsidRPr="008502D9">
        <w:rPr>
          <w:rtl/>
          <w:lang w:bidi="ar-SA"/>
        </w:rPr>
        <w:t>.</w:t>
      </w:r>
    </w:p>
    <w:p w14:paraId="0989E854" w14:textId="0E4FBEE7" w:rsidR="00B16A5A" w:rsidRPr="008502D9" w:rsidRDefault="00B16A5A" w:rsidP="00B16A5A">
      <w:r w:rsidRPr="008502D9">
        <w:rPr>
          <w:rtl/>
        </w:rPr>
        <w:lastRenderedPageBreak/>
        <w:t>מנגד</w:t>
      </w:r>
      <w:r w:rsidR="00451963">
        <w:rPr>
          <w:rtl/>
        </w:rPr>
        <w:t>,</w:t>
      </w:r>
      <w:r w:rsidRPr="008502D9">
        <w:rPr>
          <w:rtl/>
          <w:lang w:bidi="ar-SA"/>
        </w:rPr>
        <w:t xml:space="preserve"> </w:t>
      </w:r>
      <w:r w:rsidRPr="008502D9">
        <w:rPr>
          <w:rtl/>
        </w:rPr>
        <w:t>קיים</w:t>
      </w:r>
      <w:r w:rsidRPr="008502D9">
        <w:rPr>
          <w:rtl/>
          <w:lang w:bidi="ar-SA"/>
        </w:rPr>
        <w:t xml:space="preserve"> </w:t>
      </w:r>
      <w:r w:rsidRPr="008502D9">
        <w:rPr>
          <w:rtl/>
        </w:rPr>
        <w:t>פער</w:t>
      </w:r>
      <w:r w:rsidRPr="008502D9">
        <w:rPr>
          <w:rtl/>
          <w:lang w:bidi="ar-SA"/>
        </w:rPr>
        <w:t xml:space="preserve"> </w:t>
      </w:r>
      <w:r w:rsidRPr="008502D9">
        <w:rPr>
          <w:rtl/>
        </w:rPr>
        <w:t>עצום</w:t>
      </w:r>
      <w:r w:rsidRPr="008502D9">
        <w:rPr>
          <w:rtl/>
          <w:lang w:bidi="ar-SA"/>
        </w:rPr>
        <w:t xml:space="preserve"> </w:t>
      </w:r>
      <w:r w:rsidRPr="008502D9">
        <w:rPr>
          <w:rtl/>
        </w:rPr>
        <w:t>בין</w:t>
      </w:r>
      <w:r w:rsidRPr="008502D9">
        <w:rPr>
          <w:rtl/>
          <w:lang w:bidi="ar-SA"/>
        </w:rPr>
        <w:t xml:space="preserve"> </w:t>
      </w:r>
      <w:r w:rsidRPr="008502D9">
        <w:rPr>
          <w:rtl/>
        </w:rPr>
        <w:t>דימוי</w:t>
      </w:r>
      <w:r w:rsidRPr="008502D9">
        <w:rPr>
          <w:rtl/>
          <w:lang w:bidi="ar-SA"/>
        </w:rPr>
        <w:t xml:space="preserve"> </w:t>
      </w:r>
      <w:r w:rsidRPr="008502D9">
        <w:rPr>
          <w:rtl/>
        </w:rPr>
        <w:t>הפתיחות</w:t>
      </w:r>
      <w:r w:rsidRPr="008502D9">
        <w:rPr>
          <w:rtl/>
          <w:lang w:bidi="ar-SA"/>
        </w:rPr>
        <w:t xml:space="preserve"> </w:t>
      </w:r>
      <w:r w:rsidRPr="008502D9">
        <w:rPr>
          <w:rtl/>
        </w:rPr>
        <w:t>הפלורליסטית</w:t>
      </w:r>
      <w:r w:rsidRPr="008502D9">
        <w:rPr>
          <w:rtl/>
          <w:lang w:bidi="ar-SA"/>
        </w:rPr>
        <w:t xml:space="preserve"> </w:t>
      </w:r>
      <w:r w:rsidRPr="008502D9">
        <w:rPr>
          <w:rtl/>
        </w:rPr>
        <w:t>של</w:t>
      </w:r>
      <w:r w:rsidRPr="008502D9">
        <w:rPr>
          <w:rtl/>
          <w:lang w:bidi="ar-SA"/>
        </w:rPr>
        <w:t xml:space="preserve"> </w:t>
      </w:r>
      <w:r w:rsidRPr="008502D9">
        <w:rPr>
          <w:rtl/>
        </w:rPr>
        <w:t>הקהילה</w:t>
      </w:r>
      <w:r w:rsidRPr="008502D9">
        <w:rPr>
          <w:rtl/>
          <w:lang w:bidi="ar-SA"/>
        </w:rPr>
        <w:t xml:space="preserve"> </w:t>
      </w:r>
      <w:r w:rsidRPr="008502D9">
        <w:rPr>
          <w:rtl/>
        </w:rPr>
        <w:t>לבין</w:t>
      </w:r>
      <w:r w:rsidRPr="008502D9">
        <w:rPr>
          <w:rtl/>
          <w:lang w:bidi="ar-SA"/>
        </w:rPr>
        <w:t xml:space="preserve"> </w:t>
      </w:r>
      <w:r w:rsidRPr="008502D9">
        <w:rPr>
          <w:rtl/>
        </w:rPr>
        <w:t>חוויות</w:t>
      </w:r>
      <w:r w:rsidRPr="008502D9">
        <w:rPr>
          <w:rtl/>
          <w:lang w:bidi="ar-SA"/>
        </w:rPr>
        <w:t xml:space="preserve"> </w:t>
      </w:r>
      <w:r w:rsidRPr="008502D9">
        <w:rPr>
          <w:rtl/>
        </w:rPr>
        <w:t>הנוקשות</w:t>
      </w:r>
      <w:r w:rsidRPr="008502D9">
        <w:rPr>
          <w:rtl/>
          <w:lang w:bidi="ar-SA"/>
        </w:rPr>
        <w:t xml:space="preserve"> </w:t>
      </w:r>
      <w:r w:rsidRPr="008502D9">
        <w:rPr>
          <w:rtl/>
        </w:rPr>
        <w:t>והדוגמטיות</w:t>
      </w:r>
      <w:r w:rsidRPr="008502D9">
        <w:rPr>
          <w:rtl/>
          <w:lang w:bidi="ar-SA"/>
        </w:rPr>
        <w:t xml:space="preserve"> </w:t>
      </w:r>
      <w:r w:rsidRPr="008502D9">
        <w:rPr>
          <w:rtl/>
        </w:rPr>
        <w:t>שחוו</w:t>
      </w:r>
      <w:r w:rsidRPr="008502D9">
        <w:rPr>
          <w:rtl/>
          <w:lang w:bidi="ar-SA"/>
        </w:rPr>
        <w:t xml:space="preserve"> </w:t>
      </w:r>
      <w:r w:rsidRPr="008502D9">
        <w:rPr>
          <w:rtl/>
        </w:rPr>
        <w:t>הבוגרים</w:t>
      </w:r>
      <w:r w:rsidRPr="008502D9">
        <w:rPr>
          <w:rtl/>
          <w:lang w:bidi="ar-SA"/>
        </w:rPr>
        <w:t xml:space="preserve"> </w:t>
      </w:r>
      <w:r w:rsidRPr="008502D9">
        <w:rPr>
          <w:rtl/>
        </w:rPr>
        <w:t>בשטח</w:t>
      </w:r>
      <w:r w:rsidRPr="008502D9">
        <w:rPr>
          <w:rtl/>
          <w:lang w:bidi="ar-SA"/>
        </w:rPr>
        <w:t xml:space="preserve">. </w:t>
      </w:r>
      <w:r w:rsidR="000502D8">
        <w:rPr>
          <w:rtl/>
        </w:rPr>
        <w:t>ל'</w:t>
      </w:r>
      <w:r w:rsidRPr="008502D9">
        <w:rPr>
          <w:rtl/>
          <w:lang w:bidi="ar-SA"/>
        </w:rPr>
        <w:t xml:space="preserve"> </w:t>
      </w:r>
      <w:r w:rsidRPr="008502D9">
        <w:rPr>
          <w:rtl/>
        </w:rPr>
        <w:t>משתפת</w:t>
      </w:r>
      <w:r w:rsidRPr="008502D9">
        <w:rPr>
          <w:rtl/>
          <w:lang w:bidi="ar-SA"/>
        </w:rPr>
        <w:t xml:space="preserve"> </w:t>
      </w:r>
      <w:r w:rsidRPr="008502D9">
        <w:rPr>
          <w:rtl/>
        </w:rPr>
        <w:t>בביקורת</w:t>
      </w:r>
      <w:r w:rsidRPr="008502D9">
        <w:rPr>
          <w:rtl/>
          <w:lang w:bidi="ar-SA"/>
        </w:rPr>
        <w:t xml:space="preserve"> </w:t>
      </w:r>
      <w:r w:rsidRPr="008502D9">
        <w:rPr>
          <w:rtl/>
        </w:rPr>
        <w:t>חריפה</w:t>
      </w:r>
      <w:r w:rsidRPr="008502D9">
        <w:rPr>
          <w:rtl/>
          <w:lang w:bidi="ar-SA"/>
        </w:rPr>
        <w:t xml:space="preserve"> </w:t>
      </w:r>
      <w:r w:rsidRPr="008502D9">
        <w:rPr>
          <w:rtl/>
        </w:rPr>
        <w:t>על</w:t>
      </w:r>
      <w:r w:rsidRPr="008502D9">
        <w:rPr>
          <w:rtl/>
          <w:lang w:bidi="ar-SA"/>
        </w:rPr>
        <w:t xml:space="preserve"> </w:t>
      </w:r>
      <w:r w:rsidRPr="008502D9">
        <w:rPr>
          <w:rtl/>
        </w:rPr>
        <w:t>קיומו</w:t>
      </w:r>
      <w:r w:rsidRPr="008502D9">
        <w:rPr>
          <w:rtl/>
          <w:lang w:bidi="ar-SA"/>
        </w:rPr>
        <w:t xml:space="preserve"> </w:t>
      </w:r>
      <w:r w:rsidRPr="008502D9">
        <w:rPr>
          <w:rtl/>
        </w:rPr>
        <w:t>של</w:t>
      </w:r>
      <w:r w:rsidRPr="008502D9">
        <w:rPr>
          <w:rtl/>
          <w:lang w:bidi="ar-SA"/>
        </w:rPr>
        <w:t xml:space="preserve"> </w:t>
      </w:r>
      <w:r w:rsidRPr="008502D9">
        <w:rPr>
          <w:rtl/>
        </w:rPr>
        <w:t>אקלים</w:t>
      </w:r>
      <w:r w:rsidRPr="008502D9">
        <w:rPr>
          <w:rtl/>
          <w:lang w:bidi="ar-SA"/>
        </w:rPr>
        <w:t xml:space="preserve"> </w:t>
      </w:r>
      <w:r w:rsidRPr="008502D9">
        <w:rPr>
          <w:rtl/>
        </w:rPr>
        <w:t>חברתי</w:t>
      </w:r>
      <w:r w:rsidRPr="008502D9">
        <w:rPr>
          <w:rtl/>
          <w:lang w:bidi="ar-SA"/>
        </w:rPr>
        <w:t xml:space="preserve"> </w:t>
      </w:r>
      <w:r w:rsidRPr="008502D9">
        <w:rPr>
          <w:rtl/>
        </w:rPr>
        <w:t>המצמצם</w:t>
      </w:r>
      <w:r w:rsidRPr="008502D9">
        <w:rPr>
          <w:rtl/>
          <w:lang w:bidi="ar-SA"/>
        </w:rPr>
        <w:t xml:space="preserve"> </w:t>
      </w:r>
      <w:r w:rsidRPr="008502D9">
        <w:rPr>
          <w:rtl/>
        </w:rPr>
        <w:t>את</w:t>
      </w:r>
      <w:r w:rsidRPr="008502D9">
        <w:rPr>
          <w:rtl/>
          <w:lang w:bidi="ar-SA"/>
        </w:rPr>
        <w:t xml:space="preserve"> </w:t>
      </w:r>
      <w:r w:rsidRPr="008502D9">
        <w:rPr>
          <w:rtl/>
        </w:rPr>
        <w:t>חופש</w:t>
      </w:r>
      <w:r w:rsidRPr="008502D9">
        <w:rPr>
          <w:rtl/>
          <w:lang w:bidi="ar-SA"/>
        </w:rPr>
        <w:t xml:space="preserve"> </w:t>
      </w:r>
      <w:r w:rsidRPr="008502D9">
        <w:rPr>
          <w:rtl/>
        </w:rPr>
        <w:t>הביטוי</w:t>
      </w:r>
      <w:r w:rsidRPr="008502D9">
        <w:rPr>
          <w:rtl/>
          <w:lang w:bidi="ar-SA"/>
        </w:rPr>
        <w:t xml:space="preserve"> </w:t>
      </w:r>
      <w:r w:rsidRPr="008502D9">
        <w:rPr>
          <w:rtl/>
        </w:rPr>
        <w:t>האותנטי</w:t>
      </w:r>
      <w:r w:rsidR="00451963">
        <w:rPr>
          <w:rtl/>
        </w:rPr>
        <w:t>,</w:t>
      </w:r>
      <w:r w:rsidRPr="008502D9">
        <w:rPr>
          <w:rtl/>
          <w:lang w:bidi="ar-SA"/>
        </w:rPr>
        <w:t xml:space="preserve"> </w:t>
      </w:r>
      <w:r w:rsidRPr="008502D9">
        <w:rPr>
          <w:rtl/>
        </w:rPr>
        <w:t>ומציינת</w:t>
      </w:r>
      <w:r w:rsidRPr="008502D9">
        <w:rPr>
          <w:rtl/>
          <w:lang w:bidi="ar-SA"/>
        </w:rPr>
        <w:t xml:space="preserve"> </w:t>
      </w:r>
      <w:r w:rsidRPr="008502D9">
        <w:rPr>
          <w:rtl/>
        </w:rPr>
        <w:t>כי</w:t>
      </w:r>
      <w:r w:rsidRPr="008502D9">
        <w:rPr>
          <w:rtl/>
          <w:lang w:bidi="ar-SA"/>
        </w:rPr>
        <w:t xml:space="preserve"> </w:t>
      </w:r>
      <w:r w:rsidRPr="008502D9">
        <w:rPr>
          <w:rtl/>
        </w:rPr>
        <w:t>חוותה</w:t>
      </w:r>
      <w:r w:rsidRPr="008502D9">
        <w:rPr>
          <w:rtl/>
          <w:lang w:bidi="ar-SA"/>
        </w:rPr>
        <w:t xml:space="preserve"> "</w:t>
      </w:r>
      <w:r w:rsidRPr="008502D9">
        <w:rPr>
          <w:rtl/>
        </w:rPr>
        <w:t>נוקשות</w:t>
      </w:r>
      <w:r w:rsidRPr="008502D9">
        <w:rPr>
          <w:rtl/>
          <w:lang w:bidi="ar-SA"/>
        </w:rPr>
        <w:t xml:space="preserve"> </w:t>
      </w:r>
      <w:r w:rsidRPr="008502D9">
        <w:rPr>
          <w:rtl/>
        </w:rPr>
        <w:t>פנימית</w:t>
      </w:r>
      <w:r w:rsidRPr="008502D9">
        <w:rPr>
          <w:rtl/>
          <w:lang w:bidi="ar-SA"/>
        </w:rPr>
        <w:t xml:space="preserve">" </w:t>
      </w:r>
      <w:r w:rsidRPr="008502D9">
        <w:rPr>
          <w:rtl/>
        </w:rPr>
        <w:t>ופחד</w:t>
      </w:r>
      <w:r w:rsidRPr="008502D9">
        <w:rPr>
          <w:rtl/>
          <w:lang w:bidi="ar-SA"/>
        </w:rPr>
        <w:t xml:space="preserve"> </w:t>
      </w:r>
      <w:r w:rsidRPr="008502D9">
        <w:rPr>
          <w:rtl/>
        </w:rPr>
        <w:t>עמוק</w:t>
      </w:r>
      <w:r w:rsidRPr="008502D9">
        <w:rPr>
          <w:rtl/>
          <w:lang w:bidi="ar-SA"/>
        </w:rPr>
        <w:t xml:space="preserve"> </w:t>
      </w:r>
      <w:r w:rsidRPr="008502D9">
        <w:rPr>
          <w:rtl/>
        </w:rPr>
        <w:t>מפני</w:t>
      </w:r>
      <w:r w:rsidRPr="008502D9">
        <w:rPr>
          <w:rtl/>
          <w:lang w:bidi="ar-SA"/>
        </w:rPr>
        <w:t xml:space="preserve"> </w:t>
      </w:r>
      <w:r w:rsidRPr="008502D9">
        <w:rPr>
          <w:rtl/>
        </w:rPr>
        <w:t>הציפייה</w:t>
      </w:r>
      <w:r w:rsidRPr="008502D9">
        <w:rPr>
          <w:rtl/>
          <w:lang w:bidi="ar-SA"/>
        </w:rPr>
        <w:t xml:space="preserve"> </w:t>
      </w:r>
      <w:r w:rsidRPr="008502D9">
        <w:rPr>
          <w:rtl/>
        </w:rPr>
        <w:t>להתאמה</w:t>
      </w:r>
      <w:r w:rsidRPr="008502D9">
        <w:rPr>
          <w:rtl/>
          <w:lang w:bidi="ar-SA"/>
        </w:rPr>
        <w:t xml:space="preserve"> </w:t>
      </w:r>
      <w:r w:rsidRPr="008502D9">
        <w:rPr>
          <w:rtl/>
        </w:rPr>
        <w:t>מושלמת</w:t>
      </w:r>
      <w:r w:rsidRPr="008502D9">
        <w:rPr>
          <w:rtl/>
          <w:lang w:bidi="ar-SA"/>
        </w:rPr>
        <w:t xml:space="preserve"> </w:t>
      </w:r>
      <w:r w:rsidRPr="008502D9">
        <w:rPr>
          <w:rtl/>
        </w:rPr>
        <w:t>לסטריאוטיפ</w:t>
      </w:r>
      <w:r w:rsidRPr="008502D9">
        <w:rPr>
          <w:rtl/>
          <w:lang w:bidi="ar-SA"/>
        </w:rPr>
        <w:t xml:space="preserve"> </w:t>
      </w:r>
      <w:r w:rsidRPr="008502D9">
        <w:rPr>
          <w:rtl/>
        </w:rPr>
        <w:t>הקהילתי</w:t>
      </w:r>
      <w:r w:rsidRPr="008502D9">
        <w:rPr>
          <w:rtl/>
          <w:lang w:bidi="ar-SA"/>
        </w:rPr>
        <w:t>: "</w:t>
      </w:r>
      <w:r w:rsidRPr="008502D9">
        <w:rPr>
          <w:rtl/>
        </w:rPr>
        <w:t>יש</w:t>
      </w:r>
      <w:r w:rsidRPr="008502D9">
        <w:rPr>
          <w:rtl/>
          <w:lang w:bidi="ar-SA"/>
        </w:rPr>
        <w:t xml:space="preserve"> </w:t>
      </w:r>
      <w:r w:rsidRPr="008502D9">
        <w:rPr>
          <w:rtl/>
        </w:rPr>
        <w:t>לי</w:t>
      </w:r>
      <w:r w:rsidRPr="008502D9">
        <w:rPr>
          <w:rtl/>
          <w:lang w:bidi="ar-SA"/>
        </w:rPr>
        <w:t xml:space="preserve"> </w:t>
      </w:r>
      <w:r w:rsidRPr="008502D9">
        <w:rPr>
          <w:rtl/>
        </w:rPr>
        <w:t>פחד</w:t>
      </w:r>
      <w:r w:rsidRPr="008502D9">
        <w:rPr>
          <w:rtl/>
          <w:lang w:bidi="ar-SA"/>
        </w:rPr>
        <w:t xml:space="preserve"> </w:t>
      </w:r>
      <w:r w:rsidRPr="008502D9">
        <w:rPr>
          <w:rtl/>
        </w:rPr>
        <w:t>מאוד</w:t>
      </w:r>
      <w:r w:rsidRPr="008502D9">
        <w:rPr>
          <w:rtl/>
          <w:lang w:bidi="ar-SA"/>
        </w:rPr>
        <w:t xml:space="preserve"> </w:t>
      </w:r>
      <w:r w:rsidRPr="008502D9">
        <w:rPr>
          <w:rtl/>
        </w:rPr>
        <w:t>מאוד</w:t>
      </w:r>
      <w:r w:rsidRPr="008502D9">
        <w:rPr>
          <w:rtl/>
          <w:lang w:bidi="ar-SA"/>
        </w:rPr>
        <w:t xml:space="preserve"> </w:t>
      </w:r>
      <w:r w:rsidRPr="008502D9">
        <w:rPr>
          <w:rtl/>
        </w:rPr>
        <w:t>גדול</w:t>
      </w:r>
      <w:r w:rsidRPr="008502D9">
        <w:rPr>
          <w:rtl/>
          <w:lang w:bidi="ar-SA"/>
        </w:rPr>
        <w:t xml:space="preserve"> </w:t>
      </w:r>
      <w:r w:rsidRPr="008502D9">
        <w:rPr>
          <w:rtl/>
        </w:rPr>
        <w:t>מזה</w:t>
      </w:r>
      <w:r w:rsidR="004064F7">
        <w:rPr>
          <w:rtl/>
        </w:rPr>
        <w:t xml:space="preserve"> ש... </w:t>
      </w:r>
      <w:r w:rsidRPr="008502D9">
        <w:rPr>
          <w:rtl/>
        </w:rPr>
        <w:t>אומרים</w:t>
      </w:r>
      <w:r w:rsidRPr="008502D9">
        <w:rPr>
          <w:rtl/>
          <w:lang w:bidi="ar-SA"/>
        </w:rPr>
        <w:t xml:space="preserve"> </w:t>
      </w:r>
      <w:r w:rsidRPr="008502D9">
        <w:rPr>
          <w:rtl/>
        </w:rPr>
        <w:t>שככה</w:t>
      </w:r>
      <w:r w:rsidRPr="008502D9">
        <w:rPr>
          <w:rtl/>
          <w:lang w:bidi="ar-SA"/>
        </w:rPr>
        <w:t xml:space="preserve"> </w:t>
      </w:r>
      <w:r w:rsidRPr="008502D9">
        <w:rPr>
          <w:rtl/>
        </w:rPr>
        <w:t>משהו</w:t>
      </w:r>
      <w:r w:rsidRPr="008502D9">
        <w:rPr>
          <w:rtl/>
          <w:lang w:bidi="ar-SA"/>
        </w:rPr>
        <w:t xml:space="preserve"> </w:t>
      </w:r>
      <w:r w:rsidRPr="008502D9">
        <w:rPr>
          <w:rtl/>
        </w:rPr>
        <w:t>צריך</w:t>
      </w:r>
      <w:r w:rsidRPr="008502D9">
        <w:rPr>
          <w:rtl/>
          <w:lang w:bidi="ar-SA"/>
        </w:rPr>
        <w:t xml:space="preserve"> </w:t>
      </w:r>
      <w:r w:rsidRPr="008502D9">
        <w:rPr>
          <w:rtl/>
        </w:rPr>
        <w:t>לראות</w:t>
      </w:r>
      <w:r w:rsidRPr="008502D9">
        <w:rPr>
          <w:rtl/>
          <w:lang w:bidi="ar-SA"/>
        </w:rPr>
        <w:t xml:space="preserve">... </w:t>
      </w:r>
      <w:r w:rsidRPr="008502D9">
        <w:rPr>
          <w:rtl/>
        </w:rPr>
        <w:t>אם</w:t>
      </w:r>
      <w:r w:rsidRPr="008502D9">
        <w:rPr>
          <w:rtl/>
          <w:lang w:bidi="ar-SA"/>
        </w:rPr>
        <w:t xml:space="preserve"> </w:t>
      </w:r>
      <w:r w:rsidRPr="008502D9">
        <w:rPr>
          <w:rtl/>
        </w:rPr>
        <w:t>אתה</w:t>
      </w:r>
      <w:r w:rsidRPr="008502D9">
        <w:rPr>
          <w:rtl/>
          <w:lang w:bidi="ar-SA"/>
        </w:rPr>
        <w:t xml:space="preserve"> </w:t>
      </w:r>
      <w:r w:rsidRPr="008502D9">
        <w:rPr>
          <w:rtl/>
        </w:rPr>
        <w:t>עומד</w:t>
      </w:r>
      <w:r w:rsidRPr="008502D9">
        <w:rPr>
          <w:rtl/>
          <w:lang w:bidi="ar-SA"/>
        </w:rPr>
        <w:t xml:space="preserve"> </w:t>
      </w:r>
      <w:r w:rsidRPr="008502D9">
        <w:rPr>
          <w:rtl/>
        </w:rPr>
        <w:t>בזה</w:t>
      </w:r>
      <w:r w:rsidRPr="008502D9">
        <w:rPr>
          <w:rtl/>
          <w:lang w:bidi="ar-SA"/>
        </w:rPr>
        <w:t xml:space="preserve"> </w:t>
      </w:r>
      <w:r w:rsidRPr="008502D9">
        <w:rPr>
          <w:rtl/>
        </w:rPr>
        <w:t>זה</w:t>
      </w:r>
      <w:r w:rsidRPr="008502D9">
        <w:rPr>
          <w:rtl/>
          <w:lang w:bidi="ar-SA"/>
        </w:rPr>
        <w:t xml:space="preserve"> </w:t>
      </w:r>
      <w:r w:rsidRPr="008502D9">
        <w:rPr>
          <w:rtl/>
        </w:rPr>
        <w:t>נורא</w:t>
      </w:r>
      <w:r w:rsidRPr="008502D9">
        <w:rPr>
          <w:rtl/>
          <w:lang w:bidi="ar-SA"/>
        </w:rPr>
        <w:t xml:space="preserve"> </w:t>
      </w:r>
      <w:r w:rsidRPr="008502D9">
        <w:rPr>
          <w:rtl/>
        </w:rPr>
        <w:t>כואב</w:t>
      </w:r>
      <w:r w:rsidRPr="008502D9">
        <w:rPr>
          <w:rtl/>
          <w:lang w:bidi="ar-SA"/>
        </w:rPr>
        <w:t xml:space="preserve"> </w:t>
      </w:r>
      <w:r w:rsidRPr="008502D9">
        <w:rPr>
          <w:rtl/>
        </w:rPr>
        <w:t>כי</w:t>
      </w:r>
      <w:r w:rsidRPr="008502D9">
        <w:rPr>
          <w:rtl/>
          <w:lang w:bidi="ar-SA"/>
        </w:rPr>
        <w:t xml:space="preserve">... </w:t>
      </w:r>
      <w:r w:rsidRPr="008502D9">
        <w:rPr>
          <w:rtl/>
        </w:rPr>
        <w:t>אין</w:t>
      </w:r>
      <w:r w:rsidRPr="008502D9">
        <w:rPr>
          <w:rtl/>
          <w:lang w:bidi="ar-SA"/>
        </w:rPr>
        <w:t xml:space="preserve"> </w:t>
      </w:r>
      <w:r w:rsidRPr="008502D9">
        <w:rPr>
          <w:rtl/>
        </w:rPr>
        <w:t>לך</w:t>
      </w:r>
      <w:r w:rsidRPr="008502D9">
        <w:rPr>
          <w:rtl/>
          <w:lang w:bidi="ar-SA"/>
        </w:rPr>
        <w:t xml:space="preserve"> </w:t>
      </w:r>
      <w:r w:rsidRPr="008502D9">
        <w:rPr>
          <w:rtl/>
        </w:rPr>
        <w:t>מקום</w:t>
      </w:r>
      <w:r w:rsidRPr="008502D9">
        <w:rPr>
          <w:rtl/>
          <w:lang w:bidi="ar-SA"/>
        </w:rPr>
        <w:t xml:space="preserve"> </w:t>
      </w:r>
      <w:r w:rsidRPr="008502D9">
        <w:rPr>
          <w:rtl/>
        </w:rPr>
        <w:t>לביטוי</w:t>
      </w:r>
      <w:r w:rsidRPr="008502D9">
        <w:rPr>
          <w:rtl/>
          <w:lang w:bidi="ar-SA"/>
        </w:rPr>
        <w:t xml:space="preserve"> </w:t>
      </w:r>
      <w:r w:rsidRPr="008502D9">
        <w:rPr>
          <w:rtl/>
        </w:rPr>
        <w:t>כי</w:t>
      </w:r>
      <w:r w:rsidRPr="008502D9">
        <w:rPr>
          <w:rtl/>
          <w:lang w:bidi="ar-SA"/>
        </w:rPr>
        <w:t xml:space="preserve"> </w:t>
      </w:r>
      <w:r w:rsidRPr="008502D9">
        <w:rPr>
          <w:rtl/>
        </w:rPr>
        <w:t>כאילו</w:t>
      </w:r>
      <w:r w:rsidRPr="008502D9">
        <w:rPr>
          <w:rtl/>
          <w:lang w:bidi="ar-SA"/>
        </w:rPr>
        <w:t xml:space="preserve"> </w:t>
      </w:r>
      <w:r w:rsidRPr="008502D9">
        <w:rPr>
          <w:rtl/>
        </w:rPr>
        <w:t>אתה</w:t>
      </w:r>
      <w:r w:rsidRPr="008502D9">
        <w:rPr>
          <w:rtl/>
          <w:lang w:bidi="ar-SA"/>
        </w:rPr>
        <w:t xml:space="preserve"> </w:t>
      </w:r>
      <w:r w:rsidRPr="008502D9">
        <w:rPr>
          <w:rtl/>
        </w:rPr>
        <w:t>מין</w:t>
      </w:r>
      <w:r w:rsidRPr="008502D9">
        <w:rPr>
          <w:rtl/>
          <w:lang w:bidi="ar-SA"/>
        </w:rPr>
        <w:t xml:space="preserve"> </w:t>
      </w:r>
      <w:r w:rsidRPr="008502D9">
        <w:rPr>
          <w:rtl/>
        </w:rPr>
        <w:t>ילד</w:t>
      </w:r>
      <w:r w:rsidRPr="008502D9">
        <w:rPr>
          <w:rtl/>
          <w:lang w:bidi="ar-SA"/>
        </w:rPr>
        <w:t xml:space="preserve"> </w:t>
      </w:r>
      <w:r w:rsidRPr="008502D9">
        <w:rPr>
          <w:rtl/>
        </w:rPr>
        <w:t>ילדת</w:t>
      </w:r>
      <w:r w:rsidRPr="008502D9">
        <w:rPr>
          <w:rtl/>
          <w:lang w:bidi="ar-SA"/>
        </w:rPr>
        <w:t xml:space="preserve"> </w:t>
      </w:r>
      <w:r w:rsidRPr="008502D9">
        <w:rPr>
          <w:rtl/>
        </w:rPr>
        <w:t>ה</w:t>
      </w:r>
      <w:r w:rsidR="00DD27D5">
        <w:rPr>
          <w:rtl/>
        </w:rPr>
        <w:t>וולדורף</w:t>
      </w:r>
      <w:r w:rsidRPr="008502D9">
        <w:rPr>
          <w:rtl/>
          <w:lang w:bidi="ar-SA"/>
        </w:rPr>
        <w:t xml:space="preserve"> </w:t>
      </w:r>
      <w:r w:rsidRPr="008502D9">
        <w:rPr>
          <w:rtl/>
        </w:rPr>
        <w:t>האולטימטיבית</w:t>
      </w:r>
      <w:r w:rsidRPr="008502D9">
        <w:rPr>
          <w:rtl/>
          <w:lang w:bidi="ar-SA"/>
        </w:rPr>
        <w:t xml:space="preserve">". </w:t>
      </w:r>
      <w:r w:rsidRPr="008502D9">
        <w:rPr>
          <w:rtl/>
        </w:rPr>
        <w:t>בנוסף</w:t>
      </w:r>
      <w:r w:rsidR="00451963">
        <w:rPr>
          <w:rtl/>
        </w:rPr>
        <w:t>,</w:t>
      </w:r>
      <w:r w:rsidRPr="008502D9">
        <w:rPr>
          <w:rtl/>
          <w:lang w:bidi="ar-SA"/>
        </w:rPr>
        <w:t xml:space="preserve"> </w:t>
      </w:r>
      <w:r w:rsidR="008234EC">
        <w:rPr>
          <w:rtl/>
        </w:rPr>
        <w:t>ד'</w:t>
      </w:r>
      <w:r w:rsidRPr="008502D9">
        <w:rPr>
          <w:rtl/>
          <w:lang w:bidi="ar-SA"/>
        </w:rPr>
        <w:t xml:space="preserve"> </w:t>
      </w:r>
      <w:r w:rsidRPr="008502D9">
        <w:rPr>
          <w:rtl/>
        </w:rPr>
        <w:t>מצביעה</w:t>
      </w:r>
      <w:r w:rsidRPr="008502D9">
        <w:rPr>
          <w:rtl/>
          <w:lang w:bidi="ar-SA"/>
        </w:rPr>
        <w:t xml:space="preserve"> </w:t>
      </w:r>
      <w:r w:rsidRPr="008502D9">
        <w:rPr>
          <w:rtl/>
        </w:rPr>
        <w:t>על</w:t>
      </w:r>
      <w:r w:rsidRPr="008502D9">
        <w:rPr>
          <w:rtl/>
          <w:lang w:bidi="ar-SA"/>
        </w:rPr>
        <w:t xml:space="preserve"> </w:t>
      </w:r>
      <w:r w:rsidRPr="008502D9">
        <w:rPr>
          <w:rtl/>
        </w:rPr>
        <w:t>קיומם</w:t>
      </w:r>
      <w:r w:rsidRPr="008502D9">
        <w:rPr>
          <w:rtl/>
          <w:lang w:bidi="ar-SA"/>
        </w:rPr>
        <w:t xml:space="preserve"> </w:t>
      </w:r>
      <w:r w:rsidRPr="008502D9">
        <w:rPr>
          <w:rtl/>
        </w:rPr>
        <w:t>של</w:t>
      </w:r>
      <w:r w:rsidRPr="008502D9">
        <w:rPr>
          <w:rtl/>
          <w:lang w:bidi="ar-SA"/>
        </w:rPr>
        <w:t xml:space="preserve"> </w:t>
      </w:r>
      <w:r w:rsidRPr="008502D9">
        <w:rPr>
          <w:rtl/>
        </w:rPr>
        <w:t>חרמות</w:t>
      </w:r>
      <w:r w:rsidRPr="008502D9">
        <w:rPr>
          <w:rtl/>
          <w:lang w:bidi="ar-SA"/>
        </w:rPr>
        <w:t xml:space="preserve"> </w:t>
      </w:r>
      <w:r w:rsidRPr="008502D9">
        <w:rPr>
          <w:rtl/>
        </w:rPr>
        <w:t>חברתיים</w:t>
      </w:r>
      <w:r w:rsidRPr="008502D9">
        <w:rPr>
          <w:rtl/>
          <w:lang w:bidi="ar-SA"/>
        </w:rPr>
        <w:t xml:space="preserve"> </w:t>
      </w:r>
      <w:r w:rsidRPr="008502D9">
        <w:rPr>
          <w:rtl/>
        </w:rPr>
        <w:t>קשים</w:t>
      </w:r>
      <w:r w:rsidRPr="008502D9">
        <w:rPr>
          <w:rtl/>
          <w:lang w:bidi="ar-SA"/>
        </w:rPr>
        <w:t xml:space="preserve"> </w:t>
      </w:r>
      <w:r w:rsidRPr="008502D9">
        <w:rPr>
          <w:rtl/>
        </w:rPr>
        <w:t>בכיתה</w:t>
      </w:r>
      <w:r w:rsidR="00451963">
        <w:rPr>
          <w:rtl/>
        </w:rPr>
        <w:t>,</w:t>
      </w:r>
      <w:r w:rsidRPr="008502D9">
        <w:rPr>
          <w:rtl/>
          <w:lang w:bidi="ar-SA"/>
        </w:rPr>
        <w:t xml:space="preserve"> </w:t>
      </w:r>
      <w:r w:rsidRPr="008502D9">
        <w:rPr>
          <w:rtl/>
        </w:rPr>
        <w:t>ומבקרת</w:t>
      </w:r>
      <w:r w:rsidRPr="008502D9">
        <w:rPr>
          <w:rtl/>
          <w:lang w:bidi="ar-SA"/>
        </w:rPr>
        <w:t xml:space="preserve"> </w:t>
      </w:r>
      <w:r w:rsidRPr="008502D9">
        <w:rPr>
          <w:rtl/>
        </w:rPr>
        <w:t>את</w:t>
      </w:r>
      <w:r w:rsidRPr="008502D9">
        <w:rPr>
          <w:rtl/>
          <w:lang w:bidi="ar-SA"/>
        </w:rPr>
        <w:t xml:space="preserve"> </w:t>
      </w:r>
      <w:r w:rsidRPr="008502D9">
        <w:rPr>
          <w:rtl/>
        </w:rPr>
        <w:t>חוסר</w:t>
      </w:r>
      <w:r w:rsidRPr="008502D9">
        <w:rPr>
          <w:rtl/>
          <w:lang w:bidi="ar-SA"/>
        </w:rPr>
        <w:t xml:space="preserve"> </w:t>
      </w:r>
      <w:r w:rsidRPr="008502D9">
        <w:rPr>
          <w:rtl/>
        </w:rPr>
        <w:t>ההתערבות</w:t>
      </w:r>
      <w:r w:rsidRPr="008502D9">
        <w:rPr>
          <w:rtl/>
          <w:lang w:bidi="ar-SA"/>
        </w:rPr>
        <w:t xml:space="preserve"> </w:t>
      </w:r>
      <w:r w:rsidRPr="008502D9">
        <w:rPr>
          <w:rtl/>
        </w:rPr>
        <w:t>והיעדר</w:t>
      </w:r>
      <w:r w:rsidRPr="008502D9">
        <w:rPr>
          <w:rtl/>
          <w:lang w:bidi="ar-SA"/>
        </w:rPr>
        <w:t xml:space="preserve"> </w:t>
      </w:r>
      <w:r w:rsidRPr="008502D9">
        <w:rPr>
          <w:rtl/>
        </w:rPr>
        <w:t>הטיפול</w:t>
      </w:r>
      <w:r w:rsidRPr="008502D9">
        <w:rPr>
          <w:rtl/>
          <w:lang w:bidi="ar-SA"/>
        </w:rPr>
        <w:t xml:space="preserve"> </w:t>
      </w:r>
      <w:r w:rsidRPr="008502D9">
        <w:rPr>
          <w:rtl/>
        </w:rPr>
        <w:t>של</w:t>
      </w:r>
      <w:r w:rsidRPr="008502D9">
        <w:rPr>
          <w:rtl/>
          <w:lang w:bidi="ar-SA"/>
        </w:rPr>
        <w:t xml:space="preserve"> </w:t>
      </w:r>
      <w:r w:rsidRPr="008502D9">
        <w:rPr>
          <w:rtl/>
        </w:rPr>
        <w:t>הצוות</w:t>
      </w:r>
      <w:r w:rsidRPr="008502D9">
        <w:rPr>
          <w:rtl/>
          <w:lang w:bidi="ar-SA"/>
        </w:rPr>
        <w:t xml:space="preserve"> </w:t>
      </w:r>
      <w:r w:rsidRPr="008502D9">
        <w:rPr>
          <w:rtl/>
        </w:rPr>
        <w:t>החינוכי</w:t>
      </w:r>
      <w:r w:rsidR="00451963">
        <w:rPr>
          <w:rtl/>
        </w:rPr>
        <w:t>,</w:t>
      </w:r>
      <w:r w:rsidRPr="008502D9">
        <w:rPr>
          <w:rtl/>
          <w:lang w:bidi="ar-SA"/>
        </w:rPr>
        <w:t xml:space="preserve"> </w:t>
      </w:r>
      <w:r w:rsidRPr="008502D9">
        <w:rPr>
          <w:rtl/>
        </w:rPr>
        <w:t>בניגוד</w:t>
      </w:r>
      <w:r w:rsidRPr="008502D9">
        <w:rPr>
          <w:rtl/>
          <w:lang w:bidi="ar-SA"/>
        </w:rPr>
        <w:t xml:space="preserve"> </w:t>
      </w:r>
      <w:r w:rsidRPr="008502D9">
        <w:rPr>
          <w:rtl/>
        </w:rPr>
        <w:t>מוחלט</w:t>
      </w:r>
      <w:r w:rsidRPr="008502D9">
        <w:rPr>
          <w:rtl/>
          <w:lang w:bidi="ar-SA"/>
        </w:rPr>
        <w:t xml:space="preserve"> </w:t>
      </w:r>
      <w:r w:rsidRPr="008502D9">
        <w:rPr>
          <w:rtl/>
        </w:rPr>
        <w:t>לנרטיב</w:t>
      </w:r>
      <w:r w:rsidRPr="008502D9">
        <w:rPr>
          <w:rtl/>
          <w:lang w:bidi="ar-SA"/>
        </w:rPr>
        <w:t xml:space="preserve"> </w:t>
      </w:r>
      <w:r w:rsidRPr="008502D9">
        <w:rPr>
          <w:rtl/>
        </w:rPr>
        <w:t>ההכלה</w:t>
      </w:r>
      <w:r w:rsidRPr="008502D9">
        <w:rPr>
          <w:rtl/>
          <w:lang w:bidi="ar-SA"/>
        </w:rPr>
        <w:t xml:space="preserve"> </w:t>
      </w:r>
      <w:r w:rsidRPr="008502D9">
        <w:rPr>
          <w:rtl/>
        </w:rPr>
        <w:t>והקהילתיות</w:t>
      </w:r>
      <w:r w:rsidRPr="008502D9">
        <w:rPr>
          <w:rtl/>
          <w:lang w:bidi="ar-SA"/>
        </w:rPr>
        <w:t xml:space="preserve"> </w:t>
      </w:r>
      <w:r w:rsidRPr="008502D9">
        <w:rPr>
          <w:rtl/>
        </w:rPr>
        <w:t>המוצג</w:t>
      </w:r>
      <w:r w:rsidRPr="008502D9">
        <w:rPr>
          <w:rtl/>
          <w:lang w:bidi="ar-SA"/>
        </w:rPr>
        <w:t xml:space="preserve"> </w:t>
      </w:r>
      <w:r w:rsidRPr="008502D9">
        <w:rPr>
          <w:rtl/>
        </w:rPr>
        <w:t>בספרות</w:t>
      </w:r>
      <w:r w:rsidRPr="008502D9">
        <w:rPr>
          <w:rtl/>
          <w:lang w:bidi="ar-SA"/>
        </w:rPr>
        <w:t xml:space="preserve">. </w:t>
      </w:r>
      <w:r w:rsidR="008234EC">
        <w:rPr>
          <w:rtl/>
        </w:rPr>
        <w:t>ד'</w:t>
      </w:r>
      <w:r w:rsidRPr="008502D9">
        <w:rPr>
          <w:rtl/>
          <w:lang w:bidi="ar-SA"/>
        </w:rPr>
        <w:t xml:space="preserve"> </w:t>
      </w:r>
      <w:r w:rsidRPr="008502D9">
        <w:rPr>
          <w:rtl/>
        </w:rPr>
        <w:t>מעידה</w:t>
      </w:r>
      <w:r w:rsidRPr="008502D9">
        <w:rPr>
          <w:rtl/>
          <w:lang w:bidi="ar-SA"/>
        </w:rPr>
        <w:t>: "</w:t>
      </w:r>
      <w:r w:rsidRPr="008502D9">
        <w:rPr>
          <w:rtl/>
        </w:rPr>
        <w:t>אני</w:t>
      </w:r>
      <w:r w:rsidRPr="008502D9">
        <w:rPr>
          <w:rtl/>
          <w:lang w:bidi="ar-SA"/>
        </w:rPr>
        <w:t xml:space="preserve"> </w:t>
      </w:r>
      <w:r w:rsidRPr="008502D9">
        <w:rPr>
          <w:rtl/>
        </w:rPr>
        <w:t>זוכרת</w:t>
      </w:r>
      <w:r w:rsidRPr="008502D9">
        <w:rPr>
          <w:rtl/>
          <w:lang w:bidi="ar-SA"/>
        </w:rPr>
        <w:t xml:space="preserve"> </w:t>
      </w:r>
      <w:r w:rsidRPr="008502D9">
        <w:rPr>
          <w:rtl/>
        </w:rPr>
        <w:t>את</w:t>
      </w:r>
      <w:r w:rsidRPr="008502D9">
        <w:rPr>
          <w:rtl/>
          <w:lang w:bidi="ar-SA"/>
        </w:rPr>
        <w:t xml:space="preserve"> </w:t>
      </w:r>
      <w:r w:rsidRPr="008502D9">
        <w:rPr>
          <w:rtl/>
        </w:rPr>
        <w:t>החרמות</w:t>
      </w:r>
      <w:r w:rsidRPr="008502D9">
        <w:rPr>
          <w:rtl/>
          <w:lang w:bidi="ar-SA"/>
        </w:rPr>
        <w:t xml:space="preserve">... </w:t>
      </w:r>
      <w:r w:rsidRPr="008502D9">
        <w:rPr>
          <w:rtl/>
        </w:rPr>
        <w:t>אני</w:t>
      </w:r>
      <w:r w:rsidRPr="008502D9">
        <w:rPr>
          <w:rtl/>
          <w:lang w:bidi="ar-SA"/>
        </w:rPr>
        <w:t xml:space="preserve"> </w:t>
      </w:r>
      <w:r w:rsidRPr="008502D9">
        <w:rPr>
          <w:rtl/>
        </w:rPr>
        <w:t>לא</w:t>
      </w:r>
      <w:r w:rsidRPr="008502D9">
        <w:rPr>
          <w:rtl/>
          <w:lang w:bidi="ar-SA"/>
        </w:rPr>
        <w:t xml:space="preserve"> </w:t>
      </w:r>
      <w:r w:rsidRPr="008502D9">
        <w:rPr>
          <w:rtl/>
        </w:rPr>
        <w:t>הרגשתי</w:t>
      </w:r>
      <w:r w:rsidRPr="008502D9">
        <w:rPr>
          <w:rtl/>
          <w:lang w:bidi="ar-SA"/>
        </w:rPr>
        <w:t xml:space="preserve"> </w:t>
      </w:r>
      <w:r w:rsidRPr="008502D9">
        <w:rPr>
          <w:rtl/>
        </w:rPr>
        <w:t>שהמבוגרים</w:t>
      </w:r>
      <w:r w:rsidRPr="008502D9">
        <w:rPr>
          <w:rtl/>
          <w:lang w:bidi="ar-SA"/>
        </w:rPr>
        <w:t xml:space="preserve"> </w:t>
      </w:r>
      <w:r w:rsidRPr="008502D9">
        <w:rPr>
          <w:rtl/>
        </w:rPr>
        <w:t>עושים</w:t>
      </w:r>
      <w:r w:rsidRPr="008502D9">
        <w:rPr>
          <w:rtl/>
          <w:lang w:bidi="ar-SA"/>
        </w:rPr>
        <w:t xml:space="preserve"> </w:t>
      </w:r>
      <w:r w:rsidRPr="008502D9">
        <w:rPr>
          <w:rtl/>
        </w:rPr>
        <w:t>איזשהו</w:t>
      </w:r>
      <w:r w:rsidRPr="008502D9">
        <w:rPr>
          <w:rtl/>
          <w:lang w:bidi="ar-SA"/>
        </w:rPr>
        <w:t xml:space="preserve"> </w:t>
      </w:r>
      <w:r w:rsidRPr="008502D9">
        <w:rPr>
          <w:rtl/>
        </w:rPr>
        <w:t>משהו</w:t>
      </w:r>
      <w:r w:rsidRPr="008502D9">
        <w:rPr>
          <w:rtl/>
          <w:lang w:bidi="ar-SA"/>
        </w:rPr>
        <w:t>"</w:t>
      </w:r>
      <w:r w:rsidR="00451963">
        <w:rPr>
          <w:rtl/>
        </w:rPr>
        <w:t>,</w:t>
      </w:r>
      <w:r w:rsidRPr="008502D9">
        <w:rPr>
          <w:rtl/>
          <w:lang w:bidi="ar-SA"/>
        </w:rPr>
        <w:t xml:space="preserve"> </w:t>
      </w:r>
      <w:r w:rsidRPr="008502D9">
        <w:rPr>
          <w:rtl/>
        </w:rPr>
        <w:t>ומציינת</w:t>
      </w:r>
      <w:r w:rsidRPr="008502D9">
        <w:rPr>
          <w:rtl/>
          <w:lang w:bidi="ar-SA"/>
        </w:rPr>
        <w:t xml:space="preserve"> </w:t>
      </w:r>
      <w:r w:rsidRPr="008502D9">
        <w:rPr>
          <w:rtl/>
        </w:rPr>
        <w:t>כי</w:t>
      </w:r>
      <w:r w:rsidRPr="008502D9">
        <w:rPr>
          <w:rtl/>
          <w:lang w:bidi="ar-SA"/>
        </w:rPr>
        <w:t xml:space="preserve"> </w:t>
      </w:r>
      <w:r w:rsidRPr="008502D9">
        <w:rPr>
          <w:rtl/>
        </w:rPr>
        <w:t>המהפך</w:t>
      </w:r>
      <w:r w:rsidRPr="008502D9">
        <w:rPr>
          <w:rtl/>
          <w:lang w:bidi="ar-SA"/>
        </w:rPr>
        <w:t xml:space="preserve"> </w:t>
      </w:r>
      <w:r w:rsidRPr="008502D9">
        <w:rPr>
          <w:rtl/>
        </w:rPr>
        <w:t>החברתי</w:t>
      </w:r>
      <w:r w:rsidRPr="008502D9">
        <w:rPr>
          <w:rtl/>
          <w:lang w:bidi="ar-SA"/>
        </w:rPr>
        <w:t xml:space="preserve"> </w:t>
      </w:r>
      <w:r w:rsidRPr="008502D9">
        <w:rPr>
          <w:rtl/>
        </w:rPr>
        <w:t>הושג</w:t>
      </w:r>
      <w:r w:rsidRPr="008502D9">
        <w:rPr>
          <w:rtl/>
          <w:lang w:bidi="ar-SA"/>
        </w:rPr>
        <w:t xml:space="preserve"> </w:t>
      </w:r>
      <w:r w:rsidRPr="008502D9">
        <w:rPr>
          <w:rtl/>
        </w:rPr>
        <w:t>ביוזמה</w:t>
      </w:r>
      <w:r w:rsidRPr="008502D9">
        <w:rPr>
          <w:rtl/>
          <w:lang w:bidi="ar-SA"/>
        </w:rPr>
        <w:t xml:space="preserve"> </w:t>
      </w:r>
      <w:r w:rsidRPr="008502D9">
        <w:rPr>
          <w:rtl/>
        </w:rPr>
        <w:t>בלעדית</w:t>
      </w:r>
      <w:r w:rsidRPr="008502D9">
        <w:rPr>
          <w:rtl/>
          <w:lang w:bidi="ar-SA"/>
        </w:rPr>
        <w:t xml:space="preserve"> </w:t>
      </w:r>
      <w:r w:rsidRPr="008502D9">
        <w:rPr>
          <w:rtl/>
        </w:rPr>
        <w:t>שלה</w:t>
      </w:r>
      <w:r w:rsidRPr="008502D9">
        <w:rPr>
          <w:rtl/>
          <w:lang w:bidi="ar-SA"/>
        </w:rPr>
        <w:t xml:space="preserve"> </w:t>
      </w:r>
      <w:r w:rsidRPr="008502D9">
        <w:rPr>
          <w:rtl/>
        </w:rPr>
        <w:t>ושל</w:t>
      </w:r>
      <w:r w:rsidRPr="008502D9">
        <w:rPr>
          <w:rtl/>
          <w:lang w:bidi="ar-SA"/>
        </w:rPr>
        <w:t xml:space="preserve"> </w:t>
      </w:r>
      <w:r w:rsidRPr="008502D9">
        <w:rPr>
          <w:rtl/>
        </w:rPr>
        <w:t>חברתה</w:t>
      </w:r>
      <w:r w:rsidR="00451963">
        <w:rPr>
          <w:rtl/>
        </w:rPr>
        <w:t>,</w:t>
      </w:r>
      <w:r w:rsidRPr="008502D9">
        <w:rPr>
          <w:rtl/>
          <w:lang w:bidi="ar-SA"/>
        </w:rPr>
        <w:t xml:space="preserve"> </w:t>
      </w:r>
      <w:r w:rsidRPr="008502D9">
        <w:rPr>
          <w:rtl/>
        </w:rPr>
        <w:t>ללא</w:t>
      </w:r>
      <w:r w:rsidRPr="008502D9">
        <w:rPr>
          <w:rtl/>
          <w:lang w:bidi="ar-SA"/>
        </w:rPr>
        <w:t xml:space="preserve"> </w:t>
      </w:r>
      <w:r w:rsidRPr="008502D9">
        <w:rPr>
          <w:rtl/>
        </w:rPr>
        <w:t>תמיכת</w:t>
      </w:r>
      <w:r w:rsidRPr="008502D9">
        <w:rPr>
          <w:rtl/>
          <w:lang w:bidi="ar-SA"/>
        </w:rPr>
        <w:t xml:space="preserve"> </w:t>
      </w:r>
      <w:r w:rsidRPr="008502D9">
        <w:rPr>
          <w:rtl/>
        </w:rPr>
        <w:t>הצוות</w:t>
      </w:r>
      <w:r w:rsidRPr="008502D9">
        <w:rPr>
          <w:rtl/>
          <w:lang w:bidi="ar-SA"/>
        </w:rPr>
        <w:t xml:space="preserve"> </w:t>
      </w:r>
      <w:r w:rsidRPr="008502D9">
        <w:rPr>
          <w:rtl/>
        </w:rPr>
        <w:t>החינוכי</w:t>
      </w:r>
      <w:r w:rsidRPr="008502D9">
        <w:rPr>
          <w:rtl/>
          <w:lang w:bidi="ar-SA"/>
        </w:rPr>
        <w:t xml:space="preserve">. </w:t>
      </w:r>
      <w:r w:rsidRPr="008502D9">
        <w:rPr>
          <w:rtl/>
        </w:rPr>
        <w:t>פערים</w:t>
      </w:r>
      <w:r w:rsidRPr="008502D9">
        <w:rPr>
          <w:rtl/>
          <w:lang w:bidi="ar-SA"/>
        </w:rPr>
        <w:t xml:space="preserve"> </w:t>
      </w:r>
      <w:r w:rsidRPr="008502D9">
        <w:rPr>
          <w:rtl/>
        </w:rPr>
        <w:t>אלו</w:t>
      </w:r>
      <w:r w:rsidRPr="008502D9">
        <w:rPr>
          <w:rtl/>
          <w:lang w:bidi="ar-SA"/>
        </w:rPr>
        <w:t xml:space="preserve"> </w:t>
      </w:r>
      <w:r w:rsidRPr="008502D9">
        <w:rPr>
          <w:rtl/>
        </w:rPr>
        <w:t>מלמדים</w:t>
      </w:r>
      <w:r w:rsidRPr="008502D9">
        <w:rPr>
          <w:rtl/>
          <w:lang w:bidi="ar-SA"/>
        </w:rPr>
        <w:t xml:space="preserve"> </w:t>
      </w:r>
      <w:r w:rsidRPr="008502D9">
        <w:rPr>
          <w:rtl/>
        </w:rPr>
        <w:t>כי</w:t>
      </w:r>
      <w:r w:rsidRPr="008502D9">
        <w:rPr>
          <w:rtl/>
          <w:lang w:bidi="ar-SA"/>
        </w:rPr>
        <w:t xml:space="preserve"> </w:t>
      </w:r>
      <w:r w:rsidRPr="008502D9">
        <w:rPr>
          <w:rtl/>
        </w:rPr>
        <w:t>הלכידות</w:t>
      </w:r>
      <w:r w:rsidRPr="008502D9">
        <w:rPr>
          <w:rtl/>
          <w:lang w:bidi="ar-SA"/>
        </w:rPr>
        <w:t xml:space="preserve"> </w:t>
      </w:r>
      <w:r w:rsidRPr="008502D9">
        <w:rPr>
          <w:rtl/>
        </w:rPr>
        <w:t>הקבוצתית</w:t>
      </w:r>
      <w:r w:rsidR="00451963">
        <w:rPr>
          <w:rtl/>
        </w:rPr>
        <w:t>,</w:t>
      </w:r>
      <w:r w:rsidRPr="008502D9">
        <w:rPr>
          <w:rtl/>
          <w:lang w:bidi="ar-SA"/>
        </w:rPr>
        <w:t xml:space="preserve"> </w:t>
      </w:r>
      <w:r w:rsidRPr="008502D9">
        <w:rPr>
          <w:rtl/>
        </w:rPr>
        <w:t>המוצגת</w:t>
      </w:r>
      <w:r w:rsidRPr="008502D9">
        <w:rPr>
          <w:rtl/>
          <w:lang w:bidi="ar-SA"/>
        </w:rPr>
        <w:t xml:space="preserve"> </w:t>
      </w:r>
      <w:r w:rsidRPr="008502D9">
        <w:rPr>
          <w:rtl/>
        </w:rPr>
        <w:t>בספרות</w:t>
      </w:r>
      <w:r w:rsidRPr="008502D9">
        <w:rPr>
          <w:rtl/>
          <w:lang w:bidi="ar-SA"/>
        </w:rPr>
        <w:t xml:space="preserve"> </w:t>
      </w:r>
      <w:r w:rsidRPr="008502D9">
        <w:rPr>
          <w:rtl/>
        </w:rPr>
        <w:t>ככוח</w:t>
      </w:r>
      <w:r w:rsidRPr="008502D9">
        <w:rPr>
          <w:rtl/>
          <w:lang w:bidi="ar-SA"/>
        </w:rPr>
        <w:t xml:space="preserve"> </w:t>
      </w:r>
      <w:r w:rsidRPr="008502D9">
        <w:rPr>
          <w:rtl/>
        </w:rPr>
        <w:t>מעצים</w:t>
      </w:r>
      <w:r w:rsidRPr="008502D9">
        <w:rPr>
          <w:rtl/>
          <w:lang w:bidi="ar-SA"/>
        </w:rPr>
        <w:t xml:space="preserve"> (</w:t>
      </w:r>
      <w:r w:rsidR="005A6B22" w:rsidRPr="005A6B22">
        <w:rPr>
          <w:lang w:bidi="ar-SA"/>
        </w:rPr>
        <w:t>Lewin, 1951</w:t>
      </w:r>
      <w:r w:rsidRPr="008502D9">
        <w:rPr>
          <w:rtl/>
          <w:lang w:bidi="ar-SA"/>
        </w:rPr>
        <w:t xml:space="preserve">), </w:t>
      </w:r>
      <w:r w:rsidRPr="008502D9">
        <w:rPr>
          <w:rtl/>
        </w:rPr>
        <w:t>עלולה</w:t>
      </w:r>
      <w:r w:rsidRPr="008502D9">
        <w:rPr>
          <w:rtl/>
          <w:lang w:bidi="ar-SA"/>
        </w:rPr>
        <w:t xml:space="preserve"> </w:t>
      </w:r>
      <w:r w:rsidRPr="008502D9">
        <w:rPr>
          <w:rtl/>
        </w:rPr>
        <w:t>להפוך</w:t>
      </w:r>
      <w:r w:rsidRPr="008502D9">
        <w:rPr>
          <w:rtl/>
          <w:lang w:bidi="ar-SA"/>
        </w:rPr>
        <w:t xml:space="preserve"> </w:t>
      </w:r>
      <w:r w:rsidRPr="008502D9">
        <w:rPr>
          <w:rtl/>
        </w:rPr>
        <w:t>בשטח</w:t>
      </w:r>
      <w:r w:rsidRPr="008502D9">
        <w:rPr>
          <w:rtl/>
          <w:lang w:bidi="ar-SA"/>
        </w:rPr>
        <w:t xml:space="preserve"> </w:t>
      </w:r>
      <w:r w:rsidRPr="008502D9">
        <w:rPr>
          <w:rtl/>
        </w:rPr>
        <w:t>למנגנון</w:t>
      </w:r>
      <w:r w:rsidRPr="008502D9">
        <w:rPr>
          <w:rtl/>
          <w:lang w:bidi="ar-SA"/>
        </w:rPr>
        <w:t xml:space="preserve"> </w:t>
      </w:r>
      <w:r w:rsidRPr="008502D9">
        <w:rPr>
          <w:rtl/>
        </w:rPr>
        <w:t>של</w:t>
      </w:r>
      <w:r w:rsidRPr="008502D9">
        <w:rPr>
          <w:rtl/>
          <w:lang w:bidi="ar-SA"/>
        </w:rPr>
        <w:t xml:space="preserve"> </w:t>
      </w:r>
      <w:r w:rsidRPr="008502D9">
        <w:rPr>
          <w:rtl/>
        </w:rPr>
        <w:t>לחץ</w:t>
      </w:r>
      <w:r w:rsidRPr="008502D9">
        <w:rPr>
          <w:rtl/>
          <w:lang w:bidi="ar-SA"/>
        </w:rPr>
        <w:t xml:space="preserve"> </w:t>
      </w:r>
      <w:r w:rsidRPr="008502D9">
        <w:rPr>
          <w:rtl/>
        </w:rPr>
        <w:t>חברתי</w:t>
      </w:r>
      <w:r w:rsidRPr="008502D9">
        <w:rPr>
          <w:rtl/>
          <w:lang w:bidi="ar-SA"/>
        </w:rPr>
        <w:t xml:space="preserve"> </w:t>
      </w:r>
      <w:r w:rsidRPr="008502D9">
        <w:rPr>
          <w:rtl/>
        </w:rPr>
        <w:t>קבוצתי</w:t>
      </w:r>
      <w:r w:rsidRPr="008502D9">
        <w:rPr>
          <w:rtl/>
          <w:lang w:bidi="ar-SA"/>
        </w:rPr>
        <w:t xml:space="preserve"> </w:t>
      </w:r>
      <w:r w:rsidRPr="008502D9">
        <w:rPr>
          <w:rtl/>
        </w:rPr>
        <w:t>קשוח</w:t>
      </w:r>
      <w:r w:rsidRPr="008502D9">
        <w:rPr>
          <w:rtl/>
          <w:lang w:bidi="ar-SA"/>
        </w:rPr>
        <w:t xml:space="preserve"> </w:t>
      </w:r>
      <w:r w:rsidRPr="008502D9">
        <w:rPr>
          <w:rtl/>
        </w:rPr>
        <w:t>ומחיקת</w:t>
      </w:r>
      <w:r w:rsidRPr="008502D9">
        <w:rPr>
          <w:rtl/>
          <w:lang w:bidi="ar-SA"/>
        </w:rPr>
        <w:t xml:space="preserve"> </w:t>
      </w:r>
      <w:r w:rsidRPr="008502D9">
        <w:rPr>
          <w:rtl/>
        </w:rPr>
        <w:t>האינדיבידואליות</w:t>
      </w:r>
      <w:r w:rsidRPr="008502D9">
        <w:rPr>
          <w:rtl/>
          <w:lang w:bidi="ar-SA"/>
        </w:rPr>
        <w:t xml:space="preserve"> </w:t>
      </w:r>
      <w:r w:rsidRPr="008502D9">
        <w:rPr>
          <w:rtl/>
        </w:rPr>
        <w:t>לטובת</w:t>
      </w:r>
      <w:r w:rsidRPr="008502D9">
        <w:rPr>
          <w:rtl/>
          <w:lang w:bidi="ar-SA"/>
        </w:rPr>
        <w:t xml:space="preserve"> </w:t>
      </w:r>
      <w:r w:rsidRPr="008502D9">
        <w:rPr>
          <w:rtl/>
        </w:rPr>
        <w:t>דוגמה</w:t>
      </w:r>
      <w:r w:rsidRPr="008502D9">
        <w:rPr>
          <w:rtl/>
          <w:lang w:bidi="ar-SA"/>
        </w:rPr>
        <w:t xml:space="preserve"> </w:t>
      </w:r>
      <w:r w:rsidRPr="008502D9">
        <w:rPr>
          <w:rtl/>
        </w:rPr>
        <w:t>מוסדית</w:t>
      </w:r>
      <w:r w:rsidRPr="008502D9">
        <w:rPr>
          <w:rtl/>
          <w:lang w:bidi="ar-SA"/>
        </w:rPr>
        <w:t xml:space="preserve"> </w:t>
      </w:r>
      <w:r w:rsidRPr="008502D9">
        <w:rPr>
          <w:rtl/>
        </w:rPr>
        <w:t>אחידה</w:t>
      </w:r>
      <w:r w:rsidRPr="008502D9">
        <w:rPr>
          <w:rtl/>
          <w:lang w:bidi="ar-SA"/>
        </w:rPr>
        <w:t>.</w:t>
      </w:r>
    </w:p>
    <w:p w14:paraId="0AA28C13" w14:textId="2259E78C" w:rsidR="00B16A5A" w:rsidRPr="00B67FF9" w:rsidRDefault="005B6DAF" w:rsidP="00FE07CC">
      <w:pPr>
        <w:pStyle w:val="2"/>
      </w:pPr>
      <w:bookmarkStart w:id="78" w:name="_Toc239109234"/>
      <w:r>
        <w:rPr>
          <w:rFonts w:hint="cs"/>
          <w:rtl/>
        </w:rPr>
        <w:t>6.3</w:t>
      </w:r>
      <w:r w:rsidR="00E97CE8" w:rsidRPr="00DC39CF">
        <w:rPr>
          <w:rtl/>
        </w:rPr>
        <w:t xml:space="preserve"> </w:t>
      </w:r>
      <w:r w:rsidR="00B16A5A" w:rsidRPr="00DC39CF">
        <w:rPr>
          <w:rtl/>
        </w:rPr>
        <w:t>העשייה</w:t>
      </w:r>
      <w:r w:rsidR="00B16A5A" w:rsidRPr="00DC39CF">
        <w:rPr>
          <w:rFonts w:cs="Times New Roman"/>
          <w:rtl/>
        </w:rPr>
        <w:t xml:space="preserve"> </w:t>
      </w:r>
      <w:r w:rsidR="00B16A5A" w:rsidRPr="00DC39CF">
        <w:rPr>
          <w:rtl/>
        </w:rPr>
        <w:t>המלאכתית</w:t>
      </w:r>
      <w:r w:rsidR="00B16A5A" w:rsidRPr="00DC39CF">
        <w:rPr>
          <w:rFonts w:cs="Times New Roman"/>
          <w:rtl/>
        </w:rPr>
        <w:t xml:space="preserve"> </w:t>
      </w:r>
      <w:r w:rsidR="00B16A5A" w:rsidRPr="00DC39CF">
        <w:rPr>
          <w:rtl/>
        </w:rPr>
        <w:t>וה</w:t>
      </w:r>
      <w:r w:rsidR="007362DF">
        <w:rPr>
          <w:rtl/>
        </w:rPr>
        <w:t>אמנות</w:t>
      </w:r>
      <w:r w:rsidR="00B16A5A" w:rsidRPr="00DC39CF">
        <w:rPr>
          <w:rtl/>
        </w:rPr>
        <w:t>ית</w:t>
      </w:r>
      <w:r w:rsidR="00B16A5A" w:rsidRPr="00DC39CF">
        <w:rPr>
          <w:rFonts w:cs="Times New Roman"/>
          <w:rtl/>
        </w:rPr>
        <w:t xml:space="preserve"> </w:t>
      </w:r>
      <w:r w:rsidR="00B16A5A" w:rsidRPr="00DC39CF">
        <w:rPr>
          <w:rtl/>
        </w:rPr>
        <w:t>כמעצבת</w:t>
      </w:r>
      <w:r w:rsidR="00B16A5A" w:rsidRPr="00DC39CF">
        <w:rPr>
          <w:rFonts w:cs="Times New Roman"/>
          <w:rtl/>
        </w:rPr>
        <w:t xml:space="preserve"> </w:t>
      </w:r>
      <w:r w:rsidR="00B16A5A" w:rsidRPr="00DC39CF">
        <w:rPr>
          <w:rtl/>
        </w:rPr>
        <w:t>את</w:t>
      </w:r>
      <w:r w:rsidR="00B16A5A" w:rsidRPr="00DC39CF">
        <w:rPr>
          <w:rFonts w:cs="Times New Roman"/>
          <w:rtl/>
        </w:rPr>
        <w:t xml:space="preserve"> </w:t>
      </w:r>
      <w:r w:rsidR="00B16A5A" w:rsidRPr="00DC39CF">
        <w:rPr>
          <w:rtl/>
        </w:rPr>
        <w:t>כוח</w:t>
      </w:r>
      <w:r w:rsidR="00B16A5A" w:rsidRPr="00DC39CF">
        <w:rPr>
          <w:rFonts w:cs="Times New Roman"/>
          <w:rtl/>
        </w:rPr>
        <w:t xml:space="preserve"> </w:t>
      </w:r>
      <w:r w:rsidR="00B16A5A" w:rsidRPr="00DC39CF">
        <w:rPr>
          <w:rtl/>
        </w:rPr>
        <w:t>הרצון</w:t>
      </w:r>
      <w:r w:rsidR="00B16A5A" w:rsidRPr="00DC39CF">
        <w:rPr>
          <w:rFonts w:cs="Times New Roman"/>
          <w:rtl/>
        </w:rPr>
        <w:t xml:space="preserve"> </w:t>
      </w:r>
      <w:r w:rsidR="00B16A5A" w:rsidRPr="00DC39CF">
        <w:rPr>
          <w:rtl/>
        </w:rPr>
        <w:t>והזיכרון</w:t>
      </w:r>
      <w:bookmarkEnd w:id="78"/>
    </w:p>
    <w:p w14:paraId="18E4792A" w14:textId="2CD53AE2" w:rsidR="00B16A5A" w:rsidRPr="008502D9" w:rsidRDefault="00B16A5A" w:rsidP="00DC39CF">
      <w:pPr>
        <w:pStyle w:val="3"/>
      </w:pPr>
      <w:bookmarkStart w:id="79" w:name="_Toc239109235"/>
      <w:r w:rsidRPr="008502D9">
        <w:rPr>
          <w:rtl/>
          <w:lang w:bidi="he-IL"/>
        </w:rPr>
        <w:t>חיבור</w:t>
      </w:r>
      <w:r w:rsidRPr="008502D9">
        <w:rPr>
          <w:rtl/>
        </w:rPr>
        <w:t xml:space="preserve"> </w:t>
      </w:r>
      <w:r w:rsidRPr="008502D9">
        <w:rPr>
          <w:rtl/>
          <w:lang w:bidi="he-IL"/>
        </w:rPr>
        <w:t>מוח</w:t>
      </w:r>
      <w:r w:rsidRPr="008502D9">
        <w:rPr>
          <w:rtl/>
        </w:rPr>
        <w:t>-</w:t>
      </w:r>
      <w:r w:rsidRPr="008502D9">
        <w:rPr>
          <w:rtl/>
          <w:lang w:bidi="he-IL"/>
        </w:rPr>
        <w:t>יד</w:t>
      </w:r>
      <w:r w:rsidRPr="008502D9">
        <w:rPr>
          <w:rtl/>
        </w:rPr>
        <w:t xml:space="preserve"> </w:t>
      </w:r>
      <w:r w:rsidRPr="008502D9">
        <w:rPr>
          <w:rtl/>
          <w:lang w:bidi="he-IL"/>
        </w:rPr>
        <w:t>ותחושת</w:t>
      </w:r>
      <w:r w:rsidRPr="008502D9">
        <w:rPr>
          <w:rtl/>
        </w:rPr>
        <w:t xml:space="preserve"> </w:t>
      </w:r>
      <w:r w:rsidRPr="008502D9">
        <w:rPr>
          <w:rtl/>
          <w:lang w:bidi="he-IL"/>
        </w:rPr>
        <w:t>מסוגלות</w:t>
      </w:r>
      <w:r w:rsidRPr="008502D9">
        <w:rPr>
          <w:rtl/>
        </w:rPr>
        <w:t xml:space="preserve"> </w:t>
      </w:r>
      <w:r w:rsidRPr="008502D9">
        <w:rPr>
          <w:rtl/>
          <w:lang w:bidi="he-IL"/>
        </w:rPr>
        <w:t>חומרית</w:t>
      </w:r>
      <w:bookmarkEnd w:id="79"/>
    </w:p>
    <w:p w14:paraId="100905F2" w14:textId="2922B4B5" w:rsidR="00B16A5A" w:rsidRPr="008502D9" w:rsidRDefault="00B16A5A" w:rsidP="00B16A5A">
      <w:r w:rsidRPr="008502D9">
        <w:rPr>
          <w:rtl/>
        </w:rPr>
        <w:t>העשייה</w:t>
      </w:r>
      <w:r w:rsidRPr="008502D9">
        <w:rPr>
          <w:rtl/>
          <w:lang w:bidi="ar-SA"/>
        </w:rPr>
        <w:t xml:space="preserve"> </w:t>
      </w:r>
      <w:r w:rsidRPr="008502D9">
        <w:rPr>
          <w:rtl/>
        </w:rPr>
        <w:t>ה</w:t>
      </w:r>
      <w:r w:rsidR="007362DF">
        <w:rPr>
          <w:rtl/>
        </w:rPr>
        <w:t>אמנות</w:t>
      </w:r>
      <w:r w:rsidRPr="008502D9">
        <w:rPr>
          <w:rtl/>
        </w:rPr>
        <w:t>ית</w:t>
      </w:r>
      <w:r w:rsidRPr="008502D9">
        <w:rPr>
          <w:rtl/>
          <w:lang w:bidi="ar-SA"/>
        </w:rPr>
        <w:t xml:space="preserve"> </w:t>
      </w:r>
      <w:r w:rsidRPr="008502D9">
        <w:rPr>
          <w:rtl/>
        </w:rPr>
        <w:t>וה</w:t>
      </w:r>
      <w:r w:rsidR="007362DF">
        <w:rPr>
          <w:rtl/>
        </w:rPr>
        <w:t>אמנות</w:t>
      </w:r>
      <w:r w:rsidRPr="008502D9">
        <w:rPr>
          <w:rtl/>
        </w:rPr>
        <w:t>ית</w:t>
      </w:r>
      <w:r w:rsidRPr="008502D9">
        <w:rPr>
          <w:rtl/>
          <w:lang w:bidi="ar-SA"/>
        </w:rPr>
        <w:t xml:space="preserve"> </w:t>
      </w:r>
      <w:r w:rsidRPr="008502D9">
        <w:rPr>
          <w:rtl/>
        </w:rPr>
        <w:t>העשירה</w:t>
      </w:r>
      <w:r w:rsidRPr="008502D9">
        <w:rPr>
          <w:rtl/>
          <w:lang w:bidi="ar-SA"/>
        </w:rPr>
        <w:t xml:space="preserve"> </w:t>
      </w:r>
      <w:r w:rsidRPr="008502D9">
        <w:rPr>
          <w:rtl/>
        </w:rPr>
        <w:t>המאפיינת</w:t>
      </w:r>
      <w:r w:rsidRPr="008502D9">
        <w:rPr>
          <w:rtl/>
          <w:lang w:bidi="ar-SA"/>
        </w:rPr>
        <w:t xml:space="preserve"> </w:t>
      </w:r>
      <w:r w:rsidRPr="008502D9">
        <w:rPr>
          <w:rtl/>
        </w:rPr>
        <w:t>את</w:t>
      </w:r>
      <w:r w:rsidRPr="008502D9">
        <w:rPr>
          <w:rtl/>
          <w:lang w:bidi="ar-SA"/>
        </w:rPr>
        <w:t xml:space="preserve"> </w:t>
      </w:r>
      <w:r w:rsidRPr="008502D9">
        <w:rPr>
          <w:rtl/>
        </w:rPr>
        <w:t>תוכנית</w:t>
      </w:r>
      <w:r w:rsidRPr="008502D9">
        <w:rPr>
          <w:rtl/>
          <w:lang w:bidi="ar-SA"/>
        </w:rPr>
        <w:t xml:space="preserve"> </w:t>
      </w:r>
      <w:r w:rsidRPr="008502D9">
        <w:rPr>
          <w:rtl/>
        </w:rPr>
        <w:t>הלימודים</w:t>
      </w:r>
      <w:r w:rsidRPr="008502D9">
        <w:rPr>
          <w:rtl/>
          <w:lang w:bidi="ar-SA"/>
        </w:rPr>
        <w:t xml:space="preserve"> </w:t>
      </w:r>
      <w:r w:rsidRPr="008502D9">
        <w:rPr>
          <w:rtl/>
        </w:rPr>
        <w:t>בוולדורף</w:t>
      </w:r>
      <w:r w:rsidRPr="008502D9">
        <w:rPr>
          <w:rtl/>
          <w:lang w:bidi="ar-SA"/>
        </w:rPr>
        <w:t xml:space="preserve"> </w:t>
      </w:r>
      <w:r w:rsidRPr="008502D9">
        <w:rPr>
          <w:rtl/>
        </w:rPr>
        <w:t>מתגלה</w:t>
      </w:r>
      <w:r w:rsidRPr="008502D9">
        <w:rPr>
          <w:rtl/>
          <w:lang w:bidi="ar-SA"/>
        </w:rPr>
        <w:t xml:space="preserve"> </w:t>
      </w:r>
      <w:r w:rsidRPr="008502D9">
        <w:rPr>
          <w:rtl/>
        </w:rPr>
        <w:t>בממצאים</w:t>
      </w:r>
      <w:r w:rsidRPr="008502D9">
        <w:rPr>
          <w:rtl/>
          <w:lang w:bidi="ar-SA"/>
        </w:rPr>
        <w:t xml:space="preserve"> </w:t>
      </w:r>
      <w:r w:rsidRPr="008502D9">
        <w:rPr>
          <w:rtl/>
        </w:rPr>
        <w:t>ככלי</w:t>
      </w:r>
      <w:r w:rsidRPr="008502D9">
        <w:rPr>
          <w:rtl/>
          <w:lang w:bidi="ar-SA"/>
        </w:rPr>
        <w:t xml:space="preserve"> </w:t>
      </w:r>
      <w:r w:rsidRPr="008502D9">
        <w:rPr>
          <w:rtl/>
        </w:rPr>
        <w:t>רב</w:t>
      </w:r>
      <w:r w:rsidRPr="008502D9">
        <w:rPr>
          <w:rtl/>
          <w:lang w:bidi="ar-SA"/>
        </w:rPr>
        <w:t xml:space="preserve"> </w:t>
      </w:r>
      <w:r w:rsidRPr="008502D9">
        <w:rPr>
          <w:rtl/>
        </w:rPr>
        <w:t>עוצמה</w:t>
      </w:r>
      <w:r w:rsidRPr="008502D9">
        <w:rPr>
          <w:rtl/>
          <w:lang w:bidi="ar-SA"/>
        </w:rPr>
        <w:t xml:space="preserve"> </w:t>
      </w:r>
      <w:r w:rsidRPr="008502D9">
        <w:rPr>
          <w:rtl/>
        </w:rPr>
        <w:t>לחינוך</w:t>
      </w:r>
      <w:r w:rsidRPr="008502D9">
        <w:rPr>
          <w:rtl/>
          <w:lang w:bidi="ar-SA"/>
        </w:rPr>
        <w:t xml:space="preserve"> </w:t>
      </w:r>
      <w:r w:rsidRPr="008502D9">
        <w:rPr>
          <w:rtl/>
        </w:rPr>
        <w:t>הרצון</w:t>
      </w:r>
      <w:r w:rsidRPr="008502D9">
        <w:rPr>
          <w:rtl/>
          <w:lang w:bidi="ar-SA"/>
        </w:rPr>
        <w:t xml:space="preserve"> </w:t>
      </w:r>
      <w:r w:rsidRPr="008502D9">
        <w:rPr>
          <w:rtl/>
        </w:rPr>
        <w:t>ופיתוח</w:t>
      </w:r>
      <w:r w:rsidRPr="008502D9">
        <w:rPr>
          <w:rtl/>
          <w:lang w:bidi="ar-SA"/>
        </w:rPr>
        <w:t xml:space="preserve"> </w:t>
      </w:r>
      <w:r w:rsidRPr="008502D9">
        <w:rPr>
          <w:rtl/>
        </w:rPr>
        <w:t>תחושת</w:t>
      </w:r>
      <w:r w:rsidRPr="008502D9">
        <w:rPr>
          <w:rtl/>
          <w:lang w:bidi="ar-SA"/>
        </w:rPr>
        <w:t xml:space="preserve"> </w:t>
      </w:r>
      <w:r w:rsidRPr="008502D9">
        <w:rPr>
          <w:rtl/>
        </w:rPr>
        <w:t>מסוגלות</w:t>
      </w:r>
      <w:r w:rsidRPr="008502D9">
        <w:rPr>
          <w:rtl/>
          <w:lang w:bidi="ar-SA"/>
        </w:rPr>
        <w:t xml:space="preserve"> </w:t>
      </w:r>
      <w:r w:rsidRPr="008502D9">
        <w:rPr>
          <w:rtl/>
        </w:rPr>
        <w:t>חומרית</w:t>
      </w:r>
      <w:r w:rsidRPr="008502D9">
        <w:rPr>
          <w:rtl/>
          <w:lang w:bidi="ar-SA"/>
        </w:rPr>
        <w:t xml:space="preserve"> </w:t>
      </w:r>
      <w:r w:rsidRPr="008502D9">
        <w:rPr>
          <w:rtl/>
        </w:rPr>
        <w:t>יוצאת</w:t>
      </w:r>
      <w:r w:rsidRPr="008502D9">
        <w:rPr>
          <w:rtl/>
          <w:lang w:bidi="ar-SA"/>
        </w:rPr>
        <w:t xml:space="preserve"> </w:t>
      </w:r>
      <w:r w:rsidRPr="008502D9">
        <w:rPr>
          <w:rtl/>
        </w:rPr>
        <w:t>דופן</w:t>
      </w:r>
      <w:r w:rsidRPr="008502D9">
        <w:rPr>
          <w:rtl/>
          <w:lang w:bidi="ar-SA"/>
        </w:rPr>
        <w:t>.</w:t>
      </w:r>
      <w:r>
        <w:rPr>
          <w:rFonts w:cs="Times New Roman"/>
          <w:rtl/>
          <w:lang w:bidi="ar-SA"/>
        </w:rPr>
        <w:t xml:space="preserve"> </w:t>
      </w:r>
      <w:r w:rsidRPr="008502D9">
        <w:rPr>
          <w:rtl/>
        </w:rPr>
        <w:t>פיתוח</w:t>
      </w:r>
      <w:r w:rsidRPr="008502D9">
        <w:rPr>
          <w:rtl/>
          <w:lang w:bidi="ar-SA"/>
        </w:rPr>
        <w:t xml:space="preserve"> </w:t>
      </w:r>
      <w:r w:rsidRPr="008502D9">
        <w:rPr>
          <w:rtl/>
        </w:rPr>
        <w:t>ה</w:t>
      </w:r>
      <w:r w:rsidRPr="008502D9">
        <w:rPr>
          <w:rtl/>
          <w:lang w:bidi="ar-SA"/>
        </w:rPr>
        <w:t>"</w:t>
      </w:r>
      <w:r w:rsidRPr="008502D9">
        <w:rPr>
          <w:rtl/>
        </w:rPr>
        <w:t>ידיים</w:t>
      </w:r>
      <w:r w:rsidRPr="008502D9">
        <w:rPr>
          <w:rtl/>
          <w:lang w:bidi="ar-SA"/>
        </w:rPr>
        <w:t xml:space="preserve">" </w:t>
      </w:r>
      <w:r w:rsidRPr="008502D9">
        <w:rPr>
          <w:rtl/>
        </w:rPr>
        <w:t>לצד</w:t>
      </w:r>
      <w:r w:rsidRPr="008502D9">
        <w:rPr>
          <w:rtl/>
          <w:lang w:bidi="ar-SA"/>
        </w:rPr>
        <w:t xml:space="preserve"> </w:t>
      </w:r>
      <w:r w:rsidRPr="008502D9">
        <w:rPr>
          <w:rtl/>
        </w:rPr>
        <w:t>ה</w:t>
      </w:r>
      <w:r w:rsidRPr="008502D9">
        <w:rPr>
          <w:rtl/>
          <w:lang w:bidi="ar-SA"/>
        </w:rPr>
        <w:t>"</w:t>
      </w:r>
      <w:r w:rsidRPr="008502D9">
        <w:rPr>
          <w:rtl/>
        </w:rPr>
        <w:t>ראש</w:t>
      </w:r>
      <w:r w:rsidRPr="008502D9">
        <w:rPr>
          <w:rtl/>
          <w:lang w:bidi="ar-SA"/>
        </w:rPr>
        <w:t xml:space="preserve"> </w:t>
      </w:r>
      <w:r w:rsidRPr="008502D9">
        <w:rPr>
          <w:rtl/>
        </w:rPr>
        <w:t>והלב</w:t>
      </w:r>
      <w:r w:rsidRPr="008502D9">
        <w:rPr>
          <w:rtl/>
          <w:lang w:bidi="ar-SA"/>
        </w:rPr>
        <w:t xml:space="preserve">" </w:t>
      </w:r>
      <w:r w:rsidRPr="008502D9">
        <w:rPr>
          <w:rtl/>
        </w:rPr>
        <w:t>מהווה</w:t>
      </w:r>
      <w:r w:rsidRPr="008502D9">
        <w:rPr>
          <w:rtl/>
          <w:lang w:bidi="ar-SA"/>
        </w:rPr>
        <w:t xml:space="preserve"> </w:t>
      </w:r>
      <w:r w:rsidRPr="008502D9">
        <w:rPr>
          <w:rtl/>
        </w:rPr>
        <w:t>עקרון</w:t>
      </w:r>
      <w:r w:rsidRPr="008502D9">
        <w:rPr>
          <w:rtl/>
          <w:lang w:bidi="ar-SA"/>
        </w:rPr>
        <w:t xml:space="preserve"> </w:t>
      </w:r>
      <w:r w:rsidRPr="008502D9">
        <w:rPr>
          <w:rtl/>
        </w:rPr>
        <w:t>ליבה</w:t>
      </w:r>
      <w:r w:rsidRPr="008502D9">
        <w:rPr>
          <w:rtl/>
          <w:lang w:bidi="ar-SA"/>
        </w:rPr>
        <w:t xml:space="preserve"> </w:t>
      </w:r>
      <w:r w:rsidRPr="008502D9">
        <w:rPr>
          <w:rtl/>
        </w:rPr>
        <w:t>במשנתו</w:t>
      </w:r>
      <w:r w:rsidRPr="008502D9">
        <w:rPr>
          <w:rtl/>
          <w:lang w:bidi="ar-SA"/>
        </w:rPr>
        <w:t xml:space="preserve"> </w:t>
      </w:r>
      <w:r w:rsidRPr="008502D9">
        <w:rPr>
          <w:rtl/>
        </w:rPr>
        <w:t>של</w:t>
      </w:r>
      <w:r w:rsidRPr="008502D9">
        <w:rPr>
          <w:rtl/>
          <w:lang w:bidi="ar-SA"/>
        </w:rPr>
        <w:t xml:space="preserve"> </w:t>
      </w:r>
      <w:r w:rsidRPr="008502D9">
        <w:rPr>
          <w:rtl/>
        </w:rPr>
        <w:t>רודולף</w:t>
      </w:r>
      <w:r w:rsidRPr="008502D9">
        <w:rPr>
          <w:rtl/>
          <w:lang w:bidi="ar-SA"/>
        </w:rPr>
        <w:t xml:space="preserve"> </w:t>
      </w:r>
      <w:r w:rsidRPr="008502D9">
        <w:rPr>
          <w:rtl/>
        </w:rPr>
        <w:t>שטיינר</w:t>
      </w:r>
      <w:r w:rsidRPr="008502D9">
        <w:rPr>
          <w:rtl/>
          <w:lang w:bidi="ar-SA"/>
        </w:rPr>
        <w:t xml:space="preserve"> (</w:t>
      </w:r>
      <w:r w:rsidR="005A6B22" w:rsidRPr="005A6B22">
        <w:rPr>
          <w:lang w:bidi="ar-SA"/>
        </w:rPr>
        <w:t>Steiner, 1996</w:t>
      </w:r>
      <w:r w:rsidRPr="008502D9">
        <w:rPr>
          <w:rtl/>
          <w:lang w:bidi="ar-SA"/>
        </w:rPr>
        <w:t xml:space="preserve">) </w:t>
      </w:r>
      <w:r w:rsidRPr="008502D9">
        <w:rPr>
          <w:rtl/>
        </w:rPr>
        <w:t>המזהיר</w:t>
      </w:r>
      <w:r w:rsidRPr="008502D9">
        <w:rPr>
          <w:rtl/>
          <w:lang w:bidi="ar-SA"/>
        </w:rPr>
        <w:t xml:space="preserve"> </w:t>
      </w:r>
      <w:r w:rsidRPr="008502D9">
        <w:rPr>
          <w:rtl/>
        </w:rPr>
        <w:t>מפני</w:t>
      </w:r>
      <w:r w:rsidRPr="008502D9">
        <w:rPr>
          <w:rtl/>
          <w:lang w:bidi="ar-SA"/>
        </w:rPr>
        <w:t xml:space="preserve"> </w:t>
      </w:r>
      <w:r w:rsidRPr="008502D9">
        <w:rPr>
          <w:rtl/>
        </w:rPr>
        <w:t>הפרדת</w:t>
      </w:r>
      <w:r w:rsidRPr="008502D9">
        <w:rPr>
          <w:rtl/>
          <w:lang w:bidi="ar-SA"/>
        </w:rPr>
        <w:t xml:space="preserve"> </w:t>
      </w:r>
      <w:r w:rsidRPr="008502D9">
        <w:rPr>
          <w:rtl/>
        </w:rPr>
        <w:t>הידע</w:t>
      </w:r>
      <w:r w:rsidRPr="008502D9">
        <w:rPr>
          <w:rtl/>
          <w:lang w:bidi="ar-SA"/>
        </w:rPr>
        <w:t xml:space="preserve"> </w:t>
      </w:r>
      <w:r w:rsidRPr="008502D9">
        <w:rPr>
          <w:rtl/>
        </w:rPr>
        <w:t>מהחוויה</w:t>
      </w:r>
      <w:r w:rsidRPr="008502D9">
        <w:rPr>
          <w:rtl/>
          <w:lang w:bidi="ar-SA"/>
        </w:rPr>
        <w:t xml:space="preserve"> </w:t>
      </w:r>
      <w:r w:rsidRPr="008502D9">
        <w:rPr>
          <w:rtl/>
        </w:rPr>
        <w:t>הגופנית</w:t>
      </w:r>
      <w:r w:rsidRPr="008502D9">
        <w:rPr>
          <w:rtl/>
          <w:lang w:bidi="ar-SA"/>
        </w:rPr>
        <w:t xml:space="preserve">. </w:t>
      </w:r>
      <w:r w:rsidRPr="008502D9">
        <w:rPr>
          <w:rtl/>
        </w:rPr>
        <w:t>גישה</w:t>
      </w:r>
      <w:r w:rsidRPr="008502D9">
        <w:rPr>
          <w:rtl/>
          <w:lang w:bidi="ar-SA"/>
        </w:rPr>
        <w:t xml:space="preserve"> </w:t>
      </w:r>
      <w:r w:rsidRPr="008502D9">
        <w:rPr>
          <w:rtl/>
        </w:rPr>
        <w:t>הוליסטית</w:t>
      </w:r>
      <w:r w:rsidRPr="008502D9">
        <w:rPr>
          <w:rtl/>
          <w:lang w:bidi="ar-SA"/>
        </w:rPr>
        <w:t xml:space="preserve"> </w:t>
      </w:r>
      <w:r w:rsidRPr="008502D9">
        <w:rPr>
          <w:rtl/>
        </w:rPr>
        <w:t>זו</w:t>
      </w:r>
      <w:r w:rsidRPr="008502D9">
        <w:rPr>
          <w:rtl/>
          <w:lang w:bidi="ar-SA"/>
        </w:rPr>
        <w:t xml:space="preserve"> </w:t>
      </w:r>
      <w:r w:rsidRPr="008502D9">
        <w:rPr>
          <w:rtl/>
        </w:rPr>
        <w:t>נתמכת</w:t>
      </w:r>
      <w:r w:rsidRPr="008502D9">
        <w:rPr>
          <w:rtl/>
          <w:lang w:bidi="ar-SA"/>
        </w:rPr>
        <w:t xml:space="preserve"> </w:t>
      </w:r>
      <w:r w:rsidRPr="008502D9">
        <w:rPr>
          <w:rtl/>
        </w:rPr>
        <w:t>גם</w:t>
      </w:r>
      <w:r w:rsidRPr="008502D9">
        <w:rPr>
          <w:rtl/>
          <w:lang w:bidi="ar-SA"/>
        </w:rPr>
        <w:t xml:space="preserve"> </w:t>
      </w:r>
      <w:r w:rsidRPr="008502D9">
        <w:rPr>
          <w:rtl/>
        </w:rPr>
        <w:t>בתיאוריית</w:t>
      </w:r>
      <w:r w:rsidRPr="008502D9">
        <w:rPr>
          <w:rtl/>
          <w:lang w:bidi="ar-SA"/>
        </w:rPr>
        <w:t xml:space="preserve"> </w:t>
      </w:r>
      <w:r w:rsidRPr="008502D9">
        <w:rPr>
          <w:rtl/>
        </w:rPr>
        <w:t>ריבוי</w:t>
      </w:r>
      <w:r w:rsidRPr="008502D9">
        <w:rPr>
          <w:rtl/>
          <w:lang w:bidi="ar-SA"/>
        </w:rPr>
        <w:t xml:space="preserve"> </w:t>
      </w:r>
      <w:r w:rsidRPr="008502D9">
        <w:rPr>
          <w:rtl/>
        </w:rPr>
        <w:t>האינטליגנציות</w:t>
      </w:r>
      <w:r w:rsidRPr="008502D9">
        <w:rPr>
          <w:rtl/>
          <w:lang w:bidi="ar-SA"/>
        </w:rPr>
        <w:t xml:space="preserve"> </w:t>
      </w:r>
      <w:r w:rsidRPr="008502D9">
        <w:rPr>
          <w:rtl/>
        </w:rPr>
        <w:t>של</w:t>
      </w:r>
      <w:r w:rsidRPr="008502D9">
        <w:rPr>
          <w:rtl/>
          <w:lang w:bidi="ar-SA"/>
        </w:rPr>
        <w:t xml:space="preserve"> </w:t>
      </w:r>
      <w:r w:rsidRPr="008502D9">
        <w:rPr>
          <w:rtl/>
        </w:rPr>
        <w:t>הווארד</w:t>
      </w:r>
      <w:r w:rsidRPr="008502D9">
        <w:rPr>
          <w:rtl/>
          <w:lang w:bidi="ar-SA"/>
        </w:rPr>
        <w:t xml:space="preserve"> </w:t>
      </w:r>
      <w:r w:rsidRPr="008502D9">
        <w:rPr>
          <w:rtl/>
        </w:rPr>
        <w:t>גרדנר</w:t>
      </w:r>
      <w:r w:rsidRPr="008502D9">
        <w:rPr>
          <w:rtl/>
          <w:lang w:bidi="ar-SA"/>
        </w:rPr>
        <w:t xml:space="preserve"> (</w:t>
      </w:r>
      <w:r w:rsidR="00E13729" w:rsidRPr="00E13729">
        <w:rPr>
          <w:lang w:bidi="ar-SA"/>
        </w:rPr>
        <w:t>Gardner, 1983</w:t>
      </w:r>
      <w:r w:rsidRPr="008502D9">
        <w:rPr>
          <w:rtl/>
          <w:lang w:bidi="ar-SA"/>
        </w:rPr>
        <w:t xml:space="preserve">) </w:t>
      </w:r>
      <w:r w:rsidRPr="008502D9">
        <w:rPr>
          <w:rtl/>
        </w:rPr>
        <w:t>המבטלת</w:t>
      </w:r>
      <w:r w:rsidRPr="008502D9">
        <w:rPr>
          <w:rtl/>
          <w:lang w:bidi="ar-SA"/>
        </w:rPr>
        <w:t xml:space="preserve"> </w:t>
      </w:r>
      <w:r w:rsidRPr="008502D9">
        <w:rPr>
          <w:rtl/>
        </w:rPr>
        <w:t>את</w:t>
      </w:r>
      <w:r w:rsidRPr="008502D9">
        <w:rPr>
          <w:rtl/>
          <w:lang w:bidi="ar-SA"/>
        </w:rPr>
        <w:t xml:space="preserve"> </w:t>
      </w:r>
      <w:r w:rsidRPr="008502D9">
        <w:rPr>
          <w:rtl/>
        </w:rPr>
        <w:t>ההיררכיה</w:t>
      </w:r>
      <w:r w:rsidRPr="008502D9">
        <w:rPr>
          <w:rtl/>
          <w:lang w:bidi="ar-SA"/>
        </w:rPr>
        <w:t xml:space="preserve"> </w:t>
      </w:r>
      <w:r w:rsidRPr="008502D9">
        <w:rPr>
          <w:rtl/>
        </w:rPr>
        <w:t>האקדמית</w:t>
      </w:r>
      <w:r w:rsidRPr="008502D9">
        <w:rPr>
          <w:rtl/>
          <w:lang w:bidi="ar-SA"/>
        </w:rPr>
        <w:t xml:space="preserve"> </w:t>
      </w:r>
      <w:r w:rsidRPr="008502D9">
        <w:rPr>
          <w:rtl/>
        </w:rPr>
        <w:t>הצרה</w:t>
      </w:r>
      <w:r w:rsidRPr="008502D9">
        <w:rPr>
          <w:rtl/>
          <w:lang w:bidi="ar-SA"/>
        </w:rPr>
        <w:t xml:space="preserve"> </w:t>
      </w:r>
      <w:r w:rsidRPr="008502D9">
        <w:rPr>
          <w:rtl/>
        </w:rPr>
        <w:t>ומעניקה</w:t>
      </w:r>
      <w:r w:rsidRPr="008502D9">
        <w:rPr>
          <w:rtl/>
          <w:lang w:bidi="ar-SA"/>
        </w:rPr>
        <w:t xml:space="preserve"> </w:t>
      </w:r>
      <w:r w:rsidRPr="008502D9">
        <w:rPr>
          <w:rtl/>
        </w:rPr>
        <w:t>מקום</w:t>
      </w:r>
      <w:r w:rsidRPr="008502D9">
        <w:rPr>
          <w:rtl/>
          <w:lang w:bidi="ar-SA"/>
        </w:rPr>
        <w:t xml:space="preserve"> </w:t>
      </w:r>
      <w:r w:rsidRPr="008502D9">
        <w:rPr>
          <w:rtl/>
        </w:rPr>
        <w:t>שווה</w:t>
      </w:r>
      <w:r w:rsidRPr="008502D9">
        <w:rPr>
          <w:rtl/>
          <w:lang w:bidi="ar-SA"/>
        </w:rPr>
        <w:t xml:space="preserve"> </w:t>
      </w:r>
      <w:r w:rsidRPr="008502D9">
        <w:rPr>
          <w:rtl/>
        </w:rPr>
        <w:t>לאינטליגנציה</w:t>
      </w:r>
      <w:r w:rsidRPr="008502D9">
        <w:rPr>
          <w:rtl/>
          <w:lang w:bidi="ar-SA"/>
        </w:rPr>
        <w:t xml:space="preserve"> </w:t>
      </w:r>
      <w:r w:rsidRPr="008502D9">
        <w:rPr>
          <w:rtl/>
        </w:rPr>
        <w:t>גופנית</w:t>
      </w:r>
      <w:r w:rsidRPr="008502D9">
        <w:rPr>
          <w:rtl/>
          <w:lang w:bidi="ar-SA"/>
        </w:rPr>
        <w:t>-</w:t>
      </w:r>
      <w:r w:rsidRPr="008502D9">
        <w:rPr>
          <w:rtl/>
        </w:rPr>
        <w:t>תנועתית</w:t>
      </w:r>
      <w:r w:rsidRPr="008502D9">
        <w:rPr>
          <w:rtl/>
          <w:lang w:bidi="ar-SA"/>
        </w:rPr>
        <w:t xml:space="preserve"> </w:t>
      </w:r>
      <w:r w:rsidRPr="008502D9">
        <w:rPr>
          <w:rtl/>
        </w:rPr>
        <w:t>ומרחבית</w:t>
      </w:r>
      <w:r w:rsidRPr="008502D9">
        <w:rPr>
          <w:rtl/>
          <w:lang w:bidi="ar-SA"/>
        </w:rPr>
        <w:t xml:space="preserve">. </w:t>
      </w:r>
      <w:r w:rsidRPr="008502D9">
        <w:rPr>
          <w:rtl/>
        </w:rPr>
        <w:t>ממצאי</w:t>
      </w:r>
      <w:r w:rsidRPr="008502D9">
        <w:rPr>
          <w:rtl/>
          <w:lang w:bidi="ar-SA"/>
        </w:rPr>
        <w:t xml:space="preserve"> </w:t>
      </w:r>
      <w:r w:rsidRPr="008502D9">
        <w:rPr>
          <w:rtl/>
        </w:rPr>
        <w:t>הראיונות</w:t>
      </w:r>
      <w:r w:rsidRPr="008502D9">
        <w:rPr>
          <w:rtl/>
          <w:lang w:bidi="ar-SA"/>
        </w:rPr>
        <w:t xml:space="preserve"> </w:t>
      </w:r>
      <w:r w:rsidRPr="008502D9">
        <w:rPr>
          <w:rtl/>
        </w:rPr>
        <w:t>מציגים</w:t>
      </w:r>
      <w:r w:rsidRPr="008502D9">
        <w:rPr>
          <w:rtl/>
          <w:lang w:bidi="ar-SA"/>
        </w:rPr>
        <w:t xml:space="preserve"> </w:t>
      </w:r>
      <w:r w:rsidRPr="008502D9">
        <w:rPr>
          <w:rtl/>
        </w:rPr>
        <w:t>הלימה</w:t>
      </w:r>
      <w:r w:rsidRPr="008502D9">
        <w:rPr>
          <w:rtl/>
          <w:lang w:bidi="ar-SA"/>
        </w:rPr>
        <w:t xml:space="preserve"> </w:t>
      </w:r>
      <w:r w:rsidRPr="008502D9">
        <w:rPr>
          <w:rtl/>
        </w:rPr>
        <w:t>מובהקת</w:t>
      </w:r>
      <w:r w:rsidRPr="008502D9">
        <w:rPr>
          <w:rtl/>
          <w:lang w:bidi="ar-SA"/>
        </w:rPr>
        <w:t xml:space="preserve"> (</w:t>
      </w:r>
      <w:r w:rsidRPr="008502D9">
        <w:rPr>
          <w:rtl/>
        </w:rPr>
        <w:t>הדומה</w:t>
      </w:r>
      <w:r w:rsidRPr="008502D9">
        <w:rPr>
          <w:rtl/>
          <w:lang w:bidi="ar-SA"/>
        </w:rPr>
        <w:t xml:space="preserve">) </w:t>
      </w:r>
      <w:r w:rsidRPr="008502D9">
        <w:rPr>
          <w:rtl/>
        </w:rPr>
        <w:t>לתפיסות</w:t>
      </w:r>
      <w:r w:rsidRPr="008502D9">
        <w:rPr>
          <w:rtl/>
          <w:lang w:bidi="ar-SA"/>
        </w:rPr>
        <w:t xml:space="preserve"> </w:t>
      </w:r>
      <w:r w:rsidRPr="008502D9">
        <w:rPr>
          <w:rtl/>
        </w:rPr>
        <w:t>אלו</w:t>
      </w:r>
      <w:r w:rsidRPr="008502D9">
        <w:rPr>
          <w:rtl/>
          <w:lang w:bidi="ar-SA"/>
        </w:rPr>
        <w:t xml:space="preserve">; </w:t>
      </w:r>
      <w:r w:rsidR="00A950C5">
        <w:rPr>
          <w:rtl/>
        </w:rPr>
        <w:t>ת'</w:t>
      </w:r>
      <w:r w:rsidRPr="008502D9">
        <w:rPr>
          <w:rtl/>
          <w:lang w:bidi="ar-SA"/>
        </w:rPr>
        <w:t xml:space="preserve"> </w:t>
      </w:r>
      <w:r w:rsidRPr="008502D9">
        <w:rPr>
          <w:rtl/>
        </w:rPr>
        <w:t>מנתח</w:t>
      </w:r>
      <w:r w:rsidRPr="008502D9">
        <w:rPr>
          <w:rtl/>
          <w:lang w:bidi="ar-SA"/>
        </w:rPr>
        <w:t xml:space="preserve"> </w:t>
      </w:r>
      <w:r w:rsidRPr="008502D9">
        <w:rPr>
          <w:rtl/>
        </w:rPr>
        <w:t>עשייה</w:t>
      </w:r>
      <w:r w:rsidRPr="008502D9">
        <w:rPr>
          <w:rtl/>
          <w:lang w:bidi="ar-SA"/>
        </w:rPr>
        <w:t xml:space="preserve"> </w:t>
      </w:r>
      <w:r w:rsidRPr="008502D9">
        <w:rPr>
          <w:rtl/>
        </w:rPr>
        <w:t>זו</w:t>
      </w:r>
      <w:r w:rsidRPr="008502D9">
        <w:rPr>
          <w:rtl/>
          <w:lang w:bidi="ar-SA"/>
        </w:rPr>
        <w:t xml:space="preserve"> </w:t>
      </w:r>
      <w:r w:rsidRPr="008502D9">
        <w:rPr>
          <w:rtl/>
        </w:rPr>
        <w:t>מנקודת</w:t>
      </w:r>
      <w:r w:rsidRPr="008502D9">
        <w:rPr>
          <w:rtl/>
          <w:lang w:bidi="ar-SA"/>
        </w:rPr>
        <w:t xml:space="preserve"> </w:t>
      </w:r>
      <w:r w:rsidRPr="008502D9">
        <w:rPr>
          <w:rtl/>
        </w:rPr>
        <w:t>מבט</w:t>
      </w:r>
      <w:r w:rsidRPr="008502D9">
        <w:rPr>
          <w:rtl/>
          <w:lang w:bidi="ar-SA"/>
        </w:rPr>
        <w:t xml:space="preserve"> </w:t>
      </w:r>
      <w:r w:rsidRPr="008502D9">
        <w:rPr>
          <w:rtl/>
        </w:rPr>
        <w:t>ביולוגית</w:t>
      </w:r>
      <w:r w:rsidRPr="008502D9">
        <w:rPr>
          <w:rtl/>
          <w:lang w:bidi="ar-SA"/>
        </w:rPr>
        <w:t>-</w:t>
      </w:r>
      <w:r w:rsidRPr="008502D9">
        <w:rPr>
          <w:rtl/>
        </w:rPr>
        <w:t>מוטורית</w:t>
      </w:r>
      <w:r w:rsidR="00E13729">
        <w:rPr>
          <w:rFonts w:hint="cs"/>
          <w:rtl/>
        </w:rPr>
        <w:t>,</w:t>
      </w:r>
      <w:r w:rsidRPr="008502D9">
        <w:rPr>
          <w:rtl/>
          <w:lang w:bidi="ar-SA"/>
        </w:rPr>
        <w:t xml:space="preserve"> </w:t>
      </w:r>
      <w:r w:rsidRPr="008502D9">
        <w:rPr>
          <w:rtl/>
        </w:rPr>
        <w:t>ומסביר</w:t>
      </w:r>
      <w:r w:rsidRPr="008502D9">
        <w:rPr>
          <w:rtl/>
          <w:lang w:bidi="ar-SA"/>
        </w:rPr>
        <w:t xml:space="preserve"> </w:t>
      </w:r>
      <w:r w:rsidRPr="008502D9">
        <w:rPr>
          <w:rtl/>
        </w:rPr>
        <w:t>כי</w:t>
      </w:r>
      <w:r w:rsidRPr="008502D9">
        <w:rPr>
          <w:rtl/>
          <w:lang w:bidi="ar-SA"/>
        </w:rPr>
        <w:t xml:space="preserve"> </w:t>
      </w:r>
      <w:r w:rsidRPr="008502D9">
        <w:rPr>
          <w:rtl/>
        </w:rPr>
        <w:t>הפעילות</w:t>
      </w:r>
      <w:r w:rsidRPr="008502D9">
        <w:rPr>
          <w:rtl/>
          <w:lang w:bidi="ar-SA"/>
        </w:rPr>
        <w:t xml:space="preserve"> </w:t>
      </w:r>
      <w:r w:rsidRPr="008502D9">
        <w:rPr>
          <w:rtl/>
        </w:rPr>
        <w:t>הידנית</w:t>
      </w:r>
      <w:r w:rsidRPr="008502D9">
        <w:rPr>
          <w:rtl/>
          <w:lang w:bidi="ar-SA"/>
        </w:rPr>
        <w:t xml:space="preserve"> </w:t>
      </w:r>
      <w:r w:rsidRPr="008502D9">
        <w:rPr>
          <w:rtl/>
        </w:rPr>
        <w:t>החזרתית</w:t>
      </w:r>
      <w:r w:rsidRPr="008502D9">
        <w:rPr>
          <w:rtl/>
          <w:lang w:bidi="ar-SA"/>
        </w:rPr>
        <w:t xml:space="preserve"> </w:t>
      </w:r>
      <w:r w:rsidRPr="008502D9">
        <w:rPr>
          <w:rtl/>
        </w:rPr>
        <w:t>מכיתה</w:t>
      </w:r>
      <w:r w:rsidRPr="008502D9">
        <w:rPr>
          <w:rtl/>
          <w:lang w:bidi="ar-SA"/>
        </w:rPr>
        <w:t xml:space="preserve"> </w:t>
      </w:r>
      <w:r w:rsidRPr="008502D9">
        <w:rPr>
          <w:rtl/>
        </w:rPr>
        <w:t>א</w:t>
      </w:r>
      <w:r w:rsidRPr="008502D9">
        <w:rPr>
          <w:rtl/>
          <w:lang w:bidi="ar-SA"/>
        </w:rPr>
        <w:t xml:space="preserve">' </w:t>
      </w:r>
      <w:r w:rsidRPr="008502D9">
        <w:rPr>
          <w:rtl/>
        </w:rPr>
        <w:t>בונה</w:t>
      </w:r>
      <w:r w:rsidRPr="008502D9">
        <w:rPr>
          <w:rtl/>
          <w:lang w:bidi="ar-SA"/>
        </w:rPr>
        <w:t xml:space="preserve"> </w:t>
      </w:r>
      <w:r w:rsidRPr="008502D9">
        <w:rPr>
          <w:rtl/>
        </w:rPr>
        <w:t>בפועל</w:t>
      </w:r>
      <w:r w:rsidRPr="008502D9">
        <w:rPr>
          <w:rtl/>
          <w:lang w:bidi="ar-SA"/>
        </w:rPr>
        <w:t xml:space="preserve"> </w:t>
      </w:r>
      <w:r w:rsidRPr="008502D9">
        <w:rPr>
          <w:rtl/>
        </w:rPr>
        <w:t>את</w:t>
      </w:r>
      <w:r w:rsidRPr="008502D9">
        <w:rPr>
          <w:rtl/>
          <w:lang w:bidi="ar-SA"/>
        </w:rPr>
        <w:t xml:space="preserve"> "</w:t>
      </w:r>
      <w:r w:rsidRPr="008502D9">
        <w:rPr>
          <w:rtl/>
        </w:rPr>
        <w:t>הקשר</w:t>
      </w:r>
      <w:r w:rsidRPr="008502D9">
        <w:rPr>
          <w:rtl/>
          <w:lang w:bidi="ar-SA"/>
        </w:rPr>
        <w:t xml:space="preserve"> </w:t>
      </w:r>
      <w:r w:rsidRPr="008502D9">
        <w:rPr>
          <w:rtl/>
        </w:rPr>
        <w:t>בין</w:t>
      </w:r>
      <w:r w:rsidRPr="008502D9">
        <w:rPr>
          <w:rtl/>
          <w:lang w:bidi="ar-SA"/>
        </w:rPr>
        <w:t xml:space="preserve"> </w:t>
      </w:r>
      <w:r w:rsidRPr="008502D9">
        <w:rPr>
          <w:rtl/>
        </w:rPr>
        <w:t>המוח</w:t>
      </w:r>
      <w:r w:rsidRPr="008502D9">
        <w:rPr>
          <w:rtl/>
          <w:lang w:bidi="ar-SA"/>
        </w:rPr>
        <w:t xml:space="preserve"> </w:t>
      </w:r>
      <w:r w:rsidRPr="008502D9">
        <w:rPr>
          <w:rtl/>
        </w:rPr>
        <w:t>לאצבעות</w:t>
      </w:r>
      <w:r w:rsidRPr="008502D9">
        <w:rPr>
          <w:rtl/>
          <w:lang w:bidi="ar-SA"/>
        </w:rPr>
        <w:t xml:space="preserve"> </w:t>
      </w:r>
      <w:r w:rsidRPr="008502D9">
        <w:rPr>
          <w:rtl/>
        </w:rPr>
        <w:t>וכמה</w:t>
      </w:r>
      <w:r w:rsidRPr="008502D9">
        <w:rPr>
          <w:rtl/>
          <w:lang w:bidi="ar-SA"/>
        </w:rPr>
        <w:t xml:space="preserve"> </w:t>
      </w:r>
      <w:r w:rsidRPr="008502D9">
        <w:rPr>
          <w:rtl/>
        </w:rPr>
        <w:t>האצבעות</w:t>
      </w:r>
      <w:r w:rsidRPr="008502D9">
        <w:rPr>
          <w:rtl/>
          <w:lang w:bidi="ar-SA"/>
        </w:rPr>
        <w:t xml:space="preserve"> </w:t>
      </w:r>
      <w:r w:rsidRPr="008502D9">
        <w:rPr>
          <w:rtl/>
        </w:rPr>
        <w:t>מקשיבות</w:t>
      </w:r>
      <w:r w:rsidRPr="008502D9">
        <w:rPr>
          <w:rtl/>
          <w:lang w:bidi="ar-SA"/>
        </w:rPr>
        <w:t xml:space="preserve"> </w:t>
      </w:r>
      <w:r w:rsidRPr="008502D9">
        <w:rPr>
          <w:rtl/>
        </w:rPr>
        <w:t>למוח</w:t>
      </w:r>
      <w:r w:rsidRPr="008502D9">
        <w:rPr>
          <w:rtl/>
          <w:lang w:bidi="ar-SA"/>
        </w:rPr>
        <w:t xml:space="preserve"> </w:t>
      </w:r>
      <w:r w:rsidRPr="008502D9">
        <w:rPr>
          <w:rtl/>
        </w:rPr>
        <w:t>שזה</w:t>
      </w:r>
      <w:r w:rsidRPr="008502D9">
        <w:rPr>
          <w:rtl/>
          <w:lang w:bidi="ar-SA"/>
        </w:rPr>
        <w:t xml:space="preserve"> </w:t>
      </w:r>
      <w:r w:rsidRPr="008502D9">
        <w:rPr>
          <w:rtl/>
        </w:rPr>
        <w:t>דבר</w:t>
      </w:r>
      <w:r w:rsidRPr="008502D9">
        <w:rPr>
          <w:rtl/>
          <w:lang w:bidi="ar-SA"/>
        </w:rPr>
        <w:t xml:space="preserve"> </w:t>
      </w:r>
      <w:r w:rsidRPr="008502D9">
        <w:rPr>
          <w:rtl/>
        </w:rPr>
        <w:t>לגמרי</w:t>
      </w:r>
      <w:r w:rsidRPr="008502D9">
        <w:rPr>
          <w:rtl/>
          <w:lang w:bidi="ar-SA"/>
        </w:rPr>
        <w:t xml:space="preserve"> </w:t>
      </w:r>
      <w:r w:rsidRPr="008502D9">
        <w:rPr>
          <w:rtl/>
        </w:rPr>
        <w:t>ביולוגי</w:t>
      </w:r>
      <w:r w:rsidRPr="008502D9">
        <w:rPr>
          <w:rtl/>
          <w:lang w:bidi="ar-SA"/>
        </w:rPr>
        <w:t xml:space="preserve">". </w:t>
      </w:r>
      <w:r w:rsidRPr="008502D9">
        <w:rPr>
          <w:rtl/>
        </w:rPr>
        <w:t>חוויה</w:t>
      </w:r>
      <w:r w:rsidRPr="008502D9">
        <w:rPr>
          <w:rtl/>
          <w:lang w:bidi="ar-SA"/>
        </w:rPr>
        <w:t xml:space="preserve"> </w:t>
      </w:r>
      <w:r w:rsidRPr="008502D9">
        <w:rPr>
          <w:rtl/>
        </w:rPr>
        <w:t>מתמשכת</w:t>
      </w:r>
      <w:r w:rsidRPr="008502D9">
        <w:rPr>
          <w:rtl/>
          <w:lang w:bidi="ar-SA"/>
        </w:rPr>
        <w:t xml:space="preserve"> </w:t>
      </w:r>
      <w:r w:rsidRPr="008502D9">
        <w:rPr>
          <w:rtl/>
        </w:rPr>
        <w:t>זו</w:t>
      </w:r>
      <w:r w:rsidRPr="008502D9">
        <w:rPr>
          <w:rtl/>
          <w:lang w:bidi="ar-SA"/>
        </w:rPr>
        <w:t xml:space="preserve"> </w:t>
      </w:r>
      <w:r w:rsidRPr="008502D9">
        <w:rPr>
          <w:rtl/>
        </w:rPr>
        <w:t>של</w:t>
      </w:r>
      <w:r w:rsidRPr="008502D9">
        <w:rPr>
          <w:rtl/>
          <w:lang w:bidi="ar-SA"/>
        </w:rPr>
        <w:t xml:space="preserve"> </w:t>
      </w:r>
      <w:r w:rsidRPr="008502D9">
        <w:rPr>
          <w:rtl/>
        </w:rPr>
        <w:t>שליטה</w:t>
      </w:r>
      <w:r w:rsidRPr="008502D9">
        <w:rPr>
          <w:rtl/>
          <w:lang w:bidi="ar-SA"/>
        </w:rPr>
        <w:t xml:space="preserve"> </w:t>
      </w:r>
      <w:r w:rsidRPr="008502D9">
        <w:rPr>
          <w:rtl/>
        </w:rPr>
        <w:t>פיזית</w:t>
      </w:r>
      <w:r w:rsidRPr="008502D9">
        <w:rPr>
          <w:rtl/>
          <w:lang w:bidi="ar-SA"/>
        </w:rPr>
        <w:t xml:space="preserve"> </w:t>
      </w:r>
      <w:r w:rsidRPr="008502D9">
        <w:rPr>
          <w:rtl/>
        </w:rPr>
        <w:t>בחומרים</w:t>
      </w:r>
      <w:r w:rsidRPr="008502D9">
        <w:rPr>
          <w:rtl/>
          <w:lang w:bidi="ar-SA"/>
        </w:rPr>
        <w:t xml:space="preserve"> </w:t>
      </w:r>
      <w:r w:rsidRPr="008502D9">
        <w:rPr>
          <w:rtl/>
        </w:rPr>
        <w:t>מתגבשת</w:t>
      </w:r>
      <w:r w:rsidRPr="008502D9">
        <w:rPr>
          <w:rtl/>
          <w:lang w:bidi="ar-SA"/>
        </w:rPr>
        <w:t xml:space="preserve"> </w:t>
      </w:r>
      <w:r w:rsidRPr="008502D9">
        <w:rPr>
          <w:rtl/>
        </w:rPr>
        <w:t>אצל</w:t>
      </w:r>
      <w:r w:rsidRPr="008502D9">
        <w:rPr>
          <w:rtl/>
          <w:lang w:bidi="ar-SA"/>
        </w:rPr>
        <w:t xml:space="preserve"> </w:t>
      </w:r>
      <w:r w:rsidRPr="008502D9">
        <w:rPr>
          <w:rtl/>
        </w:rPr>
        <w:t>הבוגרים</w:t>
      </w:r>
      <w:r w:rsidRPr="008502D9">
        <w:rPr>
          <w:rtl/>
          <w:lang w:bidi="ar-SA"/>
        </w:rPr>
        <w:t xml:space="preserve"> </w:t>
      </w:r>
      <w:r w:rsidRPr="008502D9">
        <w:rPr>
          <w:rtl/>
        </w:rPr>
        <w:t>לתחושת</w:t>
      </w:r>
      <w:r w:rsidRPr="008502D9">
        <w:rPr>
          <w:rtl/>
          <w:lang w:bidi="ar-SA"/>
        </w:rPr>
        <w:t xml:space="preserve"> </w:t>
      </w:r>
      <w:r w:rsidRPr="008502D9">
        <w:rPr>
          <w:rtl/>
        </w:rPr>
        <w:t>יציבות</w:t>
      </w:r>
      <w:r w:rsidRPr="008502D9">
        <w:rPr>
          <w:rtl/>
          <w:lang w:bidi="ar-SA"/>
        </w:rPr>
        <w:t xml:space="preserve"> </w:t>
      </w:r>
      <w:r w:rsidRPr="008502D9">
        <w:rPr>
          <w:rtl/>
        </w:rPr>
        <w:t>וביטחון</w:t>
      </w:r>
      <w:r w:rsidRPr="008502D9">
        <w:rPr>
          <w:rtl/>
          <w:lang w:bidi="ar-SA"/>
        </w:rPr>
        <w:t xml:space="preserve"> </w:t>
      </w:r>
      <w:r w:rsidRPr="008502D9">
        <w:rPr>
          <w:rtl/>
        </w:rPr>
        <w:t>קיומי</w:t>
      </w:r>
      <w:r w:rsidRPr="008502D9">
        <w:rPr>
          <w:rtl/>
          <w:lang w:bidi="ar-SA"/>
        </w:rPr>
        <w:t xml:space="preserve"> </w:t>
      </w:r>
      <w:r w:rsidRPr="008502D9">
        <w:rPr>
          <w:rtl/>
        </w:rPr>
        <w:t>עמוק</w:t>
      </w:r>
      <w:r w:rsidRPr="008502D9">
        <w:rPr>
          <w:rtl/>
          <w:lang w:bidi="ar-SA"/>
        </w:rPr>
        <w:t xml:space="preserve"> </w:t>
      </w:r>
      <w:r w:rsidRPr="008502D9">
        <w:rPr>
          <w:rtl/>
        </w:rPr>
        <w:t>מול</w:t>
      </w:r>
      <w:r w:rsidRPr="008502D9">
        <w:rPr>
          <w:rtl/>
          <w:lang w:bidi="ar-SA"/>
        </w:rPr>
        <w:t xml:space="preserve"> </w:t>
      </w:r>
      <w:r w:rsidRPr="008502D9">
        <w:rPr>
          <w:rtl/>
        </w:rPr>
        <w:t>העולם</w:t>
      </w:r>
      <w:r w:rsidRPr="008502D9">
        <w:rPr>
          <w:rtl/>
          <w:lang w:bidi="ar-SA"/>
        </w:rPr>
        <w:t xml:space="preserve"> </w:t>
      </w:r>
      <w:r w:rsidRPr="008502D9">
        <w:rPr>
          <w:rtl/>
        </w:rPr>
        <w:t>הפיזי</w:t>
      </w:r>
      <w:r w:rsidRPr="008502D9">
        <w:rPr>
          <w:rtl/>
          <w:lang w:bidi="ar-SA"/>
        </w:rPr>
        <w:t xml:space="preserve">; </w:t>
      </w:r>
      <w:r w:rsidR="000502D8">
        <w:rPr>
          <w:rtl/>
        </w:rPr>
        <w:t>ל'</w:t>
      </w:r>
      <w:r w:rsidRPr="008502D9">
        <w:rPr>
          <w:rtl/>
          <w:lang w:bidi="ar-SA"/>
        </w:rPr>
        <w:t xml:space="preserve"> </w:t>
      </w:r>
      <w:r w:rsidRPr="008502D9">
        <w:rPr>
          <w:rtl/>
        </w:rPr>
        <w:t>מצהירה</w:t>
      </w:r>
      <w:r w:rsidRPr="008502D9">
        <w:rPr>
          <w:rtl/>
          <w:lang w:bidi="ar-SA"/>
        </w:rPr>
        <w:t xml:space="preserve"> </w:t>
      </w:r>
      <w:r w:rsidRPr="008502D9">
        <w:rPr>
          <w:rtl/>
        </w:rPr>
        <w:t>כי</w:t>
      </w:r>
      <w:r w:rsidRPr="008502D9">
        <w:rPr>
          <w:rtl/>
          <w:lang w:bidi="ar-SA"/>
        </w:rPr>
        <w:t xml:space="preserve"> "</w:t>
      </w:r>
      <w:r w:rsidRPr="008502D9">
        <w:rPr>
          <w:rtl/>
        </w:rPr>
        <w:t>מבחינת</w:t>
      </w:r>
      <w:r w:rsidRPr="008502D9">
        <w:rPr>
          <w:rtl/>
          <w:lang w:bidi="ar-SA"/>
        </w:rPr>
        <w:t xml:space="preserve"> </w:t>
      </w:r>
      <w:r w:rsidRPr="008502D9">
        <w:rPr>
          <w:rtl/>
        </w:rPr>
        <w:t>החומר</w:t>
      </w:r>
      <w:r w:rsidRPr="008502D9">
        <w:rPr>
          <w:rtl/>
          <w:lang w:bidi="ar-SA"/>
        </w:rPr>
        <w:t xml:space="preserve"> </w:t>
      </w:r>
      <w:r w:rsidRPr="008502D9">
        <w:rPr>
          <w:rtl/>
        </w:rPr>
        <w:t>בעולם</w:t>
      </w:r>
      <w:r w:rsidRPr="008502D9">
        <w:rPr>
          <w:rtl/>
          <w:lang w:bidi="ar-SA"/>
        </w:rPr>
        <w:t xml:space="preserve"> </w:t>
      </w:r>
      <w:r w:rsidRPr="008502D9">
        <w:rPr>
          <w:rtl/>
        </w:rPr>
        <w:t>אין</w:t>
      </w:r>
      <w:r w:rsidRPr="008502D9">
        <w:rPr>
          <w:rtl/>
          <w:lang w:bidi="ar-SA"/>
        </w:rPr>
        <w:t xml:space="preserve"> </w:t>
      </w:r>
      <w:r w:rsidRPr="008502D9">
        <w:rPr>
          <w:rtl/>
        </w:rPr>
        <w:t>חומר</w:t>
      </w:r>
      <w:r w:rsidRPr="008502D9">
        <w:rPr>
          <w:rtl/>
          <w:lang w:bidi="ar-SA"/>
        </w:rPr>
        <w:t xml:space="preserve"> </w:t>
      </w:r>
      <w:r w:rsidRPr="008502D9">
        <w:rPr>
          <w:rtl/>
        </w:rPr>
        <w:t>עכשיו</w:t>
      </w:r>
      <w:r w:rsidRPr="008502D9">
        <w:rPr>
          <w:rtl/>
          <w:lang w:bidi="ar-SA"/>
        </w:rPr>
        <w:t xml:space="preserve"> </w:t>
      </w:r>
      <w:r w:rsidRPr="008502D9">
        <w:rPr>
          <w:rtl/>
        </w:rPr>
        <w:t>שאני</w:t>
      </w:r>
      <w:r w:rsidRPr="008502D9">
        <w:rPr>
          <w:rtl/>
          <w:lang w:bidi="ar-SA"/>
        </w:rPr>
        <w:t xml:space="preserve"> </w:t>
      </w:r>
      <w:r w:rsidRPr="008502D9">
        <w:rPr>
          <w:rtl/>
        </w:rPr>
        <w:t>אגש</w:t>
      </w:r>
      <w:r w:rsidRPr="008502D9">
        <w:rPr>
          <w:rtl/>
          <w:lang w:bidi="ar-SA"/>
        </w:rPr>
        <w:t xml:space="preserve"> </w:t>
      </w:r>
      <w:r w:rsidRPr="008502D9">
        <w:rPr>
          <w:rtl/>
        </w:rPr>
        <w:t>אליו</w:t>
      </w:r>
      <w:r w:rsidRPr="008502D9">
        <w:rPr>
          <w:rtl/>
          <w:lang w:bidi="ar-SA"/>
        </w:rPr>
        <w:t xml:space="preserve"> </w:t>
      </w:r>
      <w:r w:rsidRPr="008502D9">
        <w:rPr>
          <w:rtl/>
        </w:rPr>
        <w:t>ואני</w:t>
      </w:r>
      <w:r w:rsidRPr="008502D9">
        <w:rPr>
          <w:rtl/>
          <w:lang w:bidi="ar-SA"/>
        </w:rPr>
        <w:t xml:space="preserve"> </w:t>
      </w:r>
      <w:r w:rsidRPr="008502D9">
        <w:rPr>
          <w:rtl/>
        </w:rPr>
        <w:t>אגיד</w:t>
      </w:r>
      <w:r w:rsidRPr="008502D9">
        <w:rPr>
          <w:rtl/>
          <w:lang w:bidi="ar-SA"/>
        </w:rPr>
        <w:t xml:space="preserve"> </w:t>
      </w:r>
      <w:r w:rsidRPr="008502D9">
        <w:rPr>
          <w:rtl/>
        </w:rPr>
        <w:t>אני</w:t>
      </w:r>
      <w:r w:rsidRPr="008502D9">
        <w:rPr>
          <w:rtl/>
          <w:lang w:bidi="ar-SA"/>
        </w:rPr>
        <w:t xml:space="preserve"> </w:t>
      </w:r>
      <w:r w:rsidRPr="008502D9">
        <w:rPr>
          <w:rtl/>
        </w:rPr>
        <w:t>לא</w:t>
      </w:r>
      <w:r w:rsidRPr="008502D9">
        <w:rPr>
          <w:rtl/>
          <w:lang w:bidi="ar-SA"/>
        </w:rPr>
        <w:t xml:space="preserve"> </w:t>
      </w:r>
      <w:r w:rsidRPr="008502D9">
        <w:rPr>
          <w:rtl/>
        </w:rPr>
        <w:t>יודעת</w:t>
      </w:r>
      <w:r w:rsidRPr="008502D9">
        <w:rPr>
          <w:rtl/>
          <w:lang w:bidi="ar-SA"/>
        </w:rPr>
        <w:t xml:space="preserve"> </w:t>
      </w:r>
      <w:r w:rsidRPr="008502D9">
        <w:rPr>
          <w:rtl/>
        </w:rPr>
        <w:t>איך</w:t>
      </w:r>
      <w:r w:rsidRPr="008502D9">
        <w:rPr>
          <w:rtl/>
          <w:lang w:bidi="ar-SA"/>
        </w:rPr>
        <w:t xml:space="preserve"> </w:t>
      </w:r>
      <w:r w:rsidRPr="008502D9">
        <w:rPr>
          <w:rtl/>
        </w:rPr>
        <w:t>הוא</w:t>
      </w:r>
      <w:r w:rsidRPr="008502D9">
        <w:rPr>
          <w:rtl/>
          <w:lang w:bidi="ar-SA"/>
        </w:rPr>
        <w:t xml:space="preserve"> </w:t>
      </w:r>
      <w:r w:rsidRPr="008502D9">
        <w:rPr>
          <w:rtl/>
        </w:rPr>
        <w:t>מתנהג</w:t>
      </w:r>
      <w:r w:rsidRPr="008502D9">
        <w:rPr>
          <w:rtl/>
          <w:lang w:bidi="ar-SA"/>
        </w:rPr>
        <w:t xml:space="preserve">... </w:t>
      </w:r>
      <w:r w:rsidRPr="008502D9">
        <w:rPr>
          <w:rtl/>
        </w:rPr>
        <w:t>עשיתי</w:t>
      </w:r>
      <w:r w:rsidRPr="008502D9">
        <w:rPr>
          <w:rtl/>
          <w:lang w:bidi="ar-SA"/>
        </w:rPr>
        <w:t xml:space="preserve"> </w:t>
      </w:r>
      <w:r w:rsidRPr="008502D9">
        <w:rPr>
          <w:rtl/>
        </w:rPr>
        <w:t>את</w:t>
      </w:r>
      <w:r w:rsidRPr="008502D9">
        <w:rPr>
          <w:rtl/>
          <w:lang w:bidi="ar-SA"/>
        </w:rPr>
        <w:t xml:space="preserve"> </w:t>
      </w:r>
      <w:r w:rsidRPr="008502D9">
        <w:rPr>
          <w:rtl/>
        </w:rPr>
        <w:t>זה</w:t>
      </w:r>
      <w:r w:rsidR="00451963">
        <w:rPr>
          <w:rtl/>
        </w:rPr>
        <w:t>,</w:t>
      </w:r>
      <w:r w:rsidRPr="008502D9">
        <w:rPr>
          <w:rtl/>
          <w:lang w:bidi="ar-SA"/>
        </w:rPr>
        <w:t xml:space="preserve"> </w:t>
      </w:r>
      <w:r w:rsidRPr="008502D9">
        <w:rPr>
          <w:rtl/>
        </w:rPr>
        <w:t>עשיתי</w:t>
      </w:r>
      <w:r w:rsidR="00451963">
        <w:rPr>
          <w:rtl/>
        </w:rPr>
        <w:t>,</w:t>
      </w:r>
      <w:r w:rsidRPr="008502D9">
        <w:rPr>
          <w:rtl/>
          <w:lang w:bidi="ar-SA"/>
        </w:rPr>
        <w:t xml:space="preserve"> </w:t>
      </w:r>
      <w:r w:rsidRPr="008502D9">
        <w:rPr>
          <w:rtl/>
        </w:rPr>
        <w:t>עבדתי</w:t>
      </w:r>
      <w:r w:rsidRPr="008502D9">
        <w:rPr>
          <w:rtl/>
          <w:lang w:bidi="ar-SA"/>
        </w:rPr>
        <w:t xml:space="preserve"> </w:t>
      </w:r>
      <w:r w:rsidRPr="008502D9">
        <w:rPr>
          <w:rtl/>
        </w:rPr>
        <w:t>עם</w:t>
      </w:r>
      <w:r w:rsidRPr="008502D9">
        <w:rPr>
          <w:rtl/>
          <w:lang w:bidi="ar-SA"/>
        </w:rPr>
        <w:t xml:space="preserve"> </w:t>
      </w:r>
      <w:r w:rsidRPr="008502D9">
        <w:rPr>
          <w:rtl/>
        </w:rPr>
        <w:t>צמר</w:t>
      </w:r>
      <w:r w:rsidR="00451963">
        <w:rPr>
          <w:rtl/>
        </w:rPr>
        <w:t>,</w:t>
      </w:r>
      <w:r w:rsidRPr="008502D9">
        <w:rPr>
          <w:rtl/>
          <w:lang w:bidi="ar-SA"/>
        </w:rPr>
        <w:t xml:space="preserve"> </w:t>
      </w:r>
      <w:r w:rsidRPr="008502D9">
        <w:rPr>
          <w:rtl/>
        </w:rPr>
        <w:t>עבדתי</w:t>
      </w:r>
      <w:r w:rsidRPr="008502D9">
        <w:rPr>
          <w:rtl/>
          <w:lang w:bidi="ar-SA"/>
        </w:rPr>
        <w:t xml:space="preserve"> </w:t>
      </w:r>
      <w:r w:rsidRPr="008502D9">
        <w:rPr>
          <w:rtl/>
        </w:rPr>
        <w:t>עם</w:t>
      </w:r>
      <w:r w:rsidRPr="008502D9">
        <w:rPr>
          <w:rtl/>
          <w:lang w:bidi="ar-SA"/>
        </w:rPr>
        <w:t xml:space="preserve"> </w:t>
      </w:r>
      <w:r w:rsidR="00A53345" w:rsidRPr="00A53345">
        <w:rPr>
          <w:rtl/>
        </w:rPr>
        <w:t>חימר</w:t>
      </w:r>
      <w:r w:rsidR="00451963">
        <w:rPr>
          <w:rtl/>
        </w:rPr>
        <w:t>,</w:t>
      </w:r>
      <w:r w:rsidRPr="008502D9">
        <w:rPr>
          <w:rtl/>
          <w:lang w:bidi="ar-SA"/>
        </w:rPr>
        <w:t xml:space="preserve"> </w:t>
      </w:r>
      <w:r w:rsidRPr="008502D9">
        <w:rPr>
          <w:rtl/>
        </w:rPr>
        <w:t>עבדתי</w:t>
      </w:r>
      <w:r w:rsidRPr="008502D9">
        <w:rPr>
          <w:rtl/>
          <w:lang w:bidi="ar-SA"/>
        </w:rPr>
        <w:t xml:space="preserve"> </w:t>
      </w:r>
      <w:r w:rsidRPr="008502D9">
        <w:rPr>
          <w:rtl/>
        </w:rPr>
        <w:t>עם</w:t>
      </w:r>
      <w:r w:rsidRPr="008502D9">
        <w:rPr>
          <w:rtl/>
          <w:lang w:bidi="ar-SA"/>
        </w:rPr>
        <w:t xml:space="preserve"> </w:t>
      </w:r>
      <w:r w:rsidRPr="008502D9">
        <w:rPr>
          <w:rtl/>
        </w:rPr>
        <w:t>עץ</w:t>
      </w:r>
      <w:r w:rsidR="00451963">
        <w:rPr>
          <w:rtl/>
        </w:rPr>
        <w:t>,</w:t>
      </w:r>
      <w:r w:rsidRPr="008502D9">
        <w:rPr>
          <w:rtl/>
          <w:lang w:bidi="ar-SA"/>
        </w:rPr>
        <w:t xml:space="preserve"> </w:t>
      </w:r>
      <w:r w:rsidRPr="008502D9">
        <w:rPr>
          <w:rtl/>
        </w:rPr>
        <w:t>עם</w:t>
      </w:r>
      <w:r w:rsidRPr="008502D9">
        <w:rPr>
          <w:rtl/>
          <w:lang w:bidi="ar-SA"/>
        </w:rPr>
        <w:t xml:space="preserve"> </w:t>
      </w:r>
      <w:r w:rsidRPr="008502D9">
        <w:rPr>
          <w:rtl/>
        </w:rPr>
        <w:t>אבן</w:t>
      </w:r>
      <w:r w:rsidR="00451963">
        <w:rPr>
          <w:rtl/>
        </w:rPr>
        <w:t>,</w:t>
      </w:r>
      <w:r w:rsidRPr="008502D9">
        <w:rPr>
          <w:rtl/>
          <w:lang w:bidi="ar-SA"/>
        </w:rPr>
        <w:t xml:space="preserve"> </w:t>
      </w:r>
      <w:r w:rsidRPr="008502D9">
        <w:rPr>
          <w:rtl/>
        </w:rPr>
        <w:t>עם</w:t>
      </w:r>
      <w:r w:rsidRPr="008502D9">
        <w:rPr>
          <w:rtl/>
          <w:lang w:bidi="ar-SA"/>
        </w:rPr>
        <w:t xml:space="preserve"> </w:t>
      </w:r>
      <w:r w:rsidRPr="008502D9">
        <w:rPr>
          <w:rtl/>
        </w:rPr>
        <w:t>ברזל</w:t>
      </w:r>
      <w:r w:rsidRPr="008502D9">
        <w:rPr>
          <w:rtl/>
          <w:lang w:bidi="ar-SA"/>
        </w:rPr>
        <w:t>"</w:t>
      </w:r>
      <w:r w:rsidR="00451963">
        <w:rPr>
          <w:rtl/>
        </w:rPr>
        <w:t>,</w:t>
      </w:r>
      <w:r w:rsidRPr="008502D9">
        <w:rPr>
          <w:rtl/>
          <w:lang w:bidi="ar-SA"/>
        </w:rPr>
        <w:t xml:space="preserve"> </w:t>
      </w:r>
      <w:r w:rsidRPr="008502D9">
        <w:rPr>
          <w:rtl/>
        </w:rPr>
        <w:t>ומסבירה</w:t>
      </w:r>
      <w:r w:rsidRPr="008502D9">
        <w:rPr>
          <w:rtl/>
          <w:lang w:bidi="ar-SA"/>
        </w:rPr>
        <w:t xml:space="preserve"> </w:t>
      </w:r>
      <w:r w:rsidRPr="008502D9">
        <w:rPr>
          <w:rtl/>
        </w:rPr>
        <w:t>כי</w:t>
      </w:r>
      <w:r w:rsidRPr="008502D9">
        <w:rPr>
          <w:rtl/>
          <w:lang w:bidi="ar-SA"/>
        </w:rPr>
        <w:t xml:space="preserve"> </w:t>
      </w:r>
      <w:r w:rsidRPr="008502D9">
        <w:rPr>
          <w:rtl/>
        </w:rPr>
        <w:t>החינוך</w:t>
      </w:r>
      <w:r w:rsidRPr="008502D9">
        <w:rPr>
          <w:rtl/>
          <w:lang w:bidi="ar-SA"/>
        </w:rPr>
        <w:t xml:space="preserve"> </w:t>
      </w:r>
      <w:r w:rsidRPr="008502D9">
        <w:rPr>
          <w:rtl/>
        </w:rPr>
        <w:t>נתן</w:t>
      </w:r>
      <w:r w:rsidRPr="008502D9">
        <w:rPr>
          <w:rtl/>
          <w:lang w:bidi="ar-SA"/>
        </w:rPr>
        <w:t xml:space="preserve"> </w:t>
      </w:r>
      <w:r w:rsidRPr="008502D9">
        <w:rPr>
          <w:rtl/>
        </w:rPr>
        <w:t>לה</w:t>
      </w:r>
      <w:r w:rsidRPr="008502D9">
        <w:rPr>
          <w:rtl/>
          <w:lang w:bidi="ar-SA"/>
        </w:rPr>
        <w:t xml:space="preserve"> </w:t>
      </w:r>
      <w:r w:rsidRPr="008502D9">
        <w:rPr>
          <w:rtl/>
        </w:rPr>
        <w:t>את</w:t>
      </w:r>
      <w:r w:rsidRPr="008502D9">
        <w:rPr>
          <w:rtl/>
          <w:lang w:bidi="ar-SA"/>
        </w:rPr>
        <w:t xml:space="preserve"> </w:t>
      </w:r>
      <w:r w:rsidRPr="008502D9">
        <w:rPr>
          <w:rtl/>
        </w:rPr>
        <w:t>האמונה</w:t>
      </w:r>
      <w:r w:rsidRPr="008502D9">
        <w:rPr>
          <w:rtl/>
          <w:lang w:bidi="ar-SA"/>
        </w:rPr>
        <w:t xml:space="preserve"> </w:t>
      </w:r>
      <w:r w:rsidRPr="008502D9">
        <w:rPr>
          <w:rtl/>
        </w:rPr>
        <w:t>כי</w:t>
      </w:r>
      <w:r w:rsidRPr="008502D9">
        <w:rPr>
          <w:rtl/>
          <w:lang w:bidi="ar-SA"/>
        </w:rPr>
        <w:t xml:space="preserve"> </w:t>
      </w:r>
      <w:r w:rsidRPr="008502D9">
        <w:rPr>
          <w:rtl/>
        </w:rPr>
        <w:t>התבוננות</w:t>
      </w:r>
      <w:r w:rsidRPr="008502D9">
        <w:rPr>
          <w:rtl/>
          <w:lang w:bidi="ar-SA"/>
        </w:rPr>
        <w:t xml:space="preserve"> </w:t>
      </w:r>
      <w:r w:rsidRPr="008502D9">
        <w:rPr>
          <w:rtl/>
        </w:rPr>
        <w:t>קשובה</w:t>
      </w:r>
      <w:r w:rsidRPr="008502D9">
        <w:rPr>
          <w:rtl/>
          <w:lang w:bidi="ar-SA"/>
        </w:rPr>
        <w:t xml:space="preserve"> </w:t>
      </w:r>
      <w:r w:rsidRPr="008502D9">
        <w:rPr>
          <w:rtl/>
        </w:rPr>
        <w:t>תאפשר</w:t>
      </w:r>
      <w:r w:rsidRPr="008502D9">
        <w:rPr>
          <w:rtl/>
          <w:lang w:bidi="ar-SA"/>
        </w:rPr>
        <w:t xml:space="preserve"> </w:t>
      </w:r>
      <w:r w:rsidRPr="008502D9">
        <w:rPr>
          <w:rtl/>
        </w:rPr>
        <w:t>לה</w:t>
      </w:r>
      <w:r w:rsidRPr="008502D9">
        <w:rPr>
          <w:rtl/>
          <w:lang w:bidi="ar-SA"/>
        </w:rPr>
        <w:t xml:space="preserve"> </w:t>
      </w:r>
      <w:r w:rsidRPr="008502D9">
        <w:rPr>
          <w:rtl/>
        </w:rPr>
        <w:t>לפענח</w:t>
      </w:r>
      <w:r w:rsidRPr="008502D9">
        <w:rPr>
          <w:rtl/>
          <w:lang w:bidi="ar-SA"/>
        </w:rPr>
        <w:t xml:space="preserve"> </w:t>
      </w:r>
      <w:r w:rsidRPr="008502D9">
        <w:rPr>
          <w:rtl/>
        </w:rPr>
        <w:t>כל</w:t>
      </w:r>
      <w:r w:rsidRPr="008502D9">
        <w:rPr>
          <w:rtl/>
          <w:lang w:bidi="ar-SA"/>
        </w:rPr>
        <w:t xml:space="preserve"> </w:t>
      </w:r>
      <w:r w:rsidRPr="008502D9">
        <w:rPr>
          <w:rtl/>
        </w:rPr>
        <w:t>חומר</w:t>
      </w:r>
      <w:r w:rsidRPr="008502D9">
        <w:rPr>
          <w:rtl/>
          <w:lang w:bidi="ar-SA"/>
        </w:rPr>
        <w:t xml:space="preserve">. </w:t>
      </w:r>
      <w:r w:rsidRPr="008502D9">
        <w:rPr>
          <w:rtl/>
        </w:rPr>
        <w:t>מיומנויות</w:t>
      </w:r>
      <w:r w:rsidRPr="008502D9">
        <w:rPr>
          <w:rtl/>
          <w:lang w:bidi="ar-SA"/>
        </w:rPr>
        <w:t xml:space="preserve"> </w:t>
      </w:r>
      <w:r w:rsidRPr="008502D9">
        <w:rPr>
          <w:rtl/>
        </w:rPr>
        <w:t>מלאכתיות</w:t>
      </w:r>
      <w:r w:rsidRPr="008502D9">
        <w:rPr>
          <w:rtl/>
          <w:lang w:bidi="ar-SA"/>
        </w:rPr>
        <w:t xml:space="preserve"> </w:t>
      </w:r>
      <w:r w:rsidRPr="008502D9">
        <w:rPr>
          <w:rtl/>
        </w:rPr>
        <w:t>אלו</w:t>
      </w:r>
      <w:r w:rsidRPr="008502D9">
        <w:rPr>
          <w:rtl/>
          <w:lang w:bidi="ar-SA"/>
        </w:rPr>
        <w:t xml:space="preserve"> </w:t>
      </w:r>
      <w:r w:rsidRPr="008502D9">
        <w:rPr>
          <w:rtl/>
        </w:rPr>
        <w:t>הופכות</w:t>
      </w:r>
      <w:r w:rsidRPr="008502D9">
        <w:rPr>
          <w:rtl/>
          <w:lang w:bidi="ar-SA"/>
        </w:rPr>
        <w:t xml:space="preserve"> </w:t>
      </w:r>
      <w:r w:rsidRPr="008502D9">
        <w:rPr>
          <w:rtl/>
        </w:rPr>
        <w:t>לכלים</w:t>
      </w:r>
      <w:r w:rsidRPr="008502D9">
        <w:rPr>
          <w:rtl/>
          <w:lang w:bidi="ar-SA"/>
        </w:rPr>
        <w:t xml:space="preserve"> </w:t>
      </w:r>
      <w:r w:rsidRPr="008502D9">
        <w:rPr>
          <w:rtl/>
        </w:rPr>
        <w:t>מעשיים</w:t>
      </w:r>
      <w:r w:rsidRPr="008502D9">
        <w:rPr>
          <w:rtl/>
          <w:lang w:bidi="ar-SA"/>
        </w:rPr>
        <w:t xml:space="preserve"> </w:t>
      </w:r>
      <w:r w:rsidRPr="008502D9">
        <w:rPr>
          <w:rtl/>
        </w:rPr>
        <w:t>ייחודיים</w:t>
      </w:r>
      <w:r w:rsidRPr="008502D9">
        <w:rPr>
          <w:rtl/>
          <w:lang w:bidi="ar-SA"/>
        </w:rPr>
        <w:t xml:space="preserve"> </w:t>
      </w:r>
      <w:r w:rsidRPr="008502D9">
        <w:rPr>
          <w:rtl/>
        </w:rPr>
        <w:t>במערכות</w:t>
      </w:r>
      <w:r w:rsidRPr="008502D9">
        <w:rPr>
          <w:rtl/>
          <w:lang w:bidi="ar-SA"/>
        </w:rPr>
        <w:t xml:space="preserve"> </w:t>
      </w:r>
      <w:r w:rsidRPr="008502D9">
        <w:rPr>
          <w:rtl/>
        </w:rPr>
        <w:t>נוקשות</w:t>
      </w:r>
      <w:r w:rsidRPr="008502D9">
        <w:rPr>
          <w:rtl/>
          <w:lang w:bidi="ar-SA"/>
        </w:rPr>
        <w:t xml:space="preserve"> </w:t>
      </w:r>
      <w:r w:rsidRPr="008502D9">
        <w:rPr>
          <w:rtl/>
        </w:rPr>
        <w:t>וזרות</w:t>
      </w:r>
      <w:r w:rsidRPr="008502D9">
        <w:rPr>
          <w:rtl/>
          <w:lang w:bidi="ar-SA"/>
        </w:rPr>
        <w:t xml:space="preserve">; </w:t>
      </w:r>
      <w:r w:rsidR="001F39F9">
        <w:rPr>
          <w:rtl/>
        </w:rPr>
        <w:t>ח'</w:t>
      </w:r>
      <w:r w:rsidRPr="008502D9">
        <w:rPr>
          <w:rtl/>
          <w:lang w:bidi="ar-SA"/>
        </w:rPr>
        <w:t xml:space="preserve"> </w:t>
      </w:r>
      <w:r w:rsidRPr="008502D9">
        <w:rPr>
          <w:rtl/>
        </w:rPr>
        <w:t>משחזר</w:t>
      </w:r>
      <w:r w:rsidRPr="008502D9">
        <w:rPr>
          <w:rtl/>
          <w:lang w:bidi="ar-SA"/>
        </w:rPr>
        <w:t xml:space="preserve"> </w:t>
      </w:r>
      <w:r w:rsidRPr="008502D9">
        <w:rPr>
          <w:rtl/>
        </w:rPr>
        <w:t>כיצד</w:t>
      </w:r>
      <w:r w:rsidRPr="008502D9">
        <w:rPr>
          <w:rtl/>
          <w:lang w:bidi="ar-SA"/>
        </w:rPr>
        <w:t xml:space="preserve"> </w:t>
      </w:r>
      <w:r w:rsidRPr="008502D9">
        <w:rPr>
          <w:rtl/>
        </w:rPr>
        <w:t>בצבא</w:t>
      </w:r>
      <w:r w:rsidRPr="008502D9">
        <w:rPr>
          <w:rtl/>
          <w:lang w:bidi="ar-SA"/>
        </w:rPr>
        <w:t xml:space="preserve"> </w:t>
      </w:r>
      <w:r w:rsidRPr="008502D9">
        <w:rPr>
          <w:rtl/>
        </w:rPr>
        <w:t>התגלו</w:t>
      </w:r>
      <w:r w:rsidRPr="008502D9">
        <w:rPr>
          <w:rtl/>
          <w:lang w:bidi="ar-SA"/>
        </w:rPr>
        <w:t xml:space="preserve"> </w:t>
      </w:r>
      <w:r w:rsidRPr="008502D9">
        <w:rPr>
          <w:rtl/>
        </w:rPr>
        <w:t>כישורי</w:t>
      </w:r>
      <w:r w:rsidRPr="008502D9">
        <w:rPr>
          <w:rtl/>
          <w:lang w:bidi="ar-SA"/>
        </w:rPr>
        <w:t xml:space="preserve"> </w:t>
      </w:r>
      <w:r w:rsidRPr="008502D9">
        <w:rPr>
          <w:rtl/>
        </w:rPr>
        <w:t>התפירה</w:t>
      </w:r>
      <w:r w:rsidRPr="008502D9">
        <w:rPr>
          <w:rtl/>
          <w:lang w:bidi="ar-SA"/>
        </w:rPr>
        <w:t xml:space="preserve"> </w:t>
      </w:r>
      <w:r w:rsidRPr="008502D9">
        <w:rPr>
          <w:rtl/>
        </w:rPr>
        <w:t>שרכש</w:t>
      </w:r>
      <w:r w:rsidRPr="008502D9">
        <w:rPr>
          <w:rtl/>
          <w:lang w:bidi="ar-SA"/>
        </w:rPr>
        <w:t xml:space="preserve"> </w:t>
      </w:r>
      <w:r w:rsidRPr="008502D9">
        <w:rPr>
          <w:rtl/>
        </w:rPr>
        <w:t>בבית</w:t>
      </w:r>
      <w:r w:rsidRPr="008502D9">
        <w:rPr>
          <w:rtl/>
          <w:lang w:bidi="ar-SA"/>
        </w:rPr>
        <w:t xml:space="preserve"> </w:t>
      </w:r>
      <w:r w:rsidRPr="008502D9">
        <w:rPr>
          <w:rtl/>
        </w:rPr>
        <w:t>הספר</w:t>
      </w:r>
      <w:r w:rsidRPr="008502D9">
        <w:rPr>
          <w:rtl/>
          <w:lang w:bidi="ar-SA"/>
        </w:rPr>
        <w:t xml:space="preserve"> </w:t>
      </w:r>
      <w:r w:rsidRPr="008502D9">
        <w:rPr>
          <w:rtl/>
        </w:rPr>
        <w:t>כנכס</w:t>
      </w:r>
      <w:r w:rsidRPr="008502D9">
        <w:rPr>
          <w:rtl/>
          <w:lang w:bidi="ar-SA"/>
        </w:rPr>
        <w:t xml:space="preserve"> </w:t>
      </w:r>
      <w:r w:rsidRPr="008502D9">
        <w:rPr>
          <w:rtl/>
        </w:rPr>
        <w:t>דרמטי</w:t>
      </w:r>
      <w:r w:rsidRPr="008502D9">
        <w:rPr>
          <w:rtl/>
          <w:lang w:bidi="ar-SA"/>
        </w:rPr>
        <w:t xml:space="preserve"> </w:t>
      </w:r>
      <w:r w:rsidRPr="008502D9">
        <w:rPr>
          <w:rtl/>
        </w:rPr>
        <w:t>כאשר</w:t>
      </w:r>
      <w:r w:rsidRPr="008502D9">
        <w:rPr>
          <w:rtl/>
          <w:lang w:bidi="ar-SA"/>
        </w:rPr>
        <w:t xml:space="preserve"> </w:t>
      </w:r>
      <w:r w:rsidRPr="008502D9">
        <w:rPr>
          <w:rtl/>
        </w:rPr>
        <w:t>נדרש</w:t>
      </w:r>
      <w:r w:rsidRPr="008502D9">
        <w:rPr>
          <w:rtl/>
          <w:lang w:bidi="ar-SA"/>
        </w:rPr>
        <w:t xml:space="preserve"> "</w:t>
      </w:r>
      <w:r w:rsidRPr="008502D9">
        <w:rPr>
          <w:rtl/>
        </w:rPr>
        <w:t>לשפצר</w:t>
      </w:r>
      <w:r w:rsidRPr="008502D9">
        <w:rPr>
          <w:rtl/>
          <w:lang w:bidi="ar-SA"/>
        </w:rPr>
        <w:t xml:space="preserve"> </w:t>
      </w:r>
      <w:r w:rsidRPr="008502D9">
        <w:rPr>
          <w:rtl/>
        </w:rPr>
        <w:t>את</w:t>
      </w:r>
      <w:r w:rsidRPr="008502D9">
        <w:rPr>
          <w:rtl/>
          <w:lang w:bidi="ar-SA"/>
        </w:rPr>
        <w:t xml:space="preserve"> </w:t>
      </w:r>
      <w:r w:rsidRPr="008502D9">
        <w:rPr>
          <w:rtl/>
        </w:rPr>
        <w:t>הווסט</w:t>
      </w:r>
      <w:r w:rsidRPr="008502D9">
        <w:rPr>
          <w:rtl/>
          <w:lang w:bidi="ar-SA"/>
        </w:rPr>
        <w:t xml:space="preserve">" </w:t>
      </w:r>
      <w:r w:rsidRPr="008502D9">
        <w:rPr>
          <w:rtl/>
        </w:rPr>
        <w:t>ולתקן</w:t>
      </w:r>
      <w:r w:rsidRPr="008502D9">
        <w:rPr>
          <w:rtl/>
          <w:lang w:bidi="ar-SA"/>
        </w:rPr>
        <w:t xml:space="preserve"> </w:t>
      </w:r>
      <w:r w:rsidRPr="008502D9">
        <w:rPr>
          <w:rtl/>
        </w:rPr>
        <w:t>את</w:t>
      </w:r>
      <w:r w:rsidRPr="008502D9">
        <w:rPr>
          <w:rtl/>
          <w:lang w:bidi="ar-SA"/>
        </w:rPr>
        <w:t xml:space="preserve"> </w:t>
      </w:r>
      <w:r w:rsidRPr="008502D9">
        <w:rPr>
          <w:rtl/>
        </w:rPr>
        <w:t>ציוד</w:t>
      </w:r>
      <w:r w:rsidRPr="008502D9">
        <w:rPr>
          <w:rtl/>
          <w:lang w:bidi="ar-SA"/>
        </w:rPr>
        <w:t xml:space="preserve"> </w:t>
      </w:r>
      <w:r w:rsidRPr="008502D9">
        <w:rPr>
          <w:rtl/>
        </w:rPr>
        <w:t>הלחימה</w:t>
      </w:r>
      <w:r w:rsidR="00451963">
        <w:rPr>
          <w:rtl/>
        </w:rPr>
        <w:t>,</w:t>
      </w:r>
      <w:r w:rsidRPr="008502D9">
        <w:rPr>
          <w:rtl/>
          <w:lang w:bidi="ar-SA"/>
        </w:rPr>
        <w:t xml:space="preserve"> </w:t>
      </w:r>
      <w:r w:rsidRPr="008502D9">
        <w:rPr>
          <w:rtl/>
        </w:rPr>
        <w:t>מלאכה</w:t>
      </w:r>
      <w:r w:rsidRPr="008502D9">
        <w:rPr>
          <w:rtl/>
          <w:lang w:bidi="ar-SA"/>
        </w:rPr>
        <w:t xml:space="preserve"> </w:t>
      </w:r>
      <w:r w:rsidRPr="008502D9">
        <w:rPr>
          <w:rtl/>
        </w:rPr>
        <w:t>שהפכה</w:t>
      </w:r>
      <w:r w:rsidRPr="008502D9">
        <w:rPr>
          <w:rtl/>
          <w:lang w:bidi="ar-SA"/>
        </w:rPr>
        <w:t xml:space="preserve"> </w:t>
      </w:r>
      <w:r w:rsidRPr="008502D9">
        <w:rPr>
          <w:rtl/>
        </w:rPr>
        <w:t>אותו</w:t>
      </w:r>
      <w:r w:rsidRPr="008502D9">
        <w:rPr>
          <w:rtl/>
          <w:lang w:bidi="ar-SA"/>
        </w:rPr>
        <w:t xml:space="preserve"> </w:t>
      </w:r>
      <w:r w:rsidRPr="008502D9">
        <w:rPr>
          <w:rtl/>
        </w:rPr>
        <w:t>למוקד</w:t>
      </w:r>
      <w:r w:rsidRPr="008502D9">
        <w:rPr>
          <w:rtl/>
          <w:lang w:bidi="ar-SA"/>
        </w:rPr>
        <w:t xml:space="preserve"> </w:t>
      </w:r>
      <w:r w:rsidRPr="008502D9">
        <w:rPr>
          <w:rtl/>
        </w:rPr>
        <w:t>ידע</w:t>
      </w:r>
      <w:r w:rsidRPr="008502D9">
        <w:rPr>
          <w:rtl/>
          <w:lang w:bidi="ar-SA"/>
        </w:rPr>
        <w:t xml:space="preserve"> </w:t>
      </w:r>
      <w:r w:rsidRPr="008502D9">
        <w:rPr>
          <w:rtl/>
        </w:rPr>
        <w:t>ולסמכות</w:t>
      </w:r>
      <w:r w:rsidRPr="008502D9">
        <w:rPr>
          <w:rtl/>
          <w:lang w:bidi="ar-SA"/>
        </w:rPr>
        <w:t xml:space="preserve"> </w:t>
      </w:r>
      <w:r w:rsidRPr="008502D9">
        <w:rPr>
          <w:rtl/>
        </w:rPr>
        <w:t>מקצועית</w:t>
      </w:r>
      <w:r w:rsidRPr="008502D9">
        <w:rPr>
          <w:rtl/>
          <w:lang w:bidi="ar-SA"/>
        </w:rPr>
        <w:t xml:space="preserve"> </w:t>
      </w:r>
      <w:r w:rsidRPr="008502D9">
        <w:rPr>
          <w:rtl/>
        </w:rPr>
        <w:t>עבור</w:t>
      </w:r>
      <w:r w:rsidRPr="008502D9">
        <w:rPr>
          <w:rtl/>
          <w:lang w:bidi="ar-SA"/>
        </w:rPr>
        <w:t xml:space="preserve"> </w:t>
      </w:r>
      <w:r w:rsidRPr="008502D9">
        <w:rPr>
          <w:rtl/>
        </w:rPr>
        <w:t>חבריו</w:t>
      </w:r>
      <w:r w:rsidRPr="008502D9">
        <w:rPr>
          <w:rtl/>
          <w:lang w:bidi="ar-SA"/>
        </w:rPr>
        <w:t xml:space="preserve">. </w:t>
      </w:r>
      <w:r w:rsidRPr="008502D9">
        <w:rPr>
          <w:rtl/>
        </w:rPr>
        <w:t>לא</w:t>
      </w:r>
      <w:r w:rsidRPr="008502D9">
        <w:rPr>
          <w:rtl/>
          <w:lang w:bidi="ar-SA"/>
        </w:rPr>
        <w:t xml:space="preserve"> </w:t>
      </w:r>
      <w:r w:rsidRPr="008502D9">
        <w:rPr>
          <w:rtl/>
        </w:rPr>
        <w:t>זוהה</w:t>
      </w:r>
      <w:r w:rsidRPr="008502D9">
        <w:rPr>
          <w:rtl/>
          <w:lang w:bidi="ar-SA"/>
        </w:rPr>
        <w:t xml:space="preserve"> </w:t>
      </w:r>
      <w:r w:rsidRPr="008502D9">
        <w:rPr>
          <w:rtl/>
        </w:rPr>
        <w:t>פער</w:t>
      </w:r>
      <w:r w:rsidRPr="008502D9">
        <w:rPr>
          <w:rtl/>
          <w:lang w:bidi="ar-SA"/>
        </w:rPr>
        <w:t xml:space="preserve"> </w:t>
      </w:r>
      <w:r w:rsidRPr="008502D9">
        <w:rPr>
          <w:rtl/>
        </w:rPr>
        <w:t>משמעותי</w:t>
      </w:r>
      <w:r w:rsidRPr="008502D9">
        <w:rPr>
          <w:rtl/>
          <w:lang w:bidi="ar-SA"/>
        </w:rPr>
        <w:t xml:space="preserve"> (</w:t>
      </w:r>
      <w:r w:rsidRPr="008502D9">
        <w:rPr>
          <w:rtl/>
        </w:rPr>
        <w:t>השונה</w:t>
      </w:r>
      <w:r w:rsidRPr="008502D9">
        <w:rPr>
          <w:rtl/>
          <w:lang w:bidi="ar-SA"/>
        </w:rPr>
        <w:t xml:space="preserve">) </w:t>
      </w:r>
      <w:r w:rsidRPr="008502D9">
        <w:rPr>
          <w:rtl/>
        </w:rPr>
        <w:t>בין</w:t>
      </w:r>
      <w:r w:rsidRPr="008502D9">
        <w:rPr>
          <w:rtl/>
          <w:lang w:bidi="ar-SA"/>
        </w:rPr>
        <w:t xml:space="preserve"> </w:t>
      </w:r>
      <w:r w:rsidRPr="008502D9">
        <w:rPr>
          <w:rtl/>
        </w:rPr>
        <w:t>תפיסת</w:t>
      </w:r>
      <w:r w:rsidRPr="008502D9">
        <w:rPr>
          <w:rtl/>
          <w:lang w:bidi="ar-SA"/>
        </w:rPr>
        <w:t xml:space="preserve"> </w:t>
      </w:r>
      <w:r w:rsidRPr="008502D9">
        <w:rPr>
          <w:rtl/>
        </w:rPr>
        <w:t>הספרות</w:t>
      </w:r>
      <w:r w:rsidRPr="008502D9">
        <w:rPr>
          <w:rtl/>
          <w:lang w:bidi="ar-SA"/>
        </w:rPr>
        <w:t xml:space="preserve"> </w:t>
      </w:r>
      <w:r w:rsidRPr="008502D9">
        <w:rPr>
          <w:rtl/>
        </w:rPr>
        <w:t>לממצאי</w:t>
      </w:r>
      <w:r w:rsidRPr="008502D9">
        <w:rPr>
          <w:rtl/>
          <w:lang w:bidi="ar-SA"/>
        </w:rPr>
        <w:t xml:space="preserve"> </w:t>
      </w:r>
      <w:r w:rsidRPr="008502D9">
        <w:rPr>
          <w:rtl/>
        </w:rPr>
        <w:t>הראיונות</w:t>
      </w:r>
      <w:r w:rsidRPr="008502D9">
        <w:rPr>
          <w:rtl/>
          <w:lang w:bidi="ar-SA"/>
        </w:rPr>
        <w:t xml:space="preserve"> </w:t>
      </w:r>
      <w:r w:rsidRPr="008502D9">
        <w:rPr>
          <w:rtl/>
        </w:rPr>
        <w:t>בתת</w:t>
      </w:r>
      <w:r w:rsidRPr="008502D9">
        <w:rPr>
          <w:rtl/>
          <w:lang w:bidi="ar-SA"/>
        </w:rPr>
        <w:t>-</w:t>
      </w:r>
      <w:r w:rsidRPr="008502D9">
        <w:rPr>
          <w:rtl/>
        </w:rPr>
        <w:t>תמה</w:t>
      </w:r>
      <w:r w:rsidRPr="008502D9">
        <w:rPr>
          <w:rtl/>
          <w:lang w:bidi="ar-SA"/>
        </w:rPr>
        <w:t xml:space="preserve"> </w:t>
      </w:r>
      <w:r w:rsidRPr="008502D9">
        <w:rPr>
          <w:rtl/>
        </w:rPr>
        <w:t>זו</w:t>
      </w:r>
      <w:r w:rsidR="00451963">
        <w:rPr>
          <w:rtl/>
        </w:rPr>
        <w:t>,</w:t>
      </w:r>
      <w:r w:rsidRPr="008502D9">
        <w:rPr>
          <w:rtl/>
          <w:lang w:bidi="ar-SA"/>
        </w:rPr>
        <w:t xml:space="preserve"> </w:t>
      </w:r>
      <w:r w:rsidRPr="008502D9">
        <w:rPr>
          <w:rtl/>
        </w:rPr>
        <w:t>שכן</w:t>
      </w:r>
      <w:r w:rsidRPr="008502D9">
        <w:rPr>
          <w:rtl/>
          <w:lang w:bidi="ar-SA"/>
        </w:rPr>
        <w:t xml:space="preserve"> </w:t>
      </w:r>
      <w:r w:rsidRPr="008502D9">
        <w:rPr>
          <w:rtl/>
        </w:rPr>
        <w:t>המרואיינים</w:t>
      </w:r>
      <w:r w:rsidRPr="008502D9">
        <w:rPr>
          <w:rtl/>
          <w:lang w:bidi="ar-SA"/>
        </w:rPr>
        <w:t xml:space="preserve"> </w:t>
      </w:r>
      <w:r w:rsidRPr="008502D9">
        <w:rPr>
          <w:rtl/>
        </w:rPr>
        <w:t>כולם</w:t>
      </w:r>
      <w:r w:rsidRPr="008502D9">
        <w:rPr>
          <w:rtl/>
          <w:lang w:bidi="ar-SA"/>
        </w:rPr>
        <w:t xml:space="preserve"> </w:t>
      </w:r>
      <w:r w:rsidRPr="008502D9">
        <w:rPr>
          <w:rtl/>
        </w:rPr>
        <w:t>מאששים</w:t>
      </w:r>
      <w:r w:rsidRPr="008502D9">
        <w:rPr>
          <w:rtl/>
          <w:lang w:bidi="ar-SA"/>
        </w:rPr>
        <w:t xml:space="preserve"> </w:t>
      </w:r>
      <w:r w:rsidRPr="008502D9">
        <w:rPr>
          <w:rtl/>
        </w:rPr>
        <w:t>את</w:t>
      </w:r>
      <w:r w:rsidRPr="008502D9">
        <w:rPr>
          <w:rtl/>
          <w:lang w:bidi="ar-SA"/>
        </w:rPr>
        <w:t xml:space="preserve"> </w:t>
      </w:r>
      <w:r w:rsidRPr="008502D9">
        <w:rPr>
          <w:rtl/>
        </w:rPr>
        <w:t>הטענה</w:t>
      </w:r>
      <w:r w:rsidRPr="008502D9">
        <w:rPr>
          <w:rtl/>
          <w:lang w:bidi="ar-SA"/>
        </w:rPr>
        <w:t xml:space="preserve"> </w:t>
      </w:r>
      <w:r w:rsidRPr="008502D9">
        <w:rPr>
          <w:rtl/>
        </w:rPr>
        <w:t>המחקרית</w:t>
      </w:r>
      <w:r w:rsidRPr="008502D9">
        <w:rPr>
          <w:rtl/>
          <w:lang w:bidi="ar-SA"/>
        </w:rPr>
        <w:t xml:space="preserve"> </w:t>
      </w:r>
      <w:r w:rsidRPr="008502D9">
        <w:rPr>
          <w:rtl/>
        </w:rPr>
        <w:t>כי</w:t>
      </w:r>
      <w:r w:rsidRPr="008502D9">
        <w:rPr>
          <w:rtl/>
          <w:lang w:bidi="ar-SA"/>
        </w:rPr>
        <w:t xml:space="preserve"> </w:t>
      </w:r>
      <w:r w:rsidRPr="008502D9">
        <w:rPr>
          <w:rtl/>
        </w:rPr>
        <w:t>העבודה</w:t>
      </w:r>
      <w:r w:rsidRPr="008502D9">
        <w:rPr>
          <w:rtl/>
          <w:lang w:bidi="ar-SA"/>
        </w:rPr>
        <w:t xml:space="preserve"> </w:t>
      </w:r>
      <w:r w:rsidRPr="008502D9">
        <w:rPr>
          <w:rtl/>
        </w:rPr>
        <w:t>המעשית</w:t>
      </w:r>
      <w:r w:rsidRPr="008502D9">
        <w:rPr>
          <w:rtl/>
          <w:lang w:bidi="ar-SA"/>
        </w:rPr>
        <w:t xml:space="preserve"> </w:t>
      </w:r>
      <w:r w:rsidRPr="008502D9">
        <w:rPr>
          <w:rtl/>
        </w:rPr>
        <w:t>אכן</w:t>
      </w:r>
      <w:r w:rsidRPr="008502D9">
        <w:rPr>
          <w:rtl/>
          <w:lang w:bidi="ar-SA"/>
        </w:rPr>
        <w:t xml:space="preserve"> </w:t>
      </w:r>
      <w:r w:rsidRPr="008502D9">
        <w:rPr>
          <w:rtl/>
        </w:rPr>
        <w:t>מעניקה</w:t>
      </w:r>
      <w:r w:rsidRPr="008502D9">
        <w:rPr>
          <w:rtl/>
          <w:lang w:bidi="ar-SA"/>
        </w:rPr>
        <w:t xml:space="preserve"> </w:t>
      </w:r>
      <w:r w:rsidRPr="008502D9">
        <w:rPr>
          <w:rtl/>
        </w:rPr>
        <w:t>לבוגרים</w:t>
      </w:r>
      <w:r w:rsidRPr="008502D9">
        <w:rPr>
          <w:rtl/>
          <w:lang w:bidi="ar-SA"/>
        </w:rPr>
        <w:t xml:space="preserve"> </w:t>
      </w:r>
      <w:r w:rsidRPr="008502D9">
        <w:rPr>
          <w:rtl/>
        </w:rPr>
        <w:t>תחושת</w:t>
      </w:r>
      <w:r w:rsidRPr="008502D9">
        <w:rPr>
          <w:rtl/>
          <w:lang w:bidi="ar-SA"/>
        </w:rPr>
        <w:t xml:space="preserve"> </w:t>
      </w:r>
      <w:r w:rsidRPr="008502D9">
        <w:rPr>
          <w:rtl/>
        </w:rPr>
        <w:t>מסוגלות</w:t>
      </w:r>
      <w:r w:rsidRPr="008502D9">
        <w:rPr>
          <w:rtl/>
          <w:lang w:bidi="ar-SA"/>
        </w:rPr>
        <w:t xml:space="preserve"> </w:t>
      </w:r>
      <w:r w:rsidRPr="008502D9">
        <w:rPr>
          <w:rtl/>
        </w:rPr>
        <w:t>פיזית</w:t>
      </w:r>
      <w:r w:rsidR="00451963">
        <w:rPr>
          <w:rtl/>
        </w:rPr>
        <w:t>,</w:t>
      </w:r>
      <w:r w:rsidRPr="008502D9">
        <w:rPr>
          <w:rtl/>
          <w:lang w:bidi="ar-SA"/>
        </w:rPr>
        <w:t xml:space="preserve"> </w:t>
      </w:r>
      <w:r w:rsidRPr="008502D9">
        <w:rPr>
          <w:rtl/>
        </w:rPr>
        <w:t>חוסן</w:t>
      </w:r>
      <w:r w:rsidRPr="008502D9">
        <w:rPr>
          <w:rtl/>
          <w:lang w:bidi="ar-SA"/>
        </w:rPr>
        <w:t xml:space="preserve"> </w:t>
      </w:r>
      <w:r w:rsidRPr="008502D9">
        <w:rPr>
          <w:rtl/>
        </w:rPr>
        <w:t>וביטחון</w:t>
      </w:r>
      <w:r w:rsidRPr="008502D9">
        <w:rPr>
          <w:rtl/>
          <w:lang w:bidi="ar-SA"/>
        </w:rPr>
        <w:t xml:space="preserve"> </w:t>
      </w:r>
      <w:r w:rsidRPr="008502D9">
        <w:rPr>
          <w:rtl/>
        </w:rPr>
        <w:t>עצמי</w:t>
      </w:r>
      <w:r w:rsidRPr="008502D9">
        <w:rPr>
          <w:rtl/>
          <w:lang w:bidi="ar-SA"/>
        </w:rPr>
        <w:t xml:space="preserve"> </w:t>
      </w:r>
      <w:r w:rsidRPr="008502D9">
        <w:rPr>
          <w:rtl/>
        </w:rPr>
        <w:t>גבוה</w:t>
      </w:r>
      <w:r w:rsidRPr="008502D9">
        <w:rPr>
          <w:rtl/>
          <w:lang w:bidi="ar-SA"/>
        </w:rPr>
        <w:t xml:space="preserve"> </w:t>
      </w:r>
      <w:r w:rsidRPr="008502D9">
        <w:rPr>
          <w:rtl/>
        </w:rPr>
        <w:t>במפגש</w:t>
      </w:r>
      <w:r w:rsidRPr="008502D9">
        <w:rPr>
          <w:rtl/>
          <w:lang w:bidi="ar-SA"/>
        </w:rPr>
        <w:t xml:space="preserve"> </w:t>
      </w:r>
      <w:r w:rsidRPr="008502D9">
        <w:rPr>
          <w:rtl/>
        </w:rPr>
        <w:t>עם</w:t>
      </w:r>
      <w:r w:rsidRPr="008502D9">
        <w:rPr>
          <w:rtl/>
          <w:lang w:bidi="ar-SA"/>
        </w:rPr>
        <w:t xml:space="preserve"> </w:t>
      </w:r>
      <w:r w:rsidRPr="008502D9">
        <w:rPr>
          <w:rtl/>
        </w:rPr>
        <w:t>עולם</w:t>
      </w:r>
      <w:r w:rsidRPr="008502D9">
        <w:rPr>
          <w:rtl/>
          <w:lang w:bidi="ar-SA"/>
        </w:rPr>
        <w:t xml:space="preserve"> </w:t>
      </w:r>
      <w:r w:rsidRPr="008502D9">
        <w:rPr>
          <w:rtl/>
        </w:rPr>
        <w:t>המעשה</w:t>
      </w:r>
      <w:r w:rsidRPr="008502D9">
        <w:rPr>
          <w:rtl/>
          <w:lang w:bidi="ar-SA"/>
        </w:rPr>
        <w:t xml:space="preserve"> </w:t>
      </w:r>
      <w:r w:rsidRPr="008502D9">
        <w:rPr>
          <w:rtl/>
        </w:rPr>
        <w:t>והחומר</w:t>
      </w:r>
      <w:r w:rsidRPr="008502D9">
        <w:rPr>
          <w:rtl/>
          <w:lang w:bidi="ar-SA"/>
        </w:rPr>
        <w:t>.</w:t>
      </w:r>
    </w:p>
    <w:p w14:paraId="4535C58B" w14:textId="4CB01554" w:rsidR="00B16A5A" w:rsidRPr="008502D9" w:rsidRDefault="00B16A5A" w:rsidP="00DC39CF">
      <w:pPr>
        <w:pStyle w:val="3"/>
      </w:pPr>
      <w:bookmarkStart w:id="80" w:name="_Toc239109236"/>
      <w:r w:rsidRPr="008502D9">
        <w:rPr>
          <w:rtl/>
          <w:lang w:bidi="he-IL"/>
        </w:rPr>
        <w:t>זיכרון</w:t>
      </w:r>
      <w:r w:rsidRPr="008502D9">
        <w:rPr>
          <w:rtl/>
        </w:rPr>
        <w:t xml:space="preserve"> </w:t>
      </w:r>
      <w:r w:rsidRPr="008502D9">
        <w:rPr>
          <w:rtl/>
          <w:lang w:bidi="he-IL"/>
        </w:rPr>
        <w:t>ארוך</w:t>
      </w:r>
      <w:r w:rsidRPr="008502D9">
        <w:rPr>
          <w:rtl/>
        </w:rPr>
        <w:t>-</w:t>
      </w:r>
      <w:r w:rsidRPr="008502D9">
        <w:rPr>
          <w:rtl/>
          <w:lang w:bidi="he-IL"/>
        </w:rPr>
        <w:t>טווח</w:t>
      </w:r>
      <w:r w:rsidRPr="008502D9">
        <w:rPr>
          <w:rtl/>
        </w:rPr>
        <w:t xml:space="preserve"> </w:t>
      </w:r>
      <w:r w:rsidRPr="008502D9">
        <w:rPr>
          <w:rtl/>
          <w:lang w:bidi="he-IL"/>
        </w:rPr>
        <w:t>ולמידה</w:t>
      </w:r>
      <w:r w:rsidRPr="008502D9">
        <w:rPr>
          <w:rtl/>
        </w:rPr>
        <w:t xml:space="preserve"> </w:t>
      </w:r>
      <w:r w:rsidRPr="008502D9">
        <w:rPr>
          <w:rtl/>
          <w:lang w:bidi="he-IL"/>
        </w:rPr>
        <w:t>חווייתית</w:t>
      </w:r>
      <w:bookmarkEnd w:id="80"/>
    </w:p>
    <w:p w14:paraId="3AE83AEA" w14:textId="6E4788F2" w:rsidR="00B16A5A" w:rsidRPr="008502D9" w:rsidRDefault="00B16A5A" w:rsidP="00B16A5A">
      <w:r w:rsidRPr="008502D9">
        <w:rPr>
          <w:rtl/>
        </w:rPr>
        <w:t>הספרות</w:t>
      </w:r>
      <w:r w:rsidRPr="008502D9">
        <w:rPr>
          <w:rtl/>
          <w:lang w:bidi="ar-SA"/>
        </w:rPr>
        <w:t xml:space="preserve"> </w:t>
      </w:r>
      <w:r w:rsidRPr="008502D9">
        <w:rPr>
          <w:rtl/>
        </w:rPr>
        <w:t>הפדגוגית</w:t>
      </w:r>
      <w:r w:rsidRPr="008502D9">
        <w:rPr>
          <w:rtl/>
          <w:lang w:bidi="ar-SA"/>
        </w:rPr>
        <w:t xml:space="preserve"> </w:t>
      </w:r>
      <w:r w:rsidRPr="008502D9">
        <w:rPr>
          <w:rtl/>
        </w:rPr>
        <w:t>של</w:t>
      </w:r>
      <w:r w:rsidRPr="008502D9">
        <w:rPr>
          <w:rtl/>
          <w:lang w:bidi="ar-SA"/>
        </w:rPr>
        <w:t xml:space="preserve"> </w:t>
      </w:r>
      <w:r w:rsidRPr="008502D9">
        <w:rPr>
          <w:rtl/>
        </w:rPr>
        <w:t>חינוך</w:t>
      </w:r>
      <w:r w:rsidRPr="008502D9">
        <w:rPr>
          <w:rtl/>
          <w:lang w:bidi="ar-SA"/>
        </w:rPr>
        <w:t xml:space="preserve"> </w:t>
      </w:r>
      <w:r w:rsidRPr="008502D9">
        <w:rPr>
          <w:rtl/>
        </w:rPr>
        <w:t>ולדורף</w:t>
      </w:r>
      <w:r w:rsidRPr="008502D9">
        <w:rPr>
          <w:rtl/>
          <w:lang w:bidi="ar-SA"/>
        </w:rPr>
        <w:t xml:space="preserve"> </w:t>
      </w:r>
      <w:r w:rsidRPr="008502D9">
        <w:rPr>
          <w:rtl/>
        </w:rPr>
        <w:t>מייחסת</w:t>
      </w:r>
      <w:r w:rsidRPr="008502D9">
        <w:rPr>
          <w:rtl/>
          <w:lang w:bidi="ar-SA"/>
        </w:rPr>
        <w:t xml:space="preserve"> </w:t>
      </w:r>
      <w:r w:rsidRPr="008502D9">
        <w:rPr>
          <w:rtl/>
        </w:rPr>
        <w:t>חשיבות</w:t>
      </w:r>
      <w:r w:rsidRPr="008502D9">
        <w:rPr>
          <w:rtl/>
          <w:lang w:bidi="ar-SA"/>
        </w:rPr>
        <w:t xml:space="preserve"> </w:t>
      </w:r>
      <w:r w:rsidRPr="008502D9">
        <w:rPr>
          <w:rtl/>
        </w:rPr>
        <w:t>עצומה</w:t>
      </w:r>
      <w:r w:rsidRPr="008502D9">
        <w:rPr>
          <w:rtl/>
          <w:lang w:bidi="ar-SA"/>
        </w:rPr>
        <w:t xml:space="preserve"> </w:t>
      </w:r>
      <w:r w:rsidRPr="008502D9">
        <w:rPr>
          <w:rtl/>
        </w:rPr>
        <w:t>לעיגון</w:t>
      </w:r>
      <w:r w:rsidRPr="008502D9">
        <w:rPr>
          <w:rtl/>
          <w:lang w:bidi="ar-SA"/>
        </w:rPr>
        <w:t xml:space="preserve"> </w:t>
      </w:r>
      <w:r w:rsidRPr="008502D9">
        <w:rPr>
          <w:rtl/>
        </w:rPr>
        <w:t>הידע</w:t>
      </w:r>
      <w:r w:rsidRPr="008502D9">
        <w:rPr>
          <w:rtl/>
          <w:lang w:bidi="ar-SA"/>
        </w:rPr>
        <w:t xml:space="preserve"> </w:t>
      </w:r>
      <w:r w:rsidRPr="008502D9">
        <w:rPr>
          <w:rtl/>
        </w:rPr>
        <w:t>באופן</w:t>
      </w:r>
      <w:r w:rsidRPr="008502D9">
        <w:rPr>
          <w:rtl/>
          <w:lang w:bidi="ar-SA"/>
        </w:rPr>
        <w:t xml:space="preserve"> </w:t>
      </w:r>
      <w:r w:rsidRPr="008502D9">
        <w:rPr>
          <w:rtl/>
        </w:rPr>
        <w:t>חזותי</w:t>
      </w:r>
      <w:r w:rsidRPr="008502D9">
        <w:rPr>
          <w:rtl/>
          <w:lang w:bidi="ar-SA"/>
        </w:rPr>
        <w:t xml:space="preserve"> </w:t>
      </w:r>
      <w:r w:rsidRPr="008502D9">
        <w:rPr>
          <w:rtl/>
        </w:rPr>
        <w:t>וחווייתי</w:t>
      </w:r>
      <w:r w:rsidR="00451963">
        <w:rPr>
          <w:rtl/>
        </w:rPr>
        <w:t>,</w:t>
      </w:r>
      <w:r w:rsidRPr="008502D9">
        <w:rPr>
          <w:rtl/>
          <w:lang w:bidi="ar-SA"/>
        </w:rPr>
        <w:t xml:space="preserve"> </w:t>
      </w:r>
      <w:r w:rsidRPr="008502D9">
        <w:rPr>
          <w:rtl/>
        </w:rPr>
        <w:t>וטוענת</w:t>
      </w:r>
      <w:r w:rsidRPr="008502D9">
        <w:rPr>
          <w:rtl/>
          <w:lang w:bidi="ar-SA"/>
        </w:rPr>
        <w:t xml:space="preserve"> </w:t>
      </w:r>
      <w:r w:rsidRPr="008502D9">
        <w:rPr>
          <w:rtl/>
        </w:rPr>
        <w:t>כי</w:t>
      </w:r>
      <w:r w:rsidRPr="008502D9">
        <w:rPr>
          <w:rtl/>
          <w:lang w:bidi="ar-SA"/>
        </w:rPr>
        <w:t xml:space="preserve"> </w:t>
      </w:r>
      <w:r w:rsidRPr="008502D9">
        <w:rPr>
          <w:rtl/>
        </w:rPr>
        <w:t>שימוש</w:t>
      </w:r>
      <w:r w:rsidRPr="008502D9">
        <w:rPr>
          <w:rtl/>
          <w:lang w:bidi="ar-SA"/>
        </w:rPr>
        <w:t xml:space="preserve"> </w:t>
      </w:r>
      <w:r w:rsidRPr="008502D9">
        <w:rPr>
          <w:rtl/>
        </w:rPr>
        <w:t>בשירים</w:t>
      </w:r>
      <w:r w:rsidR="00451963">
        <w:rPr>
          <w:rtl/>
        </w:rPr>
        <w:t>,</w:t>
      </w:r>
      <w:r w:rsidRPr="008502D9">
        <w:rPr>
          <w:rtl/>
          <w:lang w:bidi="ar-SA"/>
        </w:rPr>
        <w:t xml:space="preserve"> </w:t>
      </w:r>
      <w:r w:rsidRPr="008502D9">
        <w:rPr>
          <w:rtl/>
        </w:rPr>
        <w:t>ציורים</w:t>
      </w:r>
      <w:r w:rsidRPr="008502D9">
        <w:rPr>
          <w:rtl/>
          <w:lang w:bidi="ar-SA"/>
        </w:rPr>
        <w:t xml:space="preserve"> </w:t>
      </w:r>
      <w:r w:rsidRPr="008502D9">
        <w:rPr>
          <w:rtl/>
        </w:rPr>
        <w:t>ותמונות</w:t>
      </w:r>
      <w:r w:rsidRPr="008502D9">
        <w:rPr>
          <w:rtl/>
          <w:lang w:bidi="ar-SA"/>
        </w:rPr>
        <w:t xml:space="preserve"> </w:t>
      </w:r>
      <w:r w:rsidRPr="008502D9">
        <w:rPr>
          <w:rtl/>
        </w:rPr>
        <w:t>תורם</w:t>
      </w:r>
      <w:r w:rsidRPr="008502D9">
        <w:rPr>
          <w:rtl/>
          <w:lang w:bidi="ar-SA"/>
        </w:rPr>
        <w:t xml:space="preserve"> </w:t>
      </w:r>
      <w:r w:rsidRPr="008502D9">
        <w:rPr>
          <w:rtl/>
        </w:rPr>
        <w:t>להטמעת</w:t>
      </w:r>
      <w:r w:rsidRPr="008502D9">
        <w:rPr>
          <w:rtl/>
          <w:lang w:bidi="ar-SA"/>
        </w:rPr>
        <w:t xml:space="preserve"> </w:t>
      </w:r>
      <w:r w:rsidRPr="008502D9">
        <w:rPr>
          <w:rtl/>
        </w:rPr>
        <w:t>החומר</w:t>
      </w:r>
      <w:r w:rsidRPr="008502D9">
        <w:rPr>
          <w:rtl/>
          <w:lang w:bidi="ar-SA"/>
        </w:rPr>
        <w:t xml:space="preserve"> </w:t>
      </w:r>
      <w:r w:rsidRPr="008502D9">
        <w:rPr>
          <w:rtl/>
        </w:rPr>
        <w:t>הלימודי</w:t>
      </w:r>
      <w:r w:rsidRPr="008502D9">
        <w:rPr>
          <w:rtl/>
          <w:lang w:bidi="ar-SA"/>
        </w:rPr>
        <w:t xml:space="preserve"> </w:t>
      </w:r>
      <w:r w:rsidRPr="008502D9">
        <w:rPr>
          <w:rtl/>
        </w:rPr>
        <w:t>ברובד</w:t>
      </w:r>
      <w:r w:rsidRPr="008502D9">
        <w:rPr>
          <w:rtl/>
          <w:lang w:bidi="ar-SA"/>
        </w:rPr>
        <w:t xml:space="preserve"> </w:t>
      </w:r>
      <w:r w:rsidRPr="008502D9">
        <w:rPr>
          <w:rtl/>
        </w:rPr>
        <w:t>עמוק</w:t>
      </w:r>
      <w:r w:rsidRPr="008502D9">
        <w:rPr>
          <w:rtl/>
          <w:lang w:bidi="ar-SA"/>
        </w:rPr>
        <w:t xml:space="preserve"> </w:t>
      </w:r>
      <w:r w:rsidRPr="008502D9">
        <w:rPr>
          <w:rtl/>
        </w:rPr>
        <w:t>יותר</w:t>
      </w:r>
      <w:r w:rsidRPr="008502D9">
        <w:rPr>
          <w:rtl/>
          <w:lang w:bidi="ar-SA"/>
        </w:rPr>
        <w:t xml:space="preserve"> </w:t>
      </w:r>
      <w:r w:rsidRPr="008502D9">
        <w:rPr>
          <w:rtl/>
        </w:rPr>
        <w:t>מאשר</w:t>
      </w:r>
      <w:r w:rsidRPr="008502D9">
        <w:rPr>
          <w:rtl/>
          <w:lang w:bidi="ar-SA"/>
        </w:rPr>
        <w:t xml:space="preserve"> </w:t>
      </w:r>
      <w:r w:rsidRPr="008502D9">
        <w:rPr>
          <w:rtl/>
        </w:rPr>
        <w:t>שינון</w:t>
      </w:r>
      <w:r w:rsidRPr="008502D9">
        <w:rPr>
          <w:rtl/>
          <w:lang w:bidi="ar-SA"/>
        </w:rPr>
        <w:t xml:space="preserve"> </w:t>
      </w:r>
      <w:r w:rsidRPr="008502D9">
        <w:rPr>
          <w:rtl/>
        </w:rPr>
        <w:t>מנטלי</w:t>
      </w:r>
      <w:r w:rsidRPr="008502D9">
        <w:rPr>
          <w:rtl/>
          <w:lang w:bidi="ar-SA"/>
        </w:rPr>
        <w:t xml:space="preserve"> </w:t>
      </w:r>
      <w:r w:rsidRPr="008502D9">
        <w:rPr>
          <w:rtl/>
        </w:rPr>
        <w:t>יבש</w:t>
      </w:r>
      <w:r w:rsidRPr="008502D9">
        <w:rPr>
          <w:rtl/>
          <w:lang w:bidi="ar-SA"/>
        </w:rPr>
        <w:t xml:space="preserve"> (</w:t>
      </w:r>
      <w:r w:rsidR="00E13729" w:rsidRPr="00E13729">
        <w:rPr>
          <w:lang w:bidi="ar-SA"/>
        </w:rPr>
        <w:t>Easton, 1997</w:t>
      </w:r>
      <w:r w:rsidRPr="008502D9">
        <w:rPr>
          <w:rtl/>
          <w:lang w:bidi="ar-SA"/>
        </w:rPr>
        <w:t xml:space="preserve">). </w:t>
      </w:r>
      <w:r w:rsidRPr="008502D9">
        <w:rPr>
          <w:rtl/>
        </w:rPr>
        <w:t>ממצאי</w:t>
      </w:r>
      <w:r w:rsidRPr="008502D9">
        <w:rPr>
          <w:rtl/>
          <w:lang w:bidi="ar-SA"/>
        </w:rPr>
        <w:t xml:space="preserve"> </w:t>
      </w:r>
      <w:r w:rsidRPr="008502D9">
        <w:rPr>
          <w:rtl/>
        </w:rPr>
        <w:t>הראיונות</w:t>
      </w:r>
      <w:r w:rsidRPr="008502D9">
        <w:rPr>
          <w:rtl/>
          <w:lang w:bidi="ar-SA"/>
        </w:rPr>
        <w:t xml:space="preserve"> </w:t>
      </w:r>
      <w:r w:rsidRPr="008502D9">
        <w:rPr>
          <w:rtl/>
        </w:rPr>
        <w:t>מציגים</w:t>
      </w:r>
      <w:r w:rsidRPr="008502D9">
        <w:rPr>
          <w:rtl/>
          <w:lang w:bidi="ar-SA"/>
        </w:rPr>
        <w:t xml:space="preserve"> </w:t>
      </w:r>
      <w:r w:rsidRPr="008502D9">
        <w:rPr>
          <w:rtl/>
        </w:rPr>
        <w:t>הלימה</w:t>
      </w:r>
      <w:r w:rsidRPr="008502D9">
        <w:rPr>
          <w:rtl/>
          <w:lang w:bidi="ar-SA"/>
        </w:rPr>
        <w:t xml:space="preserve"> </w:t>
      </w:r>
      <w:r w:rsidRPr="008502D9">
        <w:rPr>
          <w:rtl/>
        </w:rPr>
        <w:t>מרשימה</w:t>
      </w:r>
      <w:r w:rsidRPr="008502D9">
        <w:rPr>
          <w:rtl/>
          <w:lang w:bidi="ar-SA"/>
        </w:rPr>
        <w:t xml:space="preserve"> </w:t>
      </w:r>
      <w:r w:rsidRPr="008502D9">
        <w:rPr>
          <w:rtl/>
        </w:rPr>
        <w:t>להנחה</w:t>
      </w:r>
      <w:r w:rsidRPr="008502D9">
        <w:rPr>
          <w:rtl/>
          <w:lang w:bidi="ar-SA"/>
        </w:rPr>
        <w:t xml:space="preserve"> </w:t>
      </w:r>
      <w:r w:rsidRPr="008502D9">
        <w:rPr>
          <w:rtl/>
        </w:rPr>
        <w:t>תיאורטית</w:t>
      </w:r>
      <w:r w:rsidRPr="008502D9">
        <w:rPr>
          <w:rtl/>
          <w:lang w:bidi="ar-SA"/>
        </w:rPr>
        <w:t xml:space="preserve"> </w:t>
      </w:r>
      <w:r w:rsidRPr="008502D9">
        <w:rPr>
          <w:rtl/>
        </w:rPr>
        <w:t>זו</w:t>
      </w:r>
      <w:r w:rsidRPr="008502D9">
        <w:rPr>
          <w:rtl/>
          <w:lang w:bidi="ar-SA"/>
        </w:rPr>
        <w:t xml:space="preserve">. </w:t>
      </w:r>
      <w:r w:rsidR="000502D8">
        <w:rPr>
          <w:rtl/>
        </w:rPr>
        <w:t>ל'</w:t>
      </w:r>
      <w:r w:rsidRPr="008502D9">
        <w:rPr>
          <w:rtl/>
          <w:lang w:bidi="ar-SA"/>
        </w:rPr>
        <w:t xml:space="preserve"> </w:t>
      </w:r>
      <w:r w:rsidRPr="008502D9">
        <w:rPr>
          <w:rtl/>
        </w:rPr>
        <w:t>משתפת</w:t>
      </w:r>
      <w:r w:rsidRPr="008502D9">
        <w:rPr>
          <w:rtl/>
          <w:lang w:bidi="ar-SA"/>
        </w:rPr>
        <w:t xml:space="preserve"> </w:t>
      </w:r>
      <w:r w:rsidRPr="008502D9">
        <w:rPr>
          <w:rtl/>
        </w:rPr>
        <w:t>כי</w:t>
      </w:r>
      <w:r w:rsidRPr="008502D9">
        <w:rPr>
          <w:rtl/>
          <w:lang w:bidi="ar-SA"/>
        </w:rPr>
        <w:t xml:space="preserve"> </w:t>
      </w:r>
      <w:r w:rsidRPr="008502D9">
        <w:rPr>
          <w:rtl/>
        </w:rPr>
        <w:t>היא</w:t>
      </w:r>
      <w:r w:rsidRPr="008502D9">
        <w:rPr>
          <w:rtl/>
          <w:lang w:bidi="ar-SA"/>
        </w:rPr>
        <w:t xml:space="preserve"> "</w:t>
      </w:r>
      <w:r w:rsidRPr="008502D9">
        <w:rPr>
          <w:rtl/>
        </w:rPr>
        <w:t>זוכרת</w:t>
      </w:r>
      <w:r w:rsidRPr="008502D9">
        <w:rPr>
          <w:rtl/>
          <w:lang w:bidi="ar-SA"/>
        </w:rPr>
        <w:t xml:space="preserve"> </w:t>
      </w:r>
      <w:r w:rsidRPr="008502D9">
        <w:rPr>
          <w:rtl/>
        </w:rPr>
        <w:t>שיעורים</w:t>
      </w:r>
      <w:r w:rsidRPr="008502D9">
        <w:rPr>
          <w:rtl/>
          <w:lang w:bidi="ar-SA"/>
        </w:rPr>
        <w:t xml:space="preserve"> </w:t>
      </w:r>
      <w:r w:rsidRPr="008502D9">
        <w:rPr>
          <w:rtl/>
        </w:rPr>
        <w:t>שלמים</w:t>
      </w:r>
      <w:r w:rsidRPr="008502D9">
        <w:rPr>
          <w:rtl/>
          <w:lang w:bidi="ar-SA"/>
        </w:rPr>
        <w:t xml:space="preserve">... </w:t>
      </w:r>
      <w:r w:rsidRPr="008502D9">
        <w:rPr>
          <w:rtl/>
        </w:rPr>
        <w:t>זוכרת</w:t>
      </w:r>
      <w:r w:rsidRPr="008502D9">
        <w:rPr>
          <w:rtl/>
          <w:lang w:bidi="ar-SA"/>
        </w:rPr>
        <w:t xml:space="preserve"> </w:t>
      </w:r>
      <w:r w:rsidRPr="008502D9">
        <w:rPr>
          <w:rtl/>
        </w:rPr>
        <w:t>כמעט</w:t>
      </w:r>
      <w:r w:rsidRPr="008502D9">
        <w:rPr>
          <w:rtl/>
          <w:lang w:bidi="ar-SA"/>
        </w:rPr>
        <w:t xml:space="preserve"> </w:t>
      </w:r>
      <w:r w:rsidRPr="008502D9">
        <w:rPr>
          <w:rtl/>
        </w:rPr>
        <w:t>כל</w:t>
      </w:r>
      <w:r w:rsidRPr="008502D9">
        <w:rPr>
          <w:rtl/>
          <w:lang w:bidi="ar-SA"/>
        </w:rPr>
        <w:t xml:space="preserve"> </w:t>
      </w:r>
      <w:r w:rsidRPr="008502D9">
        <w:rPr>
          <w:rtl/>
        </w:rPr>
        <w:t>דבר</w:t>
      </w:r>
      <w:r w:rsidRPr="008502D9">
        <w:rPr>
          <w:rtl/>
          <w:lang w:bidi="ar-SA"/>
        </w:rPr>
        <w:t xml:space="preserve"> </w:t>
      </w:r>
      <w:r w:rsidRPr="008502D9">
        <w:rPr>
          <w:rtl/>
        </w:rPr>
        <w:t>שלמדתי</w:t>
      </w:r>
      <w:r w:rsidRPr="008502D9">
        <w:rPr>
          <w:rtl/>
          <w:lang w:bidi="ar-SA"/>
        </w:rPr>
        <w:t xml:space="preserve"> </w:t>
      </w:r>
      <w:r w:rsidRPr="008502D9">
        <w:rPr>
          <w:rtl/>
        </w:rPr>
        <w:t>ביסודי</w:t>
      </w:r>
      <w:r w:rsidRPr="008502D9">
        <w:rPr>
          <w:rtl/>
          <w:lang w:bidi="ar-SA"/>
        </w:rPr>
        <w:t xml:space="preserve">" </w:t>
      </w:r>
      <w:r w:rsidRPr="008502D9">
        <w:rPr>
          <w:rtl/>
        </w:rPr>
        <w:t>בזכות</w:t>
      </w:r>
      <w:r w:rsidRPr="008502D9">
        <w:rPr>
          <w:rtl/>
          <w:lang w:bidi="ar-SA"/>
        </w:rPr>
        <w:t xml:space="preserve"> </w:t>
      </w:r>
      <w:r w:rsidRPr="008502D9">
        <w:rPr>
          <w:rtl/>
        </w:rPr>
        <w:t>הדרך</w:t>
      </w:r>
      <w:r w:rsidRPr="008502D9">
        <w:rPr>
          <w:rtl/>
          <w:lang w:bidi="ar-SA"/>
        </w:rPr>
        <w:t xml:space="preserve"> </w:t>
      </w:r>
      <w:r w:rsidRPr="008502D9">
        <w:rPr>
          <w:rtl/>
        </w:rPr>
        <w:t>החיה</w:t>
      </w:r>
      <w:r w:rsidRPr="008502D9">
        <w:rPr>
          <w:rtl/>
          <w:lang w:bidi="ar-SA"/>
        </w:rPr>
        <w:t xml:space="preserve"> </w:t>
      </w:r>
      <w:r w:rsidRPr="008502D9">
        <w:rPr>
          <w:rtl/>
        </w:rPr>
        <w:t>שבה</w:t>
      </w:r>
      <w:r w:rsidRPr="008502D9">
        <w:rPr>
          <w:rtl/>
          <w:lang w:bidi="ar-SA"/>
        </w:rPr>
        <w:t xml:space="preserve"> </w:t>
      </w:r>
      <w:r w:rsidRPr="008502D9">
        <w:rPr>
          <w:rtl/>
        </w:rPr>
        <w:t>הועבר</w:t>
      </w:r>
      <w:r w:rsidRPr="008502D9">
        <w:rPr>
          <w:rtl/>
          <w:lang w:bidi="ar-SA"/>
        </w:rPr>
        <w:t xml:space="preserve"> </w:t>
      </w:r>
      <w:r w:rsidRPr="008502D9">
        <w:rPr>
          <w:rtl/>
        </w:rPr>
        <w:t>הידע</w:t>
      </w:r>
      <w:r w:rsidRPr="008502D9">
        <w:rPr>
          <w:rtl/>
          <w:lang w:bidi="ar-SA"/>
        </w:rPr>
        <w:t xml:space="preserve">. </w:t>
      </w:r>
      <w:r w:rsidRPr="008502D9">
        <w:rPr>
          <w:rtl/>
        </w:rPr>
        <w:t>היא</w:t>
      </w:r>
      <w:r w:rsidRPr="008502D9">
        <w:rPr>
          <w:rtl/>
          <w:lang w:bidi="ar-SA"/>
        </w:rPr>
        <w:t xml:space="preserve"> </w:t>
      </w:r>
      <w:r w:rsidRPr="008502D9">
        <w:rPr>
          <w:rtl/>
        </w:rPr>
        <w:t>מדגמה</w:t>
      </w:r>
      <w:r w:rsidRPr="008502D9">
        <w:rPr>
          <w:rtl/>
          <w:lang w:bidi="ar-SA"/>
        </w:rPr>
        <w:t xml:space="preserve"> </w:t>
      </w:r>
      <w:r w:rsidRPr="008502D9">
        <w:rPr>
          <w:rtl/>
        </w:rPr>
        <w:t>זאת</w:t>
      </w:r>
      <w:r w:rsidRPr="008502D9">
        <w:rPr>
          <w:rtl/>
          <w:lang w:bidi="ar-SA"/>
        </w:rPr>
        <w:t xml:space="preserve"> </w:t>
      </w:r>
      <w:r w:rsidRPr="008502D9">
        <w:rPr>
          <w:rtl/>
        </w:rPr>
        <w:t>באמצעות</w:t>
      </w:r>
      <w:r w:rsidRPr="008502D9">
        <w:rPr>
          <w:rtl/>
          <w:lang w:bidi="ar-SA"/>
        </w:rPr>
        <w:t xml:space="preserve"> </w:t>
      </w:r>
      <w:r w:rsidRPr="008502D9">
        <w:rPr>
          <w:rtl/>
        </w:rPr>
        <w:t>יכולתה</w:t>
      </w:r>
      <w:r w:rsidRPr="008502D9">
        <w:rPr>
          <w:rtl/>
          <w:lang w:bidi="ar-SA"/>
        </w:rPr>
        <w:t xml:space="preserve"> </w:t>
      </w:r>
      <w:r w:rsidRPr="008502D9">
        <w:rPr>
          <w:rtl/>
        </w:rPr>
        <w:t>לשחזר</w:t>
      </w:r>
      <w:r w:rsidRPr="008502D9">
        <w:rPr>
          <w:rtl/>
          <w:lang w:bidi="ar-SA"/>
        </w:rPr>
        <w:t xml:space="preserve"> </w:t>
      </w:r>
      <w:r w:rsidRPr="008502D9">
        <w:rPr>
          <w:rtl/>
        </w:rPr>
        <w:t>בפרטי</w:t>
      </w:r>
      <w:r w:rsidRPr="008502D9">
        <w:rPr>
          <w:rtl/>
          <w:lang w:bidi="ar-SA"/>
        </w:rPr>
        <w:t xml:space="preserve"> </w:t>
      </w:r>
      <w:r w:rsidRPr="008502D9">
        <w:rPr>
          <w:rtl/>
        </w:rPr>
        <w:t>פרטים</w:t>
      </w:r>
      <w:r w:rsidR="00451963">
        <w:rPr>
          <w:rtl/>
        </w:rPr>
        <w:t>,</w:t>
      </w:r>
      <w:r w:rsidRPr="008502D9">
        <w:rPr>
          <w:rtl/>
          <w:lang w:bidi="ar-SA"/>
        </w:rPr>
        <w:t xml:space="preserve"> </w:t>
      </w:r>
      <w:r w:rsidRPr="008502D9">
        <w:rPr>
          <w:rtl/>
        </w:rPr>
        <w:t>עשרות</w:t>
      </w:r>
      <w:r w:rsidRPr="008502D9">
        <w:rPr>
          <w:rtl/>
          <w:lang w:bidi="ar-SA"/>
        </w:rPr>
        <w:t xml:space="preserve"> </w:t>
      </w:r>
      <w:r w:rsidRPr="008502D9">
        <w:rPr>
          <w:rtl/>
        </w:rPr>
        <w:t>שנים</w:t>
      </w:r>
      <w:r w:rsidRPr="008502D9">
        <w:rPr>
          <w:rtl/>
          <w:lang w:bidi="ar-SA"/>
        </w:rPr>
        <w:t xml:space="preserve"> </w:t>
      </w:r>
      <w:r w:rsidRPr="008502D9">
        <w:rPr>
          <w:rtl/>
        </w:rPr>
        <w:t>לאחר</w:t>
      </w:r>
      <w:r w:rsidRPr="008502D9">
        <w:rPr>
          <w:rtl/>
          <w:lang w:bidi="ar-SA"/>
        </w:rPr>
        <w:t xml:space="preserve"> </w:t>
      </w:r>
      <w:r w:rsidRPr="008502D9">
        <w:rPr>
          <w:rtl/>
        </w:rPr>
        <w:t>סיום</w:t>
      </w:r>
      <w:r w:rsidRPr="008502D9">
        <w:rPr>
          <w:rtl/>
          <w:lang w:bidi="ar-SA"/>
        </w:rPr>
        <w:t xml:space="preserve"> </w:t>
      </w:r>
      <w:r w:rsidRPr="008502D9">
        <w:rPr>
          <w:rtl/>
        </w:rPr>
        <w:t>לימודיה</w:t>
      </w:r>
      <w:r w:rsidR="00451963">
        <w:rPr>
          <w:rtl/>
        </w:rPr>
        <w:t>,</w:t>
      </w:r>
      <w:r w:rsidRPr="008502D9">
        <w:rPr>
          <w:rtl/>
          <w:lang w:bidi="ar-SA"/>
        </w:rPr>
        <w:t xml:space="preserve"> </w:t>
      </w:r>
      <w:r w:rsidRPr="008502D9">
        <w:rPr>
          <w:rtl/>
        </w:rPr>
        <w:t>דיונים</w:t>
      </w:r>
      <w:r w:rsidRPr="008502D9">
        <w:rPr>
          <w:rtl/>
          <w:lang w:bidi="ar-SA"/>
        </w:rPr>
        <w:t xml:space="preserve"> </w:t>
      </w:r>
      <w:r w:rsidRPr="008502D9">
        <w:rPr>
          <w:rtl/>
        </w:rPr>
        <w:t>היסטוריים</w:t>
      </w:r>
      <w:r w:rsidRPr="008502D9">
        <w:rPr>
          <w:rtl/>
          <w:lang w:bidi="ar-SA"/>
        </w:rPr>
        <w:t xml:space="preserve"> </w:t>
      </w:r>
      <w:r w:rsidRPr="008502D9">
        <w:rPr>
          <w:rtl/>
        </w:rPr>
        <w:lastRenderedPageBreak/>
        <w:t>מורכבים</w:t>
      </w:r>
      <w:r w:rsidRPr="008502D9">
        <w:rPr>
          <w:rtl/>
          <w:lang w:bidi="ar-SA"/>
        </w:rPr>
        <w:t xml:space="preserve"> </w:t>
      </w:r>
      <w:r w:rsidRPr="008502D9">
        <w:rPr>
          <w:rtl/>
        </w:rPr>
        <w:t>על</w:t>
      </w:r>
      <w:r w:rsidRPr="008502D9">
        <w:rPr>
          <w:rtl/>
          <w:lang w:bidi="ar-SA"/>
        </w:rPr>
        <w:t xml:space="preserve"> </w:t>
      </w:r>
      <w:r w:rsidRPr="008502D9">
        <w:rPr>
          <w:rtl/>
        </w:rPr>
        <w:t>אודות</w:t>
      </w:r>
      <w:r w:rsidRPr="008502D9">
        <w:rPr>
          <w:rtl/>
          <w:lang w:bidi="ar-SA"/>
        </w:rPr>
        <w:t xml:space="preserve"> </w:t>
      </w:r>
      <w:r w:rsidRPr="008502D9">
        <w:rPr>
          <w:rtl/>
        </w:rPr>
        <w:t>הרפורמציה</w:t>
      </w:r>
      <w:r w:rsidRPr="008502D9">
        <w:rPr>
          <w:rtl/>
          <w:lang w:bidi="ar-SA"/>
        </w:rPr>
        <w:t xml:space="preserve"> </w:t>
      </w:r>
      <w:r w:rsidRPr="008502D9">
        <w:rPr>
          <w:rtl/>
        </w:rPr>
        <w:t>הפרוטסטנטית</w:t>
      </w:r>
      <w:r w:rsidR="00451963">
        <w:rPr>
          <w:rtl/>
        </w:rPr>
        <w:t>,</w:t>
      </w:r>
      <w:r w:rsidRPr="008502D9">
        <w:rPr>
          <w:rtl/>
          <w:lang w:bidi="ar-SA"/>
        </w:rPr>
        <w:t xml:space="preserve"> </w:t>
      </w:r>
      <w:r w:rsidRPr="008502D9">
        <w:rPr>
          <w:rtl/>
        </w:rPr>
        <w:t>מרטין</w:t>
      </w:r>
      <w:r w:rsidRPr="008502D9">
        <w:rPr>
          <w:rtl/>
          <w:lang w:bidi="ar-SA"/>
        </w:rPr>
        <w:t xml:space="preserve"> </w:t>
      </w:r>
      <w:r w:rsidRPr="008502D9">
        <w:rPr>
          <w:rtl/>
        </w:rPr>
        <w:t>לותר</w:t>
      </w:r>
      <w:r w:rsidRPr="008502D9">
        <w:rPr>
          <w:rtl/>
          <w:lang w:bidi="ar-SA"/>
        </w:rPr>
        <w:t xml:space="preserve"> </w:t>
      </w:r>
      <w:r w:rsidRPr="008502D9">
        <w:rPr>
          <w:rtl/>
        </w:rPr>
        <w:t>ושטרות</w:t>
      </w:r>
      <w:r w:rsidRPr="008502D9">
        <w:rPr>
          <w:rtl/>
          <w:lang w:bidi="ar-SA"/>
        </w:rPr>
        <w:t xml:space="preserve"> </w:t>
      </w:r>
      <w:r w:rsidRPr="008502D9">
        <w:rPr>
          <w:rtl/>
        </w:rPr>
        <w:t>המחילה</w:t>
      </w:r>
      <w:r w:rsidRPr="008502D9">
        <w:rPr>
          <w:rtl/>
          <w:lang w:bidi="ar-SA"/>
        </w:rPr>
        <w:t xml:space="preserve"> </w:t>
      </w:r>
      <w:r w:rsidRPr="008502D9">
        <w:rPr>
          <w:rtl/>
        </w:rPr>
        <w:t>של</w:t>
      </w:r>
      <w:r w:rsidRPr="008502D9">
        <w:rPr>
          <w:rtl/>
          <w:lang w:bidi="ar-SA"/>
        </w:rPr>
        <w:t xml:space="preserve"> </w:t>
      </w:r>
      <w:r w:rsidRPr="008502D9">
        <w:rPr>
          <w:rtl/>
        </w:rPr>
        <w:t>הכנסייה</w:t>
      </w:r>
      <w:r w:rsidRPr="008502D9">
        <w:rPr>
          <w:rtl/>
          <w:lang w:bidi="ar-SA"/>
        </w:rPr>
        <w:t xml:space="preserve"> </w:t>
      </w:r>
      <w:r w:rsidRPr="008502D9">
        <w:rPr>
          <w:rtl/>
        </w:rPr>
        <w:t>הקתולית</w:t>
      </w:r>
      <w:r w:rsidR="00451963">
        <w:rPr>
          <w:rtl/>
        </w:rPr>
        <w:t>,</w:t>
      </w:r>
      <w:r w:rsidRPr="008502D9">
        <w:rPr>
          <w:rtl/>
          <w:lang w:bidi="ar-SA"/>
        </w:rPr>
        <w:t xml:space="preserve"> </w:t>
      </w:r>
      <w:r w:rsidRPr="008502D9">
        <w:rPr>
          <w:rtl/>
        </w:rPr>
        <w:t>וזאת</w:t>
      </w:r>
      <w:r w:rsidRPr="008502D9">
        <w:rPr>
          <w:rtl/>
          <w:lang w:bidi="ar-SA"/>
        </w:rPr>
        <w:t xml:space="preserve"> </w:t>
      </w:r>
      <w:r w:rsidRPr="008502D9">
        <w:rPr>
          <w:rtl/>
        </w:rPr>
        <w:t>מתוך</w:t>
      </w:r>
      <w:r w:rsidRPr="008502D9">
        <w:rPr>
          <w:rtl/>
          <w:lang w:bidi="ar-SA"/>
        </w:rPr>
        <w:t xml:space="preserve"> </w:t>
      </w:r>
      <w:r w:rsidRPr="008502D9">
        <w:rPr>
          <w:rtl/>
        </w:rPr>
        <w:t>שחזור</w:t>
      </w:r>
      <w:r w:rsidRPr="008502D9">
        <w:rPr>
          <w:rtl/>
          <w:lang w:bidi="ar-SA"/>
        </w:rPr>
        <w:t xml:space="preserve"> </w:t>
      </w:r>
      <w:r w:rsidRPr="008502D9">
        <w:rPr>
          <w:rtl/>
        </w:rPr>
        <w:t>מנטלי</w:t>
      </w:r>
      <w:r w:rsidRPr="008502D9">
        <w:rPr>
          <w:rtl/>
          <w:lang w:bidi="ar-SA"/>
        </w:rPr>
        <w:t xml:space="preserve"> </w:t>
      </w:r>
      <w:r w:rsidRPr="008502D9">
        <w:rPr>
          <w:rtl/>
        </w:rPr>
        <w:t>מוחשי</w:t>
      </w:r>
      <w:r w:rsidRPr="008502D9">
        <w:rPr>
          <w:rtl/>
          <w:lang w:bidi="ar-SA"/>
        </w:rPr>
        <w:t xml:space="preserve"> </w:t>
      </w:r>
      <w:r w:rsidRPr="008502D9">
        <w:rPr>
          <w:rtl/>
        </w:rPr>
        <w:t>של</w:t>
      </w:r>
      <w:r w:rsidRPr="008502D9">
        <w:rPr>
          <w:rtl/>
          <w:lang w:bidi="ar-SA"/>
        </w:rPr>
        <w:t xml:space="preserve"> </w:t>
      </w:r>
      <w:r w:rsidRPr="008502D9">
        <w:rPr>
          <w:rtl/>
        </w:rPr>
        <w:t>הציור</w:t>
      </w:r>
      <w:r w:rsidRPr="008502D9">
        <w:rPr>
          <w:rtl/>
          <w:lang w:bidi="ar-SA"/>
        </w:rPr>
        <w:t xml:space="preserve"> </w:t>
      </w:r>
      <w:r w:rsidRPr="008502D9">
        <w:rPr>
          <w:rtl/>
        </w:rPr>
        <w:t>שציירה</w:t>
      </w:r>
      <w:r w:rsidRPr="008502D9">
        <w:rPr>
          <w:rtl/>
          <w:lang w:bidi="ar-SA"/>
        </w:rPr>
        <w:t xml:space="preserve"> </w:t>
      </w:r>
      <w:r w:rsidRPr="008502D9">
        <w:rPr>
          <w:rtl/>
        </w:rPr>
        <w:t>במחברתה</w:t>
      </w:r>
      <w:r w:rsidRPr="008502D9">
        <w:rPr>
          <w:rtl/>
          <w:lang w:bidi="ar-SA"/>
        </w:rPr>
        <w:t xml:space="preserve"> </w:t>
      </w:r>
      <w:r w:rsidRPr="008502D9">
        <w:rPr>
          <w:rtl/>
        </w:rPr>
        <w:t>האישית</w:t>
      </w:r>
      <w:r w:rsidRPr="008502D9">
        <w:rPr>
          <w:rtl/>
          <w:lang w:bidi="ar-SA"/>
        </w:rPr>
        <w:t xml:space="preserve"> </w:t>
      </w:r>
      <w:r w:rsidRPr="008502D9">
        <w:rPr>
          <w:rtl/>
        </w:rPr>
        <w:t>ביסודי</w:t>
      </w:r>
      <w:r w:rsidRPr="008502D9">
        <w:rPr>
          <w:rtl/>
          <w:lang w:bidi="ar-SA"/>
        </w:rPr>
        <w:t>.</w:t>
      </w:r>
    </w:p>
    <w:p w14:paraId="7A28FF8B" w14:textId="7A66B9CC" w:rsidR="00B16A5A" w:rsidRPr="008502D9" w:rsidRDefault="00B16A5A" w:rsidP="00B16A5A">
      <w:r w:rsidRPr="008502D9">
        <w:rPr>
          <w:rtl/>
        </w:rPr>
        <w:t>מנגד</w:t>
      </w:r>
      <w:r w:rsidR="00451963">
        <w:rPr>
          <w:rtl/>
        </w:rPr>
        <w:t>,</w:t>
      </w:r>
      <w:r w:rsidRPr="008502D9">
        <w:rPr>
          <w:rtl/>
          <w:lang w:bidi="ar-SA"/>
        </w:rPr>
        <w:t xml:space="preserve"> </w:t>
      </w:r>
      <w:r w:rsidRPr="008502D9">
        <w:rPr>
          <w:rtl/>
        </w:rPr>
        <w:t>ניתוח</w:t>
      </w:r>
      <w:r w:rsidRPr="008502D9">
        <w:rPr>
          <w:rtl/>
          <w:lang w:bidi="ar-SA"/>
        </w:rPr>
        <w:t xml:space="preserve"> </w:t>
      </w:r>
      <w:r w:rsidRPr="008502D9">
        <w:rPr>
          <w:rtl/>
        </w:rPr>
        <w:t>השטח</w:t>
      </w:r>
      <w:r w:rsidRPr="008502D9">
        <w:rPr>
          <w:rtl/>
          <w:lang w:bidi="ar-SA"/>
        </w:rPr>
        <w:t xml:space="preserve"> </w:t>
      </w:r>
      <w:r w:rsidRPr="008502D9">
        <w:rPr>
          <w:rtl/>
        </w:rPr>
        <w:t>מעלה</w:t>
      </w:r>
      <w:r w:rsidRPr="008502D9">
        <w:rPr>
          <w:rtl/>
          <w:lang w:bidi="ar-SA"/>
        </w:rPr>
        <w:t xml:space="preserve"> </w:t>
      </w:r>
      <w:r w:rsidRPr="008502D9">
        <w:rPr>
          <w:rtl/>
        </w:rPr>
        <w:t>פער</w:t>
      </w:r>
      <w:r w:rsidRPr="008502D9">
        <w:rPr>
          <w:rtl/>
          <w:lang w:bidi="ar-SA"/>
        </w:rPr>
        <w:t xml:space="preserve"> </w:t>
      </w:r>
      <w:r w:rsidRPr="008502D9">
        <w:rPr>
          <w:rtl/>
        </w:rPr>
        <w:t>לימודי</w:t>
      </w:r>
      <w:r w:rsidRPr="008502D9">
        <w:rPr>
          <w:rtl/>
          <w:lang w:bidi="ar-SA"/>
        </w:rPr>
        <w:t xml:space="preserve"> </w:t>
      </w:r>
      <w:r w:rsidRPr="008502D9">
        <w:rPr>
          <w:rtl/>
        </w:rPr>
        <w:t>ומבני</w:t>
      </w:r>
      <w:r w:rsidRPr="008502D9">
        <w:rPr>
          <w:rtl/>
          <w:lang w:bidi="ar-SA"/>
        </w:rPr>
        <w:t xml:space="preserve"> (</w:t>
      </w:r>
      <w:r w:rsidRPr="008502D9">
        <w:rPr>
          <w:rtl/>
        </w:rPr>
        <w:t>השונה</w:t>
      </w:r>
      <w:r w:rsidRPr="008502D9">
        <w:rPr>
          <w:rtl/>
          <w:lang w:bidi="ar-SA"/>
        </w:rPr>
        <w:t xml:space="preserve">) </w:t>
      </w:r>
      <w:r w:rsidRPr="008502D9">
        <w:rPr>
          <w:rtl/>
        </w:rPr>
        <w:t>הנובע</w:t>
      </w:r>
      <w:r w:rsidRPr="008502D9">
        <w:rPr>
          <w:rtl/>
          <w:lang w:bidi="ar-SA"/>
        </w:rPr>
        <w:t xml:space="preserve"> </w:t>
      </w:r>
      <w:r w:rsidRPr="008502D9">
        <w:rPr>
          <w:rtl/>
        </w:rPr>
        <w:t>ישירות</w:t>
      </w:r>
      <w:r w:rsidRPr="008502D9">
        <w:rPr>
          <w:rtl/>
          <w:lang w:bidi="ar-SA"/>
        </w:rPr>
        <w:t xml:space="preserve"> </w:t>
      </w:r>
      <w:r w:rsidRPr="008502D9">
        <w:rPr>
          <w:rtl/>
        </w:rPr>
        <w:t>משיטה</w:t>
      </w:r>
      <w:r w:rsidRPr="008502D9">
        <w:rPr>
          <w:rtl/>
          <w:lang w:bidi="ar-SA"/>
        </w:rPr>
        <w:t xml:space="preserve"> </w:t>
      </w:r>
      <w:r w:rsidRPr="008502D9">
        <w:rPr>
          <w:rtl/>
        </w:rPr>
        <w:t>זו</w:t>
      </w:r>
      <w:r w:rsidRPr="008502D9">
        <w:rPr>
          <w:rtl/>
          <w:lang w:bidi="ar-SA"/>
        </w:rPr>
        <w:t xml:space="preserve">. </w:t>
      </w:r>
      <w:r w:rsidRPr="008502D9">
        <w:rPr>
          <w:rtl/>
        </w:rPr>
        <w:t>בעוד</w:t>
      </w:r>
      <w:r w:rsidRPr="008502D9">
        <w:rPr>
          <w:rtl/>
          <w:lang w:bidi="ar-SA"/>
        </w:rPr>
        <w:t xml:space="preserve"> </w:t>
      </w:r>
      <w:r w:rsidRPr="008502D9">
        <w:rPr>
          <w:rtl/>
        </w:rPr>
        <w:t>שהספרות</w:t>
      </w:r>
      <w:r w:rsidRPr="008502D9">
        <w:rPr>
          <w:rtl/>
          <w:lang w:bidi="ar-SA"/>
        </w:rPr>
        <w:t xml:space="preserve"> </w:t>
      </w:r>
      <w:r w:rsidRPr="008502D9">
        <w:rPr>
          <w:rtl/>
        </w:rPr>
        <w:t>משבחת</w:t>
      </w:r>
      <w:r w:rsidRPr="008502D9">
        <w:rPr>
          <w:rtl/>
          <w:lang w:bidi="ar-SA"/>
        </w:rPr>
        <w:t xml:space="preserve"> </w:t>
      </w:r>
      <w:r w:rsidRPr="008502D9">
        <w:rPr>
          <w:rtl/>
        </w:rPr>
        <w:t>את</w:t>
      </w:r>
      <w:r w:rsidRPr="008502D9">
        <w:rPr>
          <w:rtl/>
          <w:lang w:bidi="ar-SA"/>
        </w:rPr>
        <w:t xml:space="preserve"> </w:t>
      </w:r>
      <w:r w:rsidRPr="008502D9">
        <w:rPr>
          <w:rtl/>
        </w:rPr>
        <w:t>הזיכרון</w:t>
      </w:r>
      <w:r w:rsidRPr="008502D9">
        <w:rPr>
          <w:rtl/>
          <w:lang w:bidi="ar-SA"/>
        </w:rPr>
        <w:t xml:space="preserve"> </w:t>
      </w:r>
      <w:r w:rsidRPr="008502D9">
        <w:rPr>
          <w:rtl/>
        </w:rPr>
        <w:t>החווייתי</w:t>
      </w:r>
      <w:r w:rsidRPr="008502D9">
        <w:rPr>
          <w:rtl/>
          <w:lang w:bidi="ar-SA"/>
        </w:rPr>
        <w:t xml:space="preserve"> </w:t>
      </w:r>
      <w:r w:rsidRPr="008502D9">
        <w:rPr>
          <w:rtl/>
        </w:rPr>
        <w:t>המונע</w:t>
      </w:r>
      <w:r w:rsidRPr="008502D9">
        <w:rPr>
          <w:rtl/>
          <w:lang w:bidi="ar-SA"/>
        </w:rPr>
        <w:t xml:space="preserve"> </w:t>
      </w:r>
      <w:r w:rsidRPr="008502D9">
        <w:rPr>
          <w:rtl/>
        </w:rPr>
        <w:t>את</w:t>
      </w:r>
      <w:r w:rsidRPr="008502D9">
        <w:rPr>
          <w:rtl/>
          <w:lang w:bidi="ar-SA"/>
        </w:rPr>
        <w:t xml:space="preserve"> </w:t>
      </w:r>
      <w:r w:rsidRPr="008502D9">
        <w:rPr>
          <w:rtl/>
        </w:rPr>
        <w:t>הצורך</w:t>
      </w:r>
      <w:r w:rsidRPr="008502D9">
        <w:rPr>
          <w:rtl/>
          <w:lang w:bidi="ar-SA"/>
        </w:rPr>
        <w:t xml:space="preserve"> </w:t>
      </w:r>
      <w:r w:rsidRPr="008502D9">
        <w:rPr>
          <w:rtl/>
        </w:rPr>
        <w:t>בשינון</w:t>
      </w:r>
      <w:r w:rsidRPr="008502D9">
        <w:rPr>
          <w:rtl/>
          <w:lang w:bidi="ar-SA"/>
        </w:rPr>
        <w:t xml:space="preserve"> (</w:t>
      </w:r>
      <w:r w:rsidR="00FF7DE3">
        <w:t>AWSNA, 2024</w:t>
      </w:r>
      <w:r w:rsidRPr="008502D9">
        <w:rPr>
          <w:rtl/>
          <w:lang w:bidi="ar-SA"/>
        </w:rPr>
        <w:t>)</w:t>
      </w:r>
      <w:r w:rsidR="00451963">
        <w:rPr>
          <w:rtl/>
        </w:rPr>
        <w:t>,</w:t>
      </w:r>
      <w:r w:rsidRPr="008502D9">
        <w:rPr>
          <w:rtl/>
          <w:lang w:bidi="ar-SA"/>
        </w:rPr>
        <w:t xml:space="preserve"> </w:t>
      </w:r>
      <w:r w:rsidRPr="008502D9">
        <w:rPr>
          <w:rtl/>
        </w:rPr>
        <w:t>הממצאים</w:t>
      </w:r>
      <w:r w:rsidRPr="008502D9">
        <w:rPr>
          <w:rtl/>
          <w:lang w:bidi="ar-SA"/>
        </w:rPr>
        <w:t xml:space="preserve"> </w:t>
      </w:r>
      <w:r w:rsidRPr="008502D9">
        <w:rPr>
          <w:rtl/>
        </w:rPr>
        <w:t>מראים</w:t>
      </w:r>
      <w:r w:rsidRPr="008502D9">
        <w:rPr>
          <w:rtl/>
          <w:lang w:bidi="ar-SA"/>
        </w:rPr>
        <w:t xml:space="preserve"> </w:t>
      </w:r>
      <w:r w:rsidRPr="008502D9">
        <w:rPr>
          <w:rtl/>
        </w:rPr>
        <w:t>כי</w:t>
      </w:r>
      <w:r w:rsidRPr="008502D9">
        <w:rPr>
          <w:rtl/>
          <w:lang w:bidi="ar-SA"/>
        </w:rPr>
        <w:t xml:space="preserve"> </w:t>
      </w:r>
      <w:r w:rsidRPr="008502D9">
        <w:rPr>
          <w:rtl/>
        </w:rPr>
        <w:t>התמקדות</w:t>
      </w:r>
      <w:r w:rsidRPr="008502D9">
        <w:rPr>
          <w:rtl/>
          <w:lang w:bidi="ar-SA"/>
        </w:rPr>
        <w:t xml:space="preserve"> </w:t>
      </w:r>
      <w:r w:rsidRPr="008502D9">
        <w:rPr>
          <w:rtl/>
        </w:rPr>
        <w:t>יתר</w:t>
      </w:r>
      <w:r w:rsidRPr="008502D9">
        <w:rPr>
          <w:rtl/>
          <w:lang w:bidi="ar-SA"/>
        </w:rPr>
        <w:t xml:space="preserve"> </w:t>
      </w:r>
      <w:r w:rsidRPr="008502D9">
        <w:rPr>
          <w:rtl/>
        </w:rPr>
        <w:t>זו</w:t>
      </w:r>
      <w:r w:rsidRPr="008502D9">
        <w:rPr>
          <w:rtl/>
          <w:lang w:bidi="ar-SA"/>
        </w:rPr>
        <w:t xml:space="preserve"> </w:t>
      </w:r>
      <w:r w:rsidRPr="008502D9">
        <w:rPr>
          <w:rtl/>
        </w:rPr>
        <w:t>בלמידה</w:t>
      </w:r>
      <w:r w:rsidRPr="008502D9">
        <w:rPr>
          <w:rtl/>
          <w:lang w:bidi="ar-SA"/>
        </w:rPr>
        <w:t xml:space="preserve"> </w:t>
      </w:r>
      <w:r w:rsidRPr="008502D9">
        <w:rPr>
          <w:rtl/>
        </w:rPr>
        <w:t>חווייתית</w:t>
      </w:r>
      <w:r w:rsidRPr="008502D9">
        <w:rPr>
          <w:rtl/>
          <w:lang w:bidi="ar-SA"/>
        </w:rPr>
        <w:t>-</w:t>
      </w:r>
      <w:r w:rsidR="007362DF">
        <w:rPr>
          <w:rtl/>
        </w:rPr>
        <w:t>אמנות</w:t>
      </w:r>
      <w:r w:rsidRPr="008502D9">
        <w:rPr>
          <w:rtl/>
        </w:rPr>
        <w:t>ית</w:t>
      </w:r>
      <w:r w:rsidRPr="008502D9">
        <w:rPr>
          <w:rtl/>
          <w:lang w:bidi="ar-SA"/>
        </w:rPr>
        <w:t xml:space="preserve"> </w:t>
      </w:r>
      <w:r w:rsidRPr="008502D9">
        <w:rPr>
          <w:rtl/>
        </w:rPr>
        <w:t>באה</w:t>
      </w:r>
      <w:r w:rsidRPr="008502D9">
        <w:rPr>
          <w:rtl/>
          <w:lang w:bidi="ar-SA"/>
        </w:rPr>
        <w:t xml:space="preserve"> </w:t>
      </w:r>
      <w:r w:rsidRPr="008502D9">
        <w:rPr>
          <w:rtl/>
        </w:rPr>
        <w:t>לעיתים</w:t>
      </w:r>
      <w:r w:rsidRPr="008502D9">
        <w:rPr>
          <w:rtl/>
          <w:lang w:bidi="ar-SA"/>
        </w:rPr>
        <w:t xml:space="preserve"> </w:t>
      </w:r>
      <w:r w:rsidRPr="008502D9">
        <w:rPr>
          <w:rtl/>
        </w:rPr>
        <w:t>קרובות</w:t>
      </w:r>
      <w:r w:rsidRPr="008502D9">
        <w:rPr>
          <w:rtl/>
          <w:lang w:bidi="ar-SA"/>
        </w:rPr>
        <w:t xml:space="preserve"> </w:t>
      </w:r>
      <w:r w:rsidRPr="008502D9">
        <w:rPr>
          <w:rtl/>
        </w:rPr>
        <w:t>על</w:t>
      </w:r>
      <w:r w:rsidRPr="008502D9">
        <w:rPr>
          <w:rtl/>
          <w:lang w:bidi="ar-SA"/>
        </w:rPr>
        <w:t xml:space="preserve"> </w:t>
      </w:r>
      <w:r w:rsidRPr="008502D9">
        <w:rPr>
          <w:rtl/>
        </w:rPr>
        <w:t>חשבון</w:t>
      </w:r>
      <w:r w:rsidRPr="008502D9">
        <w:rPr>
          <w:rtl/>
          <w:lang w:bidi="ar-SA"/>
        </w:rPr>
        <w:t xml:space="preserve"> </w:t>
      </w:r>
      <w:r w:rsidRPr="008502D9">
        <w:rPr>
          <w:rtl/>
        </w:rPr>
        <w:t>רכישת</w:t>
      </w:r>
      <w:r w:rsidRPr="008502D9">
        <w:rPr>
          <w:rtl/>
          <w:lang w:bidi="ar-SA"/>
        </w:rPr>
        <w:t xml:space="preserve"> </w:t>
      </w:r>
      <w:r w:rsidRPr="008502D9">
        <w:rPr>
          <w:rtl/>
        </w:rPr>
        <w:t>מיומנויות</w:t>
      </w:r>
      <w:r w:rsidRPr="008502D9">
        <w:rPr>
          <w:rtl/>
          <w:lang w:bidi="ar-SA"/>
        </w:rPr>
        <w:t xml:space="preserve"> </w:t>
      </w:r>
      <w:r w:rsidRPr="008502D9">
        <w:rPr>
          <w:rtl/>
        </w:rPr>
        <w:t>יסוד</w:t>
      </w:r>
      <w:r w:rsidRPr="008502D9">
        <w:rPr>
          <w:rtl/>
          <w:lang w:bidi="ar-SA"/>
        </w:rPr>
        <w:t xml:space="preserve"> </w:t>
      </w:r>
      <w:r w:rsidRPr="008502D9">
        <w:rPr>
          <w:rtl/>
        </w:rPr>
        <w:t>אקדמיות</w:t>
      </w:r>
      <w:r w:rsidRPr="008502D9">
        <w:rPr>
          <w:rtl/>
          <w:lang w:bidi="ar-SA"/>
        </w:rPr>
        <w:t xml:space="preserve"> </w:t>
      </w:r>
      <w:r w:rsidRPr="008502D9">
        <w:rPr>
          <w:rtl/>
        </w:rPr>
        <w:t>ומבחנים</w:t>
      </w:r>
      <w:r w:rsidRPr="008502D9">
        <w:rPr>
          <w:rtl/>
          <w:lang w:bidi="ar-SA"/>
        </w:rPr>
        <w:t xml:space="preserve"> </w:t>
      </w:r>
      <w:r w:rsidRPr="008502D9">
        <w:rPr>
          <w:rtl/>
        </w:rPr>
        <w:t>פורמלי</w:t>
      </w:r>
      <w:r w:rsidR="00F732F7">
        <w:rPr>
          <w:rFonts w:hint="cs"/>
          <w:rtl/>
        </w:rPr>
        <w:t>י</w:t>
      </w:r>
      <w:r w:rsidRPr="008502D9">
        <w:rPr>
          <w:rtl/>
        </w:rPr>
        <w:t>ם</w:t>
      </w:r>
      <w:r w:rsidRPr="008502D9">
        <w:rPr>
          <w:rtl/>
          <w:lang w:bidi="ar-SA"/>
        </w:rPr>
        <w:t xml:space="preserve">. </w:t>
      </w:r>
      <w:r w:rsidR="008234EC">
        <w:rPr>
          <w:rtl/>
        </w:rPr>
        <w:t>ד'</w:t>
      </w:r>
      <w:r w:rsidRPr="008502D9">
        <w:rPr>
          <w:rtl/>
          <w:lang w:bidi="ar-SA"/>
        </w:rPr>
        <w:t xml:space="preserve"> </w:t>
      </w:r>
      <w:r w:rsidRPr="008502D9">
        <w:rPr>
          <w:rtl/>
        </w:rPr>
        <w:t>משתפת</w:t>
      </w:r>
      <w:r w:rsidRPr="008502D9">
        <w:rPr>
          <w:rtl/>
          <w:lang w:bidi="ar-SA"/>
        </w:rPr>
        <w:t xml:space="preserve"> </w:t>
      </w:r>
      <w:r w:rsidRPr="008502D9">
        <w:rPr>
          <w:rtl/>
        </w:rPr>
        <w:t>כי</w:t>
      </w:r>
      <w:r w:rsidRPr="008502D9">
        <w:rPr>
          <w:rtl/>
          <w:lang w:bidi="ar-SA"/>
        </w:rPr>
        <w:t xml:space="preserve"> </w:t>
      </w:r>
      <w:r w:rsidRPr="008502D9">
        <w:rPr>
          <w:rtl/>
        </w:rPr>
        <w:t>הסטנדרט</w:t>
      </w:r>
      <w:r w:rsidRPr="008502D9">
        <w:rPr>
          <w:rtl/>
          <w:lang w:bidi="ar-SA"/>
        </w:rPr>
        <w:t xml:space="preserve"> </w:t>
      </w:r>
      <w:r w:rsidRPr="008502D9">
        <w:rPr>
          <w:rtl/>
        </w:rPr>
        <w:t>ה</w:t>
      </w:r>
      <w:r w:rsidR="007362DF">
        <w:rPr>
          <w:rtl/>
        </w:rPr>
        <w:t>אמנות</w:t>
      </w:r>
      <w:r w:rsidRPr="008502D9">
        <w:rPr>
          <w:rtl/>
        </w:rPr>
        <w:t>י</w:t>
      </w:r>
      <w:r w:rsidRPr="008502D9">
        <w:rPr>
          <w:rtl/>
          <w:lang w:bidi="ar-SA"/>
        </w:rPr>
        <w:t xml:space="preserve"> </w:t>
      </w:r>
      <w:r w:rsidRPr="008502D9">
        <w:rPr>
          <w:rtl/>
        </w:rPr>
        <w:t>הגבוה</w:t>
      </w:r>
      <w:r w:rsidRPr="008502D9">
        <w:rPr>
          <w:rtl/>
          <w:lang w:bidi="ar-SA"/>
        </w:rPr>
        <w:t xml:space="preserve"> </w:t>
      </w:r>
      <w:r w:rsidRPr="008502D9">
        <w:rPr>
          <w:rtl/>
        </w:rPr>
        <w:t>והעיסוק</w:t>
      </w:r>
      <w:r w:rsidRPr="008502D9">
        <w:rPr>
          <w:rtl/>
          <w:lang w:bidi="ar-SA"/>
        </w:rPr>
        <w:t xml:space="preserve"> </w:t>
      </w:r>
      <w:r w:rsidRPr="008502D9">
        <w:rPr>
          <w:rtl/>
        </w:rPr>
        <w:t>המתמיד</w:t>
      </w:r>
      <w:r w:rsidRPr="008502D9">
        <w:rPr>
          <w:rtl/>
          <w:lang w:bidi="ar-SA"/>
        </w:rPr>
        <w:t xml:space="preserve"> </w:t>
      </w:r>
      <w:r w:rsidRPr="008502D9">
        <w:rPr>
          <w:rtl/>
        </w:rPr>
        <w:t>ביצירה</w:t>
      </w:r>
      <w:r w:rsidRPr="008502D9">
        <w:rPr>
          <w:rtl/>
          <w:lang w:bidi="ar-SA"/>
        </w:rPr>
        <w:t xml:space="preserve"> </w:t>
      </w:r>
      <w:r w:rsidRPr="008502D9">
        <w:rPr>
          <w:rtl/>
        </w:rPr>
        <w:t>מנעו</w:t>
      </w:r>
      <w:r w:rsidRPr="008502D9">
        <w:rPr>
          <w:rtl/>
          <w:lang w:bidi="ar-SA"/>
        </w:rPr>
        <w:t xml:space="preserve"> </w:t>
      </w:r>
      <w:r w:rsidRPr="008502D9">
        <w:rPr>
          <w:rtl/>
        </w:rPr>
        <w:t>ממנה</w:t>
      </w:r>
      <w:r w:rsidRPr="008502D9">
        <w:rPr>
          <w:rtl/>
          <w:lang w:bidi="ar-SA"/>
        </w:rPr>
        <w:t xml:space="preserve"> </w:t>
      </w:r>
      <w:r w:rsidRPr="008502D9">
        <w:rPr>
          <w:rtl/>
        </w:rPr>
        <w:t>לרכוש</w:t>
      </w:r>
      <w:r w:rsidRPr="008502D9">
        <w:rPr>
          <w:rtl/>
          <w:lang w:bidi="ar-SA"/>
        </w:rPr>
        <w:t xml:space="preserve"> </w:t>
      </w:r>
      <w:r w:rsidRPr="008502D9">
        <w:rPr>
          <w:rtl/>
        </w:rPr>
        <w:t>בסיס</w:t>
      </w:r>
      <w:r w:rsidRPr="008502D9">
        <w:rPr>
          <w:rtl/>
          <w:lang w:bidi="ar-SA"/>
        </w:rPr>
        <w:t xml:space="preserve"> </w:t>
      </w:r>
      <w:r w:rsidRPr="008502D9">
        <w:rPr>
          <w:rtl/>
        </w:rPr>
        <w:t>לימודי</w:t>
      </w:r>
      <w:r w:rsidRPr="008502D9">
        <w:rPr>
          <w:rtl/>
          <w:lang w:bidi="ar-SA"/>
        </w:rPr>
        <w:t xml:space="preserve"> </w:t>
      </w:r>
      <w:r w:rsidRPr="008502D9">
        <w:rPr>
          <w:rtl/>
        </w:rPr>
        <w:t>איתן</w:t>
      </w:r>
      <w:r w:rsidRPr="008502D9">
        <w:rPr>
          <w:rtl/>
          <w:lang w:bidi="ar-SA"/>
        </w:rPr>
        <w:t xml:space="preserve"> </w:t>
      </w:r>
      <w:r w:rsidRPr="008502D9">
        <w:rPr>
          <w:rtl/>
        </w:rPr>
        <w:t>במקצועות</w:t>
      </w:r>
      <w:r w:rsidRPr="008502D9">
        <w:rPr>
          <w:rtl/>
          <w:lang w:bidi="ar-SA"/>
        </w:rPr>
        <w:t xml:space="preserve"> </w:t>
      </w:r>
      <w:r w:rsidRPr="008502D9">
        <w:rPr>
          <w:rtl/>
        </w:rPr>
        <w:t>היסוד</w:t>
      </w:r>
      <w:r w:rsidR="00451963">
        <w:rPr>
          <w:rtl/>
        </w:rPr>
        <w:t>,</w:t>
      </w:r>
      <w:r w:rsidRPr="008502D9">
        <w:rPr>
          <w:rtl/>
          <w:lang w:bidi="ar-SA"/>
        </w:rPr>
        <w:t xml:space="preserve"> </w:t>
      </w:r>
      <w:r w:rsidRPr="008502D9">
        <w:rPr>
          <w:rtl/>
        </w:rPr>
        <w:t>ואילו</w:t>
      </w:r>
      <w:r w:rsidRPr="008502D9">
        <w:rPr>
          <w:rtl/>
          <w:lang w:bidi="ar-SA"/>
        </w:rPr>
        <w:t xml:space="preserve"> </w:t>
      </w:r>
      <w:r w:rsidR="001F39F9">
        <w:rPr>
          <w:rtl/>
        </w:rPr>
        <w:t>ח'</w:t>
      </w:r>
      <w:r w:rsidRPr="008502D9">
        <w:rPr>
          <w:rtl/>
          <w:lang w:bidi="ar-SA"/>
        </w:rPr>
        <w:t xml:space="preserve"> </w:t>
      </w:r>
      <w:r w:rsidRPr="008502D9">
        <w:rPr>
          <w:rtl/>
        </w:rPr>
        <w:t>מציין</w:t>
      </w:r>
      <w:r w:rsidRPr="008502D9">
        <w:rPr>
          <w:rtl/>
          <w:lang w:bidi="ar-SA"/>
        </w:rPr>
        <w:t xml:space="preserve"> </w:t>
      </w:r>
      <w:r w:rsidRPr="008502D9">
        <w:rPr>
          <w:rtl/>
        </w:rPr>
        <w:t>כי</w:t>
      </w:r>
      <w:r w:rsidRPr="008502D9">
        <w:rPr>
          <w:rtl/>
          <w:lang w:bidi="ar-SA"/>
        </w:rPr>
        <w:t xml:space="preserve"> </w:t>
      </w:r>
      <w:r w:rsidRPr="008502D9">
        <w:rPr>
          <w:rtl/>
        </w:rPr>
        <w:t>הגישה</w:t>
      </w:r>
      <w:r w:rsidRPr="008502D9">
        <w:rPr>
          <w:rtl/>
          <w:lang w:bidi="ar-SA"/>
        </w:rPr>
        <w:t xml:space="preserve"> </w:t>
      </w:r>
      <w:r w:rsidRPr="008502D9">
        <w:rPr>
          <w:rtl/>
        </w:rPr>
        <w:t>החווייתית</w:t>
      </w:r>
      <w:r w:rsidRPr="008502D9">
        <w:rPr>
          <w:rtl/>
          <w:lang w:bidi="ar-SA"/>
        </w:rPr>
        <w:t xml:space="preserve"> </w:t>
      </w:r>
      <w:r w:rsidRPr="008502D9">
        <w:rPr>
          <w:rtl/>
        </w:rPr>
        <w:t>והיעדר</w:t>
      </w:r>
      <w:r w:rsidRPr="008502D9">
        <w:rPr>
          <w:rtl/>
          <w:lang w:bidi="ar-SA"/>
        </w:rPr>
        <w:t xml:space="preserve"> </w:t>
      </w:r>
      <w:r w:rsidRPr="008502D9">
        <w:rPr>
          <w:rtl/>
        </w:rPr>
        <w:t>המבחנים</w:t>
      </w:r>
      <w:r w:rsidRPr="008502D9">
        <w:rPr>
          <w:rtl/>
          <w:lang w:bidi="ar-SA"/>
        </w:rPr>
        <w:t xml:space="preserve"> </w:t>
      </w:r>
      <w:r w:rsidRPr="008502D9">
        <w:rPr>
          <w:rtl/>
        </w:rPr>
        <w:t>ביסודי</w:t>
      </w:r>
      <w:r w:rsidRPr="008502D9">
        <w:rPr>
          <w:rtl/>
          <w:lang w:bidi="ar-SA"/>
        </w:rPr>
        <w:t xml:space="preserve"> </w:t>
      </w:r>
      <w:r w:rsidRPr="008502D9">
        <w:rPr>
          <w:rtl/>
        </w:rPr>
        <w:t>הותירו</w:t>
      </w:r>
      <w:r w:rsidRPr="008502D9">
        <w:rPr>
          <w:rtl/>
          <w:lang w:bidi="ar-SA"/>
        </w:rPr>
        <w:t xml:space="preserve"> </w:t>
      </w:r>
      <w:r w:rsidRPr="008502D9">
        <w:rPr>
          <w:rtl/>
        </w:rPr>
        <w:t>אותו</w:t>
      </w:r>
      <w:r w:rsidRPr="008502D9">
        <w:rPr>
          <w:rtl/>
          <w:lang w:bidi="ar-SA"/>
        </w:rPr>
        <w:t xml:space="preserve"> </w:t>
      </w:r>
      <w:r w:rsidRPr="008502D9">
        <w:rPr>
          <w:rtl/>
        </w:rPr>
        <w:t>ללא</w:t>
      </w:r>
      <w:r w:rsidRPr="008502D9">
        <w:rPr>
          <w:rtl/>
          <w:lang w:bidi="ar-SA"/>
        </w:rPr>
        <w:t xml:space="preserve"> </w:t>
      </w:r>
      <w:r w:rsidRPr="008502D9">
        <w:rPr>
          <w:rtl/>
        </w:rPr>
        <w:t>הרגלי</w:t>
      </w:r>
      <w:r w:rsidRPr="008502D9">
        <w:rPr>
          <w:rtl/>
          <w:lang w:bidi="ar-SA"/>
        </w:rPr>
        <w:t xml:space="preserve"> </w:t>
      </w:r>
      <w:r w:rsidRPr="008502D9">
        <w:rPr>
          <w:rtl/>
        </w:rPr>
        <w:t>למידה</w:t>
      </w:r>
      <w:r w:rsidRPr="008502D9">
        <w:rPr>
          <w:rtl/>
          <w:lang w:bidi="ar-SA"/>
        </w:rPr>
        <w:t xml:space="preserve"> </w:t>
      </w:r>
      <w:r w:rsidRPr="008502D9">
        <w:rPr>
          <w:rtl/>
        </w:rPr>
        <w:t>אקדמיים</w:t>
      </w:r>
      <w:r w:rsidRPr="008502D9">
        <w:rPr>
          <w:rtl/>
          <w:lang w:bidi="ar-SA"/>
        </w:rPr>
        <w:t xml:space="preserve"> </w:t>
      </w:r>
      <w:r w:rsidRPr="008502D9">
        <w:rPr>
          <w:rtl/>
        </w:rPr>
        <w:t>בסיסיים</w:t>
      </w:r>
      <w:r w:rsidRPr="008502D9">
        <w:rPr>
          <w:rtl/>
          <w:lang w:bidi="ar-SA"/>
        </w:rPr>
        <w:t xml:space="preserve"> </w:t>
      </w:r>
      <w:r w:rsidRPr="008502D9">
        <w:rPr>
          <w:rtl/>
        </w:rPr>
        <w:t>הנדרשים</w:t>
      </w:r>
      <w:r w:rsidRPr="008502D9">
        <w:rPr>
          <w:rtl/>
          <w:lang w:bidi="ar-SA"/>
        </w:rPr>
        <w:t xml:space="preserve"> </w:t>
      </w:r>
      <w:r w:rsidRPr="008502D9">
        <w:rPr>
          <w:rtl/>
        </w:rPr>
        <w:t>להתמודדות</w:t>
      </w:r>
      <w:r w:rsidRPr="008502D9">
        <w:rPr>
          <w:rtl/>
          <w:lang w:bidi="ar-SA"/>
        </w:rPr>
        <w:t xml:space="preserve"> </w:t>
      </w:r>
      <w:r w:rsidRPr="008502D9">
        <w:rPr>
          <w:rtl/>
        </w:rPr>
        <w:t>עם</w:t>
      </w:r>
      <w:r w:rsidRPr="008502D9">
        <w:rPr>
          <w:rtl/>
          <w:lang w:bidi="ar-SA"/>
        </w:rPr>
        <w:t xml:space="preserve"> </w:t>
      </w:r>
      <w:r w:rsidRPr="008502D9">
        <w:rPr>
          <w:rtl/>
        </w:rPr>
        <w:t>מבחנים</w:t>
      </w:r>
      <w:r w:rsidRPr="008502D9">
        <w:rPr>
          <w:rtl/>
          <w:lang w:bidi="ar-SA"/>
        </w:rPr>
        <w:t xml:space="preserve"> </w:t>
      </w:r>
      <w:r w:rsidRPr="008502D9">
        <w:rPr>
          <w:rtl/>
        </w:rPr>
        <w:t>סטנדרטיים</w:t>
      </w:r>
      <w:r w:rsidRPr="008502D9">
        <w:rPr>
          <w:rtl/>
          <w:lang w:bidi="ar-SA"/>
        </w:rPr>
        <w:t xml:space="preserve"> </w:t>
      </w:r>
      <w:r w:rsidRPr="008502D9">
        <w:rPr>
          <w:rtl/>
        </w:rPr>
        <w:t>עם</w:t>
      </w:r>
      <w:r w:rsidRPr="008502D9">
        <w:rPr>
          <w:rtl/>
          <w:lang w:bidi="ar-SA"/>
        </w:rPr>
        <w:t xml:space="preserve"> </w:t>
      </w:r>
      <w:r w:rsidRPr="008502D9">
        <w:rPr>
          <w:rtl/>
        </w:rPr>
        <w:t>יציאתו</w:t>
      </w:r>
      <w:r w:rsidRPr="008502D9">
        <w:rPr>
          <w:rtl/>
          <w:lang w:bidi="ar-SA"/>
        </w:rPr>
        <w:t xml:space="preserve"> </w:t>
      </w:r>
      <w:r w:rsidRPr="008502D9">
        <w:rPr>
          <w:rtl/>
        </w:rPr>
        <w:t>לעולם</w:t>
      </w:r>
      <w:r w:rsidRPr="008502D9">
        <w:rPr>
          <w:rtl/>
          <w:lang w:bidi="ar-SA"/>
        </w:rPr>
        <w:t xml:space="preserve">. </w:t>
      </w:r>
      <w:r w:rsidRPr="008502D9">
        <w:rPr>
          <w:rtl/>
        </w:rPr>
        <w:t>פער</w:t>
      </w:r>
      <w:r w:rsidRPr="008502D9">
        <w:rPr>
          <w:rtl/>
          <w:lang w:bidi="ar-SA"/>
        </w:rPr>
        <w:t xml:space="preserve"> </w:t>
      </w:r>
      <w:r w:rsidRPr="008502D9">
        <w:rPr>
          <w:rtl/>
        </w:rPr>
        <w:t>זה</w:t>
      </w:r>
      <w:r w:rsidRPr="008502D9">
        <w:rPr>
          <w:rtl/>
          <w:lang w:bidi="ar-SA"/>
        </w:rPr>
        <w:t xml:space="preserve"> </w:t>
      </w:r>
      <w:r w:rsidRPr="008502D9">
        <w:rPr>
          <w:rtl/>
        </w:rPr>
        <w:t>מלמד</w:t>
      </w:r>
      <w:r w:rsidRPr="008502D9">
        <w:rPr>
          <w:rtl/>
          <w:lang w:bidi="ar-SA"/>
        </w:rPr>
        <w:t xml:space="preserve"> </w:t>
      </w:r>
      <w:r w:rsidRPr="008502D9">
        <w:rPr>
          <w:rtl/>
        </w:rPr>
        <w:t>כי</w:t>
      </w:r>
      <w:r w:rsidRPr="008502D9">
        <w:rPr>
          <w:rtl/>
          <w:lang w:bidi="ar-SA"/>
        </w:rPr>
        <w:t xml:space="preserve"> </w:t>
      </w:r>
      <w:r w:rsidRPr="008502D9">
        <w:rPr>
          <w:rtl/>
        </w:rPr>
        <w:t>הלמידה</w:t>
      </w:r>
      <w:r w:rsidRPr="008502D9">
        <w:rPr>
          <w:rtl/>
          <w:lang w:bidi="ar-SA"/>
        </w:rPr>
        <w:t xml:space="preserve"> </w:t>
      </w:r>
      <w:r w:rsidRPr="008502D9">
        <w:rPr>
          <w:rtl/>
        </w:rPr>
        <w:t>החווייתית</w:t>
      </w:r>
      <w:r w:rsidRPr="008502D9">
        <w:rPr>
          <w:rtl/>
          <w:lang w:bidi="ar-SA"/>
        </w:rPr>
        <w:t>-</w:t>
      </w:r>
      <w:r w:rsidR="007362DF">
        <w:rPr>
          <w:rtl/>
        </w:rPr>
        <w:t>אמנות</w:t>
      </w:r>
      <w:r w:rsidRPr="008502D9">
        <w:rPr>
          <w:rtl/>
        </w:rPr>
        <w:t>ית</w:t>
      </w:r>
      <w:r w:rsidR="00451963">
        <w:rPr>
          <w:rtl/>
        </w:rPr>
        <w:t>,</w:t>
      </w:r>
      <w:r w:rsidRPr="008502D9">
        <w:rPr>
          <w:rtl/>
          <w:lang w:bidi="ar-SA"/>
        </w:rPr>
        <w:t xml:space="preserve"> </w:t>
      </w:r>
      <w:r w:rsidRPr="008502D9">
        <w:rPr>
          <w:rtl/>
        </w:rPr>
        <w:t>כאשר</w:t>
      </w:r>
      <w:r w:rsidRPr="008502D9">
        <w:rPr>
          <w:rtl/>
          <w:lang w:bidi="ar-SA"/>
        </w:rPr>
        <w:t xml:space="preserve"> </w:t>
      </w:r>
      <w:r w:rsidRPr="008502D9">
        <w:rPr>
          <w:rtl/>
        </w:rPr>
        <w:t>אינה</w:t>
      </w:r>
      <w:r w:rsidRPr="008502D9">
        <w:rPr>
          <w:rtl/>
          <w:lang w:bidi="ar-SA"/>
        </w:rPr>
        <w:t xml:space="preserve"> </w:t>
      </w:r>
      <w:r w:rsidRPr="008502D9">
        <w:rPr>
          <w:rtl/>
        </w:rPr>
        <w:t>מאוזנת</w:t>
      </w:r>
      <w:r w:rsidRPr="008502D9">
        <w:rPr>
          <w:rtl/>
          <w:lang w:bidi="ar-SA"/>
        </w:rPr>
        <w:t xml:space="preserve"> </w:t>
      </w:r>
      <w:r w:rsidRPr="008502D9">
        <w:rPr>
          <w:rtl/>
        </w:rPr>
        <w:t>עם</w:t>
      </w:r>
      <w:r w:rsidRPr="008502D9">
        <w:rPr>
          <w:rtl/>
          <w:lang w:bidi="ar-SA"/>
        </w:rPr>
        <w:t xml:space="preserve"> </w:t>
      </w:r>
      <w:r w:rsidRPr="008502D9">
        <w:rPr>
          <w:rtl/>
        </w:rPr>
        <w:t>דרישות</w:t>
      </w:r>
      <w:r w:rsidRPr="008502D9">
        <w:rPr>
          <w:rtl/>
          <w:lang w:bidi="ar-SA"/>
        </w:rPr>
        <w:t xml:space="preserve"> </w:t>
      </w:r>
      <w:r w:rsidRPr="008502D9">
        <w:rPr>
          <w:rtl/>
        </w:rPr>
        <w:t>אורייניות</w:t>
      </w:r>
      <w:r w:rsidRPr="008502D9">
        <w:rPr>
          <w:rtl/>
          <w:lang w:bidi="ar-SA"/>
        </w:rPr>
        <w:t xml:space="preserve"> </w:t>
      </w:r>
      <w:r w:rsidRPr="008502D9">
        <w:rPr>
          <w:rtl/>
        </w:rPr>
        <w:t>מוגדרות</w:t>
      </w:r>
      <w:r w:rsidR="00451963">
        <w:rPr>
          <w:rtl/>
        </w:rPr>
        <w:t>,</w:t>
      </w:r>
      <w:r w:rsidRPr="008502D9">
        <w:rPr>
          <w:rtl/>
          <w:lang w:bidi="ar-SA"/>
        </w:rPr>
        <w:t xml:space="preserve"> </w:t>
      </w:r>
      <w:r w:rsidRPr="008502D9">
        <w:rPr>
          <w:rtl/>
        </w:rPr>
        <w:t>עלולה</w:t>
      </w:r>
      <w:r w:rsidRPr="008502D9">
        <w:rPr>
          <w:rtl/>
          <w:lang w:bidi="ar-SA"/>
        </w:rPr>
        <w:t xml:space="preserve"> </w:t>
      </w:r>
      <w:r w:rsidRPr="008502D9">
        <w:rPr>
          <w:rtl/>
        </w:rPr>
        <w:t>להפוך</w:t>
      </w:r>
      <w:r w:rsidRPr="008502D9">
        <w:rPr>
          <w:rtl/>
          <w:lang w:bidi="ar-SA"/>
        </w:rPr>
        <w:t xml:space="preserve"> </w:t>
      </w:r>
      <w:r w:rsidRPr="008502D9">
        <w:rPr>
          <w:rtl/>
        </w:rPr>
        <w:t>לפגיעה</w:t>
      </w:r>
      <w:r w:rsidRPr="008502D9">
        <w:rPr>
          <w:rtl/>
          <w:lang w:bidi="ar-SA"/>
        </w:rPr>
        <w:t xml:space="preserve"> </w:t>
      </w:r>
      <w:r w:rsidRPr="008502D9">
        <w:rPr>
          <w:rtl/>
        </w:rPr>
        <w:t>במוכנות</w:t>
      </w:r>
      <w:r w:rsidRPr="008502D9">
        <w:rPr>
          <w:rtl/>
          <w:lang w:bidi="ar-SA"/>
        </w:rPr>
        <w:t xml:space="preserve"> </w:t>
      </w:r>
      <w:r w:rsidRPr="008502D9">
        <w:rPr>
          <w:rtl/>
        </w:rPr>
        <w:t>האקדמית</w:t>
      </w:r>
      <w:r w:rsidRPr="008502D9">
        <w:rPr>
          <w:rtl/>
          <w:lang w:bidi="ar-SA"/>
        </w:rPr>
        <w:t xml:space="preserve"> </w:t>
      </w:r>
      <w:r w:rsidRPr="008502D9">
        <w:rPr>
          <w:rtl/>
        </w:rPr>
        <w:t>של</w:t>
      </w:r>
      <w:r w:rsidRPr="008502D9">
        <w:rPr>
          <w:rtl/>
          <w:lang w:bidi="ar-SA"/>
        </w:rPr>
        <w:t xml:space="preserve"> </w:t>
      </w:r>
      <w:r w:rsidRPr="008502D9">
        <w:rPr>
          <w:rtl/>
        </w:rPr>
        <w:t>הבוגר</w:t>
      </w:r>
      <w:r w:rsidRPr="008502D9">
        <w:rPr>
          <w:rtl/>
          <w:lang w:bidi="ar-SA"/>
        </w:rPr>
        <w:t>.</w:t>
      </w:r>
    </w:p>
    <w:p w14:paraId="11E05DDA" w14:textId="412EAA36" w:rsidR="00B16A5A" w:rsidRPr="008502D9" w:rsidRDefault="00F732F7" w:rsidP="00FE07CC">
      <w:pPr>
        <w:pStyle w:val="2"/>
      </w:pPr>
      <w:bookmarkStart w:id="81" w:name="_Toc239109237"/>
      <w:r>
        <w:rPr>
          <w:rFonts w:hint="cs"/>
          <w:rtl/>
        </w:rPr>
        <w:t>6.4</w:t>
      </w:r>
      <w:r w:rsidR="004A299E">
        <w:rPr>
          <w:rFonts w:hint="cs"/>
          <w:rtl/>
        </w:rPr>
        <w:t xml:space="preserve"> </w:t>
      </w:r>
      <w:r w:rsidR="00B16A5A" w:rsidRPr="008502D9">
        <w:rPr>
          <w:rtl/>
        </w:rPr>
        <w:t>זיקה לטבע</w:t>
      </w:r>
      <w:r w:rsidR="00451963">
        <w:rPr>
          <w:rtl/>
        </w:rPr>
        <w:t>,</w:t>
      </w:r>
      <w:r w:rsidR="00B16A5A" w:rsidRPr="008502D9">
        <w:rPr>
          <w:rtl/>
        </w:rPr>
        <w:t xml:space="preserve"> קצב החיים ושיקום הקשב</w:t>
      </w:r>
      <w:bookmarkEnd w:id="81"/>
    </w:p>
    <w:p w14:paraId="677D2C77" w14:textId="1A2F2417" w:rsidR="00B16A5A" w:rsidRPr="008502D9" w:rsidRDefault="00B16A5A" w:rsidP="00DC39CF">
      <w:pPr>
        <w:pStyle w:val="3"/>
      </w:pPr>
      <w:bookmarkStart w:id="82" w:name="_Toc239109238"/>
      <w:r w:rsidRPr="008502D9">
        <w:rPr>
          <w:rtl/>
          <w:lang w:bidi="he-IL"/>
        </w:rPr>
        <w:t>ביופיליה</w:t>
      </w:r>
      <w:r w:rsidR="00451963">
        <w:rPr>
          <w:rtl/>
          <w:lang w:bidi="he-IL"/>
        </w:rPr>
        <w:t>,</w:t>
      </w:r>
      <w:r w:rsidRPr="008502D9">
        <w:rPr>
          <w:rtl/>
        </w:rPr>
        <w:t xml:space="preserve"> </w:t>
      </w:r>
      <w:r w:rsidRPr="008502D9">
        <w:rPr>
          <w:rtl/>
          <w:lang w:bidi="he-IL"/>
        </w:rPr>
        <w:t>קצב</w:t>
      </w:r>
      <w:r w:rsidRPr="008502D9">
        <w:rPr>
          <w:rtl/>
        </w:rPr>
        <w:t xml:space="preserve"> </w:t>
      </w:r>
      <w:r w:rsidRPr="008502D9">
        <w:rPr>
          <w:rtl/>
          <w:lang w:bidi="he-IL"/>
        </w:rPr>
        <w:t>אורגני</w:t>
      </w:r>
      <w:r w:rsidRPr="008502D9">
        <w:rPr>
          <w:rtl/>
        </w:rPr>
        <w:t xml:space="preserve"> </w:t>
      </w:r>
      <w:r w:rsidRPr="008502D9">
        <w:rPr>
          <w:rtl/>
          <w:lang w:bidi="he-IL"/>
        </w:rPr>
        <w:t>ושיקום</w:t>
      </w:r>
      <w:r w:rsidRPr="008502D9">
        <w:rPr>
          <w:rtl/>
        </w:rPr>
        <w:t xml:space="preserve"> </w:t>
      </w:r>
      <w:r w:rsidRPr="008502D9">
        <w:rPr>
          <w:rtl/>
          <w:lang w:bidi="he-IL"/>
        </w:rPr>
        <w:t>משאבי</w:t>
      </w:r>
      <w:r w:rsidRPr="008502D9">
        <w:rPr>
          <w:rtl/>
        </w:rPr>
        <w:t xml:space="preserve"> </w:t>
      </w:r>
      <w:r w:rsidRPr="008502D9">
        <w:rPr>
          <w:rtl/>
          <w:lang w:bidi="he-IL"/>
        </w:rPr>
        <w:t>הקשב</w:t>
      </w:r>
      <w:bookmarkEnd w:id="82"/>
    </w:p>
    <w:p w14:paraId="481FBAE1" w14:textId="349BFF7F" w:rsidR="00B16A5A" w:rsidRPr="008502D9" w:rsidRDefault="00B16A5A" w:rsidP="00B16A5A">
      <w:r w:rsidRPr="008502D9">
        <w:rPr>
          <w:rtl/>
        </w:rPr>
        <w:t>הזיקה</w:t>
      </w:r>
      <w:r w:rsidRPr="008502D9">
        <w:rPr>
          <w:rtl/>
          <w:lang w:bidi="ar-SA"/>
        </w:rPr>
        <w:t xml:space="preserve"> </w:t>
      </w:r>
      <w:r w:rsidRPr="008502D9">
        <w:rPr>
          <w:rtl/>
        </w:rPr>
        <w:t>העמוקה</w:t>
      </w:r>
      <w:r w:rsidRPr="008502D9">
        <w:rPr>
          <w:rtl/>
          <w:lang w:bidi="ar-SA"/>
        </w:rPr>
        <w:t xml:space="preserve"> </w:t>
      </w:r>
      <w:r w:rsidRPr="008502D9">
        <w:rPr>
          <w:rtl/>
        </w:rPr>
        <w:t>לטבע</w:t>
      </w:r>
      <w:r w:rsidRPr="008502D9">
        <w:rPr>
          <w:rtl/>
          <w:lang w:bidi="ar-SA"/>
        </w:rPr>
        <w:t xml:space="preserve"> </w:t>
      </w:r>
      <w:r w:rsidRPr="008502D9">
        <w:rPr>
          <w:rtl/>
        </w:rPr>
        <w:t>ולקצב</w:t>
      </w:r>
      <w:r w:rsidRPr="008502D9">
        <w:rPr>
          <w:rtl/>
          <w:lang w:bidi="ar-SA"/>
        </w:rPr>
        <w:t xml:space="preserve"> </w:t>
      </w:r>
      <w:r w:rsidRPr="008502D9">
        <w:rPr>
          <w:rtl/>
        </w:rPr>
        <w:t>האורגני</w:t>
      </w:r>
      <w:r w:rsidRPr="008502D9">
        <w:rPr>
          <w:rtl/>
          <w:lang w:bidi="ar-SA"/>
        </w:rPr>
        <w:t xml:space="preserve"> </w:t>
      </w:r>
      <w:r w:rsidRPr="008502D9">
        <w:rPr>
          <w:rtl/>
        </w:rPr>
        <w:t>של</w:t>
      </w:r>
      <w:r w:rsidRPr="008502D9">
        <w:rPr>
          <w:rtl/>
          <w:lang w:bidi="ar-SA"/>
        </w:rPr>
        <w:t xml:space="preserve"> </w:t>
      </w:r>
      <w:r w:rsidRPr="008502D9">
        <w:rPr>
          <w:rtl/>
        </w:rPr>
        <w:t>החיים</w:t>
      </w:r>
      <w:r w:rsidRPr="008502D9">
        <w:rPr>
          <w:rtl/>
          <w:lang w:bidi="ar-SA"/>
        </w:rPr>
        <w:t xml:space="preserve"> </w:t>
      </w:r>
      <w:r w:rsidRPr="008502D9">
        <w:rPr>
          <w:rtl/>
        </w:rPr>
        <w:t>מהווה</w:t>
      </w:r>
      <w:r w:rsidRPr="008502D9">
        <w:rPr>
          <w:rtl/>
          <w:lang w:bidi="ar-SA"/>
        </w:rPr>
        <w:t xml:space="preserve"> </w:t>
      </w:r>
      <w:r w:rsidRPr="008502D9">
        <w:rPr>
          <w:rtl/>
        </w:rPr>
        <w:t>נדבך</w:t>
      </w:r>
      <w:r w:rsidRPr="008502D9">
        <w:rPr>
          <w:rtl/>
          <w:lang w:bidi="ar-SA"/>
        </w:rPr>
        <w:t xml:space="preserve"> </w:t>
      </w:r>
      <w:r w:rsidRPr="008502D9">
        <w:rPr>
          <w:rtl/>
        </w:rPr>
        <w:t>יסודי</w:t>
      </w:r>
      <w:r w:rsidRPr="008502D9">
        <w:rPr>
          <w:rtl/>
          <w:lang w:bidi="ar-SA"/>
        </w:rPr>
        <w:t xml:space="preserve"> </w:t>
      </w:r>
      <w:r w:rsidRPr="008502D9">
        <w:rPr>
          <w:rtl/>
        </w:rPr>
        <w:t>בפיתוח</w:t>
      </w:r>
      <w:r w:rsidRPr="008502D9">
        <w:rPr>
          <w:rtl/>
          <w:lang w:bidi="ar-SA"/>
        </w:rPr>
        <w:t xml:space="preserve"> </w:t>
      </w:r>
      <w:r w:rsidRPr="008502D9">
        <w:rPr>
          <w:rtl/>
        </w:rPr>
        <w:t>רווחתו</w:t>
      </w:r>
      <w:r w:rsidRPr="008502D9">
        <w:rPr>
          <w:rtl/>
          <w:lang w:bidi="ar-SA"/>
        </w:rPr>
        <w:t xml:space="preserve"> </w:t>
      </w:r>
      <w:r w:rsidRPr="008502D9">
        <w:rPr>
          <w:rtl/>
        </w:rPr>
        <w:t>הנפשית</w:t>
      </w:r>
      <w:r w:rsidRPr="008502D9">
        <w:rPr>
          <w:rtl/>
          <w:lang w:bidi="ar-SA"/>
        </w:rPr>
        <w:t xml:space="preserve"> </w:t>
      </w:r>
      <w:r w:rsidRPr="008502D9">
        <w:rPr>
          <w:rtl/>
        </w:rPr>
        <w:t>של</w:t>
      </w:r>
      <w:r w:rsidRPr="008502D9">
        <w:rPr>
          <w:rtl/>
          <w:lang w:bidi="ar-SA"/>
        </w:rPr>
        <w:t xml:space="preserve"> </w:t>
      </w:r>
      <w:r w:rsidRPr="008502D9">
        <w:rPr>
          <w:rtl/>
        </w:rPr>
        <w:t>בוגר</w:t>
      </w:r>
      <w:r w:rsidRPr="008502D9">
        <w:rPr>
          <w:rtl/>
          <w:lang w:bidi="ar-SA"/>
        </w:rPr>
        <w:t xml:space="preserve"> </w:t>
      </w:r>
      <w:r w:rsidRPr="008502D9">
        <w:rPr>
          <w:rtl/>
        </w:rPr>
        <w:t>חינוך</w:t>
      </w:r>
      <w:r w:rsidRPr="008502D9">
        <w:rPr>
          <w:rtl/>
          <w:lang w:bidi="ar-SA"/>
        </w:rPr>
        <w:t xml:space="preserve"> </w:t>
      </w:r>
      <w:r w:rsidRPr="008502D9">
        <w:rPr>
          <w:rtl/>
        </w:rPr>
        <w:t>ולדורף</w:t>
      </w:r>
      <w:r w:rsidR="00451963">
        <w:rPr>
          <w:rtl/>
        </w:rPr>
        <w:t>,</w:t>
      </w:r>
      <w:r w:rsidRPr="008502D9">
        <w:rPr>
          <w:rtl/>
          <w:lang w:bidi="ar-SA"/>
        </w:rPr>
        <w:t xml:space="preserve"> </w:t>
      </w:r>
      <w:r w:rsidRPr="008502D9">
        <w:rPr>
          <w:rtl/>
        </w:rPr>
        <w:t>ממצא</w:t>
      </w:r>
      <w:r w:rsidRPr="008502D9">
        <w:rPr>
          <w:rtl/>
          <w:lang w:bidi="ar-SA"/>
        </w:rPr>
        <w:t xml:space="preserve"> </w:t>
      </w:r>
      <w:r w:rsidRPr="008502D9">
        <w:rPr>
          <w:rtl/>
        </w:rPr>
        <w:t>המתיישב</w:t>
      </w:r>
      <w:r w:rsidRPr="008502D9">
        <w:rPr>
          <w:rtl/>
          <w:lang w:bidi="ar-SA"/>
        </w:rPr>
        <w:t xml:space="preserve"> </w:t>
      </w:r>
      <w:r w:rsidRPr="008502D9">
        <w:rPr>
          <w:rtl/>
        </w:rPr>
        <w:t>עם</w:t>
      </w:r>
      <w:r w:rsidRPr="008502D9">
        <w:rPr>
          <w:rtl/>
          <w:lang w:bidi="ar-SA"/>
        </w:rPr>
        <w:t xml:space="preserve"> </w:t>
      </w:r>
      <w:r w:rsidRPr="008502D9">
        <w:rPr>
          <w:rtl/>
        </w:rPr>
        <w:t>השערת</w:t>
      </w:r>
      <w:r w:rsidRPr="008502D9">
        <w:rPr>
          <w:rtl/>
          <w:lang w:bidi="ar-SA"/>
        </w:rPr>
        <w:t xml:space="preserve"> </w:t>
      </w:r>
      <w:r w:rsidRPr="008502D9">
        <w:rPr>
          <w:rtl/>
        </w:rPr>
        <w:t>הביופיליה</w:t>
      </w:r>
      <w:r w:rsidRPr="008502D9">
        <w:rPr>
          <w:rtl/>
          <w:lang w:bidi="ar-SA"/>
        </w:rPr>
        <w:t xml:space="preserve"> </w:t>
      </w:r>
      <w:r w:rsidRPr="008502D9">
        <w:rPr>
          <w:rtl/>
        </w:rPr>
        <w:t>של</w:t>
      </w:r>
      <w:r w:rsidRPr="008502D9">
        <w:rPr>
          <w:rtl/>
          <w:lang w:bidi="ar-SA"/>
        </w:rPr>
        <w:t xml:space="preserve"> </w:t>
      </w:r>
      <w:r w:rsidRPr="008502D9">
        <w:rPr>
          <w:rtl/>
        </w:rPr>
        <w:t>סטיבן</w:t>
      </w:r>
      <w:r w:rsidRPr="008502D9">
        <w:rPr>
          <w:rtl/>
          <w:lang w:bidi="ar-SA"/>
        </w:rPr>
        <w:t xml:space="preserve"> </w:t>
      </w:r>
      <w:r w:rsidRPr="008502D9">
        <w:rPr>
          <w:rtl/>
        </w:rPr>
        <w:t>קלרט</w:t>
      </w:r>
      <w:r w:rsidRPr="008502D9">
        <w:rPr>
          <w:rtl/>
          <w:lang w:bidi="ar-SA"/>
        </w:rPr>
        <w:t xml:space="preserve"> (</w:t>
      </w:r>
      <w:r w:rsidR="00E13729">
        <w:rPr>
          <w:lang w:bidi="ar-SA"/>
        </w:rPr>
        <w:t>Kellert, 2002</w:t>
      </w:r>
      <w:r w:rsidRPr="008502D9">
        <w:rPr>
          <w:rtl/>
          <w:lang w:bidi="ar-SA"/>
        </w:rPr>
        <w:t xml:space="preserve">) </w:t>
      </w:r>
      <w:r w:rsidRPr="008502D9">
        <w:rPr>
          <w:rtl/>
        </w:rPr>
        <w:t>המזהה</w:t>
      </w:r>
      <w:r w:rsidRPr="008502D9">
        <w:rPr>
          <w:rtl/>
          <w:lang w:bidi="ar-SA"/>
        </w:rPr>
        <w:t xml:space="preserve"> </w:t>
      </w:r>
      <w:r w:rsidRPr="008502D9">
        <w:rPr>
          <w:rtl/>
        </w:rPr>
        <w:t>את</w:t>
      </w:r>
      <w:r w:rsidRPr="008502D9">
        <w:rPr>
          <w:rtl/>
          <w:lang w:bidi="ar-SA"/>
        </w:rPr>
        <w:t xml:space="preserve"> </w:t>
      </w:r>
      <w:r w:rsidRPr="008502D9">
        <w:rPr>
          <w:rtl/>
        </w:rPr>
        <w:t>המגע</w:t>
      </w:r>
      <w:r w:rsidRPr="008502D9">
        <w:rPr>
          <w:rtl/>
          <w:lang w:bidi="ar-SA"/>
        </w:rPr>
        <w:t xml:space="preserve"> </w:t>
      </w:r>
      <w:r w:rsidRPr="008502D9">
        <w:rPr>
          <w:rtl/>
        </w:rPr>
        <w:t>הישיר</w:t>
      </w:r>
      <w:r w:rsidRPr="008502D9">
        <w:rPr>
          <w:rtl/>
          <w:lang w:bidi="ar-SA"/>
        </w:rPr>
        <w:t xml:space="preserve"> </w:t>
      </w:r>
      <w:r w:rsidRPr="008502D9">
        <w:rPr>
          <w:rtl/>
        </w:rPr>
        <w:t>והמתמשך</w:t>
      </w:r>
      <w:r w:rsidRPr="008502D9">
        <w:rPr>
          <w:rtl/>
          <w:lang w:bidi="ar-SA"/>
        </w:rPr>
        <w:t xml:space="preserve"> </w:t>
      </w:r>
      <w:r w:rsidRPr="008502D9">
        <w:rPr>
          <w:rtl/>
        </w:rPr>
        <w:t>עם</w:t>
      </w:r>
      <w:r w:rsidRPr="008502D9">
        <w:rPr>
          <w:rtl/>
          <w:lang w:bidi="ar-SA"/>
        </w:rPr>
        <w:t xml:space="preserve"> </w:t>
      </w:r>
      <w:r w:rsidRPr="008502D9">
        <w:rPr>
          <w:rtl/>
        </w:rPr>
        <w:t>הטבע</w:t>
      </w:r>
      <w:r w:rsidRPr="008502D9">
        <w:rPr>
          <w:rtl/>
          <w:lang w:bidi="ar-SA"/>
        </w:rPr>
        <w:t xml:space="preserve"> </w:t>
      </w:r>
      <w:r w:rsidRPr="008502D9">
        <w:rPr>
          <w:rtl/>
        </w:rPr>
        <w:t>כבסיס</w:t>
      </w:r>
      <w:r w:rsidRPr="008502D9">
        <w:rPr>
          <w:rtl/>
          <w:lang w:bidi="ar-SA"/>
        </w:rPr>
        <w:t xml:space="preserve"> </w:t>
      </w:r>
      <w:r w:rsidRPr="008502D9">
        <w:rPr>
          <w:rtl/>
        </w:rPr>
        <w:t>ליכולות</w:t>
      </w:r>
      <w:r w:rsidRPr="008502D9">
        <w:rPr>
          <w:rtl/>
          <w:lang w:bidi="ar-SA"/>
        </w:rPr>
        <w:t xml:space="preserve"> </w:t>
      </w:r>
      <w:r w:rsidRPr="008502D9">
        <w:rPr>
          <w:rtl/>
        </w:rPr>
        <w:t>של</w:t>
      </w:r>
      <w:r w:rsidRPr="008502D9">
        <w:rPr>
          <w:rtl/>
          <w:lang w:bidi="ar-SA"/>
        </w:rPr>
        <w:t xml:space="preserve"> </w:t>
      </w:r>
      <w:r w:rsidRPr="008502D9">
        <w:rPr>
          <w:rtl/>
        </w:rPr>
        <w:t>אמפתיה</w:t>
      </w:r>
      <w:r w:rsidR="00451963">
        <w:rPr>
          <w:rtl/>
        </w:rPr>
        <w:t>,</w:t>
      </w:r>
      <w:r w:rsidRPr="008502D9">
        <w:rPr>
          <w:rtl/>
          <w:lang w:bidi="ar-SA"/>
        </w:rPr>
        <w:t xml:space="preserve"> </w:t>
      </w:r>
      <w:r w:rsidRPr="008502D9">
        <w:rPr>
          <w:rtl/>
        </w:rPr>
        <w:t>אחריות</w:t>
      </w:r>
      <w:r w:rsidRPr="008502D9">
        <w:rPr>
          <w:rtl/>
          <w:lang w:bidi="ar-SA"/>
        </w:rPr>
        <w:t xml:space="preserve"> </w:t>
      </w:r>
      <w:r w:rsidRPr="008502D9">
        <w:rPr>
          <w:rtl/>
        </w:rPr>
        <w:t>סביבתית</w:t>
      </w:r>
      <w:r w:rsidRPr="008502D9">
        <w:rPr>
          <w:rtl/>
          <w:lang w:bidi="ar-SA"/>
        </w:rPr>
        <w:t xml:space="preserve"> </w:t>
      </w:r>
      <w:r w:rsidRPr="008502D9">
        <w:rPr>
          <w:rtl/>
        </w:rPr>
        <w:t>וחשיבה</w:t>
      </w:r>
      <w:r w:rsidRPr="008502D9">
        <w:rPr>
          <w:rtl/>
          <w:lang w:bidi="ar-SA"/>
        </w:rPr>
        <w:t xml:space="preserve"> </w:t>
      </w:r>
      <w:r w:rsidRPr="008502D9">
        <w:rPr>
          <w:rtl/>
        </w:rPr>
        <w:t>מסתעפת</w:t>
      </w:r>
      <w:r w:rsidRPr="008502D9">
        <w:rPr>
          <w:rtl/>
          <w:lang w:bidi="ar-SA"/>
        </w:rPr>
        <w:t xml:space="preserve">. </w:t>
      </w:r>
      <w:r w:rsidRPr="008502D9">
        <w:rPr>
          <w:rtl/>
        </w:rPr>
        <w:t>המרואיינים</w:t>
      </w:r>
      <w:r w:rsidRPr="008502D9">
        <w:rPr>
          <w:rtl/>
          <w:lang w:bidi="ar-SA"/>
        </w:rPr>
        <w:t xml:space="preserve"> </w:t>
      </w:r>
      <w:r w:rsidRPr="008502D9">
        <w:rPr>
          <w:rtl/>
        </w:rPr>
        <w:t>מתארים</w:t>
      </w:r>
      <w:r w:rsidRPr="008502D9">
        <w:rPr>
          <w:rtl/>
          <w:lang w:bidi="ar-SA"/>
        </w:rPr>
        <w:t xml:space="preserve"> </w:t>
      </w:r>
      <w:r w:rsidRPr="008502D9">
        <w:rPr>
          <w:rtl/>
        </w:rPr>
        <w:t>הלימה</w:t>
      </w:r>
      <w:r w:rsidRPr="008502D9">
        <w:rPr>
          <w:rtl/>
          <w:lang w:bidi="ar-SA"/>
        </w:rPr>
        <w:t xml:space="preserve"> </w:t>
      </w:r>
      <w:r w:rsidRPr="008502D9">
        <w:rPr>
          <w:rtl/>
        </w:rPr>
        <w:t>מלאה</w:t>
      </w:r>
      <w:r w:rsidRPr="008502D9">
        <w:rPr>
          <w:rtl/>
          <w:lang w:bidi="ar-SA"/>
        </w:rPr>
        <w:t xml:space="preserve"> </w:t>
      </w:r>
      <w:r w:rsidRPr="008502D9">
        <w:rPr>
          <w:rtl/>
        </w:rPr>
        <w:t>לתפיסה</w:t>
      </w:r>
      <w:r w:rsidRPr="008502D9">
        <w:rPr>
          <w:rtl/>
          <w:lang w:bidi="ar-SA"/>
        </w:rPr>
        <w:t xml:space="preserve"> </w:t>
      </w:r>
      <w:r w:rsidRPr="008502D9">
        <w:rPr>
          <w:rtl/>
        </w:rPr>
        <w:t>זו</w:t>
      </w:r>
      <w:r w:rsidRPr="008502D9">
        <w:rPr>
          <w:rtl/>
          <w:lang w:bidi="ar-SA"/>
        </w:rPr>
        <w:t xml:space="preserve">; </w:t>
      </w:r>
      <w:r w:rsidR="001F39F9">
        <w:rPr>
          <w:rtl/>
        </w:rPr>
        <w:t>ח'</w:t>
      </w:r>
      <w:r w:rsidRPr="008502D9">
        <w:rPr>
          <w:rtl/>
          <w:lang w:bidi="ar-SA"/>
        </w:rPr>
        <w:t xml:space="preserve"> </w:t>
      </w:r>
      <w:r w:rsidRPr="008502D9">
        <w:rPr>
          <w:rtl/>
        </w:rPr>
        <w:t>מדגים</w:t>
      </w:r>
      <w:r w:rsidRPr="008502D9">
        <w:rPr>
          <w:rtl/>
          <w:lang w:bidi="ar-SA"/>
        </w:rPr>
        <w:t xml:space="preserve"> </w:t>
      </w:r>
      <w:r w:rsidRPr="008502D9">
        <w:rPr>
          <w:rtl/>
        </w:rPr>
        <w:t>זאת</w:t>
      </w:r>
      <w:r w:rsidRPr="008502D9">
        <w:rPr>
          <w:rtl/>
          <w:lang w:bidi="ar-SA"/>
        </w:rPr>
        <w:t xml:space="preserve"> </w:t>
      </w:r>
      <w:r w:rsidRPr="008502D9">
        <w:rPr>
          <w:rtl/>
        </w:rPr>
        <w:t>באמצעות</w:t>
      </w:r>
      <w:r w:rsidRPr="008502D9">
        <w:rPr>
          <w:rtl/>
          <w:lang w:bidi="ar-SA"/>
        </w:rPr>
        <w:t xml:space="preserve"> </w:t>
      </w:r>
      <w:r w:rsidRPr="008502D9">
        <w:rPr>
          <w:rtl/>
        </w:rPr>
        <w:t>פרויקט</w:t>
      </w:r>
      <w:r w:rsidRPr="008502D9">
        <w:rPr>
          <w:rtl/>
          <w:lang w:bidi="ar-SA"/>
        </w:rPr>
        <w:t xml:space="preserve"> </w:t>
      </w:r>
      <w:r w:rsidRPr="008502D9">
        <w:rPr>
          <w:rtl/>
        </w:rPr>
        <w:t>ה</w:t>
      </w:r>
      <w:r w:rsidRPr="008502D9">
        <w:rPr>
          <w:rtl/>
          <w:lang w:bidi="ar-SA"/>
        </w:rPr>
        <w:t>"</w:t>
      </w:r>
      <w:r w:rsidRPr="008502D9">
        <w:rPr>
          <w:rtl/>
        </w:rPr>
        <w:t>מטמורפוזה</w:t>
      </w:r>
      <w:r w:rsidRPr="008502D9">
        <w:rPr>
          <w:rtl/>
          <w:lang w:bidi="ar-SA"/>
        </w:rPr>
        <w:t xml:space="preserve">" </w:t>
      </w:r>
      <w:r w:rsidRPr="008502D9">
        <w:rPr>
          <w:rtl/>
        </w:rPr>
        <w:t>שביצע</w:t>
      </w:r>
      <w:r w:rsidRPr="008502D9">
        <w:rPr>
          <w:rtl/>
          <w:lang w:bidi="ar-SA"/>
        </w:rPr>
        <w:t xml:space="preserve"> </w:t>
      </w:r>
      <w:r w:rsidRPr="008502D9">
        <w:rPr>
          <w:rtl/>
        </w:rPr>
        <w:t>ביער</w:t>
      </w:r>
      <w:r w:rsidRPr="008502D9">
        <w:rPr>
          <w:rtl/>
          <w:lang w:bidi="ar-SA"/>
        </w:rPr>
        <w:t xml:space="preserve"> </w:t>
      </w:r>
      <w:r w:rsidRPr="008502D9">
        <w:rPr>
          <w:rtl/>
        </w:rPr>
        <w:t>בתיכון</w:t>
      </w:r>
      <w:r w:rsidR="00451963">
        <w:rPr>
          <w:rtl/>
        </w:rPr>
        <w:t>,</w:t>
      </w:r>
      <w:r w:rsidRPr="008502D9">
        <w:rPr>
          <w:rtl/>
          <w:lang w:bidi="ar-SA"/>
        </w:rPr>
        <w:t xml:space="preserve"> </w:t>
      </w:r>
      <w:r w:rsidRPr="008502D9">
        <w:rPr>
          <w:rtl/>
        </w:rPr>
        <w:t>במסגרתו</w:t>
      </w:r>
      <w:r w:rsidRPr="008502D9">
        <w:rPr>
          <w:rtl/>
          <w:lang w:bidi="ar-SA"/>
        </w:rPr>
        <w:t xml:space="preserve"> </w:t>
      </w:r>
      <w:r w:rsidRPr="008502D9">
        <w:rPr>
          <w:rtl/>
        </w:rPr>
        <w:t>הניחו</w:t>
      </w:r>
      <w:r w:rsidRPr="008502D9">
        <w:rPr>
          <w:rtl/>
          <w:lang w:bidi="ar-SA"/>
        </w:rPr>
        <w:t xml:space="preserve"> </w:t>
      </w:r>
      <w:r w:rsidRPr="008502D9">
        <w:rPr>
          <w:rtl/>
        </w:rPr>
        <w:t>אבנים</w:t>
      </w:r>
      <w:r w:rsidRPr="008502D9">
        <w:rPr>
          <w:rtl/>
          <w:lang w:bidi="ar-SA"/>
        </w:rPr>
        <w:t xml:space="preserve"> </w:t>
      </w:r>
      <w:r w:rsidRPr="008502D9">
        <w:rPr>
          <w:rtl/>
        </w:rPr>
        <w:t>על</w:t>
      </w:r>
      <w:r w:rsidRPr="008502D9">
        <w:rPr>
          <w:rtl/>
          <w:lang w:bidi="ar-SA"/>
        </w:rPr>
        <w:t xml:space="preserve"> </w:t>
      </w:r>
      <w:r w:rsidRPr="008502D9">
        <w:rPr>
          <w:rtl/>
        </w:rPr>
        <w:t>צילו</w:t>
      </w:r>
      <w:r w:rsidRPr="008502D9">
        <w:rPr>
          <w:rtl/>
          <w:lang w:bidi="ar-SA"/>
        </w:rPr>
        <w:t xml:space="preserve"> </w:t>
      </w:r>
      <w:r w:rsidRPr="008502D9">
        <w:rPr>
          <w:rtl/>
        </w:rPr>
        <w:t>של</w:t>
      </w:r>
      <w:r w:rsidRPr="008502D9">
        <w:rPr>
          <w:rtl/>
          <w:lang w:bidi="ar-SA"/>
        </w:rPr>
        <w:t xml:space="preserve"> </w:t>
      </w:r>
      <w:r w:rsidRPr="008502D9">
        <w:rPr>
          <w:rtl/>
        </w:rPr>
        <w:t>העץ</w:t>
      </w:r>
      <w:r w:rsidRPr="008502D9">
        <w:rPr>
          <w:rtl/>
          <w:lang w:bidi="ar-SA"/>
        </w:rPr>
        <w:t xml:space="preserve"> </w:t>
      </w:r>
      <w:r w:rsidRPr="008502D9">
        <w:rPr>
          <w:rtl/>
        </w:rPr>
        <w:t>ונוכחו</w:t>
      </w:r>
      <w:r w:rsidRPr="008502D9">
        <w:rPr>
          <w:rtl/>
          <w:lang w:bidi="ar-SA"/>
        </w:rPr>
        <w:t xml:space="preserve"> </w:t>
      </w:r>
      <w:r w:rsidRPr="008502D9">
        <w:rPr>
          <w:rtl/>
        </w:rPr>
        <w:t>לדעת</w:t>
      </w:r>
      <w:r w:rsidRPr="008502D9">
        <w:rPr>
          <w:rtl/>
          <w:lang w:bidi="ar-SA"/>
        </w:rPr>
        <w:t xml:space="preserve"> </w:t>
      </w:r>
      <w:r w:rsidRPr="008502D9">
        <w:rPr>
          <w:rtl/>
        </w:rPr>
        <w:t>כי</w:t>
      </w:r>
      <w:r w:rsidRPr="008502D9">
        <w:rPr>
          <w:rtl/>
          <w:lang w:bidi="ar-SA"/>
        </w:rPr>
        <w:t xml:space="preserve"> "</w:t>
      </w:r>
      <w:r w:rsidRPr="008502D9">
        <w:rPr>
          <w:rtl/>
        </w:rPr>
        <w:t>מהר</w:t>
      </w:r>
      <w:r w:rsidRPr="008502D9">
        <w:rPr>
          <w:rtl/>
          <w:lang w:bidi="ar-SA"/>
        </w:rPr>
        <w:t xml:space="preserve"> </w:t>
      </w:r>
      <w:r w:rsidRPr="008502D9">
        <w:rPr>
          <w:rtl/>
        </w:rPr>
        <w:t>מאוד</w:t>
      </w:r>
      <w:r w:rsidRPr="008502D9">
        <w:rPr>
          <w:rtl/>
          <w:lang w:bidi="ar-SA"/>
        </w:rPr>
        <w:t xml:space="preserve"> </w:t>
      </w:r>
      <w:r w:rsidRPr="008502D9">
        <w:rPr>
          <w:rtl/>
        </w:rPr>
        <w:t>הצל</w:t>
      </w:r>
      <w:r w:rsidRPr="008502D9">
        <w:rPr>
          <w:rtl/>
          <w:lang w:bidi="ar-SA"/>
        </w:rPr>
        <w:t xml:space="preserve"> </w:t>
      </w:r>
      <w:r w:rsidRPr="008502D9">
        <w:rPr>
          <w:rtl/>
        </w:rPr>
        <w:t>זז</w:t>
      </w:r>
      <w:r w:rsidRPr="008502D9">
        <w:rPr>
          <w:rtl/>
          <w:lang w:bidi="ar-SA"/>
        </w:rPr>
        <w:t xml:space="preserve"> </w:t>
      </w:r>
      <w:r w:rsidRPr="008502D9">
        <w:rPr>
          <w:rtl/>
        </w:rPr>
        <w:t>בעצם</w:t>
      </w:r>
      <w:r w:rsidRPr="008502D9">
        <w:rPr>
          <w:rtl/>
          <w:lang w:bidi="ar-SA"/>
        </w:rPr>
        <w:t xml:space="preserve">... </w:t>
      </w:r>
      <w:r w:rsidRPr="008502D9">
        <w:rPr>
          <w:rtl/>
        </w:rPr>
        <w:t>הבנו</w:t>
      </w:r>
      <w:r w:rsidRPr="008502D9">
        <w:rPr>
          <w:rtl/>
          <w:lang w:bidi="ar-SA"/>
        </w:rPr>
        <w:t xml:space="preserve"> </w:t>
      </w:r>
      <w:r w:rsidRPr="008502D9">
        <w:rPr>
          <w:rtl/>
        </w:rPr>
        <w:t>שאפשר</w:t>
      </w:r>
      <w:r w:rsidRPr="008502D9">
        <w:rPr>
          <w:rtl/>
          <w:lang w:bidi="ar-SA"/>
        </w:rPr>
        <w:t xml:space="preserve"> </w:t>
      </w:r>
      <w:r w:rsidRPr="008502D9">
        <w:rPr>
          <w:rtl/>
        </w:rPr>
        <w:t>לתפוס</w:t>
      </w:r>
      <w:r w:rsidRPr="008502D9">
        <w:rPr>
          <w:rtl/>
          <w:lang w:bidi="ar-SA"/>
        </w:rPr>
        <w:t xml:space="preserve"> </w:t>
      </w:r>
      <w:r w:rsidRPr="008502D9">
        <w:rPr>
          <w:rtl/>
        </w:rPr>
        <w:t>רק</w:t>
      </w:r>
      <w:r w:rsidRPr="008502D9">
        <w:rPr>
          <w:rtl/>
          <w:lang w:bidi="ar-SA"/>
        </w:rPr>
        <w:t xml:space="preserve"> </w:t>
      </w:r>
      <w:r w:rsidRPr="008502D9">
        <w:rPr>
          <w:rtl/>
        </w:rPr>
        <w:t>רגע</w:t>
      </w:r>
      <w:r w:rsidRPr="008502D9">
        <w:rPr>
          <w:rtl/>
          <w:lang w:bidi="ar-SA"/>
        </w:rPr>
        <w:t xml:space="preserve"> </w:t>
      </w:r>
      <w:r w:rsidRPr="008502D9">
        <w:rPr>
          <w:rtl/>
        </w:rPr>
        <w:t>אחד</w:t>
      </w:r>
      <w:r w:rsidRPr="008502D9">
        <w:rPr>
          <w:rtl/>
          <w:lang w:bidi="ar-SA"/>
        </w:rPr>
        <w:t xml:space="preserve"> </w:t>
      </w:r>
      <w:r w:rsidRPr="008502D9">
        <w:rPr>
          <w:rtl/>
        </w:rPr>
        <w:t>בתוך</w:t>
      </w:r>
      <w:r w:rsidRPr="008502D9">
        <w:rPr>
          <w:rtl/>
          <w:lang w:bidi="ar-SA"/>
        </w:rPr>
        <w:t xml:space="preserve"> </w:t>
      </w:r>
      <w:r w:rsidRPr="008502D9">
        <w:rPr>
          <w:rtl/>
        </w:rPr>
        <w:t>הדבר</w:t>
      </w:r>
      <w:r w:rsidRPr="008502D9">
        <w:rPr>
          <w:rtl/>
          <w:lang w:bidi="ar-SA"/>
        </w:rPr>
        <w:t xml:space="preserve"> </w:t>
      </w:r>
      <w:r w:rsidRPr="008502D9">
        <w:rPr>
          <w:rtl/>
        </w:rPr>
        <w:t>הזה</w:t>
      </w:r>
      <w:r w:rsidRPr="008502D9">
        <w:rPr>
          <w:rtl/>
          <w:lang w:bidi="ar-SA"/>
        </w:rPr>
        <w:t>"</w:t>
      </w:r>
      <w:r w:rsidR="00451963">
        <w:rPr>
          <w:rtl/>
        </w:rPr>
        <w:t>,</w:t>
      </w:r>
      <w:r w:rsidRPr="008502D9">
        <w:rPr>
          <w:rtl/>
          <w:lang w:bidi="ar-SA"/>
        </w:rPr>
        <w:t xml:space="preserve"> </w:t>
      </w:r>
      <w:r w:rsidRPr="008502D9">
        <w:rPr>
          <w:rtl/>
        </w:rPr>
        <w:t>דבר</w:t>
      </w:r>
      <w:r w:rsidRPr="008502D9">
        <w:rPr>
          <w:rtl/>
          <w:lang w:bidi="ar-SA"/>
        </w:rPr>
        <w:t xml:space="preserve"> </w:t>
      </w:r>
      <w:r w:rsidRPr="008502D9">
        <w:rPr>
          <w:rtl/>
        </w:rPr>
        <w:t>שהמחיש</w:t>
      </w:r>
      <w:r w:rsidRPr="008502D9">
        <w:rPr>
          <w:rtl/>
          <w:lang w:bidi="ar-SA"/>
        </w:rPr>
        <w:t xml:space="preserve"> </w:t>
      </w:r>
      <w:r w:rsidRPr="008502D9">
        <w:rPr>
          <w:rtl/>
        </w:rPr>
        <w:t>בצורה</w:t>
      </w:r>
      <w:r w:rsidRPr="008502D9">
        <w:rPr>
          <w:rtl/>
          <w:lang w:bidi="ar-SA"/>
        </w:rPr>
        <w:t xml:space="preserve"> </w:t>
      </w:r>
      <w:r w:rsidRPr="008502D9">
        <w:rPr>
          <w:rtl/>
        </w:rPr>
        <w:t>אסתטית</w:t>
      </w:r>
      <w:r w:rsidRPr="008502D9">
        <w:rPr>
          <w:rtl/>
          <w:lang w:bidi="ar-SA"/>
        </w:rPr>
        <w:t xml:space="preserve"> </w:t>
      </w:r>
      <w:r w:rsidRPr="008502D9">
        <w:rPr>
          <w:rtl/>
        </w:rPr>
        <w:t>וחווייתית</w:t>
      </w:r>
      <w:r w:rsidRPr="008502D9">
        <w:rPr>
          <w:rtl/>
          <w:lang w:bidi="ar-SA"/>
        </w:rPr>
        <w:t xml:space="preserve"> </w:t>
      </w:r>
      <w:r w:rsidRPr="008502D9">
        <w:rPr>
          <w:rtl/>
        </w:rPr>
        <w:t>את</w:t>
      </w:r>
      <w:r w:rsidRPr="008502D9">
        <w:rPr>
          <w:rtl/>
          <w:lang w:bidi="ar-SA"/>
        </w:rPr>
        <w:t xml:space="preserve"> </w:t>
      </w:r>
      <w:r w:rsidRPr="008502D9">
        <w:rPr>
          <w:rtl/>
        </w:rPr>
        <w:t>חוקי</w:t>
      </w:r>
      <w:r w:rsidRPr="008502D9">
        <w:rPr>
          <w:rtl/>
          <w:lang w:bidi="ar-SA"/>
        </w:rPr>
        <w:t xml:space="preserve"> </w:t>
      </w:r>
      <w:r w:rsidRPr="008502D9">
        <w:rPr>
          <w:rtl/>
        </w:rPr>
        <w:t>ההשתנות</w:t>
      </w:r>
      <w:r w:rsidRPr="008502D9">
        <w:rPr>
          <w:rtl/>
          <w:lang w:bidi="ar-SA"/>
        </w:rPr>
        <w:t xml:space="preserve"> </w:t>
      </w:r>
      <w:r w:rsidRPr="008502D9">
        <w:rPr>
          <w:rtl/>
        </w:rPr>
        <w:t>הקבועים</w:t>
      </w:r>
      <w:r w:rsidRPr="008502D9">
        <w:rPr>
          <w:rtl/>
          <w:lang w:bidi="ar-SA"/>
        </w:rPr>
        <w:t xml:space="preserve"> </w:t>
      </w:r>
      <w:r w:rsidRPr="008502D9">
        <w:rPr>
          <w:rtl/>
        </w:rPr>
        <w:t>בטבע</w:t>
      </w:r>
      <w:r w:rsidRPr="008502D9">
        <w:rPr>
          <w:rtl/>
          <w:lang w:bidi="ar-SA"/>
        </w:rPr>
        <w:t xml:space="preserve">. </w:t>
      </w:r>
      <w:r w:rsidR="00F376A6">
        <w:rPr>
          <w:rtl/>
        </w:rPr>
        <w:t>ע'</w:t>
      </w:r>
      <w:r w:rsidRPr="008502D9">
        <w:rPr>
          <w:rtl/>
          <w:lang w:bidi="ar-SA"/>
        </w:rPr>
        <w:t xml:space="preserve"> </w:t>
      </w:r>
      <w:r w:rsidRPr="008502D9">
        <w:rPr>
          <w:rtl/>
        </w:rPr>
        <w:t>מחזק</w:t>
      </w:r>
      <w:r w:rsidRPr="008502D9">
        <w:rPr>
          <w:rtl/>
          <w:lang w:bidi="ar-SA"/>
        </w:rPr>
        <w:t xml:space="preserve"> </w:t>
      </w:r>
      <w:r w:rsidRPr="008502D9">
        <w:rPr>
          <w:rtl/>
        </w:rPr>
        <w:t>ממצא</w:t>
      </w:r>
      <w:r w:rsidRPr="008502D9">
        <w:rPr>
          <w:rtl/>
          <w:lang w:bidi="ar-SA"/>
        </w:rPr>
        <w:t xml:space="preserve"> </w:t>
      </w:r>
      <w:r w:rsidRPr="008502D9">
        <w:rPr>
          <w:rtl/>
        </w:rPr>
        <w:t>זה</w:t>
      </w:r>
      <w:r w:rsidRPr="008502D9">
        <w:rPr>
          <w:rtl/>
          <w:lang w:bidi="ar-SA"/>
        </w:rPr>
        <w:t xml:space="preserve"> </w:t>
      </w:r>
      <w:r w:rsidRPr="008502D9">
        <w:rPr>
          <w:rtl/>
        </w:rPr>
        <w:t>ומציין</w:t>
      </w:r>
      <w:r w:rsidRPr="008502D9">
        <w:rPr>
          <w:rtl/>
          <w:lang w:bidi="ar-SA"/>
        </w:rPr>
        <w:t xml:space="preserve"> </w:t>
      </w:r>
      <w:r w:rsidRPr="008502D9">
        <w:rPr>
          <w:rtl/>
        </w:rPr>
        <w:t>כי</w:t>
      </w:r>
      <w:r w:rsidRPr="008502D9">
        <w:rPr>
          <w:rtl/>
          <w:lang w:bidi="ar-SA"/>
        </w:rPr>
        <w:t xml:space="preserve"> </w:t>
      </w:r>
      <w:r w:rsidRPr="008502D9">
        <w:rPr>
          <w:rtl/>
        </w:rPr>
        <w:t>הלמידה</w:t>
      </w:r>
      <w:r w:rsidRPr="008502D9">
        <w:rPr>
          <w:rtl/>
          <w:lang w:bidi="ar-SA"/>
        </w:rPr>
        <w:t xml:space="preserve"> </w:t>
      </w:r>
      <w:r w:rsidRPr="008502D9">
        <w:rPr>
          <w:rtl/>
        </w:rPr>
        <w:t>בוולדורף</w:t>
      </w:r>
      <w:r w:rsidRPr="008502D9">
        <w:rPr>
          <w:rtl/>
          <w:lang w:bidi="ar-SA"/>
        </w:rPr>
        <w:t xml:space="preserve"> "</w:t>
      </w:r>
      <w:r w:rsidRPr="008502D9">
        <w:rPr>
          <w:rtl/>
        </w:rPr>
        <w:t>מתחילה</w:t>
      </w:r>
      <w:r w:rsidRPr="008502D9">
        <w:rPr>
          <w:rtl/>
          <w:lang w:bidi="ar-SA"/>
        </w:rPr>
        <w:t xml:space="preserve"> </w:t>
      </w:r>
      <w:r w:rsidRPr="008502D9">
        <w:rPr>
          <w:rtl/>
        </w:rPr>
        <w:t>ב</w:t>
      </w:r>
      <w:r w:rsidRPr="008502D9">
        <w:rPr>
          <w:rtl/>
          <w:lang w:bidi="ar-SA"/>
        </w:rPr>
        <w:t xml:space="preserve"> </w:t>
      </w:r>
      <w:r w:rsidRPr="008502D9">
        <w:rPr>
          <w:rtl/>
        </w:rPr>
        <w:t>שבכניסה</w:t>
      </w:r>
      <w:r w:rsidRPr="008502D9">
        <w:rPr>
          <w:rtl/>
          <w:lang w:bidi="ar-SA"/>
        </w:rPr>
        <w:t xml:space="preserve"> </w:t>
      </w:r>
      <w:r w:rsidRPr="008502D9">
        <w:rPr>
          <w:rtl/>
        </w:rPr>
        <w:t>לגוף</w:t>
      </w:r>
      <w:r w:rsidRPr="008502D9">
        <w:rPr>
          <w:rtl/>
          <w:lang w:bidi="ar-SA"/>
        </w:rPr>
        <w:t xml:space="preserve"> </w:t>
      </w:r>
      <w:r w:rsidRPr="008502D9">
        <w:rPr>
          <w:rtl/>
        </w:rPr>
        <w:t>ולא</w:t>
      </w:r>
      <w:r w:rsidRPr="008502D9">
        <w:rPr>
          <w:rtl/>
          <w:lang w:bidi="ar-SA"/>
        </w:rPr>
        <w:t xml:space="preserve">... </w:t>
      </w:r>
      <w:r w:rsidRPr="008502D9">
        <w:rPr>
          <w:rtl/>
        </w:rPr>
        <w:t>דרך</w:t>
      </w:r>
      <w:r w:rsidRPr="008502D9">
        <w:rPr>
          <w:rtl/>
          <w:lang w:bidi="ar-SA"/>
        </w:rPr>
        <w:t xml:space="preserve"> </w:t>
      </w:r>
      <w:r w:rsidRPr="008502D9">
        <w:rPr>
          <w:rtl/>
        </w:rPr>
        <w:t>הראש</w:t>
      </w:r>
      <w:r w:rsidRPr="008502D9">
        <w:rPr>
          <w:rtl/>
          <w:lang w:bidi="ar-SA"/>
        </w:rPr>
        <w:t>"</w:t>
      </w:r>
      <w:r w:rsidR="00451963">
        <w:rPr>
          <w:rtl/>
        </w:rPr>
        <w:t>,</w:t>
      </w:r>
      <w:r w:rsidRPr="008502D9">
        <w:rPr>
          <w:rtl/>
          <w:lang w:bidi="ar-SA"/>
        </w:rPr>
        <w:t xml:space="preserve"> </w:t>
      </w:r>
      <w:r w:rsidRPr="008502D9">
        <w:rPr>
          <w:rtl/>
        </w:rPr>
        <w:t>מה</w:t>
      </w:r>
      <w:r w:rsidRPr="008502D9">
        <w:rPr>
          <w:rtl/>
          <w:lang w:bidi="ar-SA"/>
        </w:rPr>
        <w:t xml:space="preserve"> </w:t>
      </w:r>
      <w:r w:rsidRPr="008502D9">
        <w:rPr>
          <w:rtl/>
        </w:rPr>
        <w:t>שמקנה</w:t>
      </w:r>
      <w:r w:rsidRPr="008502D9">
        <w:rPr>
          <w:rtl/>
          <w:lang w:bidi="ar-SA"/>
        </w:rPr>
        <w:t xml:space="preserve"> </w:t>
      </w:r>
      <w:r w:rsidRPr="008502D9">
        <w:rPr>
          <w:rtl/>
        </w:rPr>
        <w:t>לבוגרים</w:t>
      </w:r>
      <w:r w:rsidRPr="008502D9">
        <w:rPr>
          <w:rtl/>
          <w:lang w:bidi="ar-SA"/>
        </w:rPr>
        <w:t xml:space="preserve"> </w:t>
      </w:r>
      <w:r w:rsidRPr="008502D9">
        <w:rPr>
          <w:rtl/>
        </w:rPr>
        <w:t>אפשרות</w:t>
      </w:r>
      <w:r w:rsidRPr="008502D9">
        <w:rPr>
          <w:rtl/>
          <w:lang w:bidi="ar-SA"/>
        </w:rPr>
        <w:t xml:space="preserve"> </w:t>
      </w:r>
      <w:r w:rsidRPr="008502D9">
        <w:rPr>
          <w:rtl/>
        </w:rPr>
        <w:t>לחוות</w:t>
      </w:r>
      <w:r w:rsidRPr="008502D9">
        <w:rPr>
          <w:rtl/>
          <w:lang w:bidi="ar-SA"/>
        </w:rPr>
        <w:t xml:space="preserve"> </w:t>
      </w:r>
      <w:r w:rsidRPr="008502D9">
        <w:rPr>
          <w:rtl/>
        </w:rPr>
        <w:t>את</w:t>
      </w:r>
      <w:r w:rsidRPr="008502D9">
        <w:rPr>
          <w:rtl/>
          <w:lang w:bidi="ar-SA"/>
        </w:rPr>
        <w:t xml:space="preserve"> </w:t>
      </w:r>
      <w:r w:rsidRPr="008502D9">
        <w:rPr>
          <w:rtl/>
        </w:rPr>
        <w:t>העולם</w:t>
      </w:r>
      <w:r w:rsidRPr="008502D9">
        <w:rPr>
          <w:rtl/>
          <w:lang w:bidi="ar-SA"/>
        </w:rPr>
        <w:t xml:space="preserve"> </w:t>
      </w:r>
      <w:r w:rsidRPr="008502D9">
        <w:rPr>
          <w:rtl/>
        </w:rPr>
        <w:t>באופן</w:t>
      </w:r>
      <w:r w:rsidRPr="008502D9">
        <w:rPr>
          <w:rtl/>
          <w:lang w:bidi="ar-SA"/>
        </w:rPr>
        <w:t xml:space="preserve"> </w:t>
      </w:r>
      <w:r w:rsidRPr="008502D9">
        <w:rPr>
          <w:rtl/>
        </w:rPr>
        <w:t>בלתי</w:t>
      </w:r>
      <w:r w:rsidRPr="008502D9">
        <w:rPr>
          <w:rtl/>
          <w:lang w:bidi="ar-SA"/>
        </w:rPr>
        <w:t xml:space="preserve"> </w:t>
      </w:r>
      <w:r w:rsidRPr="008502D9">
        <w:rPr>
          <w:rtl/>
        </w:rPr>
        <w:t>אמצעי</w:t>
      </w:r>
      <w:r w:rsidRPr="008502D9">
        <w:rPr>
          <w:rtl/>
          <w:lang w:bidi="ar-SA"/>
        </w:rPr>
        <w:t xml:space="preserve"> </w:t>
      </w:r>
      <w:r w:rsidRPr="008502D9">
        <w:rPr>
          <w:rtl/>
        </w:rPr>
        <w:t>דרך</w:t>
      </w:r>
      <w:r w:rsidRPr="008502D9">
        <w:rPr>
          <w:rtl/>
          <w:lang w:bidi="ar-SA"/>
        </w:rPr>
        <w:t xml:space="preserve"> </w:t>
      </w:r>
      <w:r w:rsidRPr="008502D9">
        <w:rPr>
          <w:rtl/>
        </w:rPr>
        <w:t>הגוף</w:t>
      </w:r>
      <w:r w:rsidRPr="008502D9">
        <w:rPr>
          <w:rtl/>
          <w:lang w:bidi="ar-SA"/>
        </w:rPr>
        <w:t xml:space="preserve"> </w:t>
      </w:r>
      <w:r w:rsidRPr="008502D9">
        <w:rPr>
          <w:rtl/>
        </w:rPr>
        <w:t>ואמון</w:t>
      </w:r>
      <w:r w:rsidRPr="008502D9">
        <w:rPr>
          <w:rtl/>
          <w:lang w:bidi="ar-SA"/>
        </w:rPr>
        <w:t xml:space="preserve"> </w:t>
      </w:r>
      <w:r w:rsidRPr="008502D9">
        <w:rPr>
          <w:rtl/>
        </w:rPr>
        <w:t>בקצב</w:t>
      </w:r>
      <w:r w:rsidRPr="008502D9">
        <w:rPr>
          <w:rtl/>
          <w:lang w:bidi="ar-SA"/>
        </w:rPr>
        <w:t xml:space="preserve"> </w:t>
      </w:r>
      <w:r w:rsidRPr="008502D9">
        <w:rPr>
          <w:rtl/>
        </w:rPr>
        <w:t>הטבעי</w:t>
      </w:r>
      <w:r w:rsidRPr="008502D9">
        <w:rPr>
          <w:rtl/>
          <w:lang w:bidi="ar-SA"/>
        </w:rPr>
        <w:t xml:space="preserve"> </w:t>
      </w:r>
      <w:r w:rsidRPr="008502D9">
        <w:rPr>
          <w:rtl/>
        </w:rPr>
        <w:t>של</w:t>
      </w:r>
      <w:r w:rsidRPr="008502D9">
        <w:rPr>
          <w:rtl/>
          <w:lang w:bidi="ar-SA"/>
        </w:rPr>
        <w:t xml:space="preserve"> </w:t>
      </w:r>
      <w:r w:rsidRPr="008502D9">
        <w:rPr>
          <w:rtl/>
        </w:rPr>
        <w:t>החיים</w:t>
      </w:r>
      <w:r w:rsidRPr="008502D9">
        <w:rPr>
          <w:rtl/>
          <w:lang w:bidi="ar-SA"/>
        </w:rPr>
        <w:t xml:space="preserve">. </w:t>
      </w:r>
      <w:r w:rsidR="008234EC">
        <w:rPr>
          <w:rtl/>
        </w:rPr>
        <w:t>ד'</w:t>
      </w:r>
      <w:r w:rsidRPr="008502D9">
        <w:rPr>
          <w:rtl/>
          <w:lang w:bidi="ar-SA"/>
        </w:rPr>
        <w:t xml:space="preserve"> </w:t>
      </w:r>
      <w:r w:rsidRPr="008502D9">
        <w:rPr>
          <w:rtl/>
        </w:rPr>
        <w:t>מתארת</w:t>
      </w:r>
      <w:r w:rsidRPr="008502D9">
        <w:rPr>
          <w:rtl/>
          <w:lang w:bidi="ar-SA"/>
        </w:rPr>
        <w:t xml:space="preserve"> </w:t>
      </w:r>
      <w:r w:rsidRPr="008502D9">
        <w:rPr>
          <w:rtl/>
        </w:rPr>
        <w:t>את</w:t>
      </w:r>
      <w:r w:rsidRPr="008502D9">
        <w:rPr>
          <w:rtl/>
          <w:lang w:bidi="ar-SA"/>
        </w:rPr>
        <w:t xml:space="preserve"> </w:t>
      </w:r>
      <w:r w:rsidRPr="008502D9">
        <w:rPr>
          <w:rtl/>
        </w:rPr>
        <w:t>יכולתה</w:t>
      </w:r>
      <w:r w:rsidRPr="008502D9">
        <w:rPr>
          <w:rtl/>
          <w:lang w:bidi="ar-SA"/>
        </w:rPr>
        <w:t xml:space="preserve"> </w:t>
      </w:r>
      <w:r w:rsidRPr="008502D9">
        <w:rPr>
          <w:rtl/>
        </w:rPr>
        <w:t>להיכנס</w:t>
      </w:r>
      <w:r w:rsidRPr="008502D9">
        <w:rPr>
          <w:rtl/>
          <w:lang w:bidi="ar-SA"/>
        </w:rPr>
        <w:t xml:space="preserve"> </w:t>
      </w:r>
      <w:r w:rsidRPr="008502D9">
        <w:rPr>
          <w:rtl/>
        </w:rPr>
        <w:t>ל</w:t>
      </w:r>
      <w:r w:rsidRPr="008502D9">
        <w:rPr>
          <w:rtl/>
          <w:lang w:bidi="ar-SA"/>
        </w:rPr>
        <w:t>"</w:t>
      </w:r>
      <w:r w:rsidRPr="008502D9">
        <w:rPr>
          <w:rtl/>
        </w:rPr>
        <w:t>יראת</w:t>
      </w:r>
      <w:r w:rsidRPr="008502D9">
        <w:rPr>
          <w:rtl/>
          <w:lang w:bidi="ar-SA"/>
        </w:rPr>
        <w:t xml:space="preserve"> </w:t>
      </w:r>
      <w:r w:rsidRPr="008502D9">
        <w:rPr>
          <w:rtl/>
        </w:rPr>
        <w:t>כבוד</w:t>
      </w:r>
      <w:r w:rsidRPr="008502D9">
        <w:rPr>
          <w:rtl/>
          <w:lang w:bidi="ar-SA"/>
        </w:rPr>
        <w:t>" (</w:t>
      </w:r>
      <w:r w:rsidR="00E13729" w:rsidRPr="00E13729">
        <w:rPr>
          <w:lang w:bidi="ar-SA"/>
        </w:rPr>
        <w:t>Reverence</w:t>
      </w:r>
      <w:r w:rsidRPr="008502D9">
        <w:rPr>
          <w:rtl/>
          <w:lang w:bidi="ar-SA"/>
        </w:rPr>
        <w:t xml:space="preserve">) </w:t>
      </w:r>
      <w:r w:rsidRPr="008502D9">
        <w:rPr>
          <w:rtl/>
        </w:rPr>
        <w:t>בצורה</w:t>
      </w:r>
      <w:r w:rsidRPr="008502D9">
        <w:rPr>
          <w:rtl/>
          <w:lang w:bidi="ar-SA"/>
        </w:rPr>
        <w:t xml:space="preserve"> </w:t>
      </w:r>
      <w:r w:rsidRPr="008502D9">
        <w:rPr>
          <w:rtl/>
        </w:rPr>
        <w:t>מיידית</w:t>
      </w:r>
      <w:r w:rsidRPr="008502D9">
        <w:rPr>
          <w:rtl/>
          <w:lang w:bidi="ar-SA"/>
        </w:rPr>
        <w:t xml:space="preserve"> </w:t>
      </w:r>
      <w:r w:rsidRPr="008502D9">
        <w:rPr>
          <w:rtl/>
        </w:rPr>
        <w:t>מתוך</w:t>
      </w:r>
      <w:r w:rsidRPr="008502D9">
        <w:rPr>
          <w:rtl/>
          <w:lang w:bidi="ar-SA"/>
        </w:rPr>
        <w:t xml:space="preserve"> </w:t>
      </w:r>
      <w:r w:rsidRPr="008502D9">
        <w:rPr>
          <w:rtl/>
        </w:rPr>
        <w:t>התבוננות</w:t>
      </w:r>
      <w:r w:rsidRPr="008502D9">
        <w:rPr>
          <w:rtl/>
          <w:lang w:bidi="ar-SA"/>
        </w:rPr>
        <w:t xml:space="preserve"> </w:t>
      </w:r>
      <w:r w:rsidRPr="008502D9">
        <w:rPr>
          <w:rtl/>
        </w:rPr>
        <w:t>בטבע</w:t>
      </w:r>
      <w:r w:rsidRPr="008502D9">
        <w:rPr>
          <w:rtl/>
          <w:lang w:bidi="ar-SA"/>
        </w:rPr>
        <w:t xml:space="preserve"> </w:t>
      </w:r>
      <w:r w:rsidRPr="008502D9">
        <w:rPr>
          <w:rtl/>
        </w:rPr>
        <w:t>או</w:t>
      </w:r>
      <w:r w:rsidRPr="008502D9">
        <w:rPr>
          <w:rtl/>
          <w:lang w:bidi="ar-SA"/>
        </w:rPr>
        <w:t xml:space="preserve"> </w:t>
      </w:r>
      <w:r w:rsidRPr="008502D9">
        <w:rPr>
          <w:rtl/>
        </w:rPr>
        <w:t>הקשבה</w:t>
      </w:r>
      <w:r w:rsidRPr="008502D9">
        <w:rPr>
          <w:rtl/>
          <w:lang w:bidi="ar-SA"/>
        </w:rPr>
        <w:t xml:space="preserve"> </w:t>
      </w:r>
      <w:r w:rsidRPr="008502D9">
        <w:rPr>
          <w:rtl/>
        </w:rPr>
        <w:t>למוזיקה</w:t>
      </w:r>
      <w:r w:rsidRPr="008502D9">
        <w:rPr>
          <w:rtl/>
          <w:lang w:bidi="ar-SA"/>
        </w:rPr>
        <w:t xml:space="preserve"> </w:t>
      </w:r>
      <w:r w:rsidRPr="008502D9">
        <w:rPr>
          <w:rtl/>
        </w:rPr>
        <w:t>כמתנה</w:t>
      </w:r>
      <w:r w:rsidRPr="008502D9">
        <w:rPr>
          <w:rtl/>
          <w:lang w:bidi="ar-SA"/>
        </w:rPr>
        <w:t xml:space="preserve"> </w:t>
      </w:r>
      <w:r w:rsidRPr="008502D9">
        <w:rPr>
          <w:rtl/>
        </w:rPr>
        <w:t>הגדולה</w:t>
      </w:r>
      <w:r w:rsidRPr="008502D9">
        <w:rPr>
          <w:rtl/>
          <w:lang w:bidi="ar-SA"/>
        </w:rPr>
        <w:t xml:space="preserve"> </w:t>
      </w:r>
      <w:r w:rsidRPr="008502D9">
        <w:rPr>
          <w:rtl/>
        </w:rPr>
        <w:t>ביותר</w:t>
      </w:r>
      <w:r w:rsidRPr="008502D9">
        <w:rPr>
          <w:rtl/>
          <w:lang w:bidi="ar-SA"/>
        </w:rPr>
        <w:t xml:space="preserve"> </w:t>
      </w:r>
      <w:r w:rsidRPr="008502D9">
        <w:rPr>
          <w:rtl/>
        </w:rPr>
        <w:t>שקיבלה</w:t>
      </w:r>
      <w:r w:rsidRPr="008502D9">
        <w:rPr>
          <w:rtl/>
          <w:lang w:bidi="ar-SA"/>
        </w:rPr>
        <w:t xml:space="preserve"> </w:t>
      </w:r>
      <w:r w:rsidRPr="008502D9">
        <w:rPr>
          <w:rtl/>
        </w:rPr>
        <w:t>מהחינוך</w:t>
      </w:r>
      <w:r w:rsidR="00451963">
        <w:rPr>
          <w:rtl/>
        </w:rPr>
        <w:t>,</w:t>
      </w:r>
      <w:r w:rsidRPr="008502D9">
        <w:rPr>
          <w:rtl/>
          <w:lang w:bidi="ar-SA"/>
        </w:rPr>
        <w:t xml:space="preserve"> </w:t>
      </w:r>
      <w:r w:rsidRPr="008502D9">
        <w:rPr>
          <w:rtl/>
        </w:rPr>
        <w:t>כלי</w:t>
      </w:r>
      <w:r w:rsidRPr="008502D9">
        <w:rPr>
          <w:rtl/>
          <w:lang w:bidi="ar-SA"/>
        </w:rPr>
        <w:t xml:space="preserve"> </w:t>
      </w:r>
      <w:r w:rsidRPr="008502D9">
        <w:rPr>
          <w:rtl/>
        </w:rPr>
        <w:t>המעניק</w:t>
      </w:r>
      <w:r w:rsidRPr="008502D9">
        <w:rPr>
          <w:rtl/>
          <w:lang w:bidi="ar-SA"/>
        </w:rPr>
        <w:t xml:space="preserve"> </w:t>
      </w:r>
      <w:r w:rsidRPr="008502D9">
        <w:rPr>
          <w:rtl/>
        </w:rPr>
        <w:t>לה</w:t>
      </w:r>
      <w:r w:rsidRPr="008502D9">
        <w:rPr>
          <w:rtl/>
          <w:lang w:bidi="ar-SA"/>
        </w:rPr>
        <w:t xml:space="preserve"> </w:t>
      </w:r>
      <w:r w:rsidRPr="008502D9">
        <w:rPr>
          <w:rtl/>
        </w:rPr>
        <w:t>איזון</w:t>
      </w:r>
      <w:r w:rsidRPr="008502D9">
        <w:rPr>
          <w:rtl/>
          <w:lang w:bidi="ar-SA"/>
        </w:rPr>
        <w:t xml:space="preserve"> </w:t>
      </w:r>
      <w:r w:rsidRPr="008502D9">
        <w:rPr>
          <w:rtl/>
        </w:rPr>
        <w:t>פנימי</w:t>
      </w:r>
      <w:r w:rsidRPr="008502D9">
        <w:rPr>
          <w:rtl/>
          <w:lang w:bidi="ar-SA"/>
        </w:rPr>
        <w:t xml:space="preserve"> </w:t>
      </w:r>
      <w:r w:rsidRPr="008502D9">
        <w:rPr>
          <w:rtl/>
        </w:rPr>
        <w:t>ומאפשר</w:t>
      </w:r>
      <w:r w:rsidRPr="008502D9">
        <w:rPr>
          <w:rtl/>
          <w:lang w:bidi="ar-SA"/>
        </w:rPr>
        <w:t xml:space="preserve"> </w:t>
      </w:r>
      <w:r w:rsidRPr="008502D9">
        <w:rPr>
          <w:rtl/>
        </w:rPr>
        <w:t>לה</w:t>
      </w:r>
      <w:r w:rsidRPr="008502D9">
        <w:rPr>
          <w:rtl/>
          <w:lang w:bidi="ar-SA"/>
        </w:rPr>
        <w:t xml:space="preserve"> </w:t>
      </w:r>
      <w:r w:rsidRPr="008502D9">
        <w:rPr>
          <w:rtl/>
        </w:rPr>
        <w:t>לבצע</w:t>
      </w:r>
      <w:r w:rsidRPr="008502D9">
        <w:rPr>
          <w:rtl/>
          <w:lang w:bidi="ar-SA"/>
        </w:rPr>
        <w:t xml:space="preserve"> </w:t>
      </w:r>
      <w:r w:rsidRPr="008502D9">
        <w:rPr>
          <w:rtl/>
        </w:rPr>
        <w:t>עבודה</w:t>
      </w:r>
      <w:r w:rsidRPr="008502D9">
        <w:rPr>
          <w:rtl/>
          <w:lang w:bidi="ar-SA"/>
        </w:rPr>
        <w:t xml:space="preserve"> </w:t>
      </w:r>
      <w:r w:rsidRPr="008502D9">
        <w:rPr>
          <w:rtl/>
        </w:rPr>
        <w:t>פנימית</w:t>
      </w:r>
      <w:r w:rsidRPr="008502D9">
        <w:rPr>
          <w:rtl/>
          <w:lang w:bidi="ar-SA"/>
        </w:rPr>
        <w:t xml:space="preserve"> </w:t>
      </w:r>
      <w:r w:rsidRPr="008502D9">
        <w:rPr>
          <w:rtl/>
        </w:rPr>
        <w:t>משמעותית</w:t>
      </w:r>
      <w:r w:rsidRPr="008502D9">
        <w:rPr>
          <w:rtl/>
          <w:lang w:bidi="ar-SA"/>
        </w:rPr>
        <w:t xml:space="preserve"> </w:t>
      </w:r>
      <w:r w:rsidRPr="008502D9">
        <w:rPr>
          <w:rtl/>
        </w:rPr>
        <w:t>במהלך</w:t>
      </w:r>
      <w:r w:rsidRPr="008502D9">
        <w:rPr>
          <w:rtl/>
          <w:lang w:bidi="ar-SA"/>
        </w:rPr>
        <w:t xml:space="preserve"> </w:t>
      </w:r>
      <w:r w:rsidRPr="008502D9">
        <w:rPr>
          <w:rtl/>
        </w:rPr>
        <w:t>חייה</w:t>
      </w:r>
      <w:r w:rsidRPr="008502D9">
        <w:rPr>
          <w:rtl/>
          <w:lang w:bidi="ar-SA"/>
        </w:rPr>
        <w:t xml:space="preserve"> </w:t>
      </w:r>
      <w:r w:rsidRPr="008502D9">
        <w:rPr>
          <w:rtl/>
        </w:rPr>
        <w:t>הבוגרים</w:t>
      </w:r>
      <w:r w:rsidRPr="008502D9">
        <w:rPr>
          <w:rtl/>
          <w:lang w:bidi="ar-SA"/>
        </w:rPr>
        <w:t xml:space="preserve">. </w:t>
      </w:r>
      <w:r w:rsidRPr="008502D9">
        <w:rPr>
          <w:rtl/>
        </w:rPr>
        <w:t>יתר</w:t>
      </w:r>
      <w:r w:rsidRPr="008502D9">
        <w:rPr>
          <w:rtl/>
          <w:lang w:bidi="ar-SA"/>
        </w:rPr>
        <w:t xml:space="preserve"> </w:t>
      </w:r>
      <w:r w:rsidRPr="008502D9">
        <w:rPr>
          <w:rtl/>
        </w:rPr>
        <w:t>על</w:t>
      </w:r>
      <w:r w:rsidRPr="008502D9">
        <w:rPr>
          <w:rtl/>
          <w:lang w:bidi="ar-SA"/>
        </w:rPr>
        <w:t xml:space="preserve"> </w:t>
      </w:r>
      <w:r w:rsidRPr="008502D9">
        <w:rPr>
          <w:rtl/>
        </w:rPr>
        <w:t>כן</w:t>
      </w:r>
      <w:r w:rsidR="00451963">
        <w:rPr>
          <w:rtl/>
        </w:rPr>
        <w:t>,</w:t>
      </w:r>
      <w:r w:rsidRPr="008502D9">
        <w:rPr>
          <w:rtl/>
          <w:lang w:bidi="ar-SA"/>
        </w:rPr>
        <w:t xml:space="preserve"> </w:t>
      </w:r>
      <w:r w:rsidRPr="008502D9">
        <w:rPr>
          <w:rtl/>
        </w:rPr>
        <w:t>הממצאים</w:t>
      </w:r>
      <w:r w:rsidRPr="008502D9">
        <w:rPr>
          <w:rtl/>
          <w:lang w:bidi="ar-SA"/>
        </w:rPr>
        <w:t xml:space="preserve"> </w:t>
      </w:r>
      <w:r w:rsidRPr="008502D9">
        <w:rPr>
          <w:rtl/>
        </w:rPr>
        <w:t>מציגים</w:t>
      </w:r>
      <w:r w:rsidRPr="008502D9">
        <w:rPr>
          <w:rtl/>
          <w:lang w:bidi="ar-SA"/>
        </w:rPr>
        <w:t xml:space="preserve"> </w:t>
      </w:r>
      <w:r w:rsidRPr="008502D9">
        <w:rPr>
          <w:rtl/>
        </w:rPr>
        <w:t>הלימה</w:t>
      </w:r>
      <w:r w:rsidRPr="008502D9">
        <w:rPr>
          <w:rtl/>
          <w:lang w:bidi="ar-SA"/>
        </w:rPr>
        <w:t xml:space="preserve"> </w:t>
      </w:r>
      <w:r w:rsidRPr="008502D9">
        <w:rPr>
          <w:rtl/>
        </w:rPr>
        <w:t>מובהקת</w:t>
      </w:r>
      <w:r w:rsidRPr="008502D9">
        <w:rPr>
          <w:rtl/>
          <w:lang w:bidi="ar-SA"/>
        </w:rPr>
        <w:t xml:space="preserve"> </w:t>
      </w:r>
      <w:r w:rsidRPr="008502D9">
        <w:rPr>
          <w:rtl/>
        </w:rPr>
        <w:t>ל</w:t>
      </w:r>
      <w:r w:rsidRPr="008502D9">
        <w:rPr>
          <w:rtl/>
          <w:lang w:bidi="ar-SA"/>
        </w:rPr>
        <w:t>"</w:t>
      </w:r>
      <w:r w:rsidRPr="008502D9">
        <w:rPr>
          <w:rtl/>
        </w:rPr>
        <w:t>תיאוריית</w:t>
      </w:r>
      <w:r w:rsidRPr="008502D9">
        <w:rPr>
          <w:rtl/>
          <w:lang w:bidi="ar-SA"/>
        </w:rPr>
        <w:t xml:space="preserve"> </w:t>
      </w:r>
      <w:r w:rsidRPr="008502D9">
        <w:rPr>
          <w:rtl/>
        </w:rPr>
        <w:t>שיקום</w:t>
      </w:r>
      <w:r w:rsidRPr="008502D9">
        <w:rPr>
          <w:rtl/>
          <w:lang w:bidi="ar-SA"/>
        </w:rPr>
        <w:t xml:space="preserve"> </w:t>
      </w:r>
      <w:r w:rsidRPr="008502D9">
        <w:rPr>
          <w:rtl/>
        </w:rPr>
        <w:t>הקשב</w:t>
      </w:r>
      <w:r w:rsidRPr="008502D9">
        <w:rPr>
          <w:rtl/>
          <w:lang w:bidi="ar-SA"/>
        </w:rPr>
        <w:t>" (</w:t>
      </w:r>
      <w:r w:rsidR="00E13729" w:rsidRPr="00E13729">
        <w:rPr>
          <w:lang w:bidi="ar-SA"/>
        </w:rPr>
        <w:t>Attention Restoration Theory</w:t>
      </w:r>
      <w:r w:rsidRPr="008502D9">
        <w:rPr>
          <w:rtl/>
          <w:lang w:bidi="ar-SA"/>
        </w:rPr>
        <w:t xml:space="preserve">) </w:t>
      </w:r>
      <w:r w:rsidRPr="008502D9">
        <w:rPr>
          <w:rtl/>
        </w:rPr>
        <w:t>של</w:t>
      </w:r>
      <w:r w:rsidRPr="008502D9">
        <w:rPr>
          <w:rtl/>
          <w:lang w:bidi="ar-SA"/>
        </w:rPr>
        <w:t xml:space="preserve"> </w:t>
      </w:r>
      <w:r w:rsidRPr="008502D9">
        <w:rPr>
          <w:rtl/>
        </w:rPr>
        <w:t>רייצ</w:t>
      </w:r>
      <w:r w:rsidRPr="008502D9">
        <w:rPr>
          <w:rtl/>
          <w:lang w:bidi="ar-SA"/>
        </w:rPr>
        <w:t>'</w:t>
      </w:r>
      <w:r w:rsidRPr="008502D9">
        <w:rPr>
          <w:rtl/>
        </w:rPr>
        <w:t>ל</w:t>
      </w:r>
      <w:r w:rsidRPr="008502D9">
        <w:rPr>
          <w:rtl/>
          <w:lang w:bidi="ar-SA"/>
        </w:rPr>
        <w:t xml:space="preserve"> </w:t>
      </w:r>
      <w:r w:rsidRPr="008502D9">
        <w:rPr>
          <w:rtl/>
        </w:rPr>
        <w:t>וסטיבן</w:t>
      </w:r>
      <w:r w:rsidRPr="008502D9">
        <w:rPr>
          <w:rtl/>
          <w:lang w:bidi="ar-SA"/>
        </w:rPr>
        <w:t xml:space="preserve"> </w:t>
      </w:r>
      <w:r w:rsidRPr="008502D9">
        <w:rPr>
          <w:rtl/>
        </w:rPr>
        <w:t>קפלן</w:t>
      </w:r>
      <w:r w:rsidRPr="008502D9">
        <w:rPr>
          <w:rtl/>
          <w:lang w:bidi="ar-SA"/>
        </w:rPr>
        <w:t xml:space="preserve"> (</w:t>
      </w:r>
      <w:r w:rsidR="00E13729" w:rsidRPr="00E13729">
        <w:rPr>
          <w:lang w:bidi="ar-SA"/>
        </w:rPr>
        <w:t>Kaplan &amp; Kaplan, 1989</w:t>
      </w:r>
      <w:r w:rsidRPr="008502D9">
        <w:rPr>
          <w:rtl/>
          <w:lang w:bidi="ar-SA"/>
        </w:rPr>
        <w:t>)</w:t>
      </w:r>
      <w:r w:rsidR="00451963">
        <w:rPr>
          <w:rtl/>
        </w:rPr>
        <w:t>,</w:t>
      </w:r>
      <w:r w:rsidRPr="008502D9">
        <w:rPr>
          <w:rtl/>
          <w:lang w:bidi="ar-SA"/>
        </w:rPr>
        <w:t xml:space="preserve"> </w:t>
      </w:r>
      <w:r w:rsidRPr="008502D9">
        <w:rPr>
          <w:rtl/>
        </w:rPr>
        <w:t>המראה</w:t>
      </w:r>
      <w:r w:rsidRPr="008502D9">
        <w:rPr>
          <w:rtl/>
          <w:lang w:bidi="ar-SA"/>
        </w:rPr>
        <w:t xml:space="preserve"> </w:t>
      </w:r>
      <w:r w:rsidRPr="008502D9">
        <w:rPr>
          <w:rtl/>
        </w:rPr>
        <w:t>כי</w:t>
      </w:r>
      <w:r w:rsidRPr="008502D9">
        <w:rPr>
          <w:rtl/>
          <w:lang w:bidi="ar-SA"/>
        </w:rPr>
        <w:t xml:space="preserve"> </w:t>
      </w:r>
      <w:r w:rsidRPr="008502D9">
        <w:rPr>
          <w:rtl/>
        </w:rPr>
        <w:t>שהות</w:t>
      </w:r>
      <w:r w:rsidRPr="008502D9">
        <w:rPr>
          <w:rtl/>
          <w:lang w:bidi="ar-SA"/>
        </w:rPr>
        <w:t xml:space="preserve"> </w:t>
      </w:r>
      <w:r w:rsidRPr="008502D9">
        <w:rPr>
          <w:rtl/>
        </w:rPr>
        <w:t>בסביבה</w:t>
      </w:r>
      <w:r w:rsidRPr="008502D9">
        <w:rPr>
          <w:rtl/>
          <w:lang w:bidi="ar-SA"/>
        </w:rPr>
        <w:t xml:space="preserve"> </w:t>
      </w:r>
      <w:r w:rsidRPr="008502D9">
        <w:rPr>
          <w:rtl/>
        </w:rPr>
        <w:t>טבעית</w:t>
      </w:r>
      <w:r w:rsidRPr="008502D9">
        <w:rPr>
          <w:rtl/>
          <w:lang w:bidi="ar-SA"/>
        </w:rPr>
        <w:t xml:space="preserve"> </w:t>
      </w:r>
      <w:r w:rsidRPr="008502D9">
        <w:rPr>
          <w:rtl/>
        </w:rPr>
        <w:t>המאופיינת</w:t>
      </w:r>
      <w:r w:rsidRPr="008502D9">
        <w:rPr>
          <w:rtl/>
          <w:lang w:bidi="ar-SA"/>
        </w:rPr>
        <w:t xml:space="preserve"> </w:t>
      </w:r>
      <w:r w:rsidRPr="008502D9">
        <w:rPr>
          <w:rtl/>
        </w:rPr>
        <w:t>בגירויים</w:t>
      </w:r>
      <w:r w:rsidRPr="008502D9">
        <w:rPr>
          <w:rtl/>
          <w:lang w:bidi="ar-SA"/>
        </w:rPr>
        <w:t xml:space="preserve"> </w:t>
      </w:r>
      <w:r w:rsidRPr="008502D9">
        <w:rPr>
          <w:rtl/>
        </w:rPr>
        <w:t>עדינים</w:t>
      </w:r>
      <w:r w:rsidRPr="008502D9">
        <w:rPr>
          <w:rtl/>
          <w:lang w:bidi="ar-SA"/>
        </w:rPr>
        <w:t xml:space="preserve"> </w:t>
      </w:r>
      <w:r w:rsidRPr="008502D9">
        <w:rPr>
          <w:rtl/>
        </w:rPr>
        <w:t>מאפשרת</w:t>
      </w:r>
      <w:r w:rsidRPr="008502D9">
        <w:rPr>
          <w:rtl/>
          <w:lang w:bidi="ar-SA"/>
        </w:rPr>
        <w:t xml:space="preserve"> </w:t>
      </w:r>
      <w:r w:rsidRPr="008502D9">
        <w:rPr>
          <w:rtl/>
        </w:rPr>
        <w:t>ל</w:t>
      </w:r>
      <w:r w:rsidRPr="008502D9">
        <w:rPr>
          <w:rtl/>
          <w:lang w:bidi="ar-SA"/>
        </w:rPr>
        <w:t>"</w:t>
      </w:r>
      <w:r w:rsidRPr="008502D9">
        <w:rPr>
          <w:rtl/>
        </w:rPr>
        <w:t>שריר</w:t>
      </w:r>
      <w:r w:rsidRPr="008502D9">
        <w:rPr>
          <w:rtl/>
          <w:lang w:bidi="ar-SA"/>
        </w:rPr>
        <w:t xml:space="preserve">" </w:t>
      </w:r>
      <w:r w:rsidRPr="008502D9">
        <w:rPr>
          <w:rtl/>
        </w:rPr>
        <w:t>הקשב</w:t>
      </w:r>
      <w:r w:rsidRPr="008502D9">
        <w:rPr>
          <w:rtl/>
          <w:lang w:bidi="ar-SA"/>
        </w:rPr>
        <w:t xml:space="preserve"> </w:t>
      </w:r>
      <w:r w:rsidRPr="008502D9">
        <w:rPr>
          <w:rtl/>
        </w:rPr>
        <w:t>הממוקד</w:t>
      </w:r>
      <w:r w:rsidRPr="008502D9">
        <w:rPr>
          <w:rtl/>
          <w:lang w:bidi="ar-SA"/>
        </w:rPr>
        <w:t xml:space="preserve"> </w:t>
      </w:r>
      <w:r w:rsidRPr="008502D9">
        <w:rPr>
          <w:rtl/>
        </w:rPr>
        <w:t>לנוח</w:t>
      </w:r>
      <w:r w:rsidRPr="008502D9">
        <w:rPr>
          <w:rtl/>
          <w:lang w:bidi="ar-SA"/>
        </w:rPr>
        <w:t xml:space="preserve"> </w:t>
      </w:r>
      <w:r w:rsidRPr="008502D9">
        <w:rPr>
          <w:rtl/>
        </w:rPr>
        <w:t>ולהתאושש</w:t>
      </w:r>
      <w:r w:rsidRPr="008502D9">
        <w:rPr>
          <w:rtl/>
          <w:lang w:bidi="ar-SA"/>
        </w:rPr>
        <w:t xml:space="preserve"> (</w:t>
      </w:r>
      <w:r w:rsidR="00E13729">
        <w:rPr>
          <w:lang w:bidi="ar-SA"/>
        </w:rPr>
        <w:t>Louv, 2005</w:t>
      </w:r>
      <w:r w:rsidRPr="008502D9">
        <w:rPr>
          <w:rtl/>
          <w:lang w:bidi="ar-SA"/>
        </w:rPr>
        <w:t xml:space="preserve">). </w:t>
      </w:r>
      <w:r w:rsidR="00A950C5">
        <w:rPr>
          <w:rtl/>
        </w:rPr>
        <w:t>ת'</w:t>
      </w:r>
      <w:r w:rsidRPr="008502D9">
        <w:rPr>
          <w:rtl/>
          <w:lang w:bidi="ar-SA"/>
        </w:rPr>
        <w:t xml:space="preserve"> </w:t>
      </w:r>
      <w:r w:rsidRPr="008502D9">
        <w:rPr>
          <w:rtl/>
        </w:rPr>
        <w:t>מפרש</w:t>
      </w:r>
      <w:r w:rsidRPr="008502D9">
        <w:rPr>
          <w:rtl/>
          <w:lang w:bidi="ar-SA"/>
        </w:rPr>
        <w:t xml:space="preserve"> </w:t>
      </w:r>
      <w:r w:rsidRPr="008502D9">
        <w:rPr>
          <w:rtl/>
        </w:rPr>
        <w:t>זאת</w:t>
      </w:r>
      <w:r w:rsidRPr="008502D9">
        <w:rPr>
          <w:rtl/>
          <w:lang w:bidi="ar-SA"/>
        </w:rPr>
        <w:t xml:space="preserve"> </w:t>
      </w:r>
      <w:r w:rsidRPr="008502D9">
        <w:rPr>
          <w:rtl/>
        </w:rPr>
        <w:t>דרך</w:t>
      </w:r>
      <w:r w:rsidRPr="008502D9">
        <w:rPr>
          <w:rtl/>
          <w:lang w:bidi="ar-SA"/>
        </w:rPr>
        <w:t xml:space="preserve"> </w:t>
      </w:r>
      <w:r w:rsidRPr="008502D9">
        <w:rPr>
          <w:rtl/>
        </w:rPr>
        <w:t>היעדר</w:t>
      </w:r>
      <w:r w:rsidRPr="008502D9">
        <w:rPr>
          <w:rtl/>
          <w:lang w:bidi="ar-SA"/>
        </w:rPr>
        <w:t xml:space="preserve"> </w:t>
      </w:r>
      <w:r w:rsidRPr="008502D9">
        <w:rPr>
          <w:rtl/>
        </w:rPr>
        <w:t>הטלפונים</w:t>
      </w:r>
      <w:r w:rsidRPr="008502D9">
        <w:rPr>
          <w:rtl/>
          <w:lang w:bidi="ar-SA"/>
        </w:rPr>
        <w:t xml:space="preserve"> </w:t>
      </w:r>
      <w:r w:rsidRPr="008502D9">
        <w:rPr>
          <w:rtl/>
        </w:rPr>
        <w:t>בבית</w:t>
      </w:r>
      <w:r w:rsidRPr="008502D9">
        <w:rPr>
          <w:rtl/>
          <w:lang w:bidi="ar-SA"/>
        </w:rPr>
        <w:t xml:space="preserve"> </w:t>
      </w:r>
      <w:r w:rsidRPr="008502D9">
        <w:rPr>
          <w:rtl/>
        </w:rPr>
        <w:t>הספר</w:t>
      </w:r>
      <w:r w:rsidRPr="008502D9">
        <w:rPr>
          <w:rtl/>
          <w:lang w:bidi="ar-SA"/>
        </w:rPr>
        <w:t xml:space="preserve"> </w:t>
      </w:r>
      <w:r w:rsidRPr="008502D9">
        <w:rPr>
          <w:rtl/>
        </w:rPr>
        <w:t>וקיומם</w:t>
      </w:r>
      <w:r w:rsidRPr="008502D9">
        <w:rPr>
          <w:rtl/>
          <w:lang w:bidi="ar-SA"/>
        </w:rPr>
        <w:t xml:space="preserve"> </w:t>
      </w:r>
      <w:r w:rsidRPr="008502D9">
        <w:rPr>
          <w:rtl/>
        </w:rPr>
        <w:t>של</w:t>
      </w:r>
      <w:r w:rsidRPr="008502D9">
        <w:rPr>
          <w:rtl/>
          <w:lang w:bidi="ar-SA"/>
        </w:rPr>
        <w:t xml:space="preserve"> </w:t>
      </w:r>
      <w:r w:rsidRPr="008502D9">
        <w:rPr>
          <w:rtl/>
        </w:rPr>
        <w:t>פרויקטים</w:t>
      </w:r>
      <w:r w:rsidRPr="008502D9">
        <w:rPr>
          <w:rtl/>
          <w:lang w:bidi="ar-SA"/>
        </w:rPr>
        <w:t xml:space="preserve"> </w:t>
      </w:r>
      <w:r w:rsidRPr="008502D9">
        <w:rPr>
          <w:rtl/>
        </w:rPr>
        <w:t>מורכבים</w:t>
      </w:r>
      <w:r w:rsidRPr="008502D9">
        <w:rPr>
          <w:rtl/>
          <w:lang w:bidi="ar-SA"/>
        </w:rPr>
        <w:t xml:space="preserve"> </w:t>
      </w:r>
      <w:r w:rsidRPr="008502D9">
        <w:rPr>
          <w:rtl/>
        </w:rPr>
        <w:t>וסבלניים</w:t>
      </w:r>
      <w:r w:rsidRPr="008502D9">
        <w:rPr>
          <w:rtl/>
          <w:lang w:bidi="ar-SA"/>
        </w:rPr>
        <w:t xml:space="preserve"> – </w:t>
      </w:r>
      <w:r w:rsidRPr="008502D9">
        <w:rPr>
          <w:rtl/>
        </w:rPr>
        <w:t>כגון</w:t>
      </w:r>
      <w:r w:rsidRPr="008502D9">
        <w:rPr>
          <w:rtl/>
          <w:lang w:bidi="ar-SA"/>
        </w:rPr>
        <w:t xml:space="preserve"> </w:t>
      </w:r>
      <w:r w:rsidRPr="008502D9">
        <w:rPr>
          <w:rtl/>
        </w:rPr>
        <w:t>אוריתמיה</w:t>
      </w:r>
      <w:r w:rsidR="00451963">
        <w:rPr>
          <w:rtl/>
        </w:rPr>
        <w:t>,</w:t>
      </w:r>
      <w:r w:rsidRPr="008502D9">
        <w:rPr>
          <w:rtl/>
          <w:lang w:bidi="ar-SA"/>
        </w:rPr>
        <w:t xml:space="preserve"> </w:t>
      </w:r>
      <w:r w:rsidRPr="008502D9">
        <w:rPr>
          <w:rtl/>
        </w:rPr>
        <w:t>שבוע</w:t>
      </w:r>
      <w:r w:rsidRPr="008502D9">
        <w:rPr>
          <w:rtl/>
          <w:lang w:bidi="ar-SA"/>
        </w:rPr>
        <w:t xml:space="preserve"> </w:t>
      </w:r>
      <w:r w:rsidRPr="008502D9">
        <w:rPr>
          <w:rtl/>
        </w:rPr>
        <w:t>הנרטיבים</w:t>
      </w:r>
      <w:r w:rsidRPr="008502D9">
        <w:rPr>
          <w:rtl/>
          <w:lang w:bidi="ar-SA"/>
        </w:rPr>
        <w:t xml:space="preserve"> </w:t>
      </w:r>
      <w:r w:rsidRPr="008502D9">
        <w:rPr>
          <w:rtl/>
        </w:rPr>
        <w:t>או</w:t>
      </w:r>
      <w:r w:rsidRPr="008502D9">
        <w:rPr>
          <w:rtl/>
          <w:lang w:bidi="ar-SA"/>
        </w:rPr>
        <w:t xml:space="preserve"> </w:t>
      </w:r>
      <w:r w:rsidRPr="008502D9">
        <w:rPr>
          <w:rtl/>
        </w:rPr>
        <w:t>הפקת</w:t>
      </w:r>
      <w:r w:rsidRPr="008502D9">
        <w:rPr>
          <w:rtl/>
          <w:lang w:bidi="ar-SA"/>
        </w:rPr>
        <w:t xml:space="preserve"> </w:t>
      </w:r>
      <w:r w:rsidRPr="008502D9">
        <w:rPr>
          <w:rtl/>
        </w:rPr>
        <w:t>הצגות</w:t>
      </w:r>
      <w:r w:rsidRPr="008502D9">
        <w:rPr>
          <w:rtl/>
          <w:lang w:bidi="ar-SA"/>
        </w:rPr>
        <w:t xml:space="preserve"> </w:t>
      </w:r>
      <w:r w:rsidRPr="008502D9">
        <w:rPr>
          <w:rtl/>
        </w:rPr>
        <w:t>ארוכות</w:t>
      </w:r>
      <w:r w:rsidRPr="008502D9">
        <w:rPr>
          <w:rtl/>
          <w:lang w:bidi="ar-SA"/>
        </w:rPr>
        <w:t xml:space="preserve"> </w:t>
      </w:r>
      <w:r w:rsidRPr="008502D9">
        <w:rPr>
          <w:rtl/>
        </w:rPr>
        <w:t>שאינן</w:t>
      </w:r>
      <w:r w:rsidRPr="008502D9">
        <w:rPr>
          <w:rtl/>
          <w:lang w:bidi="ar-SA"/>
        </w:rPr>
        <w:t xml:space="preserve"> </w:t>
      </w:r>
      <w:r w:rsidRPr="008502D9">
        <w:rPr>
          <w:rtl/>
        </w:rPr>
        <w:t>מעניקות</w:t>
      </w:r>
      <w:r w:rsidRPr="008502D9">
        <w:rPr>
          <w:rtl/>
          <w:lang w:bidi="ar-SA"/>
        </w:rPr>
        <w:t xml:space="preserve"> "</w:t>
      </w:r>
      <w:r w:rsidRPr="008502D9">
        <w:rPr>
          <w:rtl/>
        </w:rPr>
        <w:t>דופמין</w:t>
      </w:r>
      <w:r w:rsidRPr="008502D9">
        <w:rPr>
          <w:rtl/>
          <w:lang w:bidi="ar-SA"/>
        </w:rPr>
        <w:t xml:space="preserve"> </w:t>
      </w:r>
      <w:r w:rsidRPr="008502D9">
        <w:rPr>
          <w:rtl/>
        </w:rPr>
        <w:t>מיידי</w:t>
      </w:r>
      <w:r w:rsidRPr="008502D9">
        <w:rPr>
          <w:rtl/>
          <w:lang w:bidi="ar-SA"/>
        </w:rPr>
        <w:t xml:space="preserve">" – </w:t>
      </w:r>
      <w:r w:rsidRPr="008502D9">
        <w:rPr>
          <w:rtl/>
        </w:rPr>
        <w:t>שבנו</w:t>
      </w:r>
      <w:r w:rsidRPr="008502D9">
        <w:rPr>
          <w:rtl/>
          <w:lang w:bidi="ar-SA"/>
        </w:rPr>
        <w:t xml:space="preserve"> </w:t>
      </w:r>
      <w:r w:rsidRPr="008502D9">
        <w:rPr>
          <w:rtl/>
        </w:rPr>
        <w:t>אצלו</w:t>
      </w:r>
      <w:r w:rsidRPr="008502D9">
        <w:rPr>
          <w:rtl/>
          <w:lang w:bidi="ar-SA"/>
        </w:rPr>
        <w:t xml:space="preserve"> </w:t>
      </w:r>
      <w:r w:rsidRPr="008502D9">
        <w:rPr>
          <w:rtl/>
        </w:rPr>
        <w:t>את</w:t>
      </w:r>
      <w:r w:rsidRPr="008502D9">
        <w:rPr>
          <w:rtl/>
          <w:lang w:bidi="ar-SA"/>
        </w:rPr>
        <w:t xml:space="preserve"> </w:t>
      </w:r>
      <w:r w:rsidRPr="008502D9">
        <w:rPr>
          <w:rtl/>
        </w:rPr>
        <w:t>היכולת</w:t>
      </w:r>
      <w:r w:rsidRPr="008502D9">
        <w:rPr>
          <w:rtl/>
          <w:lang w:bidi="ar-SA"/>
        </w:rPr>
        <w:t xml:space="preserve"> </w:t>
      </w:r>
      <w:r w:rsidRPr="008502D9">
        <w:rPr>
          <w:rtl/>
        </w:rPr>
        <w:t>להקשיב</w:t>
      </w:r>
      <w:r w:rsidRPr="008502D9">
        <w:rPr>
          <w:rtl/>
          <w:lang w:bidi="ar-SA"/>
        </w:rPr>
        <w:t xml:space="preserve"> </w:t>
      </w:r>
      <w:r w:rsidRPr="008502D9">
        <w:rPr>
          <w:rtl/>
        </w:rPr>
        <w:t>ולהתרכז</w:t>
      </w:r>
      <w:r w:rsidRPr="008502D9">
        <w:rPr>
          <w:rtl/>
          <w:lang w:bidi="ar-SA"/>
        </w:rPr>
        <w:t xml:space="preserve"> </w:t>
      </w:r>
      <w:r w:rsidRPr="008502D9">
        <w:rPr>
          <w:rtl/>
        </w:rPr>
        <w:t>לאורך</w:t>
      </w:r>
      <w:r w:rsidRPr="008502D9">
        <w:rPr>
          <w:rtl/>
          <w:lang w:bidi="ar-SA"/>
        </w:rPr>
        <w:t xml:space="preserve"> </w:t>
      </w:r>
      <w:r w:rsidRPr="008502D9">
        <w:rPr>
          <w:rtl/>
        </w:rPr>
        <w:t>זמן</w:t>
      </w:r>
      <w:r w:rsidRPr="008502D9">
        <w:rPr>
          <w:rtl/>
          <w:lang w:bidi="ar-SA"/>
        </w:rPr>
        <w:t xml:space="preserve"> </w:t>
      </w:r>
      <w:r w:rsidRPr="008502D9">
        <w:rPr>
          <w:rtl/>
        </w:rPr>
        <w:t>גם</w:t>
      </w:r>
      <w:r w:rsidRPr="008502D9">
        <w:rPr>
          <w:rtl/>
          <w:lang w:bidi="ar-SA"/>
        </w:rPr>
        <w:t xml:space="preserve"> </w:t>
      </w:r>
      <w:r w:rsidRPr="008502D9">
        <w:rPr>
          <w:rtl/>
        </w:rPr>
        <w:t>במסגרות</w:t>
      </w:r>
      <w:r w:rsidRPr="008502D9">
        <w:rPr>
          <w:rtl/>
          <w:lang w:bidi="ar-SA"/>
        </w:rPr>
        <w:t xml:space="preserve"> </w:t>
      </w:r>
      <w:r w:rsidRPr="008502D9">
        <w:rPr>
          <w:rtl/>
        </w:rPr>
        <w:t>אקדמיות</w:t>
      </w:r>
      <w:r w:rsidRPr="008502D9">
        <w:rPr>
          <w:rtl/>
          <w:lang w:bidi="ar-SA"/>
        </w:rPr>
        <w:t xml:space="preserve"> </w:t>
      </w:r>
      <w:r w:rsidRPr="008502D9">
        <w:rPr>
          <w:rtl/>
        </w:rPr>
        <w:t>מורכבות</w:t>
      </w:r>
      <w:r w:rsidRPr="008502D9">
        <w:rPr>
          <w:rtl/>
          <w:lang w:bidi="ar-SA"/>
        </w:rPr>
        <w:t>.</w:t>
      </w:r>
    </w:p>
    <w:p w14:paraId="045127ED" w14:textId="34C3ECDA" w:rsidR="00B16A5A" w:rsidRPr="008502D9" w:rsidRDefault="00B16A5A" w:rsidP="00B16A5A">
      <w:r w:rsidRPr="008502D9">
        <w:rPr>
          <w:rtl/>
        </w:rPr>
        <w:t>מנגד</w:t>
      </w:r>
      <w:r w:rsidR="00451963">
        <w:rPr>
          <w:rtl/>
        </w:rPr>
        <w:t>,</w:t>
      </w:r>
      <w:r w:rsidRPr="008502D9">
        <w:rPr>
          <w:rtl/>
          <w:lang w:bidi="ar-SA"/>
        </w:rPr>
        <w:t xml:space="preserve"> </w:t>
      </w:r>
      <w:r w:rsidRPr="008502D9">
        <w:rPr>
          <w:rtl/>
        </w:rPr>
        <w:t>קיים</w:t>
      </w:r>
      <w:r w:rsidRPr="008502D9">
        <w:rPr>
          <w:rtl/>
          <w:lang w:bidi="ar-SA"/>
        </w:rPr>
        <w:t xml:space="preserve"> </w:t>
      </w:r>
      <w:r w:rsidRPr="008502D9">
        <w:rPr>
          <w:rtl/>
        </w:rPr>
        <w:t>פער</w:t>
      </w:r>
      <w:r w:rsidRPr="008502D9">
        <w:rPr>
          <w:rtl/>
          <w:lang w:bidi="ar-SA"/>
        </w:rPr>
        <w:t xml:space="preserve"> </w:t>
      </w:r>
      <w:r w:rsidRPr="008502D9">
        <w:rPr>
          <w:rtl/>
        </w:rPr>
        <w:t>תיאורטי</w:t>
      </w:r>
      <w:r w:rsidRPr="008502D9">
        <w:rPr>
          <w:rtl/>
          <w:lang w:bidi="ar-SA"/>
        </w:rPr>
        <w:t xml:space="preserve"> </w:t>
      </w:r>
      <w:r w:rsidRPr="008502D9">
        <w:rPr>
          <w:rtl/>
        </w:rPr>
        <w:t>ויישומי</w:t>
      </w:r>
      <w:r w:rsidRPr="008502D9">
        <w:rPr>
          <w:rtl/>
          <w:lang w:bidi="ar-SA"/>
        </w:rPr>
        <w:t xml:space="preserve"> </w:t>
      </w:r>
      <w:r w:rsidRPr="008502D9">
        <w:rPr>
          <w:rtl/>
        </w:rPr>
        <w:t>משמעותי</w:t>
      </w:r>
      <w:r w:rsidRPr="008502D9">
        <w:rPr>
          <w:rtl/>
          <w:lang w:bidi="ar-SA"/>
        </w:rPr>
        <w:t xml:space="preserve"> </w:t>
      </w:r>
      <w:r w:rsidRPr="008502D9">
        <w:rPr>
          <w:rtl/>
        </w:rPr>
        <w:t>בין</w:t>
      </w:r>
      <w:r w:rsidRPr="008502D9">
        <w:rPr>
          <w:rtl/>
          <w:lang w:bidi="ar-SA"/>
        </w:rPr>
        <w:t xml:space="preserve"> </w:t>
      </w:r>
      <w:r w:rsidRPr="008502D9">
        <w:rPr>
          <w:rtl/>
        </w:rPr>
        <w:t>הציפיות</w:t>
      </w:r>
      <w:r w:rsidRPr="008502D9">
        <w:rPr>
          <w:rtl/>
          <w:lang w:bidi="ar-SA"/>
        </w:rPr>
        <w:t xml:space="preserve"> </w:t>
      </w:r>
      <w:r w:rsidRPr="008502D9">
        <w:rPr>
          <w:rtl/>
        </w:rPr>
        <w:t>המוצגות</w:t>
      </w:r>
      <w:r w:rsidRPr="008502D9">
        <w:rPr>
          <w:rtl/>
          <w:lang w:bidi="ar-SA"/>
        </w:rPr>
        <w:t xml:space="preserve"> </w:t>
      </w:r>
      <w:r w:rsidRPr="008502D9">
        <w:rPr>
          <w:rtl/>
        </w:rPr>
        <w:t>בספרות</w:t>
      </w:r>
      <w:r w:rsidRPr="008502D9">
        <w:rPr>
          <w:rtl/>
          <w:lang w:bidi="ar-SA"/>
        </w:rPr>
        <w:t xml:space="preserve"> </w:t>
      </w:r>
      <w:r w:rsidRPr="008502D9">
        <w:rPr>
          <w:rtl/>
        </w:rPr>
        <w:t>לבין</w:t>
      </w:r>
      <w:r w:rsidRPr="008502D9">
        <w:rPr>
          <w:rtl/>
          <w:lang w:bidi="ar-SA"/>
        </w:rPr>
        <w:t xml:space="preserve"> </w:t>
      </w:r>
      <w:r w:rsidRPr="008502D9">
        <w:rPr>
          <w:rtl/>
        </w:rPr>
        <w:t>קשיי</w:t>
      </w:r>
      <w:r w:rsidRPr="008502D9">
        <w:rPr>
          <w:rtl/>
          <w:lang w:bidi="ar-SA"/>
        </w:rPr>
        <w:t xml:space="preserve"> </w:t>
      </w:r>
      <w:r w:rsidRPr="008502D9">
        <w:rPr>
          <w:rtl/>
        </w:rPr>
        <w:t>הבוגרים</w:t>
      </w:r>
      <w:r w:rsidRPr="008502D9">
        <w:rPr>
          <w:rtl/>
          <w:lang w:bidi="ar-SA"/>
        </w:rPr>
        <w:t xml:space="preserve"> </w:t>
      </w:r>
      <w:r w:rsidRPr="008502D9">
        <w:rPr>
          <w:rtl/>
        </w:rPr>
        <w:t>בשטח</w:t>
      </w:r>
      <w:r w:rsidRPr="008502D9">
        <w:rPr>
          <w:rtl/>
          <w:lang w:bidi="ar-SA"/>
        </w:rPr>
        <w:t xml:space="preserve">. </w:t>
      </w:r>
      <w:r w:rsidRPr="008502D9">
        <w:rPr>
          <w:rtl/>
        </w:rPr>
        <w:t>בעוד</w:t>
      </w:r>
      <w:r w:rsidRPr="008502D9">
        <w:rPr>
          <w:rtl/>
          <w:lang w:bidi="ar-SA"/>
        </w:rPr>
        <w:t xml:space="preserve"> </w:t>
      </w:r>
      <w:r w:rsidRPr="008502D9">
        <w:rPr>
          <w:rtl/>
        </w:rPr>
        <w:t>שריצ</w:t>
      </w:r>
      <w:r w:rsidRPr="008502D9">
        <w:rPr>
          <w:rtl/>
          <w:lang w:bidi="ar-SA"/>
        </w:rPr>
        <w:t>'</w:t>
      </w:r>
      <w:r w:rsidRPr="008502D9">
        <w:rPr>
          <w:rtl/>
        </w:rPr>
        <w:t>רד</w:t>
      </w:r>
      <w:r w:rsidRPr="008502D9">
        <w:rPr>
          <w:rtl/>
          <w:lang w:bidi="ar-SA"/>
        </w:rPr>
        <w:t xml:space="preserve"> </w:t>
      </w:r>
      <w:r w:rsidRPr="008502D9">
        <w:rPr>
          <w:rtl/>
        </w:rPr>
        <w:t>לואב</w:t>
      </w:r>
      <w:r w:rsidRPr="008502D9">
        <w:rPr>
          <w:rtl/>
          <w:lang w:bidi="ar-SA"/>
        </w:rPr>
        <w:t xml:space="preserve"> (</w:t>
      </w:r>
      <w:r w:rsidR="001311BB">
        <w:rPr>
          <w:lang w:bidi="ar-SA"/>
        </w:rPr>
        <w:t>Louv, 2005</w:t>
      </w:r>
      <w:r w:rsidRPr="008502D9">
        <w:rPr>
          <w:rtl/>
          <w:lang w:bidi="ar-SA"/>
        </w:rPr>
        <w:t xml:space="preserve">) </w:t>
      </w:r>
      <w:r w:rsidRPr="008502D9">
        <w:rPr>
          <w:rtl/>
        </w:rPr>
        <w:t>טוען</w:t>
      </w:r>
      <w:r w:rsidRPr="008502D9">
        <w:rPr>
          <w:rtl/>
          <w:lang w:bidi="ar-SA"/>
        </w:rPr>
        <w:t xml:space="preserve"> </w:t>
      </w:r>
      <w:r w:rsidRPr="008502D9">
        <w:rPr>
          <w:rtl/>
        </w:rPr>
        <w:t>כי</w:t>
      </w:r>
      <w:r w:rsidRPr="008502D9">
        <w:rPr>
          <w:rtl/>
          <w:lang w:bidi="ar-SA"/>
        </w:rPr>
        <w:t xml:space="preserve"> </w:t>
      </w:r>
      <w:r w:rsidRPr="008502D9">
        <w:rPr>
          <w:rtl/>
        </w:rPr>
        <w:t>החיבור</w:t>
      </w:r>
      <w:r w:rsidRPr="008502D9">
        <w:rPr>
          <w:rtl/>
          <w:lang w:bidi="ar-SA"/>
        </w:rPr>
        <w:t xml:space="preserve"> </w:t>
      </w:r>
      <w:r w:rsidRPr="008502D9">
        <w:rPr>
          <w:rtl/>
        </w:rPr>
        <w:t>לטבע</w:t>
      </w:r>
      <w:r w:rsidRPr="008502D9">
        <w:rPr>
          <w:rtl/>
          <w:lang w:bidi="ar-SA"/>
        </w:rPr>
        <w:t xml:space="preserve"> </w:t>
      </w:r>
      <w:r w:rsidRPr="008502D9">
        <w:rPr>
          <w:rtl/>
        </w:rPr>
        <w:t>מפתח</w:t>
      </w:r>
      <w:r w:rsidRPr="008502D9">
        <w:rPr>
          <w:rtl/>
          <w:lang w:bidi="ar-SA"/>
        </w:rPr>
        <w:t xml:space="preserve"> </w:t>
      </w:r>
      <w:r w:rsidRPr="008502D9">
        <w:rPr>
          <w:rtl/>
        </w:rPr>
        <w:t>יכולות</w:t>
      </w:r>
      <w:r w:rsidRPr="008502D9">
        <w:rPr>
          <w:rtl/>
          <w:lang w:bidi="ar-SA"/>
        </w:rPr>
        <w:t xml:space="preserve"> </w:t>
      </w:r>
      <w:r w:rsidRPr="008502D9">
        <w:rPr>
          <w:rtl/>
        </w:rPr>
        <w:t>התמודדות</w:t>
      </w:r>
      <w:r w:rsidRPr="008502D9">
        <w:rPr>
          <w:rtl/>
          <w:lang w:bidi="ar-SA"/>
        </w:rPr>
        <w:t xml:space="preserve"> </w:t>
      </w:r>
      <w:r w:rsidRPr="008502D9">
        <w:rPr>
          <w:rtl/>
        </w:rPr>
        <w:t>עם</w:t>
      </w:r>
      <w:r w:rsidRPr="008502D9">
        <w:rPr>
          <w:rtl/>
          <w:lang w:bidi="ar-SA"/>
        </w:rPr>
        <w:t xml:space="preserve"> </w:t>
      </w:r>
      <w:r w:rsidRPr="008502D9">
        <w:rPr>
          <w:rtl/>
        </w:rPr>
        <w:t>אי</w:t>
      </w:r>
      <w:r w:rsidRPr="008502D9">
        <w:rPr>
          <w:rtl/>
          <w:lang w:bidi="ar-SA"/>
        </w:rPr>
        <w:t>-</w:t>
      </w:r>
      <w:r w:rsidRPr="008502D9">
        <w:rPr>
          <w:rtl/>
        </w:rPr>
        <w:t>ודאות</w:t>
      </w:r>
      <w:r w:rsidRPr="008502D9">
        <w:rPr>
          <w:rtl/>
          <w:lang w:bidi="ar-SA"/>
        </w:rPr>
        <w:t xml:space="preserve"> </w:t>
      </w:r>
      <w:r w:rsidRPr="008502D9">
        <w:rPr>
          <w:rtl/>
        </w:rPr>
        <w:t>ופתרון</w:t>
      </w:r>
      <w:r w:rsidRPr="008502D9">
        <w:rPr>
          <w:rtl/>
          <w:lang w:bidi="ar-SA"/>
        </w:rPr>
        <w:t xml:space="preserve"> </w:t>
      </w:r>
      <w:r w:rsidRPr="008502D9">
        <w:rPr>
          <w:rtl/>
        </w:rPr>
        <w:t>בעיות</w:t>
      </w:r>
      <w:r w:rsidRPr="008502D9">
        <w:rPr>
          <w:rtl/>
          <w:lang w:bidi="ar-SA"/>
        </w:rPr>
        <w:t xml:space="preserve"> </w:t>
      </w:r>
      <w:r w:rsidRPr="008502D9">
        <w:rPr>
          <w:rtl/>
        </w:rPr>
        <w:t>מעשיות</w:t>
      </w:r>
      <w:r w:rsidR="00451963">
        <w:rPr>
          <w:rtl/>
        </w:rPr>
        <w:t>,</w:t>
      </w:r>
      <w:r w:rsidRPr="008502D9">
        <w:rPr>
          <w:rtl/>
          <w:lang w:bidi="ar-SA"/>
        </w:rPr>
        <w:t xml:space="preserve"> </w:t>
      </w:r>
      <w:r w:rsidRPr="008502D9">
        <w:rPr>
          <w:rtl/>
        </w:rPr>
        <w:t>הממצאים</w:t>
      </w:r>
      <w:r w:rsidRPr="008502D9">
        <w:rPr>
          <w:rtl/>
          <w:lang w:bidi="ar-SA"/>
        </w:rPr>
        <w:t xml:space="preserve"> </w:t>
      </w:r>
      <w:r w:rsidRPr="008502D9">
        <w:rPr>
          <w:rtl/>
        </w:rPr>
        <w:t>חושפים</w:t>
      </w:r>
      <w:r w:rsidRPr="008502D9">
        <w:rPr>
          <w:rtl/>
          <w:lang w:bidi="ar-SA"/>
        </w:rPr>
        <w:t xml:space="preserve"> </w:t>
      </w:r>
      <w:r w:rsidRPr="008502D9">
        <w:rPr>
          <w:rtl/>
        </w:rPr>
        <w:t>כי</w:t>
      </w:r>
      <w:r w:rsidRPr="008502D9">
        <w:rPr>
          <w:rtl/>
          <w:lang w:bidi="ar-SA"/>
        </w:rPr>
        <w:t xml:space="preserve"> </w:t>
      </w:r>
      <w:r w:rsidRPr="008502D9">
        <w:rPr>
          <w:rtl/>
        </w:rPr>
        <w:t>החיבור</w:t>
      </w:r>
      <w:r w:rsidRPr="008502D9">
        <w:rPr>
          <w:rtl/>
          <w:lang w:bidi="ar-SA"/>
        </w:rPr>
        <w:t xml:space="preserve"> </w:t>
      </w:r>
      <w:r w:rsidRPr="008502D9">
        <w:rPr>
          <w:rtl/>
        </w:rPr>
        <w:t>לטבע</w:t>
      </w:r>
      <w:r w:rsidRPr="008502D9">
        <w:rPr>
          <w:rtl/>
          <w:lang w:bidi="ar-SA"/>
        </w:rPr>
        <w:t xml:space="preserve"> </w:t>
      </w:r>
      <w:r w:rsidRPr="008502D9">
        <w:rPr>
          <w:rtl/>
        </w:rPr>
        <w:t>ולחוויית</w:t>
      </w:r>
      <w:r w:rsidRPr="008502D9">
        <w:rPr>
          <w:rtl/>
          <w:lang w:bidi="ar-SA"/>
        </w:rPr>
        <w:t xml:space="preserve"> </w:t>
      </w:r>
      <w:r w:rsidRPr="008502D9">
        <w:rPr>
          <w:rtl/>
        </w:rPr>
        <w:t>הגוף</w:t>
      </w:r>
      <w:r w:rsidRPr="008502D9">
        <w:rPr>
          <w:rtl/>
          <w:lang w:bidi="ar-SA"/>
        </w:rPr>
        <w:t xml:space="preserve"> </w:t>
      </w:r>
      <w:r w:rsidRPr="008502D9">
        <w:rPr>
          <w:rtl/>
        </w:rPr>
        <w:t>המפחיתה</w:t>
      </w:r>
      <w:r w:rsidRPr="008502D9">
        <w:rPr>
          <w:rtl/>
          <w:lang w:bidi="ar-SA"/>
        </w:rPr>
        <w:t xml:space="preserve"> </w:t>
      </w:r>
      <w:r w:rsidRPr="008502D9">
        <w:rPr>
          <w:rtl/>
        </w:rPr>
        <w:t>אינטלקטואליזציה</w:t>
      </w:r>
      <w:r w:rsidRPr="008502D9">
        <w:rPr>
          <w:rtl/>
          <w:lang w:bidi="ar-SA"/>
        </w:rPr>
        <w:t xml:space="preserve"> (</w:t>
      </w:r>
      <w:r w:rsidR="00E13729">
        <w:rPr>
          <w:lang w:bidi="ar-SA"/>
        </w:rPr>
        <w:t xml:space="preserve">Steiner, </w:t>
      </w:r>
      <w:r w:rsidR="00703DA3">
        <w:rPr>
          <w:lang w:bidi="ar-SA"/>
        </w:rPr>
        <w:t>2020</w:t>
      </w:r>
      <w:r w:rsidRPr="008502D9">
        <w:rPr>
          <w:rtl/>
          <w:lang w:bidi="ar-SA"/>
        </w:rPr>
        <w:t xml:space="preserve">) </w:t>
      </w:r>
      <w:r w:rsidRPr="008502D9">
        <w:rPr>
          <w:rtl/>
        </w:rPr>
        <w:t>מייצר</w:t>
      </w:r>
      <w:r w:rsidRPr="008502D9">
        <w:rPr>
          <w:rtl/>
          <w:lang w:bidi="ar-SA"/>
        </w:rPr>
        <w:t xml:space="preserve"> </w:t>
      </w:r>
      <w:r w:rsidRPr="008502D9">
        <w:rPr>
          <w:rtl/>
        </w:rPr>
        <w:t>לעיתים</w:t>
      </w:r>
      <w:r w:rsidRPr="008502D9">
        <w:rPr>
          <w:rtl/>
          <w:lang w:bidi="ar-SA"/>
        </w:rPr>
        <w:t xml:space="preserve"> </w:t>
      </w:r>
      <w:r w:rsidRPr="008502D9">
        <w:rPr>
          <w:rtl/>
        </w:rPr>
        <w:t>קרובות</w:t>
      </w:r>
      <w:r w:rsidRPr="008502D9">
        <w:rPr>
          <w:rtl/>
          <w:lang w:bidi="ar-SA"/>
        </w:rPr>
        <w:t xml:space="preserve"> </w:t>
      </w:r>
      <w:r w:rsidRPr="008502D9">
        <w:rPr>
          <w:rtl/>
        </w:rPr>
        <w:t>אצל</w:t>
      </w:r>
      <w:r w:rsidRPr="008502D9">
        <w:rPr>
          <w:rtl/>
          <w:lang w:bidi="ar-SA"/>
        </w:rPr>
        <w:t xml:space="preserve"> </w:t>
      </w:r>
      <w:r w:rsidRPr="008502D9">
        <w:rPr>
          <w:rtl/>
        </w:rPr>
        <w:t>הבוגרים</w:t>
      </w:r>
      <w:r w:rsidRPr="008502D9">
        <w:rPr>
          <w:rtl/>
          <w:lang w:bidi="ar-SA"/>
        </w:rPr>
        <w:t xml:space="preserve"> </w:t>
      </w:r>
      <w:r w:rsidRPr="008502D9">
        <w:rPr>
          <w:rtl/>
        </w:rPr>
        <w:t>רתיעה</w:t>
      </w:r>
      <w:r w:rsidRPr="008502D9">
        <w:rPr>
          <w:rtl/>
          <w:lang w:bidi="ar-SA"/>
        </w:rPr>
        <w:t xml:space="preserve"> </w:t>
      </w:r>
      <w:r w:rsidRPr="008502D9">
        <w:rPr>
          <w:rtl/>
        </w:rPr>
        <w:t>או</w:t>
      </w:r>
      <w:r w:rsidRPr="008502D9">
        <w:rPr>
          <w:rtl/>
          <w:lang w:bidi="ar-SA"/>
        </w:rPr>
        <w:t xml:space="preserve"> </w:t>
      </w:r>
      <w:r w:rsidRPr="008502D9">
        <w:rPr>
          <w:rtl/>
        </w:rPr>
        <w:t>קושי</w:t>
      </w:r>
      <w:r w:rsidRPr="008502D9">
        <w:rPr>
          <w:rtl/>
          <w:lang w:bidi="ar-SA"/>
        </w:rPr>
        <w:t xml:space="preserve"> </w:t>
      </w:r>
      <w:r w:rsidRPr="008502D9">
        <w:rPr>
          <w:rtl/>
        </w:rPr>
        <w:t>קוגניטיבי</w:t>
      </w:r>
      <w:r w:rsidRPr="008502D9">
        <w:rPr>
          <w:rtl/>
          <w:lang w:bidi="ar-SA"/>
        </w:rPr>
        <w:t xml:space="preserve"> </w:t>
      </w:r>
      <w:r w:rsidRPr="008502D9">
        <w:rPr>
          <w:rtl/>
        </w:rPr>
        <w:t>ממשי</w:t>
      </w:r>
      <w:r w:rsidRPr="008502D9">
        <w:rPr>
          <w:rtl/>
          <w:lang w:bidi="ar-SA"/>
        </w:rPr>
        <w:t xml:space="preserve"> </w:t>
      </w:r>
      <w:r w:rsidRPr="008502D9">
        <w:rPr>
          <w:rtl/>
        </w:rPr>
        <w:t>מול</w:t>
      </w:r>
      <w:r w:rsidRPr="008502D9">
        <w:rPr>
          <w:rtl/>
          <w:lang w:bidi="ar-SA"/>
        </w:rPr>
        <w:t xml:space="preserve"> </w:t>
      </w:r>
      <w:r w:rsidRPr="008502D9">
        <w:rPr>
          <w:rtl/>
        </w:rPr>
        <w:t>האזור</w:t>
      </w:r>
      <w:r w:rsidRPr="008502D9">
        <w:rPr>
          <w:rtl/>
          <w:lang w:bidi="ar-SA"/>
        </w:rPr>
        <w:t xml:space="preserve"> </w:t>
      </w:r>
      <w:r w:rsidRPr="008502D9">
        <w:rPr>
          <w:rtl/>
        </w:rPr>
        <w:t>המנטלי</w:t>
      </w:r>
      <w:r w:rsidRPr="008502D9">
        <w:rPr>
          <w:rtl/>
          <w:lang w:bidi="ar-SA"/>
        </w:rPr>
        <w:t xml:space="preserve"> </w:t>
      </w:r>
      <w:r w:rsidRPr="008502D9">
        <w:rPr>
          <w:rtl/>
        </w:rPr>
        <w:t>והאקדמי</w:t>
      </w:r>
      <w:r w:rsidRPr="008502D9">
        <w:rPr>
          <w:rtl/>
          <w:lang w:bidi="ar-SA"/>
        </w:rPr>
        <w:t xml:space="preserve"> </w:t>
      </w:r>
      <w:r w:rsidRPr="008502D9">
        <w:rPr>
          <w:rtl/>
        </w:rPr>
        <w:t>היבש</w:t>
      </w:r>
      <w:r w:rsidRPr="008502D9">
        <w:rPr>
          <w:rtl/>
          <w:lang w:bidi="ar-SA"/>
        </w:rPr>
        <w:t xml:space="preserve">. </w:t>
      </w:r>
      <w:r w:rsidR="00F376A6">
        <w:rPr>
          <w:rtl/>
        </w:rPr>
        <w:t>ע'</w:t>
      </w:r>
      <w:r w:rsidRPr="008502D9">
        <w:rPr>
          <w:rtl/>
          <w:lang w:bidi="ar-SA"/>
        </w:rPr>
        <w:t xml:space="preserve"> </w:t>
      </w:r>
      <w:r w:rsidRPr="008502D9">
        <w:rPr>
          <w:rtl/>
        </w:rPr>
        <w:t>משתף</w:t>
      </w:r>
      <w:r w:rsidRPr="008502D9">
        <w:rPr>
          <w:rtl/>
          <w:lang w:bidi="ar-SA"/>
        </w:rPr>
        <w:t xml:space="preserve"> </w:t>
      </w:r>
      <w:r w:rsidRPr="008502D9">
        <w:rPr>
          <w:rtl/>
        </w:rPr>
        <w:t>בגילוי</w:t>
      </w:r>
      <w:r w:rsidRPr="008502D9">
        <w:rPr>
          <w:rtl/>
          <w:lang w:bidi="ar-SA"/>
        </w:rPr>
        <w:t xml:space="preserve"> </w:t>
      </w:r>
      <w:r w:rsidRPr="008502D9">
        <w:rPr>
          <w:rtl/>
        </w:rPr>
        <w:t>לב</w:t>
      </w:r>
      <w:r w:rsidRPr="008502D9">
        <w:rPr>
          <w:rtl/>
          <w:lang w:bidi="ar-SA"/>
        </w:rPr>
        <w:t xml:space="preserve"> </w:t>
      </w:r>
      <w:r w:rsidRPr="008502D9">
        <w:rPr>
          <w:rtl/>
        </w:rPr>
        <w:t>כי</w:t>
      </w:r>
      <w:r w:rsidRPr="008502D9">
        <w:rPr>
          <w:rtl/>
          <w:lang w:bidi="ar-SA"/>
        </w:rPr>
        <w:t xml:space="preserve"> </w:t>
      </w:r>
      <w:r w:rsidRPr="008502D9">
        <w:rPr>
          <w:rtl/>
        </w:rPr>
        <w:t>עם</w:t>
      </w:r>
      <w:r w:rsidRPr="008502D9">
        <w:rPr>
          <w:rtl/>
          <w:lang w:bidi="ar-SA"/>
        </w:rPr>
        <w:t xml:space="preserve"> </w:t>
      </w:r>
      <w:r w:rsidRPr="008502D9">
        <w:rPr>
          <w:rtl/>
        </w:rPr>
        <w:t>יציא</w:t>
      </w:r>
      <w:r w:rsidR="00F732F7">
        <w:rPr>
          <w:rFonts w:hint="cs"/>
          <w:rtl/>
        </w:rPr>
        <w:t>ת</w:t>
      </w:r>
      <w:r w:rsidRPr="008502D9">
        <w:rPr>
          <w:rtl/>
        </w:rPr>
        <w:t>ו</w:t>
      </w:r>
      <w:r w:rsidRPr="008502D9">
        <w:rPr>
          <w:rtl/>
          <w:lang w:bidi="ar-SA"/>
        </w:rPr>
        <w:t xml:space="preserve"> </w:t>
      </w:r>
      <w:r w:rsidRPr="008502D9">
        <w:rPr>
          <w:rtl/>
        </w:rPr>
        <w:t>מהחממה</w:t>
      </w:r>
      <w:r w:rsidRPr="008502D9">
        <w:rPr>
          <w:rtl/>
          <w:lang w:bidi="ar-SA"/>
        </w:rPr>
        <w:t xml:space="preserve"> </w:t>
      </w:r>
      <w:r w:rsidRPr="008502D9">
        <w:rPr>
          <w:rtl/>
        </w:rPr>
        <w:t>הבית</w:t>
      </w:r>
      <w:r w:rsidRPr="008502D9">
        <w:rPr>
          <w:rtl/>
          <w:lang w:bidi="ar-SA"/>
        </w:rPr>
        <w:t>-</w:t>
      </w:r>
      <w:r w:rsidRPr="008502D9">
        <w:rPr>
          <w:rtl/>
        </w:rPr>
        <w:t>ספרית</w:t>
      </w:r>
      <w:r w:rsidRPr="008502D9">
        <w:rPr>
          <w:rtl/>
          <w:lang w:bidi="ar-SA"/>
        </w:rPr>
        <w:t xml:space="preserve"> </w:t>
      </w:r>
      <w:r w:rsidRPr="008502D9">
        <w:rPr>
          <w:rtl/>
        </w:rPr>
        <w:t>וביקורו</w:t>
      </w:r>
      <w:r w:rsidRPr="008502D9">
        <w:rPr>
          <w:rtl/>
          <w:lang w:bidi="ar-SA"/>
        </w:rPr>
        <w:t xml:space="preserve"> </w:t>
      </w:r>
      <w:r w:rsidRPr="008502D9">
        <w:rPr>
          <w:rtl/>
        </w:rPr>
        <w:t>במכללה</w:t>
      </w:r>
      <w:r w:rsidRPr="008502D9">
        <w:rPr>
          <w:rtl/>
          <w:lang w:bidi="ar-SA"/>
        </w:rPr>
        <w:t xml:space="preserve"> </w:t>
      </w:r>
      <w:r w:rsidRPr="008502D9">
        <w:rPr>
          <w:rtl/>
        </w:rPr>
        <w:t>האקדמית</w:t>
      </w:r>
      <w:r w:rsidR="00451963">
        <w:rPr>
          <w:rtl/>
        </w:rPr>
        <w:t>,</w:t>
      </w:r>
      <w:r w:rsidRPr="008502D9">
        <w:rPr>
          <w:rtl/>
          <w:lang w:bidi="ar-SA"/>
        </w:rPr>
        <w:t xml:space="preserve"> </w:t>
      </w:r>
      <w:r w:rsidRPr="008502D9">
        <w:rPr>
          <w:rtl/>
        </w:rPr>
        <w:t>הוא</w:t>
      </w:r>
      <w:r w:rsidRPr="008502D9">
        <w:rPr>
          <w:rtl/>
          <w:lang w:bidi="ar-SA"/>
        </w:rPr>
        <w:t xml:space="preserve"> </w:t>
      </w:r>
      <w:r w:rsidRPr="008502D9">
        <w:rPr>
          <w:rtl/>
        </w:rPr>
        <w:t>חווה</w:t>
      </w:r>
      <w:r w:rsidRPr="008502D9">
        <w:rPr>
          <w:rtl/>
          <w:lang w:bidi="ar-SA"/>
        </w:rPr>
        <w:t xml:space="preserve"> </w:t>
      </w:r>
      <w:r w:rsidRPr="008502D9">
        <w:rPr>
          <w:rtl/>
        </w:rPr>
        <w:t>קושי</w:t>
      </w:r>
      <w:r w:rsidRPr="008502D9">
        <w:rPr>
          <w:rtl/>
          <w:lang w:bidi="ar-SA"/>
        </w:rPr>
        <w:t xml:space="preserve"> </w:t>
      </w:r>
      <w:r w:rsidRPr="008502D9">
        <w:rPr>
          <w:rtl/>
        </w:rPr>
        <w:t>עצום</w:t>
      </w:r>
      <w:r w:rsidRPr="008502D9">
        <w:rPr>
          <w:rtl/>
          <w:lang w:bidi="ar-SA"/>
        </w:rPr>
        <w:t xml:space="preserve"> </w:t>
      </w:r>
      <w:r w:rsidRPr="008502D9">
        <w:rPr>
          <w:rtl/>
        </w:rPr>
        <w:t>ו</w:t>
      </w:r>
      <w:r w:rsidRPr="008502D9">
        <w:rPr>
          <w:rtl/>
          <w:lang w:bidi="ar-SA"/>
        </w:rPr>
        <w:t>"</w:t>
      </w:r>
      <w:r w:rsidRPr="008502D9">
        <w:rPr>
          <w:rtl/>
        </w:rPr>
        <w:t>יותר</w:t>
      </w:r>
      <w:r w:rsidRPr="008502D9">
        <w:rPr>
          <w:rtl/>
          <w:lang w:bidi="ar-SA"/>
        </w:rPr>
        <w:t xml:space="preserve"> </w:t>
      </w:r>
      <w:r w:rsidRPr="008502D9">
        <w:rPr>
          <w:rtl/>
        </w:rPr>
        <w:t>מאמץ</w:t>
      </w:r>
      <w:r w:rsidRPr="008502D9">
        <w:rPr>
          <w:rtl/>
          <w:lang w:bidi="ar-SA"/>
        </w:rPr>
        <w:t xml:space="preserve"> </w:t>
      </w:r>
      <w:r w:rsidRPr="008502D9">
        <w:rPr>
          <w:rtl/>
        </w:rPr>
        <w:t>באזור</w:t>
      </w:r>
      <w:r w:rsidRPr="008502D9">
        <w:rPr>
          <w:rtl/>
          <w:lang w:bidi="ar-SA"/>
        </w:rPr>
        <w:t xml:space="preserve"> </w:t>
      </w:r>
      <w:r w:rsidRPr="008502D9">
        <w:rPr>
          <w:rtl/>
        </w:rPr>
        <w:t>המנטלי</w:t>
      </w:r>
      <w:r w:rsidRPr="008502D9">
        <w:rPr>
          <w:rtl/>
          <w:lang w:bidi="ar-SA"/>
        </w:rPr>
        <w:t xml:space="preserve">". </w:t>
      </w:r>
      <w:r w:rsidRPr="008502D9">
        <w:rPr>
          <w:rtl/>
        </w:rPr>
        <w:t>הוא</w:t>
      </w:r>
      <w:r w:rsidRPr="008502D9">
        <w:rPr>
          <w:rtl/>
          <w:lang w:bidi="ar-SA"/>
        </w:rPr>
        <w:t xml:space="preserve"> </w:t>
      </w:r>
      <w:r w:rsidRPr="008502D9">
        <w:rPr>
          <w:rtl/>
        </w:rPr>
        <w:t>מסביר</w:t>
      </w:r>
      <w:r w:rsidRPr="008502D9">
        <w:rPr>
          <w:rtl/>
          <w:lang w:bidi="ar-SA"/>
        </w:rPr>
        <w:t xml:space="preserve"> </w:t>
      </w:r>
      <w:r w:rsidRPr="008502D9">
        <w:rPr>
          <w:rtl/>
        </w:rPr>
        <w:t>כי</w:t>
      </w:r>
      <w:r w:rsidRPr="008502D9">
        <w:rPr>
          <w:rtl/>
          <w:lang w:bidi="ar-SA"/>
        </w:rPr>
        <w:t xml:space="preserve"> </w:t>
      </w:r>
      <w:r w:rsidRPr="008502D9">
        <w:rPr>
          <w:rtl/>
        </w:rPr>
        <w:t>החינוך</w:t>
      </w:r>
      <w:r w:rsidRPr="008502D9">
        <w:rPr>
          <w:rtl/>
          <w:lang w:bidi="ar-SA"/>
        </w:rPr>
        <w:t xml:space="preserve"> </w:t>
      </w:r>
      <w:r w:rsidRPr="008502D9">
        <w:rPr>
          <w:rtl/>
        </w:rPr>
        <w:t>הוולדורפי</w:t>
      </w:r>
      <w:r w:rsidRPr="008502D9">
        <w:rPr>
          <w:rtl/>
          <w:lang w:bidi="ar-SA"/>
        </w:rPr>
        <w:t xml:space="preserve"> </w:t>
      </w:r>
      <w:r w:rsidRPr="008502D9">
        <w:rPr>
          <w:rtl/>
        </w:rPr>
        <w:t>עלול</w:t>
      </w:r>
      <w:r w:rsidRPr="008502D9">
        <w:rPr>
          <w:rtl/>
          <w:lang w:bidi="ar-SA"/>
        </w:rPr>
        <w:t xml:space="preserve"> </w:t>
      </w:r>
      <w:r w:rsidRPr="008502D9">
        <w:rPr>
          <w:rtl/>
        </w:rPr>
        <w:t>לייצר</w:t>
      </w:r>
      <w:r w:rsidRPr="008502D9">
        <w:rPr>
          <w:rtl/>
          <w:lang w:bidi="ar-SA"/>
        </w:rPr>
        <w:t xml:space="preserve"> "</w:t>
      </w:r>
      <w:r w:rsidRPr="008502D9">
        <w:rPr>
          <w:rtl/>
        </w:rPr>
        <w:t>קצת</w:t>
      </w:r>
      <w:r w:rsidRPr="008502D9">
        <w:rPr>
          <w:rtl/>
          <w:lang w:bidi="ar-SA"/>
        </w:rPr>
        <w:t xml:space="preserve"> </w:t>
      </w:r>
      <w:r w:rsidRPr="008502D9">
        <w:rPr>
          <w:rtl/>
        </w:rPr>
        <w:t>אנטי</w:t>
      </w:r>
      <w:r w:rsidRPr="008502D9">
        <w:rPr>
          <w:rtl/>
          <w:lang w:bidi="ar-SA"/>
        </w:rPr>
        <w:t xml:space="preserve"> </w:t>
      </w:r>
      <w:r w:rsidRPr="008502D9">
        <w:rPr>
          <w:rtl/>
        </w:rPr>
        <w:t>לפעמים</w:t>
      </w:r>
      <w:r w:rsidRPr="008502D9">
        <w:rPr>
          <w:rtl/>
          <w:lang w:bidi="ar-SA"/>
        </w:rPr>
        <w:t xml:space="preserve"> </w:t>
      </w:r>
      <w:r w:rsidRPr="008502D9">
        <w:rPr>
          <w:rtl/>
        </w:rPr>
        <w:t>באמת</w:t>
      </w:r>
      <w:r w:rsidRPr="008502D9">
        <w:rPr>
          <w:rtl/>
          <w:lang w:bidi="ar-SA"/>
        </w:rPr>
        <w:t xml:space="preserve">... </w:t>
      </w:r>
      <w:r w:rsidRPr="008502D9">
        <w:rPr>
          <w:rtl/>
        </w:rPr>
        <w:t>לאזור</w:t>
      </w:r>
      <w:r w:rsidRPr="008502D9">
        <w:rPr>
          <w:rtl/>
          <w:lang w:bidi="ar-SA"/>
        </w:rPr>
        <w:t xml:space="preserve"> </w:t>
      </w:r>
      <w:r w:rsidRPr="008502D9">
        <w:rPr>
          <w:rtl/>
        </w:rPr>
        <w:t>המנטלי</w:t>
      </w:r>
      <w:r w:rsidRPr="008502D9">
        <w:rPr>
          <w:rtl/>
          <w:lang w:bidi="ar-SA"/>
        </w:rPr>
        <w:t>"</w:t>
      </w:r>
      <w:r w:rsidR="00451963">
        <w:rPr>
          <w:rtl/>
        </w:rPr>
        <w:t>,</w:t>
      </w:r>
      <w:r w:rsidRPr="008502D9">
        <w:rPr>
          <w:rtl/>
          <w:lang w:bidi="ar-SA"/>
        </w:rPr>
        <w:t xml:space="preserve"> </w:t>
      </w:r>
      <w:r w:rsidRPr="008502D9">
        <w:rPr>
          <w:rtl/>
        </w:rPr>
        <w:t>מה</w:t>
      </w:r>
      <w:r w:rsidRPr="008502D9">
        <w:rPr>
          <w:rtl/>
          <w:lang w:bidi="ar-SA"/>
        </w:rPr>
        <w:t xml:space="preserve"> </w:t>
      </w:r>
      <w:r w:rsidRPr="008502D9">
        <w:rPr>
          <w:rtl/>
        </w:rPr>
        <w:t>שמאלץ</w:t>
      </w:r>
      <w:r w:rsidRPr="008502D9">
        <w:rPr>
          <w:rtl/>
          <w:lang w:bidi="ar-SA"/>
        </w:rPr>
        <w:t xml:space="preserve"> </w:t>
      </w:r>
      <w:r w:rsidRPr="008502D9">
        <w:rPr>
          <w:rtl/>
        </w:rPr>
        <w:t>את</w:t>
      </w:r>
      <w:r w:rsidRPr="008502D9">
        <w:rPr>
          <w:rtl/>
          <w:lang w:bidi="ar-SA"/>
        </w:rPr>
        <w:t xml:space="preserve"> </w:t>
      </w:r>
      <w:r w:rsidRPr="008502D9">
        <w:rPr>
          <w:rtl/>
        </w:rPr>
        <w:t>הבוגר</w:t>
      </w:r>
      <w:r w:rsidRPr="008502D9">
        <w:rPr>
          <w:rtl/>
          <w:lang w:bidi="ar-SA"/>
        </w:rPr>
        <w:t xml:space="preserve"> </w:t>
      </w:r>
      <w:r w:rsidRPr="008502D9">
        <w:rPr>
          <w:rtl/>
        </w:rPr>
        <w:t>לעבור</w:t>
      </w:r>
      <w:r w:rsidRPr="008502D9">
        <w:rPr>
          <w:rtl/>
          <w:lang w:bidi="ar-SA"/>
        </w:rPr>
        <w:t xml:space="preserve"> </w:t>
      </w:r>
      <w:r w:rsidRPr="008502D9">
        <w:rPr>
          <w:rtl/>
        </w:rPr>
        <w:t>תהליך</w:t>
      </w:r>
      <w:r w:rsidRPr="008502D9">
        <w:rPr>
          <w:rtl/>
          <w:lang w:bidi="ar-SA"/>
        </w:rPr>
        <w:t xml:space="preserve"> </w:t>
      </w:r>
      <w:r w:rsidRPr="008502D9">
        <w:rPr>
          <w:rtl/>
        </w:rPr>
        <w:t>כואב</w:t>
      </w:r>
      <w:r w:rsidRPr="008502D9">
        <w:rPr>
          <w:rtl/>
          <w:lang w:bidi="ar-SA"/>
        </w:rPr>
        <w:t xml:space="preserve"> </w:t>
      </w:r>
      <w:r w:rsidRPr="008502D9">
        <w:rPr>
          <w:rtl/>
        </w:rPr>
        <w:t>של</w:t>
      </w:r>
      <w:r w:rsidRPr="008502D9">
        <w:rPr>
          <w:rtl/>
          <w:lang w:bidi="ar-SA"/>
        </w:rPr>
        <w:t xml:space="preserve"> </w:t>
      </w:r>
      <w:r w:rsidRPr="008502D9">
        <w:rPr>
          <w:rtl/>
        </w:rPr>
        <w:t>השלמה</w:t>
      </w:r>
      <w:r w:rsidRPr="008502D9">
        <w:rPr>
          <w:rtl/>
          <w:lang w:bidi="ar-SA"/>
        </w:rPr>
        <w:t xml:space="preserve"> </w:t>
      </w:r>
      <w:r w:rsidRPr="008502D9">
        <w:rPr>
          <w:rtl/>
        </w:rPr>
        <w:t>וקבלת</w:t>
      </w:r>
      <w:r w:rsidRPr="008502D9">
        <w:rPr>
          <w:rtl/>
          <w:lang w:bidi="ar-SA"/>
        </w:rPr>
        <w:t xml:space="preserve"> </w:t>
      </w:r>
      <w:r w:rsidRPr="008502D9">
        <w:rPr>
          <w:rtl/>
        </w:rPr>
        <w:t>החלקים</w:t>
      </w:r>
      <w:r w:rsidRPr="008502D9">
        <w:rPr>
          <w:rtl/>
          <w:lang w:bidi="ar-SA"/>
        </w:rPr>
        <w:t xml:space="preserve"> </w:t>
      </w:r>
      <w:r w:rsidRPr="008502D9">
        <w:rPr>
          <w:rtl/>
        </w:rPr>
        <w:t>המנטליים</w:t>
      </w:r>
      <w:r w:rsidRPr="008502D9">
        <w:rPr>
          <w:rtl/>
          <w:lang w:bidi="ar-SA"/>
        </w:rPr>
        <w:t xml:space="preserve"> </w:t>
      </w:r>
      <w:r w:rsidRPr="008502D9">
        <w:rPr>
          <w:rtl/>
        </w:rPr>
        <w:t>והראשיים</w:t>
      </w:r>
      <w:r w:rsidRPr="008502D9">
        <w:rPr>
          <w:rtl/>
          <w:lang w:bidi="ar-SA"/>
        </w:rPr>
        <w:t xml:space="preserve"> </w:t>
      </w:r>
      <w:r w:rsidRPr="008502D9">
        <w:rPr>
          <w:rtl/>
        </w:rPr>
        <w:t>של</w:t>
      </w:r>
      <w:r w:rsidRPr="008502D9">
        <w:rPr>
          <w:rtl/>
          <w:lang w:bidi="ar-SA"/>
        </w:rPr>
        <w:t xml:space="preserve"> </w:t>
      </w:r>
      <w:r w:rsidRPr="008502D9">
        <w:rPr>
          <w:rtl/>
        </w:rPr>
        <w:t>החשיבה</w:t>
      </w:r>
      <w:r w:rsidRPr="008502D9">
        <w:rPr>
          <w:rtl/>
          <w:lang w:bidi="ar-SA"/>
        </w:rPr>
        <w:t xml:space="preserve"> </w:t>
      </w:r>
      <w:r w:rsidRPr="008502D9">
        <w:rPr>
          <w:rtl/>
        </w:rPr>
        <w:t>עם</w:t>
      </w:r>
      <w:r w:rsidRPr="008502D9">
        <w:rPr>
          <w:rtl/>
          <w:lang w:bidi="ar-SA"/>
        </w:rPr>
        <w:t xml:space="preserve"> </w:t>
      </w:r>
      <w:r w:rsidRPr="008502D9">
        <w:rPr>
          <w:rtl/>
        </w:rPr>
        <w:t>כניסתו</w:t>
      </w:r>
      <w:r w:rsidRPr="008502D9">
        <w:rPr>
          <w:rtl/>
          <w:lang w:bidi="ar-SA"/>
        </w:rPr>
        <w:t xml:space="preserve"> </w:t>
      </w:r>
      <w:r w:rsidRPr="008502D9">
        <w:rPr>
          <w:rtl/>
        </w:rPr>
        <w:t>לאקדמיה</w:t>
      </w:r>
      <w:r w:rsidRPr="008502D9">
        <w:rPr>
          <w:rtl/>
          <w:lang w:bidi="ar-SA"/>
        </w:rPr>
        <w:t xml:space="preserve">. </w:t>
      </w:r>
      <w:r w:rsidRPr="008502D9">
        <w:rPr>
          <w:rtl/>
        </w:rPr>
        <w:t>פער</w:t>
      </w:r>
      <w:r w:rsidRPr="008502D9">
        <w:rPr>
          <w:rtl/>
          <w:lang w:bidi="ar-SA"/>
        </w:rPr>
        <w:t xml:space="preserve"> </w:t>
      </w:r>
      <w:r w:rsidRPr="008502D9">
        <w:rPr>
          <w:rtl/>
        </w:rPr>
        <w:t>זה מעלה נקודות למחשבה על הדגשים והאיזונים ב</w:t>
      </w:r>
      <w:r w:rsidR="00D24E40">
        <w:rPr>
          <w:rtl/>
        </w:rPr>
        <w:t xml:space="preserve">חינוך </w:t>
      </w:r>
      <w:r w:rsidR="00D24E40">
        <w:rPr>
          <w:rtl/>
        </w:rPr>
        <w:lastRenderedPageBreak/>
        <w:t>וַלדורף</w:t>
      </w:r>
      <w:r w:rsidRPr="008502D9">
        <w:rPr>
          <w:rtl/>
        </w:rPr>
        <w:t xml:space="preserve"> ביחס לדרישות החיצוניות</w:t>
      </w:r>
      <w:r w:rsidR="00451963">
        <w:rPr>
          <w:rtl/>
        </w:rPr>
        <w:t>,</w:t>
      </w:r>
      <w:r w:rsidRPr="008502D9">
        <w:rPr>
          <w:rtl/>
        </w:rPr>
        <w:t xml:space="preserve"> ומחדד את הפער הנוצר כאשר העבודה לפי התפתחות הילד המוזכרת בספרות המקצועית מיושמת בתשומת לב או מוזנחת במהלך שנות בית הספר.</w:t>
      </w:r>
    </w:p>
    <w:p w14:paraId="38756EF0" w14:textId="00EF6C49" w:rsidR="00B16A5A" w:rsidRPr="008502D9" w:rsidRDefault="00541DDB" w:rsidP="00FE07CC">
      <w:pPr>
        <w:pStyle w:val="2"/>
      </w:pPr>
      <w:bookmarkStart w:id="83" w:name="_Toc239109239"/>
      <w:r>
        <w:rPr>
          <w:rFonts w:hint="cs"/>
          <w:rtl/>
        </w:rPr>
        <w:t>6.5 פ</w:t>
      </w:r>
      <w:r w:rsidR="00B16A5A" w:rsidRPr="008502D9">
        <w:rPr>
          <w:rtl/>
        </w:rPr>
        <w:t>ערים בתחום הריאלי</w:t>
      </w:r>
      <w:r w:rsidR="00451963">
        <w:rPr>
          <w:rtl/>
        </w:rPr>
        <w:t>,</w:t>
      </w:r>
      <w:r w:rsidR="00B16A5A" w:rsidRPr="008502D9">
        <w:rPr>
          <w:rtl/>
        </w:rPr>
        <w:t xml:space="preserve"> מדעים ואוריינות פיננסית וטכנולוגית</w:t>
      </w:r>
      <w:bookmarkEnd w:id="83"/>
    </w:p>
    <w:p w14:paraId="0C2DBDBD" w14:textId="1D884167" w:rsidR="00B16A5A" w:rsidRPr="008502D9" w:rsidRDefault="00B16A5A" w:rsidP="009A6C93">
      <w:pPr>
        <w:pStyle w:val="3"/>
      </w:pPr>
      <w:bookmarkStart w:id="84" w:name="_Toc239109240"/>
      <w:r w:rsidRPr="008502D9">
        <w:rPr>
          <w:rtl/>
          <w:lang w:bidi="he-IL"/>
        </w:rPr>
        <w:t>הישגים</w:t>
      </w:r>
      <w:r w:rsidRPr="008502D9">
        <w:rPr>
          <w:rtl/>
        </w:rPr>
        <w:t xml:space="preserve"> </w:t>
      </w:r>
      <w:r w:rsidRPr="008502D9">
        <w:rPr>
          <w:rtl/>
          <w:lang w:bidi="he-IL"/>
        </w:rPr>
        <w:t>אקדמיים</w:t>
      </w:r>
      <w:r w:rsidRPr="008502D9">
        <w:rPr>
          <w:rtl/>
        </w:rPr>
        <w:t xml:space="preserve"> </w:t>
      </w:r>
      <w:r w:rsidRPr="008502D9">
        <w:rPr>
          <w:rtl/>
          <w:lang w:bidi="he-IL"/>
        </w:rPr>
        <w:t>במדעים</w:t>
      </w:r>
      <w:r w:rsidRPr="008502D9">
        <w:rPr>
          <w:rtl/>
        </w:rPr>
        <w:t xml:space="preserve"> </w:t>
      </w:r>
      <w:r w:rsidRPr="008502D9">
        <w:rPr>
          <w:rtl/>
          <w:lang w:bidi="he-IL"/>
        </w:rPr>
        <w:t>ובמתמטיקה</w:t>
      </w:r>
      <w:bookmarkEnd w:id="84"/>
    </w:p>
    <w:p w14:paraId="51D4B940" w14:textId="7B6BDA8F" w:rsidR="00B16A5A" w:rsidRPr="008502D9" w:rsidRDefault="00B16A5A" w:rsidP="00B16A5A">
      <w:r w:rsidRPr="008502D9">
        <w:rPr>
          <w:rtl/>
        </w:rPr>
        <w:t>הספרות</w:t>
      </w:r>
      <w:r w:rsidRPr="008502D9">
        <w:rPr>
          <w:rtl/>
          <w:lang w:bidi="ar-SA"/>
        </w:rPr>
        <w:t xml:space="preserve"> </w:t>
      </w:r>
      <w:r w:rsidRPr="008502D9">
        <w:rPr>
          <w:rtl/>
        </w:rPr>
        <w:t>האמפירית</w:t>
      </w:r>
      <w:r w:rsidRPr="008502D9">
        <w:rPr>
          <w:rtl/>
          <w:lang w:bidi="ar-SA"/>
        </w:rPr>
        <w:t xml:space="preserve"> </w:t>
      </w:r>
      <w:r w:rsidRPr="008502D9">
        <w:rPr>
          <w:rtl/>
        </w:rPr>
        <w:t>מציגה</w:t>
      </w:r>
      <w:r w:rsidRPr="008502D9">
        <w:rPr>
          <w:rtl/>
          <w:lang w:bidi="ar-SA"/>
        </w:rPr>
        <w:t xml:space="preserve"> </w:t>
      </w:r>
      <w:r w:rsidRPr="008502D9">
        <w:rPr>
          <w:rtl/>
        </w:rPr>
        <w:t>תמונה</w:t>
      </w:r>
      <w:r w:rsidRPr="008502D9">
        <w:rPr>
          <w:rtl/>
          <w:lang w:bidi="ar-SA"/>
        </w:rPr>
        <w:t xml:space="preserve"> </w:t>
      </w:r>
      <w:r w:rsidRPr="008502D9">
        <w:rPr>
          <w:rtl/>
        </w:rPr>
        <w:t>מורכבת</w:t>
      </w:r>
      <w:r w:rsidRPr="008502D9">
        <w:rPr>
          <w:rtl/>
          <w:lang w:bidi="ar-SA"/>
        </w:rPr>
        <w:t xml:space="preserve"> </w:t>
      </w:r>
      <w:r w:rsidRPr="008502D9">
        <w:rPr>
          <w:rtl/>
        </w:rPr>
        <w:t>ופרדוקסלית</w:t>
      </w:r>
      <w:r w:rsidRPr="008502D9">
        <w:rPr>
          <w:rtl/>
          <w:lang w:bidi="ar-SA"/>
        </w:rPr>
        <w:t xml:space="preserve"> </w:t>
      </w:r>
      <w:r w:rsidRPr="008502D9">
        <w:rPr>
          <w:rtl/>
        </w:rPr>
        <w:t>בנוגע</w:t>
      </w:r>
      <w:r w:rsidRPr="008502D9">
        <w:rPr>
          <w:rtl/>
          <w:lang w:bidi="ar-SA"/>
        </w:rPr>
        <w:t xml:space="preserve"> </w:t>
      </w:r>
      <w:r w:rsidRPr="008502D9">
        <w:rPr>
          <w:rtl/>
        </w:rPr>
        <w:t>להישגיהם</w:t>
      </w:r>
      <w:r w:rsidRPr="008502D9">
        <w:rPr>
          <w:rtl/>
          <w:lang w:bidi="ar-SA"/>
        </w:rPr>
        <w:t xml:space="preserve"> </w:t>
      </w:r>
      <w:r w:rsidRPr="008502D9">
        <w:rPr>
          <w:rtl/>
        </w:rPr>
        <w:t>האקדמיים</w:t>
      </w:r>
      <w:r w:rsidRPr="008502D9">
        <w:rPr>
          <w:rtl/>
          <w:lang w:bidi="ar-SA"/>
        </w:rPr>
        <w:t xml:space="preserve"> </w:t>
      </w:r>
      <w:r w:rsidRPr="008502D9">
        <w:rPr>
          <w:rtl/>
        </w:rPr>
        <w:t>של</w:t>
      </w:r>
      <w:r w:rsidRPr="008502D9">
        <w:rPr>
          <w:rtl/>
          <w:lang w:bidi="ar-SA"/>
        </w:rPr>
        <w:t xml:space="preserve"> </w:t>
      </w:r>
      <w:r w:rsidRPr="008502D9">
        <w:rPr>
          <w:rtl/>
        </w:rPr>
        <w:t>תלמידי</w:t>
      </w:r>
      <w:r w:rsidRPr="008502D9">
        <w:rPr>
          <w:rtl/>
          <w:lang w:bidi="ar-SA"/>
        </w:rPr>
        <w:t xml:space="preserve"> </w:t>
      </w:r>
      <w:r w:rsidRPr="008502D9">
        <w:rPr>
          <w:rtl/>
        </w:rPr>
        <w:t>ולדורף</w:t>
      </w:r>
      <w:r w:rsidRPr="008502D9">
        <w:rPr>
          <w:rtl/>
          <w:lang w:bidi="ar-SA"/>
        </w:rPr>
        <w:t xml:space="preserve"> </w:t>
      </w:r>
      <w:r w:rsidRPr="008502D9">
        <w:rPr>
          <w:rtl/>
        </w:rPr>
        <w:t>במדעים</w:t>
      </w:r>
      <w:r w:rsidRPr="008502D9">
        <w:rPr>
          <w:rtl/>
          <w:lang w:bidi="ar-SA"/>
        </w:rPr>
        <w:t xml:space="preserve">. </w:t>
      </w:r>
      <w:r w:rsidRPr="008502D9">
        <w:rPr>
          <w:rtl/>
        </w:rPr>
        <w:t>מחקר</w:t>
      </w:r>
      <w:r w:rsidRPr="008502D9">
        <w:rPr>
          <w:rtl/>
          <w:lang w:bidi="ar-SA"/>
        </w:rPr>
        <w:t xml:space="preserve"> PISA </w:t>
      </w:r>
      <w:r w:rsidRPr="008502D9">
        <w:rPr>
          <w:rtl/>
        </w:rPr>
        <w:t>האוסטרי</w:t>
      </w:r>
      <w:r w:rsidRPr="008502D9">
        <w:rPr>
          <w:rtl/>
          <w:lang w:bidi="ar-SA"/>
        </w:rPr>
        <w:t xml:space="preserve"> </w:t>
      </w:r>
      <w:r w:rsidRPr="008502D9">
        <w:rPr>
          <w:rtl/>
        </w:rPr>
        <w:t>של</w:t>
      </w:r>
      <w:r w:rsidRPr="008502D9">
        <w:rPr>
          <w:rtl/>
          <w:lang w:bidi="ar-SA"/>
        </w:rPr>
        <w:t xml:space="preserve"> </w:t>
      </w:r>
      <w:r w:rsidR="00571E1E">
        <w:rPr>
          <w:rFonts w:hint="cs"/>
          <w:rtl/>
        </w:rPr>
        <w:t>ז</w:t>
      </w:r>
      <w:r w:rsidR="00571E1E" w:rsidRPr="008502D9">
        <w:rPr>
          <w:rtl/>
        </w:rPr>
        <w:t>ל</w:t>
      </w:r>
      <w:r w:rsidR="00571E1E">
        <w:rPr>
          <w:rFonts w:hint="cs"/>
          <w:rtl/>
        </w:rPr>
        <w:t>כ</w:t>
      </w:r>
      <w:r w:rsidR="00571E1E" w:rsidRPr="008502D9">
        <w:rPr>
          <w:rtl/>
        </w:rPr>
        <w:t>גר</w:t>
      </w:r>
      <w:r w:rsidR="00571E1E" w:rsidRPr="008502D9">
        <w:rPr>
          <w:rtl/>
          <w:lang w:bidi="ar-SA"/>
        </w:rPr>
        <w:t xml:space="preserve"> </w:t>
      </w:r>
      <w:r w:rsidRPr="008502D9">
        <w:rPr>
          <w:rtl/>
        </w:rPr>
        <w:t>ואחרים</w:t>
      </w:r>
      <w:r w:rsidRPr="008502D9">
        <w:rPr>
          <w:rtl/>
          <w:lang w:bidi="ar-SA"/>
        </w:rPr>
        <w:t xml:space="preserve"> (</w:t>
      </w:r>
      <w:r w:rsidR="00E13729">
        <w:rPr>
          <w:lang w:bidi="ar-SA"/>
        </w:rPr>
        <w:t>Salchegger et al., 2021</w:t>
      </w:r>
      <w:r w:rsidRPr="008502D9">
        <w:rPr>
          <w:rtl/>
          <w:lang w:bidi="ar-SA"/>
        </w:rPr>
        <w:t xml:space="preserve">) </w:t>
      </w:r>
      <w:r w:rsidRPr="008502D9">
        <w:rPr>
          <w:rtl/>
        </w:rPr>
        <w:t>מראה</w:t>
      </w:r>
      <w:r w:rsidRPr="008502D9">
        <w:rPr>
          <w:rtl/>
          <w:lang w:bidi="ar-SA"/>
        </w:rPr>
        <w:t xml:space="preserve"> </w:t>
      </w:r>
      <w:r w:rsidRPr="008502D9">
        <w:rPr>
          <w:rtl/>
        </w:rPr>
        <w:t>כי</w:t>
      </w:r>
      <w:r w:rsidRPr="008502D9">
        <w:rPr>
          <w:rtl/>
          <w:lang w:bidi="ar-SA"/>
        </w:rPr>
        <w:t xml:space="preserve"> </w:t>
      </w:r>
      <w:r w:rsidRPr="008502D9">
        <w:rPr>
          <w:rtl/>
        </w:rPr>
        <w:t>למידה</w:t>
      </w:r>
      <w:r w:rsidRPr="008502D9">
        <w:rPr>
          <w:rtl/>
          <w:lang w:bidi="ar-SA"/>
        </w:rPr>
        <w:t xml:space="preserve"> </w:t>
      </w:r>
      <w:r w:rsidRPr="008502D9">
        <w:rPr>
          <w:rtl/>
        </w:rPr>
        <w:t>מבוססת</w:t>
      </w:r>
      <w:r w:rsidRPr="008502D9">
        <w:rPr>
          <w:rtl/>
          <w:lang w:bidi="ar-SA"/>
        </w:rPr>
        <w:t xml:space="preserve"> </w:t>
      </w:r>
      <w:r w:rsidRPr="008502D9">
        <w:rPr>
          <w:rtl/>
        </w:rPr>
        <w:t>חקירה</w:t>
      </w:r>
      <w:r w:rsidRPr="008502D9">
        <w:rPr>
          <w:rtl/>
          <w:lang w:bidi="ar-SA"/>
        </w:rPr>
        <w:t xml:space="preserve"> (</w:t>
      </w:r>
      <w:r w:rsidR="00E13729" w:rsidRPr="00E13729">
        <w:rPr>
          <w:lang w:bidi="ar-SA"/>
        </w:rPr>
        <w:t>IBSE</w:t>
      </w:r>
      <w:r w:rsidRPr="008502D9">
        <w:rPr>
          <w:rtl/>
          <w:lang w:bidi="ar-SA"/>
        </w:rPr>
        <w:t xml:space="preserve">) </w:t>
      </w:r>
      <w:r w:rsidRPr="008502D9">
        <w:rPr>
          <w:rtl/>
        </w:rPr>
        <w:t>אכן</w:t>
      </w:r>
      <w:r w:rsidRPr="008502D9">
        <w:rPr>
          <w:rtl/>
          <w:lang w:bidi="ar-SA"/>
        </w:rPr>
        <w:t xml:space="preserve"> </w:t>
      </w:r>
      <w:r w:rsidRPr="008502D9">
        <w:rPr>
          <w:rtl/>
        </w:rPr>
        <w:t>מעוררת</w:t>
      </w:r>
      <w:r w:rsidRPr="008502D9">
        <w:rPr>
          <w:rtl/>
          <w:lang w:bidi="ar-SA"/>
        </w:rPr>
        <w:t xml:space="preserve"> </w:t>
      </w:r>
      <w:r w:rsidRPr="008502D9">
        <w:rPr>
          <w:rtl/>
        </w:rPr>
        <w:t>עניין</w:t>
      </w:r>
      <w:r w:rsidR="00451963">
        <w:rPr>
          <w:rtl/>
        </w:rPr>
        <w:t>,</w:t>
      </w:r>
      <w:r w:rsidRPr="008502D9">
        <w:rPr>
          <w:rtl/>
          <w:lang w:bidi="ar-SA"/>
        </w:rPr>
        <w:t xml:space="preserve"> </w:t>
      </w:r>
      <w:r w:rsidRPr="008502D9">
        <w:rPr>
          <w:rtl/>
        </w:rPr>
        <w:t>הנאה</w:t>
      </w:r>
      <w:r w:rsidRPr="008502D9">
        <w:rPr>
          <w:rtl/>
          <w:lang w:bidi="ar-SA"/>
        </w:rPr>
        <w:t xml:space="preserve"> </w:t>
      </w:r>
      <w:r w:rsidRPr="008502D9">
        <w:rPr>
          <w:rtl/>
        </w:rPr>
        <w:t>ומוטיבציה</w:t>
      </w:r>
      <w:r w:rsidRPr="008502D9">
        <w:rPr>
          <w:rtl/>
          <w:lang w:bidi="ar-SA"/>
        </w:rPr>
        <w:t xml:space="preserve"> </w:t>
      </w:r>
      <w:r w:rsidRPr="008502D9">
        <w:rPr>
          <w:rtl/>
        </w:rPr>
        <w:t>גבוהה</w:t>
      </w:r>
      <w:r w:rsidRPr="008502D9">
        <w:rPr>
          <w:rtl/>
          <w:lang w:bidi="ar-SA"/>
        </w:rPr>
        <w:t xml:space="preserve"> </w:t>
      </w:r>
      <w:r w:rsidRPr="008502D9">
        <w:rPr>
          <w:rtl/>
        </w:rPr>
        <w:t>ללמידת</w:t>
      </w:r>
      <w:r w:rsidRPr="008502D9">
        <w:rPr>
          <w:rtl/>
          <w:lang w:bidi="ar-SA"/>
        </w:rPr>
        <w:t xml:space="preserve"> </w:t>
      </w:r>
      <w:r w:rsidRPr="008502D9">
        <w:rPr>
          <w:rtl/>
        </w:rPr>
        <w:t>מדעים</w:t>
      </w:r>
      <w:r w:rsidR="00451963">
        <w:rPr>
          <w:rtl/>
        </w:rPr>
        <w:t>,</w:t>
      </w:r>
      <w:r w:rsidRPr="008502D9">
        <w:rPr>
          <w:rtl/>
          <w:lang w:bidi="ar-SA"/>
        </w:rPr>
        <w:t xml:space="preserve"> </w:t>
      </w:r>
      <w:r w:rsidRPr="008502D9">
        <w:rPr>
          <w:rtl/>
        </w:rPr>
        <w:t>אך</w:t>
      </w:r>
      <w:r w:rsidRPr="008502D9">
        <w:rPr>
          <w:rtl/>
          <w:lang w:bidi="ar-SA"/>
        </w:rPr>
        <w:t xml:space="preserve"> </w:t>
      </w:r>
      <w:r w:rsidRPr="008502D9">
        <w:rPr>
          <w:rtl/>
        </w:rPr>
        <w:t>היא</w:t>
      </w:r>
      <w:r w:rsidRPr="008502D9">
        <w:rPr>
          <w:rtl/>
          <w:lang w:bidi="ar-SA"/>
        </w:rPr>
        <w:t xml:space="preserve"> </w:t>
      </w:r>
      <w:r w:rsidRPr="008502D9">
        <w:rPr>
          <w:rtl/>
        </w:rPr>
        <w:t>אינה</w:t>
      </w:r>
      <w:r w:rsidRPr="008502D9">
        <w:rPr>
          <w:rtl/>
          <w:lang w:bidi="ar-SA"/>
        </w:rPr>
        <w:t xml:space="preserve"> </w:t>
      </w:r>
      <w:r w:rsidRPr="008502D9">
        <w:rPr>
          <w:rtl/>
        </w:rPr>
        <w:t>מתורגמת</w:t>
      </w:r>
      <w:r w:rsidRPr="008502D9">
        <w:rPr>
          <w:rtl/>
          <w:lang w:bidi="ar-SA"/>
        </w:rPr>
        <w:t xml:space="preserve"> </w:t>
      </w:r>
      <w:r w:rsidRPr="008502D9">
        <w:rPr>
          <w:rtl/>
        </w:rPr>
        <w:t>לציונים</w:t>
      </w:r>
      <w:r w:rsidRPr="008502D9">
        <w:rPr>
          <w:rtl/>
          <w:lang w:bidi="ar-SA"/>
        </w:rPr>
        <w:t xml:space="preserve"> </w:t>
      </w:r>
      <w:r w:rsidRPr="008502D9">
        <w:rPr>
          <w:rtl/>
        </w:rPr>
        <w:t>גבוהים</w:t>
      </w:r>
      <w:r w:rsidRPr="008502D9">
        <w:rPr>
          <w:rtl/>
          <w:lang w:bidi="ar-SA"/>
        </w:rPr>
        <w:t xml:space="preserve"> </w:t>
      </w:r>
      <w:r w:rsidRPr="008502D9">
        <w:rPr>
          <w:rtl/>
        </w:rPr>
        <w:t>יותר</w:t>
      </w:r>
      <w:r w:rsidRPr="008502D9">
        <w:rPr>
          <w:rtl/>
          <w:lang w:bidi="ar-SA"/>
        </w:rPr>
        <w:t xml:space="preserve"> </w:t>
      </w:r>
      <w:r w:rsidRPr="008502D9">
        <w:rPr>
          <w:rtl/>
        </w:rPr>
        <w:t>במבחנים</w:t>
      </w:r>
      <w:r w:rsidRPr="008502D9">
        <w:rPr>
          <w:rtl/>
          <w:lang w:bidi="ar-SA"/>
        </w:rPr>
        <w:t xml:space="preserve"> </w:t>
      </w:r>
      <w:r w:rsidRPr="008502D9">
        <w:rPr>
          <w:rtl/>
        </w:rPr>
        <w:t>סטנדרטיים</w:t>
      </w:r>
      <w:r w:rsidR="00451963">
        <w:rPr>
          <w:rtl/>
        </w:rPr>
        <w:t>,</w:t>
      </w:r>
      <w:r w:rsidRPr="008502D9">
        <w:rPr>
          <w:rtl/>
          <w:lang w:bidi="ar-SA"/>
        </w:rPr>
        <w:t xml:space="preserve"> </w:t>
      </w:r>
      <w:r w:rsidRPr="008502D9">
        <w:rPr>
          <w:rtl/>
        </w:rPr>
        <w:t>וכי</w:t>
      </w:r>
      <w:r w:rsidRPr="008502D9">
        <w:rPr>
          <w:rtl/>
          <w:lang w:bidi="ar-SA"/>
        </w:rPr>
        <w:t xml:space="preserve"> </w:t>
      </w:r>
      <w:r w:rsidRPr="008502D9">
        <w:rPr>
          <w:rtl/>
        </w:rPr>
        <w:t>הישגיהם</w:t>
      </w:r>
      <w:r w:rsidRPr="008502D9">
        <w:rPr>
          <w:rtl/>
          <w:lang w:bidi="ar-SA"/>
        </w:rPr>
        <w:t xml:space="preserve"> </w:t>
      </w:r>
      <w:r w:rsidRPr="008502D9">
        <w:rPr>
          <w:rtl/>
        </w:rPr>
        <w:t>של</w:t>
      </w:r>
      <w:r w:rsidRPr="008502D9">
        <w:rPr>
          <w:rtl/>
          <w:lang w:bidi="ar-SA"/>
        </w:rPr>
        <w:t xml:space="preserve"> </w:t>
      </w:r>
      <w:r w:rsidRPr="008502D9">
        <w:rPr>
          <w:rtl/>
        </w:rPr>
        <w:t>תלמידי</w:t>
      </w:r>
      <w:r w:rsidRPr="008502D9">
        <w:rPr>
          <w:rtl/>
          <w:lang w:bidi="ar-SA"/>
        </w:rPr>
        <w:t xml:space="preserve"> </w:t>
      </w:r>
      <w:r w:rsidRPr="008502D9">
        <w:rPr>
          <w:rtl/>
        </w:rPr>
        <w:t>ולדורף</w:t>
      </w:r>
      <w:r w:rsidRPr="008502D9">
        <w:rPr>
          <w:rtl/>
          <w:lang w:bidi="ar-SA"/>
        </w:rPr>
        <w:t xml:space="preserve"> </w:t>
      </w:r>
      <w:r w:rsidRPr="008502D9">
        <w:rPr>
          <w:rtl/>
        </w:rPr>
        <w:t>במדעים</w:t>
      </w:r>
      <w:r w:rsidRPr="008502D9">
        <w:rPr>
          <w:rtl/>
          <w:lang w:bidi="ar-SA"/>
        </w:rPr>
        <w:t xml:space="preserve"> </w:t>
      </w:r>
      <w:r w:rsidRPr="008502D9">
        <w:rPr>
          <w:rtl/>
        </w:rPr>
        <w:t>היו</w:t>
      </w:r>
      <w:r w:rsidRPr="008502D9">
        <w:rPr>
          <w:rtl/>
          <w:lang w:bidi="ar-SA"/>
        </w:rPr>
        <w:t xml:space="preserve"> </w:t>
      </w:r>
      <w:r w:rsidRPr="008502D9">
        <w:rPr>
          <w:rtl/>
        </w:rPr>
        <w:t>נמוכים</w:t>
      </w:r>
      <w:r w:rsidRPr="008502D9">
        <w:rPr>
          <w:rtl/>
          <w:lang w:bidi="ar-SA"/>
        </w:rPr>
        <w:t xml:space="preserve"> </w:t>
      </w:r>
      <w:r w:rsidRPr="008502D9">
        <w:rPr>
          <w:rtl/>
        </w:rPr>
        <w:t>יותר</w:t>
      </w:r>
      <w:r w:rsidRPr="008502D9">
        <w:rPr>
          <w:rtl/>
          <w:lang w:bidi="ar-SA"/>
        </w:rPr>
        <w:t xml:space="preserve"> </w:t>
      </w:r>
      <w:r w:rsidRPr="008502D9">
        <w:rPr>
          <w:rtl/>
        </w:rPr>
        <w:t>בהשוואה</w:t>
      </w:r>
      <w:r w:rsidRPr="008502D9">
        <w:rPr>
          <w:rtl/>
          <w:lang w:bidi="ar-SA"/>
        </w:rPr>
        <w:t xml:space="preserve"> </w:t>
      </w:r>
      <w:r w:rsidRPr="008502D9">
        <w:rPr>
          <w:rtl/>
        </w:rPr>
        <w:t>לקבוצת</w:t>
      </w:r>
      <w:r w:rsidRPr="008502D9">
        <w:rPr>
          <w:rtl/>
          <w:lang w:bidi="ar-SA"/>
        </w:rPr>
        <w:t xml:space="preserve"> </w:t>
      </w:r>
      <w:r w:rsidRPr="008502D9">
        <w:rPr>
          <w:rtl/>
        </w:rPr>
        <w:t>ביקורת</w:t>
      </w:r>
      <w:r w:rsidRPr="008502D9">
        <w:rPr>
          <w:rtl/>
          <w:lang w:bidi="ar-SA"/>
        </w:rPr>
        <w:t xml:space="preserve"> </w:t>
      </w:r>
      <w:r w:rsidRPr="008502D9">
        <w:rPr>
          <w:rtl/>
        </w:rPr>
        <w:t>בעלת</w:t>
      </w:r>
      <w:r w:rsidRPr="008502D9">
        <w:rPr>
          <w:rtl/>
          <w:lang w:bidi="ar-SA"/>
        </w:rPr>
        <w:t xml:space="preserve"> </w:t>
      </w:r>
      <w:r w:rsidRPr="008502D9">
        <w:rPr>
          <w:rtl/>
        </w:rPr>
        <w:t>רקע</w:t>
      </w:r>
      <w:r w:rsidRPr="008502D9">
        <w:rPr>
          <w:rtl/>
          <w:lang w:bidi="ar-SA"/>
        </w:rPr>
        <w:t xml:space="preserve"> </w:t>
      </w:r>
      <w:r w:rsidRPr="008502D9">
        <w:rPr>
          <w:rtl/>
        </w:rPr>
        <w:t>סוציו</w:t>
      </w:r>
      <w:r w:rsidRPr="008502D9">
        <w:rPr>
          <w:rtl/>
          <w:lang w:bidi="ar-SA"/>
        </w:rPr>
        <w:t>-</w:t>
      </w:r>
      <w:r w:rsidRPr="008502D9">
        <w:rPr>
          <w:rtl/>
        </w:rPr>
        <w:t>אקונומי</w:t>
      </w:r>
      <w:r w:rsidRPr="008502D9">
        <w:rPr>
          <w:rtl/>
          <w:lang w:bidi="ar-SA"/>
        </w:rPr>
        <w:t xml:space="preserve"> </w:t>
      </w:r>
      <w:r w:rsidRPr="008502D9">
        <w:rPr>
          <w:rtl/>
        </w:rPr>
        <w:t>זהה</w:t>
      </w:r>
      <w:r w:rsidRPr="008502D9">
        <w:rPr>
          <w:rtl/>
          <w:lang w:bidi="ar-SA"/>
        </w:rPr>
        <w:t xml:space="preserve">. </w:t>
      </w:r>
      <w:r w:rsidRPr="008502D9">
        <w:rPr>
          <w:rtl/>
        </w:rPr>
        <w:t>ממצא</w:t>
      </w:r>
      <w:r w:rsidRPr="008502D9">
        <w:rPr>
          <w:rtl/>
          <w:lang w:bidi="ar-SA"/>
        </w:rPr>
        <w:t xml:space="preserve"> </w:t>
      </w:r>
      <w:r w:rsidRPr="008502D9">
        <w:rPr>
          <w:rtl/>
        </w:rPr>
        <w:t>מדעי</w:t>
      </w:r>
      <w:r w:rsidRPr="008502D9">
        <w:rPr>
          <w:rtl/>
          <w:lang w:bidi="ar-SA"/>
        </w:rPr>
        <w:t xml:space="preserve"> </w:t>
      </w:r>
      <w:r w:rsidRPr="008502D9">
        <w:rPr>
          <w:rtl/>
        </w:rPr>
        <w:t>זה</w:t>
      </w:r>
      <w:r w:rsidRPr="008502D9">
        <w:rPr>
          <w:rtl/>
          <w:lang w:bidi="ar-SA"/>
        </w:rPr>
        <w:t xml:space="preserve"> </w:t>
      </w:r>
      <w:r w:rsidRPr="008502D9">
        <w:rPr>
          <w:rtl/>
        </w:rPr>
        <w:t>מציג</w:t>
      </w:r>
      <w:r w:rsidRPr="008502D9">
        <w:rPr>
          <w:rtl/>
          <w:lang w:bidi="ar-SA"/>
        </w:rPr>
        <w:t xml:space="preserve"> </w:t>
      </w:r>
      <w:r w:rsidRPr="008502D9">
        <w:rPr>
          <w:rtl/>
        </w:rPr>
        <w:t>הלימה</w:t>
      </w:r>
      <w:r w:rsidRPr="008502D9">
        <w:rPr>
          <w:rtl/>
          <w:lang w:bidi="ar-SA"/>
        </w:rPr>
        <w:t xml:space="preserve"> </w:t>
      </w:r>
      <w:r w:rsidRPr="008502D9">
        <w:rPr>
          <w:rtl/>
        </w:rPr>
        <w:t>מוחלטת</w:t>
      </w:r>
      <w:r w:rsidRPr="008502D9">
        <w:rPr>
          <w:rtl/>
          <w:lang w:bidi="ar-SA"/>
        </w:rPr>
        <w:t xml:space="preserve"> </w:t>
      </w:r>
      <w:r w:rsidRPr="008502D9">
        <w:rPr>
          <w:rtl/>
        </w:rPr>
        <w:t>לעדויותיהם</w:t>
      </w:r>
      <w:r w:rsidRPr="008502D9">
        <w:rPr>
          <w:rtl/>
          <w:lang w:bidi="ar-SA"/>
        </w:rPr>
        <w:t xml:space="preserve"> </w:t>
      </w:r>
      <w:r w:rsidRPr="008502D9">
        <w:rPr>
          <w:rtl/>
        </w:rPr>
        <w:t>של</w:t>
      </w:r>
      <w:r w:rsidRPr="008502D9">
        <w:rPr>
          <w:rtl/>
          <w:lang w:bidi="ar-SA"/>
        </w:rPr>
        <w:t xml:space="preserve"> </w:t>
      </w:r>
      <w:r w:rsidRPr="008502D9">
        <w:rPr>
          <w:rtl/>
        </w:rPr>
        <w:t>הבוגרים</w:t>
      </w:r>
      <w:r w:rsidRPr="008502D9">
        <w:rPr>
          <w:rtl/>
          <w:lang w:bidi="ar-SA"/>
        </w:rPr>
        <w:t xml:space="preserve"> </w:t>
      </w:r>
      <w:r w:rsidRPr="008502D9">
        <w:rPr>
          <w:rtl/>
        </w:rPr>
        <w:t>בשטח</w:t>
      </w:r>
      <w:r w:rsidR="00451963">
        <w:rPr>
          <w:rtl/>
        </w:rPr>
        <w:t>,</w:t>
      </w:r>
      <w:r w:rsidRPr="008502D9">
        <w:rPr>
          <w:rtl/>
          <w:lang w:bidi="ar-SA"/>
        </w:rPr>
        <w:t xml:space="preserve"> </w:t>
      </w:r>
      <w:r w:rsidRPr="008502D9">
        <w:rPr>
          <w:rtl/>
        </w:rPr>
        <w:t>המתארים</w:t>
      </w:r>
      <w:r w:rsidRPr="008502D9">
        <w:rPr>
          <w:rtl/>
          <w:lang w:bidi="ar-SA"/>
        </w:rPr>
        <w:t xml:space="preserve"> </w:t>
      </w:r>
      <w:r w:rsidRPr="008502D9">
        <w:rPr>
          <w:rtl/>
        </w:rPr>
        <w:t>פער</w:t>
      </w:r>
      <w:r w:rsidRPr="008502D9">
        <w:rPr>
          <w:rtl/>
          <w:lang w:bidi="ar-SA"/>
        </w:rPr>
        <w:t xml:space="preserve"> </w:t>
      </w:r>
      <w:r w:rsidRPr="008502D9">
        <w:rPr>
          <w:rtl/>
        </w:rPr>
        <w:t>לימודי</w:t>
      </w:r>
      <w:r w:rsidRPr="008502D9">
        <w:rPr>
          <w:rtl/>
          <w:lang w:bidi="ar-SA"/>
        </w:rPr>
        <w:t xml:space="preserve"> </w:t>
      </w:r>
      <w:r w:rsidRPr="008502D9">
        <w:rPr>
          <w:rtl/>
        </w:rPr>
        <w:t>חריף</w:t>
      </w:r>
      <w:r w:rsidRPr="008502D9">
        <w:rPr>
          <w:rtl/>
          <w:lang w:bidi="ar-SA"/>
        </w:rPr>
        <w:t xml:space="preserve"> </w:t>
      </w:r>
      <w:r w:rsidRPr="008502D9">
        <w:rPr>
          <w:rtl/>
        </w:rPr>
        <w:t>ותחושת</w:t>
      </w:r>
      <w:r w:rsidRPr="008502D9">
        <w:rPr>
          <w:rtl/>
          <w:lang w:bidi="ar-SA"/>
        </w:rPr>
        <w:t xml:space="preserve"> </w:t>
      </w:r>
      <w:r w:rsidRPr="008502D9">
        <w:rPr>
          <w:rtl/>
        </w:rPr>
        <w:t>נחשלות</w:t>
      </w:r>
      <w:r w:rsidRPr="008502D9">
        <w:rPr>
          <w:rtl/>
          <w:lang w:bidi="ar-SA"/>
        </w:rPr>
        <w:t xml:space="preserve"> </w:t>
      </w:r>
      <w:r w:rsidRPr="008502D9">
        <w:rPr>
          <w:rtl/>
        </w:rPr>
        <w:t>אקדמית</w:t>
      </w:r>
      <w:r w:rsidRPr="008502D9">
        <w:rPr>
          <w:rtl/>
          <w:lang w:bidi="ar-SA"/>
        </w:rPr>
        <w:t xml:space="preserve"> </w:t>
      </w:r>
      <w:r w:rsidRPr="008502D9">
        <w:rPr>
          <w:rtl/>
        </w:rPr>
        <w:t>קשה</w:t>
      </w:r>
      <w:r w:rsidRPr="008502D9">
        <w:rPr>
          <w:rtl/>
          <w:lang w:bidi="ar-SA"/>
        </w:rPr>
        <w:t xml:space="preserve"> </w:t>
      </w:r>
      <w:r w:rsidRPr="008502D9">
        <w:rPr>
          <w:rtl/>
        </w:rPr>
        <w:t>במדעים</w:t>
      </w:r>
      <w:r w:rsidRPr="008502D9">
        <w:rPr>
          <w:rtl/>
          <w:lang w:bidi="ar-SA"/>
        </w:rPr>
        <w:t xml:space="preserve"> </w:t>
      </w:r>
      <w:r w:rsidRPr="008502D9">
        <w:rPr>
          <w:rtl/>
        </w:rPr>
        <w:t>ובמתמטיקה</w:t>
      </w:r>
      <w:r w:rsidRPr="008502D9">
        <w:rPr>
          <w:rtl/>
          <w:lang w:bidi="ar-SA"/>
        </w:rPr>
        <w:t xml:space="preserve">. </w:t>
      </w:r>
      <w:r w:rsidR="008234EC">
        <w:rPr>
          <w:rtl/>
        </w:rPr>
        <w:t>ד'</w:t>
      </w:r>
      <w:r w:rsidRPr="008502D9">
        <w:rPr>
          <w:rtl/>
          <w:lang w:bidi="ar-SA"/>
        </w:rPr>
        <w:t xml:space="preserve"> </w:t>
      </w:r>
      <w:r w:rsidRPr="008502D9">
        <w:rPr>
          <w:rtl/>
        </w:rPr>
        <w:t>משתפת</w:t>
      </w:r>
      <w:r w:rsidRPr="008502D9">
        <w:rPr>
          <w:rtl/>
          <w:lang w:bidi="ar-SA"/>
        </w:rPr>
        <w:t xml:space="preserve"> </w:t>
      </w:r>
      <w:r w:rsidRPr="008502D9">
        <w:rPr>
          <w:rtl/>
        </w:rPr>
        <w:t>בגילוי</w:t>
      </w:r>
      <w:r w:rsidRPr="008502D9">
        <w:rPr>
          <w:rtl/>
          <w:lang w:bidi="ar-SA"/>
        </w:rPr>
        <w:t xml:space="preserve"> </w:t>
      </w:r>
      <w:r w:rsidRPr="008502D9">
        <w:rPr>
          <w:rtl/>
        </w:rPr>
        <w:t>לב</w:t>
      </w:r>
      <w:r w:rsidRPr="008502D9">
        <w:rPr>
          <w:rtl/>
          <w:lang w:bidi="ar-SA"/>
        </w:rPr>
        <w:t>: "</w:t>
      </w:r>
      <w:r w:rsidRPr="008502D9">
        <w:rPr>
          <w:rtl/>
        </w:rPr>
        <w:t>מדעים</w:t>
      </w:r>
      <w:r w:rsidRPr="008502D9">
        <w:rPr>
          <w:rtl/>
          <w:lang w:bidi="ar-SA"/>
        </w:rPr>
        <w:t xml:space="preserve"> </w:t>
      </w:r>
      <w:r w:rsidRPr="008502D9">
        <w:rPr>
          <w:rtl/>
        </w:rPr>
        <w:t>לגמרי</w:t>
      </w:r>
      <w:r w:rsidRPr="008502D9">
        <w:rPr>
          <w:rtl/>
          <w:lang w:bidi="ar-SA"/>
        </w:rPr>
        <w:t xml:space="preserve">... </w:t>
      </w:r>
      <w:r w:rsidRPr="008502D9">
        <w:rPr>
          <w:rtl/>
        </w:rPr>
        <w:t>אני</w:t>
      </w:r>
      <w:r w:rsidRPr="008502D9">
        <w:rPr>
          <w:rtl/>
          <w:lang w:bidi="ar-SA"/>
        </w:rPr>
        <w:t xml:space="preserve"> </w:t>
      </w:r>
      <w:r w:rsidRPr="008502D9">
        <w:rPr>
          <w:rtl/>
        </w:rPr>
        <w:t>באמת</w:t>
      </w:r>
      <w:r w:rsidRPr="008502D9">
        <w:rPr>
          <w:rtl/>
          <w:lang w:bidi="ar-SA"/>
        </w:rPr>
        <w:t xml:space="preserve"> </w:t>
      </w:r>
      <w:r w:rsidRPr="008502D9">
        <w:rPr>
          <w:rtl/>
        </w:rPr>
        <w:t>יצאתי</w:t>
      </w:r>
      <w:r w:rsidRPr="008502D9">
        <w:rPr>
          <w:rtl/>
          <w:lang w:bidi="ar-SA"/>
        </w:rPr>
        <w:t xml:space="preserve"> </w:t>
      </w:r>
      <w:r w:rsidRPr="008502D9">
        <w:rPr>
          <w:rtl/>
        </w:rPr>
        <w:t>שאני</w:t>
      </w:r>
      <w:r w:rsidRPr="008502D9">
        <w:rPr>
          <w:rtl/>
          <w:lang w:bidi="ar-SA"/>
        </w:rPr>
        <w:t xml:space="preserve"> </w:t>
      </w:r>
      <w:r w:rsidRPr="008502D9">
        <w:rPr>
          <w:rtl/>
        </w:rPr>
        <w:t>לא</w:t>
      </w:r>
      <w:r w:rsidRPr="008502D9">
        <w:rPr>
          <w:rtl/>
          <w:lang w:bidi="ar-SA"/>
        </w:rPr>
        <w:t xml:space="preserve"> </w:t>
      </w:r>
      <w:r w:rsidRPr="008502D9">
        <w:rPr>
          <w:rtl/>
        </w:rPr>
        <w:t>יודעת</w:t>
      </w:r>
      <w:r w:rsidRPr="008502D9">
        <w:rPr>
          <w:rtl/>
          <w:lang w:bidi="ar-SA"/>
        </w:rPr>
        <w:t xml:space="preserve"> </w:t>
      </w:r>
      <w:r w:rsidRPr="008502D9">
        <w:rPr>
          <w:rtl/>
        </w:rPr>
        <w:t>דברים</w:t>
      </w:r>
      <w:r w:rsidRPr="008502D9">
        <w:rPr>
          <w:rtl/>
          <w:lang w:bidi="ar-SA"/>
        </w:rPr>
        <w:t xml:space="preserve"> </w:t>
      </w:r>
      <w:r w:rsidRPr="008502D9">
        <w:rPr>
          <w:rtl/>
        </w:rPr>
        <w:t>מאוד</w:t>
      </w:r>
      <w:r w:rsidRPr="008502D9">
        <w:rPr>
          <w:rtl/>
          <w:lang w:bidi="ar-SA"/>
        </w:rPr>
        <w:t xml:space="preserve"> </w:t>
      </w:r>
      <w:r w:rsidRPr="008502D9">
        <w:rPr>
          <w:rtl/>
        </w:rPr>
        <w:t>בסיסיים</w:t>
      </w:r>
      <w:r w:rsidRPr="008502D9">
        <w:rPr>
          <w:rtl/>
          <w:lang w:bidi="ar-SA"/>
        </w:rPr>
        <w:t xml:space="preserve"> </w:t>
      </w:r>
      <w:r w:rsidRPr="008502D9">
        <w:rPr>
          <w:rtl/>
        </w:rPr>
        <w:t>במדעים</w:t>
      </w:r>
      <w:r w:rsidR="00451963">
        <w:rPr>
          <w:rtl/>
        </w:rPr>
        <w:t>,</w:t>
      </w:r>
      <w:r w:rsidRPr="008502D9">
        <w:rPr>
          <w:rtl/>
          <w:lang w:bidi="ar-SA"/>
        </w:rPr>
        <w:t xml:space="preserve"> </w:t>
      </w:r>
      <w:r w:rsidRPr="008502D9">
        <w:rPr>
          <w:rtl/>
        </w:rPr>
        <w:t>דברים</w:t>
      </w:r>
      <w:r w:rsidRPr="008502D9">
        <w:rPr>
          <w:rtl/>
          <w:lang w:bidi="ar-SA"/>
        </w:rPr>
        <w:t xml:space="preserve"> </w:t>
      </w:r>
      <w:r w:rsidRPr="008502D9">
        <w:rPr>
          <w:rtl/>
        </w:rPr>
        <w:t>של</w:t>
      </w:r>
      <w:r w:rsidRPr="008502D9">
        <w:rPr>
          <w:rtl/>
          <w:lang w:bidi="ar-SA"/>
        </w:rPr>
        <w:t xml:space="preserve"> </w:t>
      </w:r>
      <w:r w:rsidRPr="008502D9">
        <w:rPr>
          <w:rtl/>
        </w:rPr>
        <w:t>כאילו</w:t>
      </w:r>
      <w:r w:rsidRPr="008502D9">
        <w:rPr>
          <w:rtl/>
          <w:lang w:bidi="ar-SA"/>
        </w:rPr>
        <w:t xml:space="preserve"> </w:t>
      </w:r>
      <w:r w:rsidRPr="008502D9">
        <w:rPr>
          <w:rtl/>
        </w:rPr>
        <w:t>כיתה</w:t>
      </w:r>
      <w:r w:rsidRPr="008502D9">
        <w:rPr>
          <w:rtl/>
          <w:lang w:bidi="ar-SA"/>
        </w:rPr>
        <w:t xml:space="preserve"> </w:t>
      </w:r>
      <w:r w:rsidRPr="008502D9">
        <w:rPr>
          <w:rtl/>
        </w:rPr>
        <w:t>ד</w:t>
      </w:r>
      <w:r w:rsidR="00E13729">
        <w:rPr>
          <w:rFonts w:hint="cs"/>
          <w:rtl/>
        </w:rPr>
        <w:t>'–</w:t>
      </w:r>
      <w:r w:rsidRPr="008502D9">
        <w:rPr>
          <w:rtl/>
        </w:rPr>
        <w:t>ה</w:t>
      </w:r>
      <w:r w:rsidR="00E13729">
        <w:rPr>
          <w:rFonts w:hint="cs"/>
          <w:rtl/>
        </w:rPr>
        <w:t>'</w:t>
      </w:r>
      <w:r w:rsidRPr="008502D9">
        <w:rPr>
          <w:rtl/>
          <w:lang w:bidi="ar-SA"/>
        </w:rPr>
        <w:t xml:space="preserve"> </w:t>
      </w:r>
      <w:r w:rsidRPr="008502D9">
        <w:rPr>
          <w:rtl/>
        </w:rPr>
        <w:t>בבית</w:t>
      </w:r>
      <w:r w:rsidRPr="008502D9">
        <w:rPr>
          <w:rtl/>
          <w:lang w:bidi="ar-SA"/>
        </w:rPr>
        <w:t xml:space="preserve"> </w:t>
      </w:r>
      <w:r w:rsidRPr="008502D9">
        <w:rPr>
          <w:rtl/>
        </w:rPr>
        <w:t>ספר</w:t>
      </w:r>
      <w:r w:rsidRPr="008502D9">
        <w:rPr>
          <w:rtl/>
          <w:lang w:bidi="ar-SA"/>
        </w:rPr>
        <w:t xml:space="preserve"> </w:t>
      </w:r>
      <w:r w:rsidRPr="008502D9">
        <w:rPr>
          <w:rtl/>
        </w:rPr>
        <w:t>קונבנציונלי</w:t>
      </w:r>
      <w:r w:rsidRPr="008502D9">
        <w:rPr>
          <w:rtl/>
          <w:lang w:bidi="ar-SA"/>
        </w:rPr>
        <w:t xml:space="preserve">". </w:t>
      </w:r>
      <w:r w:rsidR="00F376A6">
        <w:rPr>
          <w:rtl/>
        </w:rPr>
        <w:t>ב'</w:t>
      </w:r>
      <w:r w:rsidRPr="008502D9">
        <w:rPr>
          <w:rtl/>
          <w:lang w:bidi="ar-SA"/>
        </w:rPr>
        <w:t xml:space="preserve"> </w:t>
      </w:r>
      <w:r w:rsidRPr="008502D9">
        <w:rPr>
          <w:rtl/>
        </w:rPr>
        <w:t>מחזק</w:t>
      </w:r>
      <w:r w:rsidRPr="008502D9">
        <w:rPr>
          <w:rtl/>
          <w:lang w:bidi="ar-SA"/>
        </w:rPr>
        <w:t xml:space="preserve"> </w:t>
      </w:r>
      <w:r w:rsidRPr="008502D9">
        <w:rPr>
          <w:rtl/>
        </w:rPr>
        <w:t>זאת</w:t>
      </w:r>
      <w:r w:rsidRPr="008502D9">
        <w:rPr>
          <w:rtl/>
          <w:lang w:bidi="ar-SA"/>
        </w:rPr>
        <w:t xml:space="preserve"> </w:t>
      </w:r>
      <w:r w:rsidRPr="008502D9">
        <w:rPr>
          <w:rtl/>
        </w:rPr>
        <w:t>ומצביע</w:t>
      </w:r>
      <w:r w:rsidRPr="008502D9">
        <w:rPr>
          <w:rtl/>
          <w:lang w:bidi="ar-SA"/>
        </w:rPr>
        <w:t xml:space="preserve"> </w:t>
      </w:r>
      <w:r w:rsidRPr="008502D9">
        <w:rPr>
          <w:rtl/>
        </w:rPr>
        <w:t>על</w:t>
      </w:r>
      <w:r w:rsidRPr="008502D9">
        <w:rPr>
          <w:rtl/>
          <w:lang w:bidi="ar-SA"/>
        </w:rPr>
        <w:t xml:space="preserve"> </w:t>
      </w:r>
      <w:r w:rsidRPr="008502D9">
        <w:rPr>
          <w:rtl/>
        </w:rPr>
        <w:t>נטיית</w:t>
      </w:r>
      <w:r w:rsidRPr="008502D9">
        <w:rPr>
          <w:rtl/>
          <w:lang w:bidi="ar-SA"/>
        </w:rPr>
        <w:t xml:space="preserve"> </w:t>
      </w:r>
      <w:r w:rsidRPr="008502D9">
        <w:rPr>
          <w:rtl/>
        </w:rPr>
        <w:t>התיכון</w:t>
      </w:r>
      <w:r w:rsidRPr="008502D9">
        <w:rPr>
          <w:rtl/>
          <w:lang w:bidi="ar-SA"/>
        </w:rPr>
        <w:t xml:space="preserve"> </w:t>
      </w:r>
      <w:r w:rsidRPr="008502D9">
        <w:rPr>
          <w:rtl/>
        </w:rPr>
        <w:t>להנצחת</w:t>
      </w:r>
      <w:r w:rsidRPr="008502D9">
        <w:rPr>
          <w:rtl/>
          <w:lang w:bidi="ar-SA"/>
        </w:rPr>
        <w:t xml:space="preserve"> "</w:t>
      </w:r>
      <w:r w:rsidRPr="008502D9">
        <w:rPr>
          <w:rtl/>
        </w:rPr>
        <w:t>בינוניות</w:t>
      </w:r>
      <w:r w:rsidRPr="008502D9">
        <w:rPr>
          <w:rtl/>
          <w:lang w:bidi="ar-SA"/>
        </w:rPr>
        <w:t xml:space="preserve">" </w:t>
      </w:r>
      <w:r w:rsidRPr="008502D9">
        <w:rPr>
          <w:rtl/>
        </w:rPr>
        <w:t>בתחומים</w:t>
      </w:r>
      <w:r w:rsidRPr="008502D9">
        <w:rPr>
          <w:rtl/>
          <w:lang w:bidi="ar-SA"/>
        </w:rPr>
        <w:t xml:space="preserve"> </w:t>
      </w:r>
      <w:r w:rsidRPr="008502D9">
        <w:rPr>
          <w:rtl/>
        </w:rPr>
        <w:t>הריאליים</w:t>
      </w:r>
      <w:r w:rsidRPr="008502D9">
        <w:rPr>
          <w:rtl/>
          <w:lang w:bidi="ar-SA"/>
        </w:rPr>
        <w:t xml:space="preserve"> </w:t>
      </w:r>
      <w:r w:rsidRPr="008502D9">
        <w:rPr>
          <w:rtl/>
        </w:rPr>
        <w:t>מתוך</w:t>
      </w:r>
      <w:r w:rsidRPr="008502D9">
        <w:rPr>
          <w:rtl/>
          <w:lang w:bidi="ar-SA"/>
        </w:rPr>
        <w:t xml:space="preserve"> </w:t>
      </w:r>
      <w:r w:rsidRPr="008502D9">
        <w:rPr>
          <w:rtl/>
        </w:rPr>
        <w:t>חוסר</w:t>
      </w:r>
      <w:r w:rsidRPr="008502D9">
        <w:rPr>
          <w:rtl/>
          <w:lang w:bidi="ar-SA"/>
        </w:rPr>
        <w:t xml:space="preserve"> </w:t>
      </w:r>
      <w:r w:rsidRPr="008502D9">
        <w:rPr>
          <w:rtl/>
        </w:rPr>
        <w:t>השקעה</w:t>
      </w:r>
      <w:r w:rsidRPr="008502D9">
        <w:rPr>
          <w:rtl/>
          <w:lang w:bidi="ar-SA"/>
        </w:rPr>
        <w:t xml:space="preserve"> </w:t>
      </w:r>
      <w:r w:rsidRPr="008502D9">
        <w:rPr>
          <w:rtl/>
        </w:rPr>
        <w:t>ואנשי</w:t>
      </w:r>
      <w:r w:rsidRPr="008502D9">
        <w:rPr>
          <w:rtl/>
          <w:lang w:bidi="ar-SA"/>
        </w:rPr>
        <w:t xml:space="preserve"> </w:t>
      </w:r>
      <w:r w:rsidRPr="008502D9">
        <w:rPr>
          <w:rtl/>
        </w:rPr>
        <w:t>מקצוע</w:t>
      </w:r>
      <w:r w:rsidRPr="008502D9">
        <w:rPr>
          <w:rtl/>
          <w:lang w:bidi="ar-SA"/>
        </w:rPr>
        <w:t xml:space="preserve"> </w:t>
      </w:r>
      <w:r w:rsidRPr="008502D9">
        <w:rPr>
          <w:rtl/>
        </w:rPr>
        <w:t>מתאימים</w:t>
      </w:r>
      <w:r w:rsidR="00451963">
        <w:rPr>
          <w:rtl/>
        </w:rPr>
        <w:t>,</w:t>
      </w:r>
      <w:r w:rsidRPr="008502D9">
        <w:rPr>
          <w:rtl/>
          <w:lang w:bidi="ar-SA"/>
        </w:rPr>
        <w:t xml:space="preserve"> </w:t>
      </w:r>
      <w:r w:rsidRPr="008502D9">
        <w:rPr>
          <w:rtl/>
        </w:rPr>
        <w:t>ומציין</w:t>
      </w:r>
      <w:r w:rsidRPr="008502D9">
        <w:rPr>
          <w:rtl/>
          <w:lang w:bidi="ar-SA"/>
        </w:rPr>
        <w:t xml:space="preserve"> </w:t>
      </w:r>
      <w:r w:rsidRPr="008502D9">
        <w:rPr>
          <w:rtl/>
        </w:rPr>
        <w:t>כי</w:t>
      </w:r>
      <w:r w:rsidRPr="008502D9">
        <w:rPr>
          <w:rtl/>
          <w:lang w:bidi="ar-SA"/>
        </w:rPr>
        <w:t xml:space="preserve"> </w:t>
      </w:r>
      <w:r w:rsidRPr="008502D9">
        <w:rPr>
          <w:rtl/>
        </w:rPr>
        <w:t>בתיכון</w:t>
      </w:r>
      <w:r w:rsidRPr="008502D9">
        <w:rPr>
          <w:rtl/>
          <w:lang w:bidi="ar-SA"/>
        </w:rPr>
        <w:t xml:space="preserve"> </w:t>
      </w:r>
      <w:r w:rsidRPr="008502D9">
        <w:rPr>
          <w:rtl/>
        </w:rPr>
        <w:t>לא</w:t>
      </w:r>
      <w:r w:rsidRPr="008502D9">
        <w:rPr>
          <w:rtl/>
          <w:lang w:bidi="ar-SA"/>
        </w:rPr>
        <w:t xml:space="preserve"> </w:t>
      </w:r>
      <w:r w:rsidRPr="008502D9">
        <w:rPr>
          <w:rtl/>
        </w:rPr>
        <w:t>התקיימו</w:t>
      </w:r>
      <w:r w:rsidRPr="008502D9">
        <w:rPr>
          <w:rtl/>
          <w:lang w:bidi="ar-SA"/>
        </w:rPr>
        <w:t xml:space="preserve"> </w:t>
      </w:r>
      <w:r w:rsidRPr="008502D9">
        <w:rPr>
          <w:rtl/>
        </w:rPr>
        <w:t>לימודי</w:t>
      </w:r>
      <w:r w:rsidRPr="008502D9">
        <w:rPr>
          <w:rtl/>
          <w:lang w:bidi="ar-SA"/>
        </w:rPr>
        <w:t xml:space="preserve"> </w:t>
      </w:r>
      <w:r w:rsidRPr="008502D9">
        <w:rPr>
          <w:rtl/>
        </w:rPr>
        <w:t>חמש</w:t>
      </w:r>
      <w:r w:rsidRPr="008502D9">
        <w:rPr>
          <w:rtl/>
          <w:lang w:bidi="ar-SA"/>
        </w:rPr>
        <w:t xml:space="preserve"> </w:t>
      </w:r>
      <w:r w:rsidRPr="008502D9">
        <w:rPr>
          <w:rtl/>
        </w:rPr>
        <w:t>יחידות</w:t>
      </w:r>
      <w:r w:rsidRPr="008502D9">
        <w:rPr>
          <w:rtl/>
          <w:lang w:bidi="ar-SA"/>
        </w:rPr>
        <w:t xml:space="preserve"> </w:t>
      </w:r>
      <w:r w:rsidRPr="008502D9">
        <w:rPr>
          <w:rtl/>
        </w:rPr>
        <w:t>במתמטיקה</w:t>
      </w:r>
      <w:r w:rsidRPr="008502D9">
        <w:rPr>
          <w:rtl/>
          <w:lang w:bidi="ar-SA"/>
        </w:rPr>
        <w:t xml:space="preserve"> </w:t>
      </w:r>
      <w:r w:rsidRPr="008502D9">
        <w:rPr>
          <w:rtl/>
        </w:rPr>
        <w:t>אלא</w:t>
      </w:r>
      <w:r w:rsidRPr="008502D9">
        <w:rPr>
          <w:rtl/>
          <w:lang w:bidi="ar-SA"/>
        </w:rPr>
        <w:t xml:space="preserve"> </w:t>
      </w:r>
      <w:r w:rsidRPr="008502D9">
        <w:rPr>
          <w:rtl/>
        </w:rPr>
        <w:t>לתלמידים</w:t>
      </w:r>
      <w:r w:rsidRPr="008502D9">
        <w:rPr>
          <w:rtl/>
          <w:lang w:bidi="ar-SA"/>
        </w:rPr>
        <w:t xml:space="preserve"> </w:t>
      </w:r>
      <w:r w:rsidRPr="008502D9">
        <w:rPr>
          <w:rtl/>
        </w:rPr>
        <w:t>בודדים</w:t>
      </w:r>
      <w:r w:rsidRPr="008502D9">
        <w:rPr>
          <w:rtl/>
          <w:lang w:bidi="ar-SA"/>
        </w:rPr>
        <w:t xml:space="preserve"> </w:t>
      </w:r>
      <w:r w:rsidRPr="008502D9">
        <w:rPr>
          <w:rtl/>
        </w:rPr>
        <w:t>שנלחמו</w:t>
      </w:r>
      <w:r w:rsidRPr="008502D9">
        <w:rPr>
          <w:rtl/>
          <w:lang w:bidi="ar-SA"/>
        </w:rPr>
        <w:t xml:space="preserve"> </w:t>
      </w:r>
      <w:r w:rsidRPr="008502D9">
        <w:rPr>
          <w:rtl/>
        </w:rPr>
        <w:t>על</w:t>
      </w:r>
      <w:r w:rsidRPr="008502D9">
        <w:rPr>
          <w:rtl/>
          <w:lang w:bidi="ar-SA"/>
        </w:rPr>
        <w:t xml:space="preserve"> </w:t>
      </w:r>
      <w:r w:rsidRPr="008502D9">
        <w:rPr>
          <w:rtl/>
        </w:rPr>
        <w:t>כך</w:t>
      </w:r>
      <w:r w:rsidRPr="008502D9">
        <w:rPr>
          <w:rtl/>
          <w:lang w:bidi="ar-SA"/>
        </w:rPr>
        <w:t xml:space="preserve"> </w:t>
      </w:r>
      <w:r w:rsidRPr="008502D9">
        <w:rPr>
          <w:rtl/>
        </w:rPr>
        <w:t>לבדם</w:t>
      </w:r>
      <w:r w:rsidRPr="008502D9">
        <w:rPr>
          <w:rtl/>
          <w:lang w:bidi="ar-SA"/>
        </w:rPr>
        <w:t>.</w:t>
      </w:r>
    </w:p>
    <w:p w14:paraId="68D3B1ED" w14:textId="52088D0E" w:rsidR="00B16A5A" w:rsidRPr="008502D9" w:rsidRDefault="00B16A5A" w:rsidP="00B16A5A">
      <w:r w:rsidRPr="008502D9">
        <w:rPr>
          <w:rtl/>
        </w:rPr>
        <w:t>עם</w:t>
      </w:r>
      <w:r w:rsidRPr="008502D9">
        <w:rPr>
          <w:rtl/>
          <w:lang w:bidi="ar-SA"/>
        </w:rPr>
        <w:t xml:space="preserve"> </w:t>
      </w:r>
      <w:r w:rsidRPr="008502D9">
        <w:rPr>
          <w:rtl/>
        </w:rPr>
        <w:t>זאת</w:t>
      </w:r>
      <w:r w:rsidR="00451963">
        <w:rPr>
          <w:rtl/>
        </w:rPr>
        <w:t>,</w:t>
      </w:r>
      <w:r w:rsidRPr="008502D9">
        <w:rPr>
          <w:rtl/>
          <w:lang w:bidi="ar-SA"/>
        </w:rPr>
        <w:t xml:space="preserve"> </w:t>
      </w:r>
      <w:r w:rsidRPr="008502D9">
        <w:rPr>
          <w:rtl/>
        </w:rPr>
        <w:t>מתגלה</w:t>
      </w:r>
      <w:r w:rsidRPr="008502D9">
        <w:rPr>
          <w:rtl/>
          <w:lang w:bidi="ar-SA"/>
        </w:rPr>
        <w:t xml:space="preserve"> </w:t>
      </w:r>
      <w:r w:rsidRPr="008502D9">
        <w:rPr>
          <w:rtl/>
        </w:rPr>
        <w:t>פער</w:t>
      </w:r>
      <w:r w:rsidRPr="008502D9">
        <w:rPr>
          <w:rtl/>
          <w:lang w:bidi="ar-SA"/>
        </w:rPr>
        <w:t xml:space="preserve"> </w:t>
      </w:r>
      <w:r w:rsidRPr="008502D9">
        <w:rPr>
          <w:rtl/>
        </w:rPr>
        <w:t>דרמטי</w:t>
      </w:r>
      <w:r w:rsidRPr="008502D9">
        <w:rPr>
          <w:rtl/>
          <w:lang w:bidi="ar-SA"/>
        </w:rPr>
        <w:t xml:space="preserve"> </w:t>
      </w:r>
      <w:r w:rsidRPr="008502D9">
        <w:rPr>
          <w:rtl/>
        </w:rPr>
        <w:t>בין</w:t>
      </w:r>
      <w:r w:rsidRPr="008502D9">
        <w:rPr>
          <w:rtl/>
          <w:lang w:bidi="ar-SA"/>
        </w:rPr>
        <w:t xml:space="preserve"> </w:t>
      </w:r>
      <w:r w:rsidRPr="008502D9">
        <w:rPr>
          <w:rtl/>
        </w:rPr>
        <w:t>נרטיב</w:t>
      </w:r>
      <w:r w:rsidRPr="008502D9">
        <w:rPr>
          <w:rtl/>
          <w:lang w:bidi="ar-SA"/>
        </w:rPr>
        <w:t xml:space="preserve"> </w:t>
      </w:r>
      <w:r w:rsidRPr="008502D9">
        <w:rPr>
          <w:rtl/>
        </w:rPr>
        <w:t>ההצטיינות</w:t>
      </w:r>
      <w:r w:rsidRPr="008502D9">
        <w:rPr>
          <w:rtl/>
          <w:lang w:bidi="ar-SA"/>
        </w:rPr>
        <w:t xml:space="preserve"> </w:t>
      </w:r>
      <w:r w:rsidRPr="008502D9">
        <w:rPr>
          <w:rtl/>
        </w:rPr>
        <w:t>האקדמית</w:t>
      </w:r>
      <w:r w:rsidRPr="008502D9">
        <w:rPr>
          <w:rtl/>
          <w:lang w:bidi="ar-SA"/>
        </w:rPr>
        <w:t xml:space="preserve"> </w:t>
      </w:r>
      <w:r w:rsidRPr="008502D9">
        <w:rPr>
          <w:rtl/>
        </w:rPr>
        <w:t>הכללי</w:t>
      </w:r>
      <w:r w:rsidRPr="008502D9">
        <w:rPr>
          <w:rtl/>
          <w:lang w:bidi="ar-SA"/>
        </w:rPr>
        <w:t xml:space="preserve"> </w:t>
      </w:r>
      <w:r w:rsidRPr="008502D9">
        <w:rPr>
          <w:rtl/>
        </w:rPr>
        <w:t>המוצג</w:t>
      </w:r>
      <w:r w:rsidRPr="008502D9">
        <w:rPr>
          <w:rtl/>
          <w:lang w:bidi="ar-SA"/>
        </w:rPr>
        <w:t xml:space="preserve"> </w:t>
      </w:r>
      <w:r w:rsidRPr="008502D9">
        <w:rPr>
          <w:rtl/>
        </w:rPr>
        <w:t>בחלק</w:t>
      </w:r>
      <w:r w:rsidRPr="008502D9">
        <w:rPr>
          <w:rtl/>
          <w:lang w:bidi="ar-SA"/>
        </w:rPr>
        <w:t xml:space="preserve"> </w:t>
      </w:r>
      <w:r w:rsidRPr="008502D9">
        <w:rPr>
          <w:rtl/>
        </w:rPr>
        <w:t>מפרסומי</w:t>
      </w:r>
      <w:r w:rsidRPr="008502D9">
        <w:rPr>
          <w:rtl/>
          <w:lang w:bidi="ar-SA"/>
        </w:rPr>
        <w:t xml:space="preserve"> </w:t>
      </w:r>
      <w:r w:rsidRPr="008502D9">
        <w:rPr>
          <w:rtl/>
        </w:rPr>
        <w:t>המערכת</w:t>
      </w:r>
      <w:r w:rsidRPr="008502D9">
        <w:rPr>
          <w:rtl/>
          <w:lang w:bidi="ar-SA"/>
        </w:rPr>
        <w:t xml:space="preserve"> (</w:t>
      </w:r>
      <w:r w:rsidRPr="008502D9">
        <w:rPr>
          <w:rtl/>
        </w:rPr>
        <w:t>כגון</w:t>
      </w:r>
      <w:r w:rsidRPr="008502D9">
        <w:rPr>
          <w:rtl/>
          <w:lang w:bidi="ar-SA"/>
        </w:rPr>
        <w:t xml:space="preserve"> </w:t>
      </w:r>
      <w:r w:rsidR="00541DDB">
        <w:rPr>
          <w:lang w:bidi="ar-SA"/>
        </w:rPr>
        <w:t>AWASNA, 2024</w:t>
      </w:r>
      <w:r w:rsidRPr="008502D9">
        <w:rPr>
          <w:rtl/>
          <w:lang w:bidi="ar-SA"/>
        </w:rPr>
        <w:t xml:space="preserve">) </w:t>
      </w:r>
      <w:r w:rsidRPr="008502D9">
        <w:rPr>
          <w:rtl/>
        </w:rPr>
        <w:t>לבין</w:t>
      </w:r>
      <w:r w:rsidRPr="008502D9">
        <w:rPr>
          <w:rtl/>
          <w:lang w:bidi="ar-SA"/>
        </w:rPr>
        <w:t xml:space="preserve"> </w:t>
      </w:r>
      <w:r w:rsidRPr="008502D9">
        <w:rPr>
          <w:rtl/>
        </w:rPr>
        <w:t>חוויות</w:t>
      </w:r>
      <w:r w:rsidRPr="008502D9">
        <w:rPr>
          <w:rtl/>
          <w:lang w:bidi="ar-SA"/>
        </w:rPr>
        <w:t xml:space="preserve"> </w:t>
      </w:r>
      <w:r w:rsidRPr="008502D9">
        <w:rPr>
          <w:rtl/>
        </w:rPr>
        <w:t>הבוגרים</w:t>
      </w:r>
      <w:r w:rsidRPr="008502D9">
        <w:rPr>
          <w:rtl/>
          <w:lang w:bidi="ar-SA"/>
        </w:rPr>
        <w:t xml:space="preserve"> </w:t>
      </w:r>
      <w:r w:rsidRPr="008502D9">
        <w:rPr>
          <w:rtl/>
        </w:rPr>
        <w:t>בשטח</w:t>
      </w:r>
      <w:r w:rsidRPr="008502D9">
        <w:rPr>
          <w:rtl/>
          <w:lang w:bidi="ar-SA"/>
        </w:rPr>
        <w:t xml:space="preserve">. </w:t>
      </w:r>
      <w:r w:rsidRPr="008502D9">
        <w:rPr>
          <w:rtl/>
        </w:rPr>
        <w:t>בעוד</w:t>
      </w:r>
      <w:r w:rsidRPr="008502D9">
        <w:rPr>
          <w:rtl/>
          <w:lang w:bidi="ar-SA"/>
        </w:rPr>
        <w:t xml:space="preserve"> </w:t>
      </w:r>
      <w:r w:rsidRPr="008502D9">
        <w:rPr>
          <w:rtl/>
        </w:rPr>
        <w:t>שהספרות</w:t>
      </w:r>
      <w:r w:rsidRPr="008502D9">
        <w:rPr>
          <w:rtl/>
          <w:lang w:bidi="ar-SA"/>
        </w:rPr>
        <w:t xml:space="preserve"> </w:t>
      </w:r>
      <w:r w:rsidRPr="008502D9">
        <w:rPr>
          <w:rtl/>
        </w:rPr>
        <w:t>התיאורטית</w:t>
      </w:r>
      <w:r w:rsidRPr="008502D9">
        <w:rPr>
          <w:rtl/>
          <w:lang w:bidi="ar-SA"/>
        </w:rPr>
        <w:t xml:space="preserve"> </w:t>
      </w:r>
      <w:r w:rsidRPr="008502D9">
        <w:rPr>
          <w:rtl/>
        </w:rPr>
        <w:t>מציגה</w:t>
      </w:r>
      <w:r w:rsidRPr="008502D9">
        <w:rPr>
          <w:rtl/>
          <w:lang w:bidi="ar-SA"/>
        </w:rPr>
        <w:t xml:space="preserve"> </w:t>
      </w:r>
      <w:r w:rsidRPr="008502D9">
        <w:rPr>
          <w:rtl/>
        </w:rPr>
        <w:t>את</w:t>
      </w:r>
      <w:r w:rsidRPr="008502D9">
        <w:rPr>
          <w:rtl/>
          <w:lang w:bidi="ar-SA"/>
        </w:rPr>
        <w:t xml:space="preserve"> </w:t>
      </w:r>
      <w:r w:rsidRPr="008502D9">
        <w:rPr>
          <w:rtl/>
        </w:rPr>
        <w:t>הישגי</w:t>
      </w:r>
      <w:r w:rsidRPr="008502D9">
        <w:rPr>
          <w:rtl/>
          <w:lang w:bidi="ar-SA"/>
        </w:rPr>
        <w:t xml:space="preserve"> SAT </w:t>
      </w:r>
      <w:r w:rsidRPr="008502D9">
        <w:rPr>
          <w:rtl/>
        </w:rPr>
        <w:t>המרשימים</w:t>
      </w:r>
      <w:r w:rsidRPr="008502D9">
        <w:rPr>
          <w:rtl/>
          <w:lang w:bidi="ar-SA"/>
        </w:rPr>
        <w:t xml:space="preserve"> </w:t>
      </w:r>
      <w:r w:rsidRPr="008502D9">
        <w:rPr>
          <w:rtl/>
        </w:rPr>
        <w:t>של</w:t>
      </w:r>
      <w:r w:rsidRPr="008502D9">
        <w:rPr>
          <w:rtl/>
          <w:lang w:bidi="ar-SA"/>
        </w:rPr>
        <w:t xml:space="preserve"> </w:t>
      </w:r>
      <w:r w:rsidRPr="008502D9">
        <w:rPr>
          <w:rtl/>
        </w:rPr>
        <w:t>בוגרי</w:t>
      </w:r>
      <w:r w:rsidRPr="008502D9">
        <w:rPr>
          <w:rtl/>
          <w:lang w:bidi="ar-SA"/>
        </w:rPr>
        <w:t xml:space="preserve"> </w:t>
      </w:r>
      <w:r w:rsidRPr="008502D9">
        <w:rPr>
          <w:rtl/>
        </w:rPr>
        <w:t>ולדורף</w:t>
      </w:r>
      <w:r w:rsidRPr="008502D9">
        <w:rPr>
          <w:rtl/>
          <w:lang w:bidi="ar-SA"/>
        </w:rPr>
        <w:t xml:space="preserve"> </w:t>
      </w:r>
      <w:r w:rsidRPr="008502D9">
        <w:rPr>
          <w:rtl/>
        </w:rPr>
        <w:t>בצפון</w:t>
      </w:r>
      <w:r w:rsidRPr="008502D9">
        <w:rPr>
          <w:rtl/>
          <w:lang w:bidi="ar-SA"/>
        </w:rPr>
        <w:t xml:space="preserve"> </w:t>
      </w:r>
      <w:r w:rsidRPr="008502D9">
        <w:rPr>
          <w:rtl/>
        </w:rPr>
        <w:t>אמריקה</w:t>
      </w:r>
      <w:r w:rsidR="00451963">
        <w:rPr>
          <w:rtl/>
        </w:rPr>
        <w:t>,</w:t>
      </w:r>
      <w:r w:rsidRPr="008502D9">
        <w:rPr>
          <w:rtl/>
          <w:lang w:bidi="ar-SA"/>
        </w:rPr>
        <w:t xml:space="preserve"> </w:t>
      </w:r>
      <w:r w:rsidRPr="008502D9">
        <w:rPr>
          <w:rtl/>
        </w:rPr>
        <w:t>הממצאים</w:t>
      </w:r>
      <w:r w:rsidRPr="008502D9">
        <w:rPr>
          <w:rtl/>
          <w:lang w:bidi="ar-SA"/>
        </w:rPr>
        <w:t xml:space="preserve"> </w:t>
      </w:r>
      <w:r w:rsidRPr="008502D9">
        <w:rPr>
          <w:rtl/>
        </w:rPr>
        <w:t>בשטח</w:t>
      </w:r>
      <w:r w:rsidRPr="008502D9">
        <w:rPr>
          <w:rtl/>
          <w:lang w:bidi="ar-SA"/>
        </w:rPr>
        <w:t xml:space="preserve"> </w:t>
      </w:r>
      <w:r w:rsidRPr="008502D9">
        <w:rPr>
          <w:rtl/>
        </w:rPr>
        <w:t>מראים</w:t>
      </w:r>
      <w:r w:rsidRPr="008502D9">
        <w:rPr>
          <w:rtl/>
          <w:lang w:bidi="ar-SA"/>
        </w:rPr>
        <w:t xml:space="preserve"> </w:t>
      </w:r>
      <w:r w:rsidRPr="008502D9">
        <w:rPr>
          <w:rtl/>
        </w:rPr>
        <w:t>כי</w:t>
      </w:r>
      <w:r w:rsidRPr="008502D9">
        <w:rPr>
          <w:rtl/>
          <w:lang w:bidi="ar-SA"/>
        </w:rPr>
        <w:t xml:space="preserve"> </w:t>
      </w:r>
      <w:r w:rsidRPr="008502D9">
        <w:rPr>
          <w:rtl/>
        </w:rPr>
        <w:t>הבוגרים</w:t>
      </w:r>
      <w:r w:rsidRPr="008502D9">
        <w:rPr>
          <w:rtl/>
          <w:lang w:bidi="ar-SA"/>
        </w:rPr>
        <w:t xml:space="preserve"> </w:t>
      </w:r>
      <w:r w:rsidRPr="008502D9">
        <w:rPr>
          <w:rtl/>
        </w:rPr>
        <w:t>הישראלים</w:t>
      </w:r>
      <w:r w:rsidRPr="008502D9">
        <w:rPr>
          <w:rtl/>
          <w:lang w:bidi="ar-SA"/>
        </w:rPr>
        <w:t xml:space="preserve"> </w:t>
      </w:r>
      <w:r w:rsidRPr="008502D9">
        <w:rPr>
          <w:rtl/>
        </w:rPr>
        <w:t>נאלצים</w:t>
      </w:r>
      <w:r w:rsidRPr="008502D9">
        <w:rPr>
          <w:rtl/>
          <w:lang w:bidi="ar-SA"/>
        </w:rPr>
        <w:t xml:space="preserve"> </w:t>
      </w:r>
      <w:r w:rsidRPr="008502D9">
        <w:rPr>
          <w:rtl/>
        </w:rPr>
        <w:t>להשלים</w:t>
      </w:r>
      <w:r w:rsidRPr="008502D9">
        <w:rPr>
          <w:rtl/>
          <w:lang w:bidi="ar-SA"/>
        </w:rPr>
        <w:t xml:space="preserve"> </w:t>
      </w:r>
      <w:r w:rsidRPr="008502D9">
        <w:rPr>
          <w:rtl/>
        </w:rPr>
        <w:t>פערים</w:t>
      </w:r>
      <w:r w:rsidRPr="008502D9">
        <w:rPr>
          <w:rtl/>
          <w:lang w:bidi="ar-SA"/>
        </w:rPr>
        <w:t xml:space="preserve"> </w:t>
      </w:r>
      <w:r w:rsidRPr="008502D9">
        <w:rPr>
          <w:rtl/>
        </w:rPr>
        <w:t>אקדמיים</w:t>
      </w:r>
      <w:r w:rsidRPr="008502D9">
        <w:rPr>
          <w:rtl/>
          <w:lang w:bidi="ar-SA"/>
        </w:rPr>
        <w:t xml:space="preserve"> </w:t>
      </w:r>
      <w:r w:rsidRPr="008502D9">
        <w:rPr>
          <w:rtl/>
        </w:rPr>
        <w:t>משמעותיים</w:t>
      </w:r>
      <w:r w:rsidRPr="008502D9">
        <w:rPr>
          <w:rtl/>
          <w:lang w:bidi="ar-SA"/>
        </w:rPr>
        <w:t xml:space="preserve"> </w:t>
      </w:r>
      <w:r w:rsidRPr="008502D9">
        <w:rPr>
          <w:rtl/>
        </w:rPr>
        <w:t>עם</w:t>
      </w:r>
      <w:r w:rsidRPr="008502D9">
        <w:rPr>
          <w:rtl/>
          <w:lang w:bidi="ar-SA"/>
        </w:rPr>
        <w:t xml:space="preserve"> </w:t>
      </w:r>
      <w:r w:rsidRPr="008502D9">
        <w:rPr>
          <w:rtl/>
        </w:rPr>
        <w:t>יציאתם</w:t>
      </w:r>
      <w:r w:rsidRPr="008502D9">
        <w:rPr>
          <w:rtl/>
          <w:lang w:bidi="ar-SA"/>
        </w:rPr>
        <w:t xml:space="preserve"> </w:t>
      </w:r>
      <w:r w:rsidRPr="008502D9">
        <w:rPr>
          <w:rtl/>
        </w:rPr>
        <w:t>מהמערכת</w:t>
      </w:r>
      <w:r w:rsidRPr="008502D9">
        <w:rPr>
          <w:rtl/>
          <w:lang w:bidi="ar-SA"/>
        </w:rPr>
        <w:t xml:space="preserve">. </w:t>
      </w:r>
      <w:r w:rsidR="00A950C5">
        <w:rPr>
          <w:rtl/>
        </w:rPr>
        <w:t>ת'</w:t>
      </w:r>
      <w:r w:rsidRPr="008502D9">
        <w:rPr>
          <w:rtl/>
          <w:lang w:bidi="ar-SA"/>
        </w:rPr>
        <w:t xml:space="preserve"> </w:t>
      </w:r>
      <w:r w:rsidRPr="008502D9">
        <w:rPr>
          <w:rtl/>
        </w:rPr>
        <w:t>מציין</w:t>
      </w:r>
      <w:r w:rsidRPr="008502D9">
        <w:rPr>
          <w:rtl/>
          <w:lang w:bidi="ar-SA"/>
        </w:rPr>
        <w:t xml:space="preserve"> </w:t>
      </w:r>
      <w:r w:rsidRPr="008502D9">
        <w:rPr>
          <w:rtl/>
        </w:rPr>
        <w:t>כי</w:t>
      </w:r>
      <w:r w:rsidRPr="008502D9">
        <w:rPr>
          <w:rtl/>
          <w:lang w:bidi="ar-SA"/>
        </w:rPr>
        <w:t xml:space="preserve"> </w:t>
      </w:r>
      <w:r w:rsidRPr="008502D9">
        <w:rPr>
          <w:rtl/>
        </w:rPr>
        <w:t>כמות</w:t>
      </w:r>
      <w:r w:rsidRPr="008502D9">
        <w:rPr>
          <w:rtl/>
          <w:lang w:bidi="ar-SA"/>
        </w:rPr>
        <w:t xml:space="preserve"> </w:t>
      </w:r>
      <w:r w:rsidRPr="008502D9">
        <w:rPr>
          <w:rtl/>
        </w:rPr>
        <w:t>התלמידים</w:t>
      </w:r>
      <w:r w:rsidRPr="008502D9">
        <w:rPr>
          <w:rtl/>
          <w:lang w:bidi="ar-SA"/>
        </w:rPr>
        <w:t xml:space="preserve"> </w:t>
      </w:r>
      <w:r w:rsidRPr="008502D9">
        <w:rPr>
          <w:rtl/>
        </w:rPr>
        <w:t>הניגשים</w:t>
      </w:r>
      <w:r w:rsidRPr="008502D9">
        <w:rPr>
          <w:rtl/>
          <w:lang w:bidi="ar-SA"/>
        </w:rPr>
        <w:t xml:space="preserve"> </w:t>
      </w:r>
      <w:r w:rsidRPr="008502D9">
        <w:rPr>
          <w:rtl/>
        </w:rPr>
        <w:t>לחמש</w:t>
      </w:r>
      <w:r w:rsidRPr="008502D9">
        <w:rPr>
          <w:rtl/>
          <w:lang w:bidi="ar-SA"/>
        </w:rPr>
        <w:t xml:space="preserve"> </w:t>
      </w:r>
      <w:r w:rsidRPr="008502D9">
        <w:rPr>
          <w:rtl/>
        </w:rPr>
        <w:t>יחידות</w:t>
      </w:r>
      <w:r w:rsidRPr="008502D9">
        <w:rPr>
          <w:rtl/>
          <w:lang w:bidi="ar-SA"/>
        </w:rPr>
        <w:t xml:space="preserve"> </w:t>
      </w:r>
      <w:r w:rsidRPr="008502D9">
        <w:rPr>
          <w:rtl/>
        </w:rPr>
        <w:t>במתמטיקה</w:t>
      </w:r>
      <w:r w:rsidRPr="008502D9">
        <w:rPr>
          <w:rtl/>
          <w:lang w:bidi="ar-SA"/>
        </w:rPr>
        <w:t xml:space="preserve"> </w:t>
      </w:r>
      <w:r w:rsidRPr="008502D9">
        <w:rPr>
          <w:rtl/>
        </w:rPr>
        <w:t>בתיכון</w:t>
      </w:r>
      <w:r w:rsidRPr="008502D9">
        <w:rPr>
          <w:rtl/>
          <w:lang w:bidi="ar-SA"/>
        </w:rPr>
        <w:t xml:space="preserve"> </w:t>
      </w:r>
      <w:r w:rsidRPr="008502D9">
        <w:rPr>
          <w:rtl/>
        </w:rPr>
        <w:t>היא</w:t>
      </w:r>
      <w:r w:rsidRPr="008502D9">
        <w:rPr>
          <w:rtl/>
          <w:lang w:bidi="ar-SA"/>
        </w:rPr>
        <w:t xml:space="preserve"> </w:t>
      </w:r>
      <w:r w:rsidRPr="008502D9">
        <w:rPr>
          <w:rtl/>
        </w:rPr>
        <w:t>מזערית</w:t>
      </w:r>
      <w:r w:rsidR="00451963">
        <w:rPr>
          <w:rtl/>
        </w:rPr>
        <w:t>,</w:t>
      </w:r>
      <w:r w:rsidRPr="008502D9">
        <w:rPr>
          <w:rtl/>
          <w:lang w:bidi="ar-SA"/>
        </w:rPr>
        <w:t xml:space="preserve"> </w:t>
      </w:r>
      <w:r w:rsidRPr="008502D9">
        <w:rPr>
          <w:rtl/>
        </w:rPr>
        <w:t>מה</w:t>
      </w:r>
      <w:r w:rsidRPr="008502D9">
        <w:rPr>
          <w:rtl/>
          <w:lang w:bidi="ar-SA"/>
        </w:rPr>
        <w:t xml:space="preserve"> </w:t>
      </w:r>
      <w:r w:rsidRPr="008502D9">
        <w:rPr>
          <w:rtl/>
        </w:rPr>
        <w:t>שמציב</w:t>
      </w:r>
      <w:r w:rsidRPr="008502D9">
        <w:rPr>
          <w:rtl/>
          <w:lang w:bidi="ar-SA"/>
        </w:rPr>
        <w:t xml:space="preserve"> </w:t>
      </w:r>
      <w:r w:rsidRPr="008502D9">
        <w:rPr>
          <w:rtl/>
        </w:rPr>
        <w:t>סימן</w:t>
      </w:r>
      <w:r w:rsidRPr="008502D9">
        <w:rPr>
          <w:rtl/>
          <w:lang w:bidi="ar-SA"/>
        </w:rPr>
        <w:t xml:space="preserve"> </w:t>
      </w:r>
      <w:r w:rsidRPr="008502D9">
        <w:rPr>
          <w:rtl/>
        </w:rPr>
        <w:t>שאלה</w:t>
      </w:r>
      <w:r w:rsidRPr="008502D9">
        <w:rPr>
          <w:rtl/>
          <w:lang w:bidi="ar-SA"/>
        </w:rPr>
        <w:t xml:space="preserve"> </w:t>
      </w:r>
      <w:r w:rsidRPr="008502D9">
        <w:rPr>
          <w:rtl/>
        </w:rPr>
        <w:t>גדול</w:t>
      </w:r>
      <w:r w:rsidRPr="008502D9">
        <w:rPr>
          <w:rtl/>
          <w:lang w:bidi="ar-SA"/>
        </w:rPr>
        <w:t xml:space="preserve"> </w:t>
      </w:r>
      <w:r w:rsidRPr="008502D9">
        <w:rPr>
          <w:rtl/>
        </w:rPr>
        <w:t>מול</w:t>
      </w:r>
      <w:r w:rsidRPr="008502D9">
        <w:rPr>
          <w:rtl/>
          <w:lang w:bidi="ar-SA"/>
        </w:rPr>
        <w:t xml:space="preserve"> </w:t>
      </w:r>
      <w:r w:rsidRPr="008502D9">
        <w:rPr>
          <w:rtl/>
        </w:rPr>
        <w:t>נרטיב</w:t>
      </w:r>
      <w:r w:rsidRPr="008502D9">
        <w:rPr>
          <w:rtl/>
          <w:lang w:bidi="ar-SA"/>
        </w:rPr>
        <w:t xml:space="preserve"> </w:t>
      </w:r>
      <w:r w:rsidRPr="008502D9">
        <w:rPr>
          <w:rtl/>
        </w:rPr>
        <w:t>המוכנות</w:t>
      </w:r>
      <w:r w:rsidRPr="008502D9">
        <w:rPr>
          <w:rtl/>
          <w:lang w:bidi="ar-SA"/>
        </w:rPr>
        <w:t xml:space="preserve"> </w:t>
      </w:r>
      <w:r w:rsidRPr="008502D9">
        <w:rPr>
          <w:rtl/>
        </w:rPr>
        <w:t>האקדמית</w:t>
      </w:r>
      <w:r w:rsidRPr="008502D9">
        <w:rPr>
          <w:rtl/>
          <w:lang w:bidi="ar-SA"/>
        </w:rPr>
        <w:t xml:space="preserve"> </w:t>
      </w:r>
      <w:r w:rsidRPr="008502D9">
        <w:rPr>
          <w:rtl/>
        </w:rPr>
        <w:t>הכללי</w:t>
      </w:r>
      <w:r w:rsidRPr="008502D9">
        <w:rPr>
          <w:rtl/>
          <w:lang w:bidi="ar-SA"/>
        </w:rPr>
        <w:t xml:space="preserve">. </w:t>
      </w:r>
      <w:r w:rsidRPr="008502D9">
        <w:rPr>
          <w:rtl/>
        </w:rPr>
        <w:t>בנוסף</w:t>
      </w:r>
      <w:r w:rsidR="00451963">
        <w:rPr>
          <w:rtl/>
        </w:rPr>
        <w:t>,</w:t>
      </w:r>
      <w:r w:rsidRPr="008502D9">
        <w:rPr>
          <w:rtl/>
          <w:lang w:bidi="ar-SA"/>
        </w:rPr>
        <w:t xml:space="preserve"> </w:t>
      </w:r>
      <w:r w:rsidR="008234EC">
        <w:rPr>
          <w:rtl/>
        </w:rPr>
        <w:t>ד'</w:t>
      </w:r>
      <w:r w:rsidRPr="008502D9">
        <w:rPr>
          <w:rtl/>
          <w:lang w:bidi="ar-SA"/>
        </w:rPr>
        <w:t xml:space="preserve"> </w:t>
      </w:r>
      <w:r w:rsidRPr="008502D9">
        <w:rPr>
          <w:rtl/>
        </w:rPr>
        <w:t>מותחת</w:t>
      </w:r>
      <w:r w:rsidRPr="008502D9">
        <w:rPr>
          <w:rtl/>
          <w:lang w:bidi="ar-SA"/>
        </w:rPr>
        <w:t xml:space="preserve"> </w:t>
      </w:r>
      <w:r w:rsidRPr="008502D9">
        <w:rPr>
          <w:rtl/>
        </w:rPr>
        <w:t>ביקורת</w:t>
      </w:r>
      <w:r w:rsidRPr="008502D9">
        <w:rPr>
          <w:rtl/>
          <w:lang w:bidi="ar-SA"/>
        </w:rPr>
        <w:t xml:space="preserve"> </w:t>
      </w:r>
      <w:r w:rsidRPr="008502D9">
        <w:rPr>
          <w:rtl/>
        </w:rPr>
        <w:t>חריפה</w:t>
      </w:r>
      <w:r w:rsidRPr="008502D9">
        <w:rPr>
          <w:rtl/>
          <w:lang w:bidi="ar-SA"/>
        </w:rPr>
        <w:t xml:space="preserve"> </w:t>
      </w:r>
      <w:r w:rsidRPr="008502D9">
        <w:rPr>
          <w:rtl/>
        </w:rPr>
        <w:t>על</w:t>
      </w:r>
      <w:r w:rsidRPr="008502D9">
        <w:rPr>
          <w:rtl/>
          <w:lang w:bidi="ar-SA"/>
        </w:rPr>
        <w:t xml:space="preserve"> </w:t>
      </w:r>
      <w:r w:rsidRPr="008502D9">
        <w:rPr>
          <w:rtl/>
        </w:rPr>
        <w:t>שיטת</w:t>
      </w:r>
      <w:r w:rsidRPr="008502D9">
        <w:rPr>
          <w:rtl/>
          <w:lang w:bidi="ar-SA"/>
        </w:rPr>
        <w:t xml:space="preserve"> </w:t>
      </w:r>
      <w:r w:rsidRPr="008502D9">
        <w:rPr>
          <w:rtl/>
        </w:rPr>
        <w:t>ההוראה</w:t>
      </w:r>
      <w:r w:rsidRPr="008502D9">
        <w:rPr>
          <w:rtl/>
          <w:lang w:bidi="ar-SA"/>
        </w:rPr>
        <w:t xml:space="preserve"> </w:t>
      </w:r>
      <w:r w:rsidRPr="008502D9">
        <w:rPr>
          <w:rtl/>
        </w:rPr>
        <w:t>ביסודי</w:t>
      </w:r>
      <w:r w:rsidR="00451963">
        <w:rPr>
          <w:rtl/>
        </w:rPr>
        <w:t>,</w:t>
      </w:r>
      <w:r w:rsidRPr="008502D9">
        <w:rPr>
          <w:rtl/>
          <w:lang w:bidi="ar-SA"/>
        </w:rPr>
        <w:t xml:space="preserve"> </w:t>
      </w:r>
      <w:r w:rsidRPr="008502D9">
        <w:rPr>
          <w:rtl/>
        </w:rPr>
        <w:t>ומעלה</w:t>
      </w:r>
      <w:r w:rsidRPr="008502D9">
        <w:rPr>
          <w:rtl/>
          <w:lang w:bidi="ar-SA"/>
        </w:rPr>
        <w:t xml:space="preserve"> </w:t>
      </w:r>
      <w:r w:rsidRPr="008502D9">
        <w:rPr>
          <w:rtl/>
        </w:rPr>
        <w:t>שאלה</w:t>
      </w:r>
      <w:r w:rsidRPr="008502D9">
        <w:rPr>
          <w:rtl/>
          <w:lang w:bidi="ar-SA"/>
        </w:rPr>
        <w:t xml:space="preserve"> </w:t>
      </w:r>
      <w:r w:rsidRPr="008502D9">
        <w:rPr>
          <w:rtl/>
        </w:rPr>
        <w:t>עקרונית</w:t>
      </w:r>
      <w:r w:rsidRPr="008502D9">
        <w:rPr>
          <w:rtl/>
          <w:lang w:bidi="ar-SA"/>
        </w:rPr>
        <w:t xml:space="preserve"> </w:t>
      </w:r>
      <w:r w:rsidRPr="008502D9">
        <w:rPr>
          <w:rtl/>
        </w:rPr>
        <w:t>לגבי</w:t>
      </w:r>
      <w:r w:rsidRPr="008502D9">
        <w:rPr>
          <w:rtl/>
          <w:lang w:bidi="ar-SA"/>
        </w:rPr>
        <w:t xml:space="preserve"> </w:t>
      </w:r>
      <w:r w:rsidRPr="008502D9">
        <w:rPr>
          <w:rtl/>
        </w:rPr>
        <w:t>חוסר</w:t>
      </w:r>
      <w:r w:rsidRPr="008502D9">
        <w:rPr>
          <w:rtl/>
          <w:lang w:bidi="ar-SA"/>
        </w:rPr>
        <w:t xml:space="preserve"> </w:t>
      </w:r>
      <w:r w:rsidRPr="008502D9">
        <w:rPr>
          <w:rtl/>
        </w:rPr>
        <w:t>המקצועיות</w:t>
      </w:r>
      <w:r w:rsidRPr="008502D9">
        <w:rPr>
          <w:rtl/>
          <w:lang w:bidi="ar-SA"/>
        </w:rPr>
        <w:t xml:space="preserve"> </w:t>
      </w:r>
      <w:r w:rsidRPr="008502D9">
        <w:rPr>
          <w:rtl/>
        </w:rPr>
        <w:t>של</w:t>
      </w:r>
      <w:r w:rsidRPr="008502D9">
        <w:rPr>
          <w:rtl/>
          <w:lang w:bidi="ar-SA"/>
        </w:rPr>
        <w:t xml:space="preserve"> </w:t>
      </w:r>
      <w:r w:rsidRPr="008502D9">
        <w:rPr>
          <w:rtl/>
        </w:rPr>
        <w:t>מחנכים</w:t>
      </w:r>
      <w:r w:rsidRPr="008502D9">
        <w:rPr>
          <w:rtl/>
          <w:lang w:bidi="ar-SA"/>
        </w:rPr>
        <w:t xml:space="preserve"> </w:t>
      </w:r>
      <w:r w:rsidRPr="008502D9">
        <w:rPr>
          <w:rtl/>
        </w:rPr>
        <w:t>כלליים</w:t>
      </w:r>
      <w:r w:rsidRPr="008502D9">
        <w:rPr>
          <w:rtl/>
          <w:lang w:bidi="ar-SA"/>
        </w:rPr>
        <w:t xml:space="preserve"> </w:t>
      </w:r>
      <w:r w:rsidRPr="008502D9">
        <w:rPr>
          <w:rtl/>
        </w:rPr>
        <w:t>המלמדים</w:t>
      </w:r>
      <w:r w:rsidRPr="008502D9">
        <w:rPr>
          <w:rtl/>
          <w:lang w:bidi="ar-SA"/>
        </w:rPr>
        <w:t xml:space="preserve"> </w:t>
      </w:r>
      <w:r w:rsidRPr="008502D9">
        <w:rPr>
          <w:rtl/>
        </w:rPr>
        <w:t>מתמטיקה</w:t>
      </w:r>
      <w:r w:rsidRPr="008502D9">
        <w:rPr>
          <w:rtl/>
          <w:lang w:bidi="ar-SA"/>
        </w:rPr>
        <w:t xml:space="preserve"> </w:t>
      </w:r>
      <w:r w:rsidRPr="008502D9">
        <w:rPr>
          <w:rtl/>
        </w:rPr>
        <w:t>ללא</w:t>
      </w:r>
      <w:r w:rsidRPr="008502D9">
        <w:rPr>
          <w:rtl/>
          <w:lang w:bidi="ar-SA"/>
        </w:rPr>
        <w:t xml:space="preserve"> </w:t>
      </w:r>
      <w:r w:rsidRPr="008502D9">
        <w:rPr>
          <w:rtl/>
        </w:rPr>
        <w:t>הכשרה</w:t>
      </w:r>
      <w:r w:rsidRPr="008502D9">
        <w:rPr>
          <w:rtl/>
          <w:lang w:bidi="ar-SA"/>
        </w:rPr>
        <w:t xml:space="preserve"> </w:t>
      </w:r>
      <w:r w:rsidRPr="008502D9">
        <w:rPr>
          <w:rtl/>
        </w:rPr>
        <w:t>מתאימה</w:t>
      </w:r>
      <w:r w:rsidRPr="008502D9">
        <w:rPr>
          <w:rtl/>
          <w:lang w:bidi="ar-SA"/>
        </w:rPr>
        <w:t>: "</w:t>
      </w:r>
      <w:r w:rsidRPr="008502D9">
        <w:rPr>
          <w:rtl/>
        </w:rPr>
        <w:t>חשבון</w:t>
      </w:r>
      <w:r w:rsidRPr="008502D9">
        <w:rPr>
          <w:rtl/>
          <w:lang w:bidi="ar-SA"/>
        </w:rPr>
        <w:t xml:space="preserve"> </w:t>
      </w:r>
      <w:r w:rsidRPr="008502D9">
        <w:rPr>
          <w:rtl/>
        </w:rPr>
        <w:t>זה</w:t>
      </w:r>
      <w:r w:rsidRPr="008502D9">
        <w:rPr>
          <w:rtl/>
          <w:lang w:bidi="ar-SA"/>
        </w:rPr>
        <w:t xml:space="preserve"> </w:t>
      </w:r>
      <w:r w:rsidRPr="008502D9">
        <w:rPr>
          <w:rtl/>
        </w:rPr>
        <w:t>תקופה</w:t>
      </w:r>
      <w:r w:rsidRPr="008502D9">
        <w:rPr>
          <w:rtl/>
          <w:lang w:bidi="ar-SA"/>
        </w:rPr>
        <w:t xml:space="preserve"> </w:t>
      </w:r>
      <w:r w:rsidRPr="008502D9">
        <w:rPr>
          <w:rtl/>
        </w:rPr>
        <w:t>שאני</w:t>
      </w:r>
      <w:r w:rsidRPr="008502D9">
        <w:rPr>
          <w:rtl/>
          <w:lang w:bidi="ar-SA"/>
        </w:rPr>
        <w:t xml:space="preserve">... </w:t>
      </w:r>
      <w:r w:rsidRPr="008502D9">
        <w:rPr>
          <w:rtl/>
        </w:rPr>
        <w:t>מאוד</w:t>
      </w:r>
      <w:r w:rsidRPr="008502D9">
        <w:rPr>
          <w:rtl/>
          <w:lang w:bidi="ar-SA"/>
        </w:rPr>
        <w:t xml:space="preserve"> </w:t>
      </w:r>
      <w:r w:rsidRPr="008502D9">
        <w:rPr>
          <w:rtl/>
        </w:rPr>
        <w:t>לא</w:t>
      </w:r>
      <w:r w:rsidRPr="008502D9">
        <w:rPr>
          <w:rtl/>
          <w:lang w:bidi="ar-SA"/>
        </w:rPr>
        <w:t xml:space="preserve"> </w:t>
      </w:r>
      <w:r w:rsidRPr="008502D9">
        <w:rPr>
          <w:rtl/>
        </w:rPr>
        <w:t>שמחה</w:t>
      </w:r>
      <w:r w:rsidRPr="008502D9">
        <w:rPr>
          <w:rtl/>
          <w:lang w:bidi="ar-SA"/>
        </w:rPr>
        <w:t xml:space="preserve"> </w:t>
      </w:r>
      <w:r w:rsidRPr="008502D9">
        <w:rPr>
          <w:rtl/>
        </w:rPr>
        <w:t>ללמד</w:t>
      </w:r>
      <w:r w:rsidRPr="008502D9">
        <w:rPr>
          <w:rtl/>
          <w:lang w:bidi="ar-SA"/>
        </w:rPr>
        <w:t xml:space="preserve">... </w:t>
      </w:r>
      <w:r w:rsidRPr="008502D9">
        <w:rPr>
          <w:rtl/>
        </w:rPr>
        <w:t>יש</w:t>
      </w:r>
      <w:r w:rsidRPr="008502D9">
        <w:rPr>
          <w:rtl/>
          <w:lang w:bidi="ar-SA"/>
        </w:rPr>
        <w:t xml:space="preserve"> </w:t>
      </w:r>
      <w:r w:rsidRPr="008502D9">
        <w:rPr>
          <w:rtl/>
        </w:rPr>
        <w:t>איזשהו</w:t>
      </w:r>
      <w:r w:rsidRPr="008502D9">
        <w:rPr>
          <w:rtl/>
          <w:lang w:bidi="ar-SA"/>
        </w:rPr>
        <w:t xml:space="preserve"> </w:t>
      </w:r>
      <w:r w:rsidRPr="008502D9">
        <w:rPr>
          <w:rtl/>
        </w:rPr>
        <w:t>משהו</w:t>
      </w:r>
      <w:r w:rsidRPr="008502D9">
        <w:rPr>
          <w:rtl/>
          <w:lang w:bidi="ar-SA"/>
        </w:rPr>
        <w:t xml:space="preserve"> </w:t>
      </w:r>
      <w:r w:rsidRPr="008502D9">
        <w:rPr>
          <w:rtl/>
        </w:rPr>
        <w:t>עם</w:t>
      </w:r>
      <w:r w:rsidRPr="008502D9">
        <w:rPr>
          <w:rtl/>
          <w:lang w:bidi="ar-SA"/>
        </w:rPr>
        <w:t xml:space="preserve"> </w:t>
      </w:r>
      <w:r w:rsidRPr="008502D9">
        <w:rPr>
          <w:rtl/>
        </w:rPr>
        <w:t>החשבון</w:t>
      </w:r>
      <w:r w:rsidRPr="008502D9">
        <w:rPr>
          <w:rtl/>
          <w:lang w:bidi="ar-SA"/>
        </w:rPr>
        <w:t xml:space="preserve"> </w:t>
      </w:r>
      <w:r w:rsidRPr="008502D9">
        <w:rPr>
          <w:rtl/>
        </w:rPr>
        <w:t>שזה</w:t>
      </w:r>
      <w:r w:rsidRPr="008502D9">
        <w:rPr>
          <w:rtl/>
          <w:lang w:bidi="ar-SA"/>
        </w:rPr>
        <w:t xml:space="preserve"> </w:t>
      </w:r>
      <w:r w:rsidRPr="008502D9">
        <w:rPr>
          <w:rtl/>
        </w:rPr>
        <w:t>מעלה</w:t>
      </w:r>
      <w:r w:rsidRPr="008502D9">
        <w:rPr>
          <w:rtl/>
          <w:lang w:bidi="ar-SA"/>
        </w:rPr>
        <w:t xml:space="preserve"> </w:t>
      </w:r>
      <w:r w:rsidRPr="008502D9">
        <w:rPr>
          <w:rtl/>
        </w:rPr>
        <w:t>לי</w:t>
      </w:r>
      <w:r w:rsidRPr="008502D9">
        <w:rPr>
          <w:rtl/>
          <w:lang w:bidi="ar-SA"/>
        </w:rPr>
        <w:t xml:space="preserve"> </w:t>
      </w:r>
      <w:r w:rsidRPr="008502D9">
        <w:rPr>
          <w:rtl/>
        </w:rPr>
        <w:t>את</w:t>
      </w:r>
      <w:r w:rsidRPr="008502D9">
        <w:rPr>
          <w:rtl/>
          <w:lang w:bidi="ar-SA"/>
        </w:rPr>
        <w:t xml:space="preserve"> </w:t>
      </w:r>
      <w:r w:rsidRPr="008502D9">
        <w:rPr>
          <w:rtl/>
        </w:rPr>
        <w:t>השאלה</w:t>
      </w:r>
      <w:r w:rsidRPr="008502D9">
        <w:rPr>
          <w:rtl/>
          <w:lang w:bidi="ar-SA"/>
        </w:rPr>
        <w:t xml:space="preserve"> </w:t>
      </w:r>
      <w:r w:rsidRPr="008502D9">
        <w:rPr>
          <w:rtl/>
        </w:rPr>
        <w:t>אם</w:t>
      </w:r>
      <w:r w:rsidRPr="008502D9">
        <w:rPr>
          <w:rtl/>
          <w:lang w:bidi="ar-SA"/>
        </w:rPr>
        <w:t xml:space="preserve"> </w:t>
      </w:r>
      <w:r w:rsidRPr="008502D9">
        <w:rPr>
          <w:rtl/>
        </w:rPr>
        <w:t>מישהו</w:t>
      </w:r>
      <w:r w:rsidRPr="008502D9">
        <w:rPr>
          <w:rtl/>
          <w:lang w:bidi="ar-SA"/>
        </w:rPr>
        <w:t xml:space="preserve"> </w:t>
      </w:r>
      <w:r w:rsidRPr="008502D9">
        <w:rPr>
          <w:rtl/>
        </w:rPr>
        <w:t>שהוא</w:t>
      </w:r>
      <w:r w:rsidRPr="008502D9">
        <w:rPr>
          <w:rtl/>
          <w:lang w:bidi="ar-SA"/>
        </w:rPr>
        <w:t xml:space="preserve"> </w:t>
      </w:r>
      <w:r w:rsidRPr="008502D9">
        <w:rPr>
          <w:rtl/>
        </w:rPr>
        <w:t>לא</w:t>
      </w:r>
      <w:r w:rsidRPr="008502D9">
        <w:rPr>
          <w:rtl/>
          <w:lang w:bidi="ar-SA"/>
        </w:rPr>
        <w:t xml:space="preserve"> </w:t>
      </w:r>
      <w:r w:rsidRPr="008502D9">
        <w:rPr>
          <w:rtl/>
        </w:rPr>
        <w:t>מקצועי</w:t>
      </w:r>
      <w:r w:rsidRPr="008502D9">
        <w:rPr>
          <w:rtl/>
          <w:lang w:bidi="ar-SA"/>
        </w:rPr>
        <w:t xml:space="preserve"> </w:t>
      </w:r>
      <w:r w:rsidRPr="008502D9">
        <w:rPr>
          <w:rtl/>
        </w:rPr>
        <w:t>לשפה</w:t>
      </w:r>
      <w:r w:rsidRPr="008502D9">
        <w:rPr>
          <w:rtl/>
          <w:lang w:bidi="ar-SA"/>
        </w:rPr>
        <w:t xml:space="preserve"> </w:t>
      </w:r>
      <w:r w:rsidRPr="008502D9">
        <w:rPr>
          <w:rtl/>
        </w:rPr>
        <w:t>הזו</w:t>
      </w:r>
      <w:r w:rsidRPr="008502D9">
        <w:rPr>
          <w:rtl/>
          <w:lang w:bidi="ar-SA"/>
        </w:rPr>
        <w:t xml:space="preserve"> </w:t>
      </w:r>
      <w:r w:rsidRPr="008502D9">
        <w:rPr>
          <w:rtl/>
        </w:rPr>
        <w:t>אמור</w:t>
      </w:r>
      <w:r w:rsidRPr="008502D9">
        <w:rPr>
          <w:rtl/>
          <w:lang w:bidi="ar-SA"/>
        </w:rPr>
        <w:t xml:space="preserve"> </w:t>
      </w:r>
      <w:r w:rsidRPr="008502D9">
        <w:rPr>
          <w:rtl/>
        </w:rPr>
        <w:t>ללמד</w:t>
      </w:r>
      <w:r w:rsidRPr="008502D9">
        <w:rPr>
          <w:rtl/>
          <w:lang w:bidi="ar-SA"/>
        </w:rPr>
        <w:t xml:space="preserve"> </w:t>
      </w:r>
      <w:r w:rsidRPr="008502D9">
        <w:rPr>
          <w:rtl/>
        </w:rPr>
        <w:t>את</w:t>
      </w:r>
      <w:r w:rsidRPr="008502D9">
        <w:rPr>
          <w:rtl/>
          <w:lang w:bidi="ar-SA"/>
        </w:rPr>
        <w:t xml:space="preserve"> </w:t>
      </w:r>
      <w:r w:rsidRPr="008502D9">
        <w:rPr>
          <w:rtl/>
        </w:rPr>
        <w:t>זה</w:t>
      </w:r>
      <w:r w:rsidRPr="008502D9">
        <w:rPr>
          <w:rtl/>
          <w:lang w:bidi="ar-SA"/>
        </w:rPr>
        <w:t xml:space="preserve"> </w:t>
      </w:r>
      <w:r w:rsidRPr="008502D9">
        <w:rPr>
          <w:rtl/>
        </w:rPr>
        <w:t>מגיל</w:t>
      </w:r>
      <w:r w:rsidRPr="008502D9">
        <w:rPr>
          <w:rtl/>
          <w:lang w:bidi="ar-SA"/>
        </w:rPr>
        <w:t xml:space="preserve"> </w:t>
      </w:r>
      <w:r w:rsidRPr="008502D9">
        <w:rPr>
          <w:rtl/>
        </w:rPr>
        <w:t>קטן</w:t>
      </w:r>
      <w:r w:rsidRPr="008502D9">
        <w:rPr>
          <w:rtl/>
          <w:lang w:bidi="ar-SA"/>
        </w:rPr>
        <w:t xml:space="preserve">". </w:t>
      </w:r>
      <w:r w:rsidRPr="008502D9">
        <w:rPr>
          <w:rtl/>
        </w:rPr>
        <w:t>היא</w:t>
      </w:r>
      <w:r w:rsidRPr="008502D9">
        <w:rPr>
          <w:rtl/>
          <w:lang w:bidi="ar-SA"/>
        </w:rPr>
        <w:t xml:space="preserve"> </w:t>
      </w:r>
      <w:r w:rsidRPr="008502D9">
        <w:rPr>
          <w:rtl/>
        </w:rPr>
        <w:t>מעמתת</w:t>
      </w:r>
      <w:r w:rsidRPr="008502D9">
        <w:rPr>
          <w:rtl/>
          <w:lang w:bidi="ar-SA"/>
        </w:rPr>
        <w:t xml:space="preserve"> </w:t>
      </w:r>
      <w:r w:rsidRPr="008502D9">
        <w:rPr>
          <w:rtl/>
        </w:rPr>
        <w:t>זאת</w:t>
      </w:r>
      <w:r w:rsidRPr="008502D9">
        <w:rPr>
          <w:rtl/>
          <w:lang w:bidi="ar-SA"/>
        </w:rPr>
        <w:t xml:space="preserve"> </w:t>
      </w:r>
      <w:r w:rsidRPr="008502D9">
        <w:rPr>
          <w:rtl/>
        </w:rPr>
        <w:t>עם</w:t>
      </w:r>
      <w:r w:rsidRPr="008502D9">
        <w:rPr>
          <w:rtl/>
          <w:lang w:bidi="ar-SA"/>
        </w:rPr>
        <w:t xml:space="preserve"> </w:t>
      </w:r>
      <w:r w:rsidRPr="008502D9">
        <w:rPr>
          <w:rtl/>
        </w:rPr>
        <w:t>העובדה</w:t>
      </w:r>
      <w:r w:rsidRPr="008502D9">
        <w:rPr>
          <w:rtl/>
          <w:lang w:bidi="ar-SA"/>
        </w:rPr>
        <w:t xml:space="preserve"> </w:t>
      </w:r>
      <w:r w:rsidRPr="008502D9">
        <w:rPr>
          <w:rtl/>
        </w:rPr>
        <w:t>ששפות</w:t>
      </w:r>
      <w:r w:rsidRPr="008502D9">
        <w:rPr>
          <w:rtl/>
          <w:lang w:bidi="ar-SA"/>
        </w:rPr>
        <w:t xml:space="preserve"> </w:t>
      </w:r>
      <w:r w:rsidRPr="008502D9">
        <w:rPr>
          <w:rtl/>
        </w:rPr>
        <w:t>זרות</w:t>
      </w:r>
      <w:r w:rsidRPr="008502D9">
        <w:rPr>
          <w:rtl/>
          <w:lang w:bidi="ar-SA"/>
        </w:rPr>
        <w:t xml:space="preserve"> </w:t>
      </w:r>
      <w:r w:rsidRPr="008502D9">
        <w:rPr>
          <w:rtl/>
        </w:rPr>
        <w:t>לומדים</w:t>
      </w:r>
      <w:r w:rsidRPr="008502D9">
        <w:rPr>
          <w:rtl/>
          <w:lang w:bidi="ar-SA"/>
        </w:rPr>
        <w:t xml:space="preserve"> </w:t>
      </w:r>
      <w:r w:rsidRPr="008502D9">
        <w:rPr>
          <w:rtl/>
        </w:rPr>
        <w:t>עם</w:t>
      </w:r>
      <w:r w:rsidRPr="008502D9">
        <w:rPr>
          <w:rtl/>
          <w:lang w:bidi="ar-SA"/>
        </w:rPr>
        <w:t xml:space="preserve"> </w:t>
      </w:r>
      <w:r w:rsidRPr="008502D9">
        <w:rPr>
          <w:rtl/>
        </w:rPr>
        <w:t>מורים</w:t>
      </w:r>
      <w:r w:rsidRPr="008502D9">
        <w:rPr>
          <w:rtl/>
          <w:lang w:bidi="ar-SA"/>
        </w:rPr>
        <w:t xml:space="preserve"> </w:t>
      </w:r>
      <w:r w:rsidRPr="008502D9">
        <w:rPr>
          <w:rtl/>
        </w:rPr>
        <w:t>מקצועיים</w:t>
      </w:r>
      <w:r w:rsidRPr="008502D9">
        <w:rPr>
          <w:rtl/>
          <w:lang w:bidi="ar-SA"/>
        </w:rPr>
        <w:t xml:space="preserve"> </w:t>
      </w:r>
      <w:r w:rsidRPr="008502D9">
        <w:rPr>
          <w:rtl/>
        </w:rPr>
        <w:t>דוברי</w:t>
      </w:r>
      <w:r w:rsidRPr="008502D9">
        <w:rPr>
          <w:rtl/>
          <w:lang w:bidi="ar-SA"/>
        </w:rPr>
        <w:t xml:space="preserve"> </w:t>
      </w:r>
      <w:r w:rsidRPr="008502D9">
        <w:rPr>
          <w:rtl/>
        </w:rPr>
        <w:t>השפה</w:t>
      </w:r>
      <w:r w:rsidR="00451963">
        <w:rPr>
          <w:rtl/>
        </w:rPr>
        <w:t>,</w:t>
      </w:r>
      <w:r w:rsidRPr="008502D9">
        <w:rPr>
          <w:rtl/>
          <w:lang w:bidi="ar-SA"/>
        </w:rPr>
        <w:t xml:space="preserve"> </w:t>
      </w:r>
      <w:r w:rsidRPr="008502D9">
        <w:rPr>
          <w:rtl/>
        </w:rPr>
        <w:t>בעוד</w:t>
      </w:r>
      <w:r w:rsidRPr="008502D9">
        <w:rPr>
          <w:rtl/>
          <w:lang w:bidi="ar-SA"/>
        </w:rPr>
        <w:t xml:space="preserve"> </w:t>
      </w:r>
      <w:r w:rsidRPr="008502D9">
        <w:rPr>
          <w:rtl/>
        </w:rPr>
        <w:t>שמתמטיקה</w:t>
      </w:r>
      <w:r w:rsidRPr="008502D9">
        <w:rPr>
          <w:rtl/>
          <w:lang w:bidi="ar-SA"/>
        </w:rPr>
        <w:t xml:space="preserve"> </w:t>
      </w:r>
      <w:r w:rsidRPr="008502D9">
        <w:rPr>
          <w:rtl/>
        </w:rPr>
        <w:t>נלמדת</w:t>
      </w:r>
      <w:r w:rsidRPr="008502D9">
        <w:rPr>
          <w:rtl/>
          <w:lang w:bidi="ar-SA"/>
        </w:rPr>
        <w:t xml:space="preserve"> </w:t>
      </w:r>
      <w:r w:rsidRPr="008502D9">
        <w:rPr>
          <w:rtl/>
        </w:rPr>
        <w:t>על</w:t>
      </w:r>
      <w:r w:rsidRPr="008502D9">
        <w:rPr>
          <w:rtl/>
          <w:lang w:bidi="ar-SA"/>
        </w:rPr>
        <w:t xml:space="preserve"> </w:t>
      </w:r>
      <w:r w:rsidRPr="008502D9">
        <w:rPr>
          <w:rtl/>
        </w:rPr>
        <w:t>ידי</w:t>
      </w:r>
      <w:r w:rsidRPr="008502D9">
        <w:rPr>
          <w:rtl/>
          <w:lang w:bidi="ar-SA"/>
        </w:rPr>
        <w:t xml:space="preserve"> </w:t>
      </w:r>
      <w:r w:rsidRPr="008502D9">
        <w:rPr>
          <w:rtl/>
        </w:rPr>
        <w:t>מחנך</w:t>
      </w:r>
      <w:r w:rsidRPr="008502D9">
        <w:rPr>
          <w:rtl/>
          <w:lang w:bidi="ar-SA"/>
        </w:rPr>
        <w:t xml:space="preserve"> </w:t>
      </w:r>
      <w:r w:rsidRPr="008502D9">
        <w:rPr>
          <w:rtl/>
        </w:rPr>
        <w:t>כללי</w:t>
      </w:r>
      <w:r w:rsidRPr="008502D9">
        <w:rPr>
          <w:rtl/>
          <w:lang w:bidi="ar-SA"/>
        </w:rPr>
        <w:t xml:space="preserve"> </w:t>
      </w:r>
      <w:r w:rsidRPr="008502D9">
        <w:rPr>
          <w:rtl/>
        </w:rPr>
        <w:t>שאינו</w:t>
      </w:r>
      <w:r w:rsidRPr="008502D9">
        <w:rPr>
          <w:rtl/>
          <w:lang w:bidi="ar-SA"/>
        </w:rPr>
        <w:t xml:space="preserve"> </w:t>
      </w:r>
      <w:r w:rsidRPr="008502D9">
        <w:rPr>
          <w:rtl/>
        </w:rPr>
        <w:t>מומחה</w:t>
      </w:r>
      <w:r w:rsidRPr="008502D9">
        <w:rPr>
          <w:rtl/>
          <w:lang w:bidi="ar-SA"/>
        </w:rPr>
        <w:t xml:space="preserve"> </w:t>
      </w:r>
      <w:r w:rsidRPr="008502D9">
        <w:rPr>
          <w:rtl/>
        </w:rPr>
        <w:t>לשפה</w:t>
      </w:r>
      <w:r w:rsidRPr="008502D9">
        <w:rPr>
          <w:rtl/>
          <w:lang w:bidi="ar-SA"/>
        </w:rPr>
        <w:t xml:space="preserve"> </w:t>
      </w:r>
      <w:r w:rsidRPr="008502D9">
        <w:rPr>
          <w:rtl/>
        </w:rPr>
        <w:t>זו</w:t>
      </w:r>
      <w:r w:rsidR="00451963">
        <w:rPr>
          <w:rtl/>
        </w:rPr>
        <w:t>,</w:t>
      </w:r>
      <w:r w:rsidRPr="008502D9">
        <w:rPr>
          <w:rtl/>
          <w:lang w:bidi="ar-SA"/>
        </w:rPr>
        <w:t xml:space="preserve"> </w:t>
      </w:r>
      <w:r w:rsidRPr="008502D9">
        <w:rPr>
          <w:rtl/>
        </w:rPr>
        <w:t>דבר</w:t>
      </w:r>
      <w:r w:rsidRPr="008502D9">
        <w:rPr>
          <w:rtl/>
          <w:lang w:bidi="ar-SA"/>
        </w:rPr>
        <w:t xml:space="preserve"> </w:t>
      </w:r>
      <w:r w:rsidRPr="008502D9">
        <w:rPr>
          <w:rtl/>
        </w:rPr>
        <w:t>שהותיר</w:t>
      </w:r>
      <w:r w:rsidRPr="008502D9">
        <w:rPr>
          <w:rtl/>
          <w:lang w:bidi="ar-SA"/>
        </w:rPr>
        <w:t xml:space="preserve"> </w:t>
      </w:r>
      <w:r w:rsidRPr="008502D9">
        <w:rPr>
          <w:rtl/>
        </w:rPr>
        <w:t>בה</w:t>
      </w:r>
      <w:r w:rsidRPr="008502D9">
        <w:rPr>
          <w:rtl/>
          <w:lang w:bidi="ar-SA"/>
        </w:rPr>
        <w:t xml:space="preserve"> </w:t>
      </w:r>
      <w:r w:rsidRPr="008502D9">
        <w:rPr>
          <w:rtl/>
        </w:rPr>
        <w:t>משקעי</w:t>
      </w:r>
      <w:r w:rsidRPr="008502D9">
        <w:rPr>
          <w:rtl/>
          <w:lang w:bidi="ar-SA"/>
        </w:rPr>
        <w:t xml:space="preserve"> </w:t>
      </w:r>
      <w:r w:rsidRPr="008502D9">
        <w:rPr>
          <w:rtl/>
        </w:rPr>
        <w:t>חרדה</w:t>
      </w:r>
      <w:r w:rsidRPr="008502D9">
        <w:rPr>
          <w:rtl/>
          <w:lang w:bidi="ar-SA"/>
        </w:rPr>
        <w:t xml:space="preserve"> </w:t>
      </w:r>
      <w:r w:rsidRPr="008502D9">
        <w:rPr>
          <w:rtl/>
        </w:rPr>
        <w:t>וטראומה</w:t>
      </w:r>
      <w:r w:rsidRPr="008502D9">
        <w:rPr>
          <w:rtl/>
          <w:lang w:bidi="ar-SA"/>
        </w:rPr>
        <w:t xml:space="preserve"> </w:t>
      </w:r>
      <w:r w:rsidRPr="008502D9">
        <w:rPr>
          <w:rtl/>
        </w:rPr>
        <w:t>המלווים</w:t>
      </w:r>
      <w:r w:rsidRPr="008502D9">
        <w:rPr>
          <w:rtl/>
          <w:lang w:bidi="ar-SA"/>
        </w:rPr>
        <w:t xml:space="preserve"> </w:t>
      </w:r>
      <w:r w:rsidRPr="008502D9">
        <w:rPr>
          <w:rtl/>
        </w:rPr>
        <w:t>אותה</w:t>
      </w:r>
      <w:r w:rsidRPr="008502D9">
        <w:rPr>
          <w:rtl/>
          <w:lang w:bidi="ar-SA"/>
        </w:rPr>
        <w:t xml:space="preserve"> </w:t>
      </w:r>
      <w:r w:rsidRPr="008502D9">
        <w:rPr>
          <w:rtl/>
        </w:rPr>
        <w:t>עד</w:t>
      </w:r>
      <w:r w:rsidRPr="008502D9">
        <w:rPr>
          <w:rtl/>
          <w:lang w:bidi="ar-SA"/>
        </w:rPr>
        <w:t xml:space="preserve"> </w:t>
      </w:r>
      <w:r w:rsidRPr="008502D9">
        <w:rPr>
          <w:rtl/>
        </w:rPr>
        <w:t>היום</w:t>
      </w:r>
      <w:r w:rsidRPr="008502D9">
        <w:rPr>
          <w:rtl/>
          <w:lang w:bidi="ar-SA"/>
        </w:rPr>
        <w:t xml:space="preserve"> </w:t>
      </w:r>
      <w:r w:rsidRPr="008502D9">
        <w:rPr>
          <w:rtl/>
        </w:rPr>
        <w:t>כמחנכת</w:t>
      </w:r>
      <w:r w:rsidRPr="008502D9">
        <w:rPr>
          <w:rtl/>
          <w:lang w:bidi="ar-SA"/>
        </w:rPr>
        <w:t>.</w:t>
      </w:r>
    </w:p>
    <w:p w14:paraId="1C5DBD99" w14:textId="692EFD11" w:rsidR="00B16A5A" w:rsidRPr="008502D9" w:rsidRDefault="00B16A5A" w:rsidP="009A6C93">
      <w:pPr>
        <w:pStyle w:val="3"/>
      </w:pPr>
      <w:bookmarkStart w:id="85" w:name="_Toc239109241"/>
      <w:r w:rsidRPr="008502D9">
        <w:rPr>
          <w:rtl/>
          <w:lang w:bidi="he-IL"/>
        </w:rPr>
        <w:t>מוכנות</w:t>
      </w:r>
      <w:r w:rsidRPr="008502D9">
        <w:rPr>
          <w:rtl/>
        </w:rPr>
        <w:t xml:space="preserve"> </w:t>
      </w:r>
      <w:r w:rsidRPr="008502D9">
        <w:rPr>
          <w:rtl/>
          <w:lang w:bidi="he-IL"/>
        </w:rPr>
        <w:t>מעשית</w:t>
      </w:r>
      <w:r w:rsidR="00451963">
        <w:rPr>
          <w:rtl/>
          <w:lang w:bidi="he-IL"/>
        </w:rPr>
        <w:t>,</w:t>
      </w:r>
      <w:r w:rsidRPr="008502D9">
        <w:rPr>
          <w:rtl/>
        </w:rPr>
        <w:t xml:space="preserve"> </w:t>
      </w:r>
      <w:r w:rsidRPr="008502D9">
        <w:rPr>
          <w:rtl/>
          <w:lang w:bidi="he-IL"/>
        </w:rPr>
        <w:t>אוריינות</w:t>
      </w:r>
      <w:r w:rsidRPr="008502D9">
        <w:rPr>
          <w:rtl/>
        </w:rPr>
        <w:t xml:space="preserve"> </w:t>
      </w:r>
      <w:r w:rsidRPr="008502D9">
        <w:rPr>
          <w:rtl/>
          <w:lang w:bidi="he-IL"/>
        </w:rPr>
        <w:t>פיננסית</w:t>
      </w:r>
      <w:r w:rsidRPr="008502D9">
        <w:rPr>
          <w:rtl/>
        </w:rPr>
        <w:t xml:space="preserve"> </w:t>
      </w:r>
      <w:r w:rsidRPr="008502D9">
        <w:rPr>
          <w:rtl/>
          <w:lang w:bidi="he-IL"/>
        </w:rPr>
        <w:t>ובירוקרטית</w:t>
      </w:r>
      <w:bookmarkEnd w:id="85"/>
    </w:p>
    <w:p w14:paraId="533F4AA8" w14:textId="40DC268E" w:rsidR="00B16A5A" w:rsidRPr="008502D9" w:rsidRDefault="00B16A5A" w:rsidP="00B16A5A">
      <w:r w:rsidRPr="008502D9">
        <w:rPr>
          <w:rtl/>
        </w:rPr>
        <w:t>בתחום</w:t>
      </w:r>
      <w:r w:rsidRPr="008502D9">
        <w:rPr>
          <w:rtl/>
          <w:lang w:bidi="ar-SA"/>
        </w:rPr>
        <w:t xml:space="preserve"> </w:t>
      </w:r>
      <w:r w:rsidRPr="008502D9">
        <w:rPr>
          <w:rtl/>
        </w:rPr>
        <w:t>המוכנות</w:t>
      </w:r>
      <w:r w:rsidRPr="008502D9">
        <w:rPr>
          <w:rtl/>
          <w:lang w:bidi="ar-SA"/>
        </w:rPr>
        <w:t xml:space="preserve"> </w:t>
      </w:r>
      <w:r w:rsidRPr="008502D9">
        <w:rPr>
          <w:rtl/>
        </w:rPr>
        <w:t>המעשית</w:t>
      </w:r>
      <w:r w:rsidR="00451963">
        <w:rPr>
          <w:rtl/>
        </w:rPr>
        <w:t>,</w:t>
      </w:r>
      <w:r w:rsidRPr="008502D9">
        <w:rPr>
          <w:rtl/>
          <w:lang w:bidi="ar-SA"/>
        </w:rPr>
        <w:t xml:space="preserve"> </w:t>
      </w:r>
      <w:r w:rsidRPr="008502D9">
        <w:rPr>
          <w:rtl/>
        </w:rPr>
        <w:t>האוריינות</w:t>
      </w:r>
      <w:r w:rsidRPr="008502D9">
        <w:rPr>
          <w:rtl/>
          <w:lang w:bidi="ar-SA"/>
        </w:rPr>
        <w:t xml:space="preserve"> </w:t>
      </w:r>
      <w:r w:rsidRPr="008502D9">
        <w:rPr>
          <w:rtl/>
        </w:rPr>
        <w:t>הפיננסית</w:t>
      </w:r>
      <w:r w:rsidRPr="008502D9">
        <w:rPr>
          <w:rtl/>
          <w:lang w:bidi="ar-SA"/>
        </w:rPr>
        <w:t xml:space="preserve"> </w:t>
      </w:r>
      <w:r w:rsidRPr="008502D9">
        <w:rPr>
          <w:rtl/>
        </w:rPr>
        <w:t>והבירוקרטית</w:t>
      </w:r>
      <w:r w:rsidRPr="008502D9">
        <w:rPr>
          <w:rtl/>
          <w:lang w:bidi="ar-SA"/>
        </w:rPr>
        <w:t xml:space="preserve"> </w:t>
      </w:r>
      <w:r w:rsidRPr="008502D9">
        <w:rPr>
          <w:rtl/>
        </w:rPr>
        <w:t>מתגלה</w:t>
      </w:r>
      <w:r w:rsidRPr="008502D9">
        <w:rPr>
          <w:rtl/>
          <w:lang w:bidi="ar-SA"/>
        </w:rPr>
        <w:t xml:space="preserve"> </w:t>
      </w:r>
      <w:r w:rsidRPr="008502D9">
        <w:rPr>
          <w:rtl/>
        </w:rPr>
        <w:t>פער</w:t>
      </w:r>
      <w:r w:rsidRPr="008502D9">
        <w:rPr>
          <w:rtl/>
          <w:lang w:bidi="ar-SA"/>
        </w:rPr>
        <w:t xml:space="preserve"> </w:t>
      </w:r>
      <w:r w:rsidRPr="008502D9">
        <w:rPr>
          <w:rtl/>
        </w:rPr>
        <w:t>מוחלט</w:t>
      </w:r>
      <w:r w:rsidRPr="008502D9">
        <w:rPr>
          <w:rtl/>
          <w:lang w:bidi="ar-SA"/>
        </w:rPr>
        <w:t xml:space="preserve"> </w:t>
      </w:r>
      <w:r w:rsidRPr="008502D9">
        <w:rPr>
          <w:rtl/>
        </w:rPr>
        <w:t>וחד</w:t>
      </w:r>
      <w:r w:rsidRPr="008502D9">
        <w:rPr>
          <w:rtl/>
          <w:lang w:bidi="ar-SA"/>
        </w:rPr>
        <w:t>-</w:t>
      </w:r>
      <w:r w:rsidRPr="008502D9">
        <w:rPr>
          <w:rtl/>
        </w:rPr>
        <w:t>משמעי</w:t>
      </w:r>
      <w:r w:rsidRPr="008502D9">
        <w:rPr>
          <w:rtl/>
          <w:lang w:bidi="ar-SA"/>
        </w:rPr>
        <w:t xml:space="preserve"> </w:t>
      </w:r>
      <w:r w:rsidRPr="008502D9">
        <w:rPr>
          <w:rtl/>
        </w:rPr>
        <w:t>בין</w:t>
      </w:r>
      <w:r w:rsidRPr="008502D9">
        <w:rPr>
          <w:rtl/>
          <w:lang w:bidi="ar-SA"/>
        </w:rPr>
        <w:t xml:space="preserve"> </w:t>
      </w:r>
      <w:r w:rsidRPr="008502D9">
        <w:rPr>
          <w:rtl/>
        </w:rPr>
        <w:t>הספרות</w:t>
      </w:r>
      <w:r w:rsidRPr="008502D9">
        <w:rPr>
          <w:rtl/>
          <w:lang w:bidi="ar-SA"/>
        </w:rPr>
        <w:t xml:space="preserve"> </w:t>
      </w:r>
      <w:r w:rsidRPr="008502D9">
        <w:rPr>
          <w:rtl/>
        </w:rPr>
        <w:t>לבין</w:t>
      </w:r>
      <w:r w:rsidRPr="008502D9">
        <w:rPr>
          <w:rtl/>
          <w:lang w:bidi="ar-SA"/>
        </w:rPr>
        <w:t xml:space="preserve"> </w:t>
      </w:r>
      <w:r w:rsidRPr="008502D9">
        <w:rPr>
          <w:rtl/>
        </w:rPr>
        <w:t>הממצאים</w:t>
      </w:r>
      <w:r w:rsidRPr="008502D9">
        <w:rPr>
          <w:rtl/>
          <w:lang w:bidi="ar-SA"/>
        </w:rPr>
        <w:t xml:space="preserve"> </w:t>
      </w:r>
      <w:r w:rsidRPr="008502D9">
        <w:rPr>
          <w:rtl/>
        </w:rPr>
        <w:t>בשטח</w:t>
      </w:r>
      <w:r w:rsidRPr="008502D9">
        <w:rPr>
          <w:rtl/>
          <w:lang w:bidi="ar-SA"/>
        </w:rPr>
        <w:t xml:space="preserve">. </w:t>
      </w:r>
      <w:r w:rsidRPr="008502D9">
        <w:rPr>
          <w:rtl/>
        </w:rPr>
        <w:t>בעוד</w:t>
      </w:r>
      <w:r w:rsidRPr="008502D9">
        <w:rPr>
          <w:rtl/>
          <w:lang w:bidi="ar-SA"/>
        </w:rPr>
        <w:t xml:space="preserve"> </w:t>
      </w:r>
      <w:r w:rsidRPr="008502D9">
        <w:rPr>
          <w:rtl/>
        </w:rPr>
        <w:t>שהספרות</w:t>
      </w:r>
      <w:r w:rsidRPr="008502D9">
        <w:rPr>
          <w:rtl/>
          <w:lang w:bidi="ar-SA"/>
        </w:rPr>
        <w:t xml:space="preserve"> </w:t>
      </w:r>
      <w:r w:rsidRPr="008502D9">
        <w:rPr>
          <w:rtl/>
        </w:rPr>
        <w:t>המחקרית</w:t>
      </w:r>
      <w:r w:rsidRPr="008502D9">
        <w:rPr>
          <w:rtl/>
          <w:lang w:bidi="ar-SA"/>
        </w:rPr>
        <w:t xml:space="preserve"> </w:t>
      </w:r>
      <w:r w:rsidRPr="008502D9">
        <w:rPr>
          <w:rtl/>
        </w:rPr>
        <w:t>הבינלאומית</w:t>
      </w:r>
      <w:r w:rsidRPr="008502D9">
        <w:rPr>
          <w:rtl/>
          <w:lang w:bidi="ar-SA"/>
        </w:rPr>
        <w:t xml:space="preserve"> </w:t>
      </w:r>
      <w:r w:rsidRPr="008502D9">
        <w:rPr>
          <w:rtl/>
        </w:rPr>
        <w:t>ממעטת</w:t>
      </w:r>
      <w:r w:rsidRPr="008502D9">
        <w:rPr>
          <w:rtl/>
          <w:lang w:bidi="ar-SA"/>
        </w:rPr>
        <w:t xml:space="preserve"> </w:t>
      </w:r>
      <w:r w:rsidRPr="008502D9">
        <w:rPr>
          <w:rtl/>
        </w:rPr>
        <w:t>לעסוק</w:t>
      </w:r>
      <w:r w:rsidRPr="008502D9">
        <w:rPr>
          <w:rtl/>
          <w:lang w:bidi="ar-SA"/>
        </w:rPr>
        <w:t xml:space="preserve"> </w:t>
      </w:r>
      <w:r w:rsidRPr="008502D9">
        <w:rPr>
          <w:rtl/>
        </w:rPr>
        <w:t>בהיבטים</w:t>
      </w:r>
      <w:r w:rsidRPr="008502D9">
        <w:rPr>
          <w:rtl/>
          <w:lang w:bidi="ar-SA"/>
        </w:rPr>
        <w:t xml:space="preserve"> </w:t>
      </w:r>
      <w:r w:rsidRPr="008502D9">
        <w:rPr>
          <w:rtl/>
        </w:rPr>
        <w:t>אלו</w:t>
      </w:r>
      <w:r w:rsidRPr="008502D9">
        <w:rPr>
          <w:rtl/>
          <w:lang w:bidi="ar-SA"/>
        </w:rPr>
        <w:t xml:space="preserve"> </w:t>
      </w:r>
      <w:r w:rsidRPr="008502D9">
        <w:rPr>
          <w:rtl/>
        </w:rPr>
        <w:t>ומתמקדת</w:t>
      </w:r>
      <w:r w:rsidRPr="008502D9">
        <w:rPr>
          <w:rtl/>
          <w:lang w:bidi="ar-SA"/>
        </w:rPr>
        <w:t xml:space="preserve"> </w:t>
      </w:r>
      <w:r w:rsidRPr="008502D9">
        <w:rPr>
          <w:rtl/>
        </w:rPr>
        <w:t>בעיקר</w:t>
      </w:r>
      <w:r w:rsidRPr="008502D9">
        <w:rPr>
          <w:rtl/>
          <w:lang w:bidi="ar-SA"/>
        </w:rPr>
        <w:t xml:space="preserve"> </w:t>
      </w:r>
      <w:r w:rsidRPr="008502D9">
        <w:rPr>
          <w:rtl/>
        </w:rPr>
        <w:t>במוכנות</w:t>
      </w:r>
      <w:r w:rsidRPr="008502D9">
        <w:rPr>
          <w:rtl/>
          <w:lang w:bidi="ar-SA"/>
        </w:rPr>
        <w:t xml:space="preserve"> </w:t>
      </w:r>
      <w:r w:rsidRPr="008502D9">
        <w:rPr>
          <w:rtl/>
        </w:rPr>
        <w:t>לקריירות</w:t>
      </w:r>
      <w:r w:rsidRPr="008502D9">
        <w:rPr>
          <w:rtl/>
          <w:lang w:bidi="ar-SA"/>
        </w:rPr>
        <w:t xml:space="preserve"> "</w:t>
      </w:r>
      <w:r w:rsidRPr="008502D9">
        <w:rPr>
          <w:rtl/>
        </w:rPr>
        <w:t>ממוקדות</w:t>
      </w:r>
      <w:r w:rsidRPr="008502D9">
        <w:rPr>
          <w:rtl/>
          <w:lang w:bidi="ar-SA"/>
        </w:rPr>
        <w:t xml:space="preserve"> </w:t>
      </w:r>
      <w:r w:rsidRPr="008502D9">
        <w:rPr>
          <w:rtl/>
        </w:rPr>
        <w:t>אדם</w:t>
      </w:r>
      <w:r w:rsidRPr="008502D9">
        <w:rPr>
          <w:rtl/>
          <w:lang w:bidi="ar-SA"/>
        </w:rPr>
        <w:t>" (</w:t>
      </w:r>
      <w:r w:rsidR="007B0336" w:rsidRPr="007B0336">
        <w:rPr>
          <w:lang w:bidi="ar-SA"/>
        </w:rPr>
        <w:t>Caring Professions</w:t>
      </w:r>
      <w:r w:rsidRPr="008502D9">
        <w:rPr>
          <w:rtl/>
          <w:lang w:bidi="ar-SA"/>
        </w:rPr>
        <w:t xml:space="preserve">) </w:t>
      </w:r>
      <w:r w:rsidRPr="008502D9">
        <w:rPr>
          <w:rtl/>
        </w:rPr>
        <w:t>ובאקדמיה</w:t>
      </w:r>
      <w:r w:rsidRPr="008502D9">
        <w:rPr>
          <w:rtl/>
          <w:lang w:bidi="ar-SA"/>
        </w:rPr>
        <w:t xml:space="preserve"> (</w:t>
      </w:r>
      <w:r w:rsidR="007B0336">
        <w:rPr>
          <w:lang w:bidi="ar-SA"/>
        </w:rPr>
        <w:t>Carey &amp; Haralambous, 2024</w:t>
      </w:r>
      <w:r w:rsidRPr="008502D9">
        <w:rPr>
          <w:rtl/>
          <w:lang w:bidi="ar-SA"/>
        </w:rPr>
        <w:t>)</w:t>
      </w:r>
      <w:r w:rsidR="00451963">
        <w:rPr>
          <w:rtl/>
        </w:rPr>
        <w:t>,</w:t>
      </w:r>
      <w:r w:rsidRPr="008502D9">
        <w:rPr>
          <w:rtl/>
          <w:lang w:bidi="ar-SA"/>
        </w:rPr>
        <w:t xml:space="preserve"> </w:t>
      </w:r>
      <w:r w:rsidRPr="008502D9">
        <w:rPr>
          <w:rtl/>
        </w:rPr>
        <w:t>המרואיינים</w:t>
      </w:r>
      <w:r w:rsidRPr="008502D9">
        <w:rPr>
          <w:rtl/>
          <w:lang w:bidi="ar-SA"/>
        </w:rPr>
        <w:t xml:space="preserve"> </w:t>
      </w:r>
      <w:r w:rsidRPr="008502D9">
        <w:rPr>
          <w:rtl/>
        </w:rPr>
        <w:t>בשטח</w:t>
      </w:r>
      <w:r w:rsidRPr="008502D9">
        <w:rPr>
          <w:rtl/>
          <w:lang w:bidi="ar-SA"/>
        </w:rPr>
        <w:t xml:space="preserve"> </w:t>
      </w:r>
      <w:r w:rsidRPr="008502D9">
        <w:rPr>
          <w:rtl/>
        </w:rPr>
        <w:t>מציגים</w:t>
      </w:r>
      <w:r w:rsidRPr="008502D9">
        <w:rPr>
          <w:rtl/>
          <w:lang w:bidi="ar-SA"/>
        </w:rPr>
        <w:t xml:space="preserve"> </w:t>
      </w:r>
      <w:r w:rsidRPr="008502D9">
        <w:rPr>
          <w:rtl/>
        </w:rPr>
        <w:t>ביקורת</w:t>
      </w:r>
      <w:r w:rsidRPr="008502D9">
        <w:rPr>
          <w:rtl/>
          <w:lang w:bidi="ar-SA"/>
        </w:rPr>
        <w:t xml:space="preserve"> </w:t>
      </w:r>
      <w:r w:rsidRPr="008502D9">
        <w:rPr>
          <w:rtl/>
        </w:rPr>
        <w:t>נוקבת</w:t>
      </w:r>
      <w:r w:rsidRPr="008502D9">
        <w:rPr>
          <w:rtl/>
          <w:lang w:bidi="ar-SA"/>
        </w:rPr>
        <w:t xml:space="preserve"> </w:t>
      </w:r>
      <w:r w:rsidRPr="008502D9">
        <w:rPr>
          <w:rtl/>
        </w:rPr>
        <w:t>וחד</w:t>
      </w:r>
      <w:r w:rsidRPr="008502D9">
        <w:rPr>
          <w:rtl/>
          <w:lang w:bidi="ar-SA"/>
        </w:rPr>
        <w:t>-</w:t>
      </w:r>
      <w:r w:rsidRPr="008502D9">
        <w:rPr>
          <w:rtl/>
        </w:rPr>
        <w:t>משמעית</w:t>
      </w:r>
      <w:r w:rsidRPr="008502D9">
        <w:rPr>
          <w:rtl/>
          <w:lang w:bidi="ar-SA"/>
        </w:rPr>
        <w:t xml:space="preserve"> </w:t>
      </w:r>
      <w:r w:rsidRPr="008502D9">
        <w:rPr>
          <w:rtl/>
        </w:rPr>
        <w:t>על</w:t>
      </w:r>
      <w:r w:rsidRPr="008502D9">
        <w:rPr>
          <w:rtl/>
          <w:lang w:bidi="ar-SA"/>
        </w:rPr>
        <w:t xml:space="preserve"> </w:t>
      </w:r>
      <w:r w:rsidRPr="008502D9">
        <w:rPr>
          <w:rtl/>
        </w:rPr>
        <w:t>חוסר</w:t>
      </w:r>
      <w:r w:rsidRPr="008502D9">
        <w:rPr>
          <w:rtl/>
          <w:lang w:bidi="ar-SA"/>
        </w:rPr>
        <w:t xml:space="preserve"> </w:t>
      </w:r>
      <w:r w:rsidRPr="008502D9">
        <w:rPr>
          <w:rtl/>
        </w:rPr>
        <w:t>מוכנות</w:t>
      </w:r>
      <w:r w:rsidRPr="008502D9">
        <w:rPr>
          <w:rtl/>
          <w:lang w:bidi="ar-SA"/>
        </w:rPr>
        <w:t xml:space="preserve"> </w:t>
      </w:r>
      <w:r w:rsidRPr="008502D9">
        <w:rPr>
          <w:rtl/>
        </w:rPr>
        <w:t>מוחלט</w:t>
      </w:r>
      <w:r w:rsidRPr="008502D9">
        <w:rPr>
          <w:rtl/>
          <w:lang w:bidi="ar-SA"/>
        </w:rPr>
        <w:t xml:space="preserve"> </w:t>
      </w:r>
      <w:r w:rsidRPr="008502D9">
        <w:rPr>
          <w:rtl/>
        </w:rPr>
        <w:t>להתמודדות</w:t>
      </w:r>
      <w:r w:rsidRPr="008502D9">
        <w:rPr>
          <w:rtl/>
          <w:lang w:bidi="ar-SA"/>
        </w:rPr>
        <w:t xml:space="preserve"> </w:t>
      </w:r>
      <w:r w:rsidRPr="008502D9">
        <w:rPr>
          <w:rtl/>
        </w:rPr>
        <w:t>עם</w:t>
      </w:r>
      <w:r w:rsidRPr="008502D9">
        <w:rPr>
          <w:rtl/>
          <w:lang w:bidi="ar-SA"/>
        </w:rPr>
        <w:t xml:space="preserve"> </w:t>
      </w:r>
      <w:r w:rsidRPr="008502D9">
        <w:rPr>
          <w:rtl/>
        </w:rPr>
        <w:t>מציאות</w:t>
      </w:r>
      <w:r w:rsidRPr="008502D9">
        <w:rPr>
          <w:rtl/>
          <w:lang w:bidi="ar-SA"/>
        </w:rPr>
        <w:t xml:space="preserve"> </w:t>
      </w:r>
      <w:r w:rsidRPr="008502D9">
        <w:rPr>
          <w:rtl/>
        </w:rPr>
        <w:t>החיים</w:t>
      </w:r>
      <w:r w:rsidRPr="008502D9">
        <w:rPr>
          <w:rtl/>
          <w:lang w:bidi="ar-SA"/>
        </w:rPr>
        <w:t xml:space="preserve"> </w:t>
      </w:r>
      <w:r w:rsidRPr="008502D9">
        <w:rPr>
          <w:rtl/>
        </w:rPr>
        <w:t>החומרית</w:t>
      </w:r>
      <w:r w:rsidRPr="008502D9">
        <w:rPr>
          <w:rtl/>
          <w:lang w:bidi="ar-SA"/>
        </w:rPr>
        <w:t xml:space="preserve"> </w:t>
      </w:r>
      <w:r w:rsidRPr="008502D9">
        <w:rPr>
          <w:rtl/>
        </w:rPr>
        <w:t>והבירוקרטית</w:t>
      </w:r>
      <w:r w:rsidRPr="008502D9">
        <w:rPr>
          <w:rtl/>
          <w:lang w:bidi="ar-SA"/>
        </w:rPr>
        <w:t xml:space="preserve"> </w:t>
      </w:r>
      <w:r w:rsidRPr="008502D9">
        <w:rPr>
          <w:rtl/>
        </w:rPr>
        <w:t>של</w:t>
      </w:r>
      <w:r w:rsidRPr="008502D9">
        <w:rPr>
          <w:rtl/>
          <w:lang w:bidi="ar-SA"/>
        </w:rPr>
        <w:t xml:space="preserve"> </w:t>
      </w:r>
      <w:r w:rsidRPr="008502D9">
        <w:rPr>
          <w:rtl/>
        </w:rPr>
        <w:t>העולם</w:t>
      </w:r>
      <w:r w:rsidRPr="008502D9">
        <w:rPr>
          <w:rtl/>
          <w:lang w:bidi="ar-SA"/>
        </w:rPr>
        <w:t xml:space="preserve"> </w:t>
      </w:r>
      <w:r w:rsidRPr="008502D9">
        <w:rPr>
          <w:rtl/>
        </w:rPr>
        <w:t>המודרני</w:t>
      </w:r>
      <w:r w:rsidRPr="008502D9">
        <w:rPr>
          <w:rtl/>
          <w:lang w:bidi="ar-SA"/>
        </w:rPr>
        <w:t xml:space="preserve">. </w:t>
      </w:r>
      <w:r w:rsidR="00F376A6">
        <w:rPr>
          <w:rtl/>
        </w:rPr>
        <w:t>ב'</w:t>
      </w:r>
      <w:r w:rsidRPr="008502D9">
        <w:rPr>
          <w:rtl/>
          <w:lang w:bidi="ar-SA"/>
        </w:rPr>
        <w:t xml:space="preserve"> </w:t>
      </w:r>
      <w:r w:rsidRPr="008502D9">
        <w:rPr>
          <w:rtl/>
        </w:rPr>
        <w:t>ו</w:t>
      </w:r>
      <w:r w:rsidR="00A950C5">
        <w:rPr>
          <w:rtl/>
        </w:rPr>
        <w:t>ת'</w:t>
      </w:r>
      <w:r w:rsidRPr="008502D9">
        <w:rPr>
          <w:rtl/>
          <w:lang w:bidi="ar-SA"/>
        </w:rPr>
        <w:t xml:space="preserve"> </w:t>
      </w:r>
      <w:r w:rsidRPr="008502D9">
        <w:rPr>
          <w:rtl/>
        </w:rPr>
        <w:t>מציינים</w:t>
      </w:r>
      <w:r w:rsidRPr="008502D9">
        <w:rPr>
          <w:rtl/>
          <w:lang w:bidi="ar-SA"/>
        </w:rPr>
        <w:t xml:space="preserve"> </w:t>
      </w:r>
      <w:r w:rsidRPr="008502D9">
        <w:rPr>
          <w:rtl/>
        </w:rPr>
        <w:t>שניהם</w:t>
      </w:r>
      <w:r w:rsidRPr="008502D9">
        <w:rPr>
          <w:rtl/>
          <w:lang w:bidi="ar-SA"/>
        </w:rPr>
        <w:t xml:space="preserve"> </w:t>
      </w:r>
      <w:r w:rsidRPr="008502D9">
        <w:rPr>
          <w:rtl/>
        </w:rPr>
        <w:t>כי</w:t>
      </w:r>
      <w:r w:rsidRPr="008502D9">
        <w:rPr>
          <w:rtl/>
          <w:lang w:bidi="ar-SA"/>
        </w:rPr>
        <w:t xml:space="preserve"> </w:t>
      </w:r>
      <w:r w:rsidRPr="008502D9">
        <w:rPr>
          <w:rtl/>
        </w:rPr>
        <w:t>הבוגרים</w:t>
      </w:r>
      <w:r w:rsidRPr="008502D9">
        <w:rPr>
          <w:rtl/>
          <w:lang w:bidi="ar-SA"/>
        </w:rPr>
        <w:t xml:space="preserve"> </w:t>
      </w:r>
      <w:r w:rsidRPr="008502D9">
        <w:rPr>
          <w:rtl/>
        </w:rPr>
        <w:t>יוצאים</w:t>
      </w:r>
      <w:r w:rsidRPr="008502D9">
        <w:rPr>
          <w:rtl/>
          <w:lang w:bidi="ar-SA"/>
        </w:rPr>
        <w:t xml:space="preserve"> </w:t>
      </w:r>
      <w:r w:rsidRPr="008502D9">
        <w:rPr>
          <w:rtl/>
        </w:rPr>
        <w:t>לעולם</w:t>
      </w:r>
      <w:r w:rsidRPr="008502D9">
        <w:rPr>
          <w:rtl/>
          <w:lang w:bidi="ar-SA"/>
        </w:rPr>
        <w:t xml:space="preserve"> </w:t>
      </w:r>
      <w:r w:rsidRPr="008502D9">
        <w:rPr>
          <w:rtl/>
        </w:rPr>
        <w:t>ללא</w:t>
      </w:r>
      <w:r w:rsidRPr="008502D9">
        <w:rPr>
          <w:rtl/>
          <w:lang w:bidi="ar-SA"/>
        </w:rPr>
        <w:t xml:space="preserve"> </w:t>
      </w:r>
      <w:r w:rsidRPr="008502D9">
        <w:rPr>
          <w:rtl/>
        </w:rPr>
        <w:t>ידע</w:t>
      </w:r>
      <w:r w:rsidRPr="008502D9">
        <w:rPr>
          <w:rtl/>
          <w:lang w:bidi="ar-SA"/>
        </w:rPr>
        <w:t xml:space="preserve"> </w:t>
      </w:r>
      <w:r w:rsidRPr="008502D9">
        <w:rPr>
          <w:rtl/>
        </w:rPr>
        <w:t>בסיסי</w:t>
      </w:r>
      <w:r w:rsidRPr="008502D9">
        <w:rPr>
          <w:rtl/>
          <w:lang w:bidi="ar-SA"/>
        </w:rPr>
        <w:t xml:space="preserve"> </w:t>
      </w:r>
      <w:r w:rsidRPr="008502D9">
        <w:rPr>
          <w:rtl/>
        </w:rPr>
        <w:t>בניהול</w:t>
      </w:r>
      <w:r w:rsidRPr="008502D9">
        <w:rPr>
          <w:rtl/>
          <w:lang w:bidi="ar-SA"/>
        </w:rPr>
        <w:t xml:space="preserve"> </w:t>
      </w:r>
      <w:r w:rsidRPr="008502D9">
        <w:rPr>
          <w:rtl/>
        </w:rPr>
        <w:t>פנסיה</w:t>
      </w:r>
      <w:r w:rsidR="00451963">
        <w:rPr>
          <w:rtl/>
        </w:rPr>
        <w:t>,</w:t>
      </w:r>
      <w:r w:rsidRPr="008502D9">
        <w:rPr>
          <w:rtl/>
          <w:lang w:bidi="ar-SA"/>
        </w:rPr>
        <w:t xml:space="preserve"> </w:t>
      </w:r>
      <w:r w:rsidRPr="008502D9">
        <w:rPr>
          <w:rtl/>
        </w:rPr>
        <w:t>ביטוח</w:t>
      </w:r>
      <w:r w:rsidRPr="008502D9">
        <w:rPr>
          <w:rtl/>
          <w:lang w:bidi="ar-SA"/>
        </w:rPr>
        <w:t xml:space="preserve"> </w:t>
      </w:r>
      <w:r w:rsidRPr="008502D9">
        <w:rPr>
          <w:rtl/>
        </w:rPr>
        <w:t>לאומי</w:t>
      </w:r>
      <w:r w:rsidR="00451963">
        <w:rPr>
          <w:rtl/>
        </w:rPr>
        <w:t>,</w:t>
      </w:r>
      <w:r w:rsidRPr="008502D9">
        <w:rPr>
          <w:rtl/>
          <w:lang w:bidi="ar-SA"/>
        </w:rPr>
        <w:t xml:space="preserve"> </w:t>
      </w:r>
      <w:r w:rsidRPr="008502D9">
        <w:rPr>
          <w:rtl/>
        </w:rPr>
        <w:t>מיסוי</w:t>
      </w:r>
      <w:r w:rsidR="00451963">
        <w:rPr>
          <w:rtl/>
        </w:rPr>
        <w:t>,</w:t>
      </w:r>
      <w:r w:rsidRPr="008502D9">
        <w:rPr>
          <w:rtl/>
          <w:lang w:bidi="ar-SA"/>
        </w:rPr>
        <w:t xml:space="preserve"> </w:t>
      </w:r>
      <w:r w:rsidRPr="008502D9">
        <w:rPr>
          <w:rtl/>
        </w:rPr>
        <w:t>בורסה</w:t>
      </w:r>
      <w:r w:rsidRPr="008502D9">
        <w:rPr>
          <w:rtl/>
          <w:lang w:bidi="ar-SA"/>
        </w:rPr>
        <w:t xml:space="preserve"> </w:t>
      </w:r>
      <w:r w:rsidRPr="008502D9">
        <w:rPr>
          <w:rtl/>
        </w:rPr>
        <w:t>או</w:t>
      </w:r>
      <w:r w:rsidRPr="008502D9">
        <w:rPr>
          <w:rtl/>
          <w:lang w:bidi="ar-SA"/>
        </w:rPr>
        <w:t xml:space="preserve"> </w:t>
      </w:r>
      <w:r w:rsidRPr="008502D9">
        <w:rPr>
          <w:rtl/>
        </w:rPr>
        <w:t>מיניות</w:t>
      </w:r>
      <w:r w:rsidRPr="008502D9">
        <w:rPr>
          <w:rtl/>
          <w:lang w:bidi="ar-SA"/>
        </w:rPr>
        <w:t xml:space="preserve">. </w:t>
      </w:r>
      <w:r w:rsidR="00F376A6">
        <w:rPr>
          <w:rtl/>
        </w:rPr>
        <w:t>ב'</w:t>
      </w:r>
      <w:r w:rsidRPr="008502D9">
        <w:rPr>
          <w:rtl/>
          <w:lang w:bidi="ar-SA"/>
        </w:rPr>
        <w:t xml:space="preserve"> </w:t>
      </w:r>
      <w:r w:rsidRPr="008502D9">
        <w:rPr>
          <w:rtl/>
        </w:rPr>
        <w:t>משתף</w:t>
      </w:r>
      <w:r w:rsidRPr="008502D9">
        <w:rPr>
          <w:rtl/>
          <w:lang w:bidi="ar-SA"/>
        </w:rPr>
        <w:t>: "</w:t>
      </w:r>
      <w:r w:rsidRPr="008502D9">
        <w:rPr>
          <w:rtl/>
        </w:rPr>
        <w:t>כל</w:t>
      </w:r>
      <w:r w:rsidRPr="008502D9">
        <w:rPr>
          <w:rtl/>
          <w:lang w:bidi="ar-SA"/>
        </w:rPr>
        <w:t xml:space="preserve"> </w:t>
      </w:r>
      <w:r w:rsidRPr="008502D9">
        <w:rPr>
          <w:rtl/>
        </w:rPr>
        <w:t>תחום</w:t>
      </w:r>
      <w:r w:rsidRPr="008502D9">
        <w:rPr>
          <w:rtl/>
          <w:lang w:bidi="ar-SA"/>
        </w:rPr>
        <w:t xml:space="preserve"> </w:t>
      </w:r>
      <w:r w:rsidRPr="008502D9">
        <w:rPr>
          <w:rtl/>
        </w:rPr>
        <w:t>המיניות</w:t>
      </w:r>
      <w:r w:rsidRPr="008502D9">
        <w:rPr>
          <w:rtl/>
          <w:lang w:bidi="ar-SA"/>
        </w:rPr>
        <w:t xml:space="preserve"> </w:t>
      </w:r>
      <w:r w:rsidRPr="008502D9">
        <w:rPr>
          <w:rtl/>
        </w:rPr>
        <w:t>בכלל</w:t>
      </w:r>
      <w:r w:rsidRPr="008502D9">
        <w:rPr>
          <w:rtl/>
          <w:lang w:bidi="ar-SA"/>
        </w:rPr>
        <w:t xml:space="preserve">... </w:t>
      </w:r>
      <w:r w:rsidRPr="008502D9">
        <w:rPr>
          <w:rtl/>
        </w:rPr>
        <w:t>לא</w:t>
      </w:r>
      <w:r w:rsidRPr="008502D9">
        <w:rPr>
          <w:rtl/>
          <w:lang w:bidi="ar-SA"/>
        </w:rPr>
        <w:t xml:space="preserve"> </w:t>
      </w:r>
      <w:r w:rsidRPr="008502D9">
        <w:rPr>
          <w:rtl/>
        </w:rPr>
        <w:t>התעסקו</w:t>
      </w:r>
      <w:r w:rsidRPr="008502D9">
        <w:rPr>
          <w:rtl/>
          <w:lang w:bidi="ar-SA"/>
        </w:rPr>
        <w:t xml:space="preserve"> </w:t>
      </w:r>
      <w:r w:rsidRPr="008502D9">
        <w:rPr>
          <w:rtl/>
        </w:rPr>
        <w:t>איתו</w:t>
      </w:r>
      <w:r w:rsidRPr="008502D9">
        <w:rPr>
          <w:rtl/>
          <w:lang w:bidi="ar-SA"/>
        </w:rPr>
        <w:t xml:space="preserve"> </w:t>
      </w:r>
      <w:r w:rsidRPr="008502D9">
        <w:rPr>
          <w:rtl/>
        </w:rPr>
        <w:t>בכלל</w:t>
      </w:r>
      <w:r w:rsidRPr="008502D9">
        <w:rPr>
          <w:rtl/>
          <w:lang w:bidi="ar-SA"/>
        </w:rPr>
        <w:t>"</w:t>
      </w:r>
      <w:r w:rsidR="00451963">
        <w:rPr>
          <w:rtl/>
        </w:rPr>
        <w:t>,</w:t>
      </w:r>
      <w:r w:rsidRPr="008502D9">
        <w:rPr>
          <w:rtl/>
          <w:lang w:bidi="ar-SA"/>
        </w:rPr>
        <w:t xml:space="preserve"> </w:t>
      </w:r>
      <w:r w:rsidRPr="008502D9">
        <w:rPr>
          <w:rtl/>
        </w:rPr>
        <w:t>ומציין</w:t>
      </w:r>
      <w:r w:rsidRPr="008502D9">
        <w:rPr>
          <w:rtl/>
          <w:lang w:bidi="ar-SA"/>
        </w:rPr>
        <w:t xml:space="preserve"> </w:t>
      </w:r>
      <w:r w:rsidRPr="008502D9">
        <w:rPr>
          <w:rtl/>
        </w:rPr>
        <w:t>כי</w:t>
      </w:r>
      <w:r w:rsidRPr="008502D9">
        <w:rPr>
          <w:rtl/>
          <w:lang w:bidi="ar-SA"/>
        </w:rPr>
        <w:t xml:space="preserve"> </w:t>
      </w:r>
      <w:r w:rsidRPr="008502D9">
        <w:rPr>
          <w:rtl/>
        </w:rPr>
        <w:t>המפגש</w:t>
      </w:r>
      <w:r w:rsidRPr="008502D9">
        <w:rPr>
          <w:rtl/>
          <w:lang w:bidi="ar-SA"/>
        </w:rPr>
        <w:t xml:space="preserve"> </w:t>
      </w:r>
      <w:r w:rsidRPr="008502D9">
        <w:rPr>
          <w:rtl/>
        </w:rPr>
        <w:t>היחיד</w:t>
      </w:r>
      <w:r w:rsidRPr="008502D9">
        <w:rPr>
          <w:rtl/>
          <w:lang w:bidi="ar-SA"/>
        </w:rPr>
        <w:t xml:space="preserve"> </w:t>
      </w:r>
      <w:r w:rsidRPr="008502D9">
        <w:rPr>
          <w:rtl/>
        </w:rPr>
        <w:t>שלהם</w:t>
      </w:r>
      <w:r w:rsidRPr="008502D9">
        <w:rPr>
          <w:rtl/>
          <w:lang w:bidi="ar-SA"/>
        </w:rPr>
        <w:t xml:space="preserve"> </w:t>
      </w:r>
      <w:r w:rsidRPr="008502D9">
        <w:rPr>
          <w:rtl/>
        </w:rPr>
        <w:t>עם</w:t>
      </w:r>
      <w:r w:rsidRPr="008502D9">
        <w:rPr>
          <w:rtl/>
          <w:lang w:bidi="ar-SA"/>
        </w:rPr>
        <w:t xml:space="preserve"> </w:t>
      </w:r>
      <w:r w:rsidRPr="008502D9">
        <w:rPr>
          <w:rtl/>
        </w:rPr>
        <w:t>הנושא</w:t>
      </w:r>
      <w:r w:rsidRPr="008502D9">
        <w:rPr>
          <w:rtl/>
          <w:lang w:bidi="ar-SA"/>
        </w:rPr>
        <w:t xml:space="preserve"> </w:t>
      </w:r>
      <w:r w:rsidRPr="008502D9">
        <w:rPr>
          <w:rtl/>
        </w:rPr>
        <w:t>היה</w:t>
      </w:r>
      <w:r w:rsidRPr="008502D9">
        <w:rPr>
          <w:rtl/>
          <w:lang w:bidi="ar-SA"/>
        </w:rPr>
        <w:t xml:space="preserve"> </w:t>
      </w:r>
      <w:r w:rsidRPr="008502D9">
        <w:rPr>
          <w:rtl/>
        </w:rPr>
        <w:t>שיעור</w:t>
      </w:r>
      <w:r w:rsidRPr="008502D9">
        <w:rPr>
          <w:rtl/>
          <w:lang w:bidi="ar-SA"/>
        </w:rPr>
        <w:t xml:space="preserve"> </w:t>
      </w:r>
      <w:r w:rsidRPr="008502D9">
        <w:rPr>
          <w:rtl/>
        </w:rPr>
        <w:t>בודד</w:t>
      </w:r>
      <w:r w:rsidRPr="008502D9">
        <w:rPr>
          <w:rtl/>
          <w:lang w:bidi="ar-SA"/>
        </w:rPr>
        <w:t xml:space="preserve"> </w:t>
      </w:r>
      <w:r w:rsidRPr="008502D9">
        <w:rPr>
          <w:rtl/>
        </w:rPr>
        <w:t>ביסודי</w:t>
      </w:r>
      <w:r w:rsidRPr="008502D9">
        <w:rPr>
          <w:rtl/>
          <w:lang w:bidi="ar-SA"/>
        </w:rPr>
        <w:t xml:space="preserve"> </w:t>
      </w:r>
      <w:r w:rsidRPr="008502D9">
        <w:rPr>
          <w:rtl/>
        </w:rPr>
        <w:t>שהועבר</w:t>
      </w:r>
      <w:r w:rsidRPr="008502D9">
        <w:rPr>
          <w:rtl/>
          <w:lang w:bidi="ar-SA"/>
        </w:rPr>
        <w:t xml:space="preserve"> </w:t>
      </w:r>
      <w:r w:rsidRPr="008502D9">
        <w:rPr>
          <w:rtl/>
        </w:rPr>
        <w:t>על</w:t>
      </w:r>
      <w:r w:rsidRPr="008502D9">
        <w:rPr>
          <w:rtl/>
          <w:lang w:bidi="ar-SA"/>
        </w:rPr>
        <w:t xml:space="preserve"> </w:t>
      </w:r>
      <w:r w:rsidRPr="008502D9">
        <w:rPr>
          <w:rtl/>
        </w:rPr>
        <w:t>ידי</w:t>
      </w:r>
      <w:r w:rsidRPr="008502D9">
        <w:rPr>
          <w:rtl/>
          <w:lang w:bidi="ar-SA"/>
        </w:rPr>
        <w:t xml:space="preserve"> </w:t>
      </w:r>
      <w:r w:rsidRPr="008502D9">
        <w:rPr>
          <w:rtl/>
        </w:rPr>
        <w:t>אבא</w:t>
      </w:r>
      <w:r w:rsidRPr="008502D9">
        <w:rPr>
          <w:rtl/>
          <w:lang w:bidi="ar-SA"/>
        </w:rPr>
        <w:t xml:space="preserve"> </w:t>
      </w:r>
      <w:r w:rsidRPr="008502D9">
        <w:rPr>
          <w:rtl/>
        </w:rPr>
        <w:t>של</w:t>
      </w:r>
      <w:r w:rsidRPr="008502D9">
        <w:rPr>
          <w:rtl/>
          <w:lang w:bidi="ar-SA"/>
        </w:rPr>
        <w:t xml:space="preserve"> </w:t>
      </w:r>
      <w:r w:rsidRPr="008502D9">
        <w:rPr>
          <w:rtl/>
        </w:rPr>
        <w:t>אחד</w:t>
      </w:r>
      <w:r w:rsidRPr="008502D9">
        <w:rPr>
          <w:rtl/>
          <w:lang w:bidi="ar-SA"/>
        </w:rPr>
        <w:t xml:space="preserve"> </w:t>
      </w:r>
      <w:r w:rsidRPr="008502D9">
        <w:rPr>
          <w:rtl/>
        </w:rPr>
        <w:t>התלמידים</w:t>
      </w:r>
      <w:r w:rsidRPr="008502D9">
        <w:rPr>
          <w:rtl/>
          <w:lang w:bidi="ar-SA"/>
        </w:rPr>
        <w:t xml:space="preserve"> </w:t>
      </w:r>
      <w:r w:rsidRPr="008502D9">
        <w:rPr>
          <w:rtl/>
        </w:rPr>
        <w:t>והיה</w:t>
      </w:r>
      <w:r w:rsidRPr="008502D9">
        <w:rPr>
          <w:rtl/>
          <w:lang w:bidi="ar-SA"/>
        </w:rPr>
        <w:t xml:space="preserve"> "</w:t>
      </w:r>
      <w:r w:rsidRPr="008502D9">
        <w:rPr>
          <w:rtl/>
        </w:rPr>
        <w:t>מאוד</w:t>
      </w:r>
      <w:r w:rsidRPr="008502D9">
        <w:rPr>
          <w:rtl/>
          <w:lang w:bidi="ar-SA"/>
        </w:rPr>
        <w:t xml:space="preserve"> </w:t>
      </w:r>
      <w:r w:rsidRPr="008502D9">
        <w:rPr>
          <w:rtl/>
        </w:rPr>
        <w:t>מאוד</w:t>
      </w:r>
      <w:r w:rsidRPr="008502D9">
        <w:rPr>
          <w:rtl/>
          <w:lang w:bidi="ar-SA"/>
        </w:rPr>
        <w:t xml:space="preserve"> </w:t>
      </w:r>
      <w:r w:rsidRPr="008502D9">
        <w:rPr>
          <w:rtl/>
        </w:rPr>
        <w:t>כזה</w:t>
      </w:r>
      <w:r w:rsidRPr="008502D9">
        <w:rPr>
          <w:rtl/>
          <w:lang w:bidi="ar-SA"/>
        </w:rPr>
        <w:t xml:space="preserve"> </w:t>
      </w:r>
      <w:r w:rsidRPr="008502D9">
        <w:rPr>
          <w:rtl/>
        </w:rPr>
        <w:t>לא</w:t>
      </w:r>
      <w:r w:rsidRPr="008502D9">
        <w:rPr>
          <w:rtl/>
          <w:lang w:bidi="ar-SA"/>
        </w:rPr>
        <w:t xml:space="preserve"> </w:t>
      </w:r>
      <w:r w:rsidRPr="008502D9">
        <w:rPr>
          <w:rtl/>
        </w:rPr>
        <w:t>קשור</w:t>
      </w:r>
      <w:r w:rsidRPr="008502D9">
        <w:rPr>
          <w:rtl/>
          <w:lang w:bidi="ar-SA"/>
        </w:rPr>
        <w:t xml:space="preserve"> </w:t>
      </w:r>
      <w:r w:rsidRPr="008502D9">
        <w:rPr>
          <w:rtl/>
        </w:rPr>
        <w:t>למציאות</w:t>
      </w:r>
      <w:r w:rsidRPr="008502D9">
        <w:rPr>
          <w:rtl/>
          <w:lang w:bidi="ar-SA"/>
        </w:rPr>
        <w:t xml:space="preserve">". </w:t>
      </w:r>
      <w:r w:rsidR="000502D8">
        <w:rPr>
          <w:rtl/>
        </w:rPr>
        <w:t>ל'</w:t>
      </w:r>
      <w:r w:rsidRPr="008502D9">
        <w:rPr>
          <w:rtl/>
          <w:lang w:bidi="ar-SA"/>
        </w:rPr>
        <w:t xml:space="preserve"> </w:t>
      </w:r>
      <w:r w:rsidRPr="008502D9">
        <w:rPr>
          <w:rtl/>
        </w:rPr>
        <w:t>מתארת</w:t>
      </w:r>
      <w:r w:rsidRPr="008502D9">
        <w:rPr>
          <w:rtl/>
          <w:lang w:bidi="ar-SA"/>
        </w:rPr>
        <w:t xml:space="preserve"> </w:t>
      </w:r>
      <w:r w:rsidRPr="008502D9">
        <w:rPr>
          <w:rtl/>
        </w:rPr>
        <w:t>שיח</w:t>
      </w:r>
      <w:r w:rsidRPr="008502D9">
        <w:rPr>
          <w:rtl/>
          <w:lang w:bidi="ar-SA"/>
        </w:rPr>
        <w:t xml:space="preserve"> </w:t>
      </w:r>
      <w:r w:rsidRPr="008502D9">
        <w:rPr>
          <w:rtl/>
        </w:rPr>
        <w:t>נוקב</w:t>
      </w:r>
      <w:r w:rsidRPr="008502D9">
        <w:rPr>
          <w:rtl/>
          <w:lang w:bidi="ar-SA"/>
        </w:rPr>
        <w:t xml:space="preserve"> </w:t>
      </w:r>
      <w:r w:rsidRPr="008502D9">
        <w:rPr>
          <w:rtl/>
        </w:rPr>
        <w:t>עם</w:t>
      </w:r>
      <w:r w:rsidRPr="008502D9">
        <w:rPr>
          <w:rtl/>
          <w:lang w:bidi="ar-SA"/>
        </w:rPr>
        <w:t xml:space="preserve"> </w:t>
      </w:r>
      <w:r w:rsidRPr="008502D9">
        <w:rPr>
          <w:rtl/>
        </w:rPr>
        <w:t>בן</w:t>
      </w:r>
      <w:r w:rsidRPr="008502D9">
        <w:rPr>
          <w:rtl/>
          <w:lang w:bidi="ar-SA"/>
        </w:rPr>
        <w:t xml:space="preserve"> </w:t>
      </w:r>
      <w:r w:rsidRPr="008502D9">
        <w:rPr>
          <w:rtl/>
        </w:rPr>
        <w:t>זוגה</w:t>
      </w:r>
      <w:r w:rsidRPr="008502D9">
        <w:rPr>
          <w:rtl/>
          <w:lang w:bidi="ar-SA"/>
        </w:rPr>
        <w:t xml:space="preserve"> </w:t>
      </w:r>
      <w:r w:rsidRPr="008502D9">
        <w:rPr>
          <w:rtl/>
        </w:rPr>
        <w:t>שבו</w:t>
      </w:r>
      <w:r w:rsidRPr="008502D9">
        <w:rPr>
          <w:rtl/>
          <w:lang w:bidi="ar-SA"/>
        </w:rPr>
        <w:t xml:space="preserve"> </w:t>
      </w:r>
      <w:r w:rsidRPr="008502D9">
        <w:rPr>
          <w:rtl/>
        </w:rPr>
        <w:t>הואשמו</w:t>
      </w:r>
      <w:r w:rsidRPr="008502D9">
        <w:rPr>
          <w:rtl/>
          <w:lang w:bidi="ar-SA"/>
        </w:rPr>
        <w:t xml:space="preserve"> </w:t>
      </w:r>
      <w:r w:rsidRPr="008502D9">
        <w:rPr>
          <w:rtl/>
        </w:rPr>
        <w:t>בוגרות</w:t>
      </w:r>
      <w:r w:rsidRPr="008502D9">
        <w:rPr>
          <w:rtl/>
          <w:lang w:bidi="ar-SA"/>
        </w:rPr>
        <w:t xml:space="preserve"> </w:t>
      </w:r>
      <w:r w:rsidRPr="008502D9">
        <w:rPr>
          <w:rtl/>
        </w:rPr>
        <w:t>ולדורף</w:t>
      </w:r>
      <w:r w:rsidRPr="008502D9">
        <w:rPr>
          <w:rtl/>
          <w:lang w:bidi="ar-SA"/>
        </w:rPr>
        <w:t xml:space="preserve"> </w:t>
      </w:r>
      <w:r w:rsidRPr="008502D9">
        <w:rPr>
          <w:rtl/>
        </w:rPr>
        <w:t>בחוסר</w:t>
      </w:r>
      <w:r w:rsidRPr="008502D9">
        <w:rPr>
          <w:rtl/>
          <w:lang w:bidi="ar-SA"/>
        </w:rPr>
        <w:t xml:space="preserve"> </w:t>
      </w:r>
      <w:r w:rsidRPr="008502D9">
        <w:rPr>
          <w:rtl/>
        </w:rPr>
        <w:t>מוכנות</w:t>
      </w:r>
      <w:r w:rsidRPr="008502D9">
        <w:rPr>
          <w:rtl/>
          <w:lang w:bidi="ar-SA"/>
        </w:rPr>
        <w:t xml:space="preserve"> </w:t>
      </w:r>
      <w:r w:rsidRPr="008502D9">
        <w:rPr>
          <w:rtl/>
        </w:rPr>
        <w:t>מוחלט</w:t>
      </w:r>
      <w:r w:rsidRPr="008502D9">
        <w:rPr>
          <w:rtl/>
          <w:lang w:bidi="ar-SA"/>
        </w:rPr>
        <w:t xml:space="preserve"> "</w:t>
      </w:r>
      <w:r w:rsidRPr="008502D9">
        <w:rPr>
          <w:rtl/>
        </w:rPr>
        <w:t>לטבוע</w:t>
      </w:r>
      <w:r w:rsidRPr="008502D9">
        <w:rPr>
          <w:rtl/>
          <w:lang w:bidi="ar-SA"/>
        </w:rPr>
        <w:t xml:space="preserve"> </w:t>
      </w:r>
      <w:r w:rsidRPr="008502D9">
        <w:rPr>
          <w:rtl/>
        </w:rPr>
        <w:t>בים</w:t>
      </w:r>
      <w:r w:rsidRPr="008502D9">
        <w:rPr>
          <w:rtl/>
          <w:lang w:bidi="ar-SA"/>
        </w:rPr>
        <w:t xml:space="preserve">" </w:t>
      </w:r>
      <w:r w:rsidRPr="008502D9">
        <w:rPr>
          <w:rtl/>
        </w:rPr>
        <w:t>של</w:t>
      </w:r>
      <w:r w:rsidRPr="008502D9">
        <w:rPr>
          <w:rtl/>
          <w:lang w:bidi="ar-SA"/>
        </w:rPr>
        <w:t xml:space="preserve"> </w:t>
      </w:r>
      <w:r w:rsidRPr="008502D9">
        <w:rPr>
          <w:rtl/>
        </w:rPr>
        <w:t>העולם</w:t>
      </w:r>
      <w:r w:rsidRPr="008502D9">
        <w:rPr>
          <w:rtl/>
          <w:lang w:bidi="ar-SA"/>
        </w:rPr>
        <w:t xml:space="preserve"> </w:t>
      </w:r>
      <w:r w:rsidRPr="008502D9">
        <w:rPr>
          <w:rtl/>
        </w:rPr>
        <w:t>האמיתי</w:t>
      </w:r>
      <w:r w:rsidRPr="008502D9">
        <w:rPr>
          <w:rtl/>
          <w:lang w:bidi="ar-SA"/>
        </w:rPr>
        <w:t xml:space="preserve"> </w:t>
      </w:r>
      <w:r w:rsidRPr="008502D9">
        <w:rPr>
          <w:rtl/>
        </w:rPr>
        <w:t>והבירוקרטי</w:t>
      </w:r>
      <w:r w:rsidRPr="008502D9">
        <w:rPr>
          <w:rtl/>
          <w:lang w:bidi="ar-SA"/>
        </w:rPr>
        <w:t>: "</w:t>
      </w:r>
      <w:r w:rsidRPr="008502D9">
        <w:rPr>
          <w:rtl/>
        </w:rPr>
        <w:t>דיברנו</w:t>
      </w:r>
      <w:r w:rsidRPr="008502D9">
        <w:rPr>
          <w:rtl/>
          <w:lang w:bidi="ar-SA"/>
        </w:rPr>
        <w:t xml:space="preserve"> </w:t>
      </w:r>
      <w:r w:rsidRPr="008502D9">
        <w:rPr>
          <w:rtl/>
        </w:rPr>
        <w:t>והוא</w:t>
      </w:r>
      <w:r w:rsidRPr="008502D9">
        <w:rPr>
          <w:rtl/>
          <w:lang w:bidi="ar-SA"/>
        </w:rPr>
        <w:t xml:space="preserve">... </w:t>
      </w:r>
      <w:r w:rsidRPr="008502D9">
        <w:rPr>
          <w:rtl/>
        </w:rPr>
        <w:t>אמר</w:t>
      </w:r>
      <w:r w:rsidRPr="008502D9">
        <w:rPr>
          <w:rtl/>
          <w:lang w:bidi="ar-SA"/>
        </w:rPr>
        <w:t xml:space="preserve"> </w:t>
      </w:r>
      <w:r w:rsidRPr="008502D9">
        <w:rPr>
          <w:rtl/>
        </w:rPr>
        <w:t>על</w:t>
      </w:r>
      <w:r w:rsidRPr="008502D9">
        <w:rPr>
          <w:rtl/>
          <w:lang w:bidi="ar-SA"/>
        </w:rPr>
        <w:t xml:space="preserve"> </w:t>
      </w:r>
      <w:r w:rsidRPr="008502D9">
        <w:rPr>
          <w:rtl/>
        </w:rPr>
        <w:t>זה</w:t>
      </w:r>
      <w:r w:rsidRPr="008502D9">
        <w:rPr>
          <w:rtl/>
          <w:lang w:bidi="ar-SA"/>
        </w:rPr>
        <w:t xml:space="preserve"> </w:t>
      </w:r>
      <w:r w:rsidRPr="008502D9">
        <w:rPr>
          <w:rtl/>
        </w:rPr>
        <w:t>שכאילו</w:t>
      </w:r>
      <w:r w:rsidRPr="008502D9">
        <w:rPr>
          <w:rtl/>
          <w:lang w:bidi="ar-SA"/>
        </w:rPr>
        <w:t xml:space="preserve"> </w:t>
      </w:r>
      <w:r w:rsidRPr="008502D9">
        <w:rPr>
          <w:rtl/>
        </w:rPr>
        <w:t>אבל</w:t>
      </w:r>
      <w:r w:rsidRPr="008502D9">
        <w:rPr>
          <w:rtl/>
          <w:lang w:bidi="ar-SA"/>
        </w:rPr>
        <w:t xml:space="preserve"> </w:t>
      </w:r>
      <w:r w:rsidRPr="008502D9">
        <w:rPr>
          <w:rtl/>
        </w:rPr>
        <w:t>הנה</w:t>
      </w:r>
      <w:r w:rsidRPr="008502D9">
        <w:rPr>
          <w:rtl/>
          <w:lang w:bidi="ar-SA"/>
        </w:rPr>
        <w:t xml:space="preserve"> </w:t>
      </w:r>
      <w:r w:rsidRPr="008502D9">
        <w:rPr>
          <w:rtl/>
        </w:rPr>
        <w:t>תראו</w:t>
      </w:r>
      <w:r w:rsidRPr="008502D9">
        <w:rPr>
          <w:rtl/>
          <w:lang w:bidi="ar-SA"/>
        </w:rPr>
        <w:t xml:space="preserve"> </w:t>
      </w:r>
      <w:r w:rsidRPr="008502D9">
        <w:rPr>
          <w:rtl/>
        </w:rPr>
        <w:t>אתם</w:t>
      </w:r>
      <w:r w:rsidRPr="008502D9">
        <w:rPr>
          <w:rtl/>
          <w:lang w:bidi="ar-SA"/>
        </w:rPr>
        <w:t xml:space="preserve"> </w:t>
      </w:r>
      <w:r w:rsidRPr="008502D9">
        <w:rPr>
          <w:rtl/>
        </w:rPr>
        <w:t>לא</w:t>
      </w:r>
      <w:r w:rsidRPr="008502D9">
        <w:rPr>
          <w:rtl/>
          <w:lang w:bidi="ar-SA"/>
        </w:rPr>
        <w:t xml:space="preserve"> </w:t>
      </w:r>
      <w:r w:rsidRPr="008502D9">
        <w:rPr>
          <w:rtl/>
        </w:rPr>
        <w:t>מוכנות</w:t>
      </w:r>
      <w:r w:rsidRPr="008502D9">
        <w:rPr>
          <w:rtl/>
          <w:lang w:bidi="ar-SA"/>
        </w:rPr>
        <w:t xml:space="preserve"> </w:t>
      </w:r>
      <w:r w:rsidRPr="008502D9">
        <w:rPr>
          <w:rtl/>
        </w:rPr>
        <w:t>כאילו</w:t>
      </w:r>
      <w:r w:rsidRPr="008502D9">
        <w:rPr>
          <w:rtl/>
          <w:lang w:bidi="ar-SA"/>
        </w:rPr>
        <w:t xml:space="preserve"> </w:t>
      </w:r>
      <w:r w:rsidRPr="008502D9">
        <w:rPr>
          <w:rtl/>
        </w:rPr>
        <w:t>לעולם</w:t>
      </w:r>
      <w:r w:rsidRPr="008502D9">
        <w:rPr>
          <w:rtl/>
          <w:lang w:bidi="ar-SA"/>
        </w:rPr>
        <w:t xml:space="preserve">... </w:t>
      </w:r>
      <w:r w:rsidRPr="008502D9">
        <w:rPr>
          <w:rtl/>
        </w:rPr>
        <w:t>אתם</w:t>
      </w:r>
      <w:r w:rsidRPr="008502D9">
        <w:rPr>
          <w:rtl/>
          <w:lang w:bidi="ar-SA"/>
        </w:rPr>
        <w:t xml:space="preserve"> </w:t>
      </w:r>
      <w:r w:rsidRPr="008502D9">
        <w:rPr>
          <w:rtl/>
        </w:rPr>
        <w:t>לא</w:t>
      </w:r>
      <w:r w:rsidRPr="008502D9">
        <w:rPr>
          <w:rtl/>
          <w:lang w:bidi="ar-SA"/>
        </w:rPr>
        <w:t xml:space="preserve"> </w:t>
      </w:r>
      <w:r w:rsidRPr="008502D9">
        <w:rPr>
          <w:rtl/>
        </w:rPr>
        <w:t>יודעות</w:t>
      </w:r>
      <w:r w:rsidRPr="008502D9">
        <w:rPr>
          <w:rtl/>
          <w:lang w:bidi="ar-SA"/>
        </w:rPr>
        <w:t xml:space="preserve"> </w:t>
      </w:r>
      <w:r w:rsidRPr="008502D9">
        <w:rPr>
          <w:rtl/>
        </w:rPr>
        <w:t>להתנהל</w:t>
      </w:r>
      <w:r w:rsidRPr="008502D9">
        <w:rPr>
          <w:rtl/>
          <w:lang w:bidi="ar-SA"/>
        </w:rPr>
        <w:t xml:space="preserve"> </w:t>
      </w:r>
      <w:r w:rsidRPr="008502D9">
        <w:rPr>
          <w:rtl/>
        </w:rPr>
        <w:t>בשום</w:t>
      </w:r>
      <w:r w:rsidRPr="008502D9">
        <w:rPr>
          <w:rtl/>
          <w:lang w:bidi="ar-SA"/>
        </w:rPr>
        <w:t xml:space="preserve"> </w:t>
      </w:r>
      <w:r w:rsidRPr="008502D9">
        <w:rPr>
          <w:rtl/>
        </w:rPr>
        <w:t>אתם</w:t>
      </w:r>
      <w:r w:rsidRPr="008502D9">
        <w:rPr>
          <w:rtl/>
          <w:lang w:bidi="ar-SA"/>
        </w:rPr>
        <w:t xml:space="preserve"> </w:t>
      </w:r>
      <w:r w:rsidRPr="008502D9">
        <w:rPr>
          <w:rtl/>
        </w:rPr>
        <w:t>אתם</w:t>
      </w:r>
      <w:r w:rsidRPr="008502D9">
        <w:rPr>
          <w:rtl/>
          <w:lang w:bidi="ar-SA"/>
        </w:rPr>
        <w:t xml:space="preserve"> </w:t>
      </w:r>
      <w:r w:rsidRPr="008502D9">
        <w:rPr>
          <w:rtl/>
        </w:rPr>
        <w:t>זרקו</w:t>
      </w:r>
      <w:r w:rsidRPr="008502D9">
        <w:rPr>
          <w:rtl/>
          <w:lang w:bidi="ar-SA"/>
        </w:rPr>
        <w:t xml:space="preserve"> </w:t>
      </w:r>
      <w:r w:rsidRPr="008502D9">
        <w:rPr>
          <w:rtl/>
        </w:rPr>
        <w:t>אתם</w:t>
      </w:r>
      <w:r w:rsidRPr="008502D9">
        <w:rPr>
          <w:rtl/>
          <w:lang w:bidi="ar-SA"/>
        </w:rPr>
        <w:t xml:space="preserve"> </w:t>
      </w:r>
      <w:r w:rsidRPr="008502D9">
        <w:rPr>
          <w:rtl/>
        </w:rPr>
        <w:t>ת</w:t>
      </w:r>
      <w:r w:rsidR="0007475F">
        <w:rPr>
          <w:rFonts w:hint="cs"/>
          <w:rtl/>
        </w:rPr>
        <w:t>ט</w:t>
      </w:r>
      <w:r w:rsidRPr="008502D9">
        <w:rPr>
          <w:rtl/>
        </w:rPr>
        <w:t>בעו</w:t>
      </w:r>
      <w:r w:rsidRPr="008502D9">
        <w:rPr>
          <w:rtl/>
          <w:lang w:bidi="ar-SA"/>
        </w:rPr>
        <w:t xml:space="preserve"> </w:t>
      </w:r>
      <w:r w:rsidRPr="008502D9">
        <w:rPr>
          <w:rtl/>
        </w:rPr>
        <w:t>בים</w:t>
      </w:r>
      <w:r w:rsidRPr="008502D9">
        <w:rPr>
          <w:rtl/>
          <w:lang w:bidi="ar-SA"/>
        </w:rPr>
        <w:t xml:space="preserve">... </w:t>
      </w:r>
      <w:r w:rsidRPr="008502D9">
        <w:rPr>
          <w:rtl/>
        </w:rPr>
        <w:t>וזה</w:t>
      </w:r>
      <w:r w:rsidRPr="008502D9">
        <w:rPr>
          <w:rtl/>
          <w:lang w:bidi="ar-SA"/>
        </w:rPr>
        <w:t xml:space="preserve"> </w:t>
      </w:r>
      <w:r w:rsidRPr="008502D9">
        <w:rPr>
          <w:rtl/>
        </w:rPr>
        <w:t>נכון</w:t>
      </w:r>
      <w:r w:rsidRPr="008502D9">
        <w:rPr>
          <w:rtl/>
          <w:lang w:bidi="ar-SA"/>
        </w:rPr>
        <w:t xml:space="preserve">". </w:t>
      </w:r>
      <w:r w:rsidRPr="008502D9">
        <w:rPr>
          <w:rtl/>
        </w:rPr>
        <w:t>חסך</w:t>
      </w:r>
      <w:r w:rsidRPr="008502D9">
        <w:rPr>
          <w:rtl/>
          <w:lang w:bidi="ar-SA"/>
        </w:rPr>
        <w:t xml:space="preserve"> </w:t>
      </w:r>
      <w:r w:rsidRPr="008502D9">
        <w:rPr>
          <w:rtl/>
        </w:rPr>
        <w:t>פרקטי</w:t>
      </w:r>
      <w:r w:rsidRPr="008502D9">
        <w:rPr>
          <w:rtl/>
          <w:lang w:bidi="ar-SA"/>
        </w:rPr>
        <w:t xml:space="preserve"> </w:t>
      </w:r>
      <w:r w:rsidRPr="008502D9">
        <w:rPr>
          <w:rtl/>
        </w:rPr>
        <w:t>זה</w:t>
      </w:r>
      <w:r w:rsidRPr="008502D9">
        <w:rPr>
          <w:rtl/>
          <w:lang w:bidi="ar-SA"/>
        </w:rPr>
        <w:t xml:space="preserve"> </w:t>
      </w:r>
      <w:r w:rsidRPr="008502D9">
        <w:rPr>
          <w:rtl/>
        </w:rPr>
        <w:t>אילץ</w:t>
      </w:r>
      <w:r w:rsidRPr="008502D9">
        <w:rPr>
          <w:rtl/>
          <w:lang w:bidi="ar-SA"/>
        </w:rPr>
        <w:t xml:space="preserve"> </w:t>
      </w:r>
      <w:r w:rsidRPr="008502D9">
        <w:rPr>
          <w:rtl/>
        </w:rPr>
        <w:t>את</w:t>
      </w:r>
      <w:r w:rsidRPr="008502D9">
        <w:rPr>
          <w:rtl/>
          <w:lang w:bidi="ar-SA"/>
        </w:rPr>
        <w:t xml:space="preserve"> </w:t>
      </w:r>
      <w:r w:rsidRPr="008502D9">
        <w:rPr>
          <w:rtl/>
        </w:rPr>
        <w:lastRenderedPageBreak/>
        <w:t>הבוגרים</w:t>
      </w:r>
      <w:r w:rsidRPr="008502D9">
        <w:rPr>
          <w:rtl/>
          <w:lang w:bidi="ar-SA"/>
        </w:rPr>
        <w:t xml:space="preserve"> </w:t>
      </w:r>
      <w:r w:rsidR="0007475F">
        <w:rPr>
          <w:rFonts w:hint="cs"/>
          <w:rtl/>
        </w:rPr>
        <w:t xml:space="preserve">והבוגרות </w:t>
      </w:r>
      <w:r w:rsidRPr="008502D9">
        <w:rPr>
          <w:rtl/>
        </w:rPr>
        <w:t>הצעירים</w:t>
      </w:r>
      <w:r w:rsidRPr="008502D9">
        <w:rPr>
          <w:rtl/>
          <w:lang w:bidi="ar-SA"/>
        </w:rPr>
        <w:t xml:space="preserve"> </w:t>
      </w:r>
      <w:r w:rsidRPr="008502D9">
        <w:rPr>
          <w:rtl/>
        </w:rPr>
        <w:t>להקים</w:t>
      </w:r>
      <w:r w:rsidRPr="008502D9">
        <w:rPr>
          <w:rtl/>
          <w:lang w:bidi="ar-SA"/>
        </w:rPr>
        <w:t xml:space="preserve"> "</w:t>
      </w:r>
      <w:r w:rsidRPr="008502D9">
        <w:rPr>
          <w:rtl/>
        </w:rPr>
        <w:t>ועדות</w:t>
      </w:r>
      <w:r w:rsidRPr="008502D9">
        <w:rPr>
          <w:rtl/>
          <w:lang w:bidi="ar-SA"/>
        </w:rPr>
        <w:t xml:space="preserve"> </w:t>
      </w:r>
      <w:r w:rsidRPr="008502D9">
        <w:rPr>
          <w:rtl/>
        </w:rPr>
        <w:t>צעירים</w:t>
      </w:r>
      <w:r w:rsidRPr="008502D9">
        <w:rPr>
          <w:rtl/>
          <w:lang w:bidi="ar-SA"/>
        </w:rPr>
        <w:t xml:space="preserve">" </w:t>
      </w:r>
      <w:r w:rsidRPr="008502D9">
        <w:rPr>
          <w:rtl/>
        </w:rPr>
        <w:t>קהילתיות</w:t>
      </w:r>
      <w:r w:rsidRPr="008502D9">
        <w:rPr>
          <w:rtl/>
          <w:lang w:bidi="ar-SA"/>
        </w:rPr>
        <w:t xml:space="preserve"> </w:t>
      </w:r>
      <w:r w:rsidRPr="008502D9">
        <w:rPr>
          <w:rtl/>
        </w:rPr>
        <w:t>כדי</w:t>
      </w:r>
      <w:r w:rsidRPr="008502D9">
        <w:rPr>
          <w:rtl/>
          <w:lang w:bidi="ar-SA"/>
        </w:rPr>
        <w:t xml:space="preserve"> </w:t>
      </w:r>
      <w:r w:rsidRPr="008502D9">
        <w:rPr>
          <w:rtl/>
        </w:rPr>
        <w:t>לפצות</w:t>
      </w:r>
      <w:r w:rsidRPr="008502D9">
        <w:rPr>
          <w:rtl/>
          <w:lang w:bidi="ar-SA"/>
        </w:rPr>
        <w:t xml:space="preserve"> </w:t>
      </w:r>
      <w:r w:rsidRPr="008502D9">
        <w:rPr>
          <w:rtl/>
        </w:rPr>
        <w:t>עליו</w:t>
      </w:r>
      <w:r w:rsidRPr="008502D9">
        <w:rPr>
          <w:rtl/>
          <w:lang w:bidi="ar-SA"/>
        </w:rPr>
        <w:t xml:space="preserve"> </w:t>
      </w:r>
      <w:r w:rsidRPr="008502D9">
        <w:rPr>
          <w:rtl/>
        </w:rPr>
        <w:t>באופן</w:t>
      </w:r>
      <w:r w:rsidRPr="008502D9">
        <w:rPr>
          <w:rtl/>
          <w:lang w:bidi="ar-SA"/>
        </w:rPr>
        <w:t xml:space="preserve"> </w:t>
      </w:r>
      <w:r w:rsidRPr="008502D9">
        <w:rPr>
          <w:rtl/>
        </w:rPr>
        <w:t>אקטיבי</w:t>
      </w:r>
      <w:r w:rsidRPr="008502D9">
        <w:rPr>
          <w:rtl/>
          <w:lang w:bidi="ar-SA"/>
        </w:rPr>
        <w:t xml:space="preserve">. </w:t>
      </w:r>
      <w:r w:rsidR="00F376A6">
        <w:rPr>
          <w:rtl/>
        </w:rPr>
        <w:t>ע'</w:t>
      </w:r>
      <w:r w:rsidRPr="008502D9">
        <w:rPr>
          <w:rtl/>
          <w:lang w:bidi="ar-SA"/>
        </w:rPr>
        <w:t xml:space="preserve"> </w:t>
      </w:r>
      <w:r w:rsidRPr="008502D9">
        <w:rPr>
          <w:rtl/>
        </w:rPr>
        <w:t>משלים</w:t>
      </w:r>
      <w:r w:rsidRPr="008502D9">
        <w:rPr>
          <w:rtl/>
          <w:lang w:bidi="ar-SA"/>
        </w:rPr>
        <w:t xml:space="preserve"> </w:t>
      </w:r>
      <w:r w:rsidRPr="008502D9">
        <w:rPr>
          <w:rtl/>
        </w:rPr>
        <w:t>תמונה</w:t>
      </w:r>
      <w:r w:rsidRPr="008502D9">
        <w:rPr>
          <w:rtl/>
          <w:lang w:bidi="ar-SA"/>
        </w:rPr>
        <w:t xml:space="preserve"> </w:t>
      </w:r>
      <w:r w:rsidRPr="008502D9">
        <w:rPr>
          <w:rtl/>
        </w:rPr>
        <w:t>זו</w:t>
      </w:r>
      <w:r w:rsidRPr="008502D9">
        <w:rPr>
          <w:rtl/>
          <w:lang w:bidi="ar-SA"/>
        </w:rPr>
        <w:t xml:space="preserve"> </w:t>
      </w:r>
      <w:r w:rsidRPr="008502D9">
        <w:rPr>
          <w:rtl/>
        </w:rPr>
        <w:t>בתיאור</w:t>
      </w:r>
      <w:r w:rsidRPr="008502D9">
        <w:rPr>
          <w:rtl/>
          <w:lang w:bidi="ar-SA"/>
        </w:rPr>
        <w:t xml:space="preserve"> </w:t>
      </w:r>
      <w:r w:rsidRPr="008502D9">
        <w:rPr>
          <w:rtl/>
        </w:rPr>
        <w:t>הקושי</w:t>
      </w:r>
      <w:r w:rsidRPr="008502D9">
        <w:rPr>
          <w:rtl/>
          <w:lang w:bidi="ar-SA"/>
        </w:rPr>
        <w:t xml:space="preserve"> </w:t>
      </w:r>
      <w:r w:rsidRPr="008502D9">
        <w:rPr>
          <w:rtl/>
        </w:rPr>
        <w:t>להתמודד</w:t>
      </w:r>
      <w:r w:rsidRPr="008502D9">
        <w:rPr>
          <w:rtl/>
          <w:lang w:bidi="ar-SA"/>
        </w:rPr>
        <w:t xml:space="preserve"> </w:t>
      </w:r>
      <w:r w:rsidRPr="008502D9">
        <w:rPr>
          <w:rtl/>
        </w:rPr>
        <w:t>עם</w:t>
      </w:r>
      <w:r w:rsidRPr="008502D9">
        <w:rPr>
          <w:rtl/>
          <w:lang w:bidi="ar-SA"/>
        </w:rPr>
        <w:t xml:space="preserve"> "</w:t>
      </w:r>
      <w:r w:rsidRPr="008502D9">
        <w:rPr>
          <w:rtl/>
        </w:rPr>
        <w:t>האיכות</w:t>
      </w:r>
      <w:r w:rsidRPr="008502D9">
        <w:rPr>
          <w:rtl/>
          <w:lang w:bidi="ar-SA"/>
        </w:rPr>
        <w:t xml:space="preserve"> </w:t>
      </w:r>
      <w:r w:rsidRPr="008502D9">
        <w:rPr>
          <w:rtl/>
        </w:rPr>
        <w:t>היותר</w:t>
      </w:r>
      <w:r w:rsidRPr="008502D9">
        <w:rPr>
          <w:rtl/>
          <w:lang w:bidi="ar-SA"/>
        </w:rPr>
        <w:t xml:space="preserve"> </w:t>
      </w:r>
      <w:r w:rsidRPr="008502D9">
        <w:rPr>
          <w:rtl/>
        </w:rPr>
        <w:t>אדמתית</w:t>
      </w:r>
      <w:r w:rsidRPr="008502D9">
        <w:rPr>
          <w:rtl/>
          <w:lang w:bidi="ar-SA"/>
        </w:rPr>
        <w:t xml:space="preserve"> </w:t>
      </w:r>
      <w:r w:rsidRPr="008502D9">
        <w:rPr>
          <w:rtl/>
        </w:rPr>
        <w:t>לפעמים</w:t>
      </w:r>
      <w:r w:rsidRPr="008502D9">
        <w:rPr>
          <w:rtl/>
          <w:lang w:bidi="ar-SA"/>
        </w:rPr>
        <w:t xml:space="preserve"> </w:t>
      </w:r>
      <w:r w:rsidRPr="008502D9">
        <w:rPr>
          <w:rtl/>
        </w:rPr>
        <w:t>של</w:t>
      </w:r>
      <w:r w:rsidR="004500D6">
        <w:rPr>
          <w:rtl/>
        </w:rPr>
        <w:t xml:space="preserve"> אה... </w:t>
      </w:r>
      <w:r w:rsidRPr="008502D9">
        <w:rPr>
          <w:rtl/>
        </w:rPr>
        <w:t>כל</w:t>
      </w:r>
      <w:r w:rsidRPr="008502D9">
        <w:rPr>
          <w:rtl/>
          <w:lang w:bidi="ar-SA"/>
        </w:rPr>
        <w:t xml:space="preserve"> </w:t>
      </w:r>
      <w:r w:rsidRPr="008502D9">
        <w:rPr>
          <w:rtl/>
        </w:rPr>
        <w:t>הבירוקרטיה</w:t>
      </w:r>
      <w:r w:rsidRPr="008502D9">
        <w:rPr>
          <w:rtl/>
          <w:lang w:bidi="ar-SA"/>
        </w:rPr>
        <w:t xml:space="preserve"> </w:t>
      </w:r>
      <w:r w:rsidRPr="008502D9">
        <w:rPr>
          <w:rtl/>
        </w:rPr>
        <w:t>להתעסק</w:t>
      </w:r>
      <w:r w:rsidRPr="008502D9">
        <w:rPr>
          <w:rtl/>
          <w:lang w:bidi="ar-SA"/>
        </w:rPr>
        <w:t xml:space="preserve"> </w:t>
      </w:r>
      <w:r w:rsidRPr="008502D9">
        <w:rPr>
          <w:rtl/>
        </w:rPr>
        <w:t>עם</w:t>
      </w:r>
      <w:r w:rsidRPr="008502D9">
        <w:rPr>
          <w:rtl/>
          <w:lang w:bidi="ar-SA"/>
        </w:rPr>
        <w:t xml:space="preserve"> </w:t>
      </w:r>
      <w:r w:rsidRPr="008502D9">
        <w:rPr>
          <w:rtl/>
        </w:rPr>
        <w:t>דברים</w:t>
      </w:r>
      <w:r w:rsidRPr="008502D9">
        <w:rPr>
          <w:rtl/>
          <w:lang w:bidi="ar-SA"/>
        </w:rPr>
        <w:t xml:space="preserve">... </w:t>
      </w:r>
      <w:r w:rsidRPr="008502D9">
        <w:rPr>
          <w:rtl/>
        </w:rPr>
        <w:t>נגיד</w:t>
      </w:r>
      <w:r w:rsidRPr="008502D9">
        <w:rPr>
          <w:rtl/>
          <w:lang w:bidi="ar-SA"/>
        </w:rPr>
        <w:t xml:space="preserve"> </w:t>
      </w:r>
      <w:r w:rsidRPr="008502D9">
        <w:rPr>
          <w:rtl/>
        </w:rPr>
        <w:t>בנק</w:t>
      </w:r>
      <w:r w:rsidRPr="008502D9">
        <w:rPr>
          <w:rtl/>
          <w:lang w:bidi="ar-SA"/>
        </w:rPr>
        <w:t xml:space="preserve"> </w:t>
      </w:r>
      <w:r w:rsidRPr="008502D9">
        <w:rPr>
          <w:rtl/>
        </w:rPr>
        <w:t>או</w:t>
      </w:r>
      <w:r w:rsidRPr="008502D9">
        <w:rPr>
          <w:rtl/>
          <w:lang w:bidi="ar-SA"/>
        </w:rPr>
        <w:t xml:space="preserve">... </w:t>
      </w:r>
      <w:r w:rsidR="00F8186B">
        <w:rPr>
          <w:rFonts w:hint="cs"/>
          <w:rtl/>
        </w:rPr>
        <w:t>ט</w:t>
      </w:r>
      <w:r w:rsidRPr="008502D9">
        <w:rPr>
          <w:rtl/>
        </w:rPr>
        <w:t>פסים</w:t>
      </w:r>
      <w:r w:rsidR="00F8186B">
        <w:rPr>
          <w:rFonts w:hint="cs"/>
          <w:rtl/>
        </w:rPr>
        <w:t>,</w:t>
      </w:r>
      <w:r w:rsidRPr="008502D9">
        <w:rPr>
          <w:rtl/>
          <w:lang w:bidi="ar-SA"/>
        </w:rPr>
        <w:t xml:space="preserve"> </w:t>
      </w:r>
      <w:r w:rsidRPr="008502D9">
        <w:rPr>
          <w:rtl/>
        </w:rPr>
        <w:t>כסף</w:t>
      </w:r>
      <w:r w:rsidR="00F8186B">
        <w:rPr>
          <w:rFonts w:hint="cs"/>
          <w:rtl/>
        </w:rPr>
        <w:t>...</w:t>
      </w:r>
      <w:r w:rsidRPr="008502D9">
        <w:rPr>
          <w:rtl/>
          <w:lang w:bidi="ar-SA"/>
        </w:rPr>
        <w:t xml:space="preserve">" </w:t>
      </w:r>
      <w:r w:rsidRPr="008502D9">
        <w:rPr>
          <w:rtl/>
        </w:rPr>
        <w:t>עם</w:t>
      </w:r>
      <w:r w:rsidRPr="008502D9">
        <w:rPr>
          <w:rtl/>
          <w:lang w:bidi="ar-SA"/>
        </w:rPr>
        <w:t xml:space="preserve"> </w:t>
      </w:r>
      <w:r w:rsidRPr="008502D9">
        <w:rPr>
          <w:rtl/>
        </w:rPr>
        <w:t>צאתו</w:t>
      </w:r>
      <w:r w:rsidRPr="008502D9">
        <w:rPr>
          <w:rtl/>
          <w:lang w:bidi="ar-SA"/>
        </w:rPr>
        <w:t xml:space="preserve"> </w:t>
      </w:r>
      <w:r w:rsidRPr="008502D9">
        <w:rPr>
          <w:rtl/>
        </w:rPr>
        <w:t>מהחממה</w:t>
      </w:r>
      <w:r w:rsidRPr="008502D9">
        <w:rPr>
          <w:rtl/>
          <w:lang w:bidi="ar-SA"/>
        </w:rPr>
        <w:t xml:space="preserve"> </w:t>
      </w:r>
      <w:r w:rsidRPr="008502D9">
        <w:rPr>
          <w:rtl/>
        </w:rPr>
        <w:t>הבית</w:t>
      </w:r>
      <w:r w:rsidRPr="008502D9">
        <w:rPr>
          <w:rtl/>
          <w:lang w:bidi="ar-SA"/>
        </w:rPr>
        <w:t>-</w:t>
      </w:r>
      <w:r w:rsidRPr="008502D9">
        <w:rPr>
          <w:rtl/>
        </w:rPr>
        <w:t>ספרית</w:t>
      </w:r>
      <w:r w:rsidRPr="008502D9">
        <w:rPr>
          <w:rtl/>
          <w:lang w:bidi="ar-SA"/>
        </w:rPr>
        <w:t xml:space="preserve">. </w:t>
      </w:r>
      <w:r w:rsidRPr="008502D9">
        <w:rPr>
          <w:rtl/>
        </w:rPr>
        <w:t>פער</w:t>
      </w:r>
      <w:r w:rsidRPr="008502D9">
        <w:rPr>
          <w:rtl/>
          <w:lang w:bidi="ar-SA"/>
        </w:rPr>
        <w:t xml:space="preserve"> </w:t>
      </w:r>
      <w:r w:rsidRPr="008502D9">
        <w:rPr>
          <w:rtl/>
        </w:rPr>
        <w:t>חמור</w:t>
      </w:r>
      <w:r w:rsidRPr="008502D9">
        <w:rPr>
          <w:rtl/>
          <w:lang w:bidi="ar-SA"/>
        </w:rPr>
        <w:t xml:space="preserve"> </w:t>
      </w:r>
      <w:r w:rsidRPr="008502D9">
        <w:rPr>
          <w:rtl/>
        </w:rPr>
        <w:t>זה</w:t>
      </w:r>
      <w:r w:rsidRPr="008502D9">
        <w:rPr>
          <w:rtl/>
          <w:lang w:bidi="ar-SA"/>
        </w:rPr>
        <w:t xml:space="preserve"> </w:t>
      </w:r>
      <w:r w:rsidRPr="008502D9">
        <w:rPr>
          <w:rtl/>
        </w:rPr>
        <w:t>מלמד</w:t>
      </w:r>
      <w:r w:rsidRPr="008502D9">
        <w:rPr>
          <w:rtl/>
          <w:lang w:bidi="ar-SA"/>
        </w:rPr>
        <w:t xml:space="preserve"> </w:t>
      </w:r>
      <w:r w:rsidRPr="008502D9">
        <w:rPr>
          <w:rtl/>
        </w:rPr>
        <w:t>כי</w:t>
      </w:r>
      <w:r w:rsidRPr="008502D9">
        <w:rPr>
          <w:rtl/>
          <w:lang w:bidi="ar-SA"/>
        </w:rPr>
        <w:t xml:space="preserve"> </w:t>
      </w:r>
      <w:r w:rsidRPr="008502D9">
        <w:rPr>
          <w:rtl/>
        </w:rPr>
        <w:t>תהליך</w:t>
      </w:r>
      <w:r w:rsidRPr="008502D9">
        <w:rPr>
          <w:rtl/>
          <w:lang w:bidi="ar-SA"/>
        </w:rPr>
        <w:t xml:space="preserve"> </w:t>
      </w:r>
      <w:r w:rsidRPr="008502D9">
        <w:rPr>
          <w:rtl/>
        </w:rPr>
        <w:t>הסובייקטיפיקציה</w:t>
      </w:r>
      <w:r w:rsidRPr="008502D9">
        <w:rPr>
          <w:rtl/>
          <w:lang w:bidi="ar-SA"/>
        </w:rPr>
        <w:t xml:space="preserve"> </w:t>
      </w:r>
      <w:r w:rsidRPr="008502D9">
        <w:rPr>
          <w:rtl/>
        </w:rPr>
        <w:t>התיאורטי</w:t>
      </w:r>
      <w:r w:rsidRPr="008502D9">
        <w:rPr>
          <w:rtl/>
          <w:lang w:bidi="ar-SA"/>
        </w:rPr>
        <w:t xml:space="preserve"> </w:t>
      </w:r>
      <w:r w:rsidRPr="008502D9">
        <w:rPr>
          <w:rtl/>
        </w:rPr>
        <w:t>של</w:t>
      </w:r>
      <w:r w:rsidRPr="008502D9">
        <w:rPr>
          <w:rtl/>
          <w:lang w:bidi="ar-SA"/>
        </w:rPr>
        <w:t xml:space="preserve"> </w:t>
      </w:r>
      <w:r w:rsidRPr="008502D9">
        <w:rPr>
          <w:rtl/>
        </w:rPr>
        <w:t>ביאסטה</w:t>
      </w:r>
      <w:r w:rsidR="00451963">
        <w:rPr>
          <w:rtl/>
        </w:rPr>
        <w:t>,</w:t>
      </w:r>
      <w:r w:rsidRPr="008502D9">
        <w:rPr>
          <w:rtl/>
          <w:lang w:bidi="ar-SA"/>
        </w:rPr>
        <w:t xml:space="preserve"> </w:t>
      </w:r>
      <w:r w:rsidRPr="008502D9">
        <w:rPr>
          <w:rtl/>
        </w:rPr>
        <w:t>השואף</w:t>
      </w:r>
      <w:r w:rsidRPr="008502D9">
        <w:rPr>
          <w:rtl/>
          <w:lang w:bidi="ar-SA"/>
        </w:rPr>
        <w:t xml:space="preserve"> </w:t>
      </w:r>
      <w:r w:rsidRPr="008502D9">
        <w:rPr>
          <w:rtl/>
        </w:rPr>
        <w:t>לחופש</w:t>
      </w:r>
      <w:r w:rsidRPr="008502D9">
        <w:rPr>
          <w:rtl/>
          <w:lang w:bidi="ar-SA"/>
        </w:rPr>
        <w:t xml:space="preserve"> </w:t>
      </w:r>
      <w:r w:rsidRPr="008502D9">
        <w:rPr>
          <w:rtl/>
        </w:rPr>
        <w:t>אתי</w:t>
      </w:r>
      <w:r w:rsidR="00451963">
        <w:rPr>
          <w:rtl/>
        </w:rPr>
        <w:t>,</w:t>
      </w:r>
      <w:r w:rsidRPr="008502D9">
        <w:rPr>
          <w:rtl/>
          <w:lang w:bidi="ar-SA"/>
        </w:rPr>
        <w:t xml:space="preserve"> </w:t>
      </w:r>
      <w:r w:rsidRPr="008502D9">
        <w:rPr>
          <w:rtl/>
        </w:rPr>
        <w:t>מותיר</w:t>
      </w:r>
      <w:r w:rsidRPr="008502D9">
        <w:rPr>
          <w:rtl/>
          <w:lang w:bidi="ar-SA"/>
        </w:rPr>
        <w:t xml:space="preserve"> </w:t>
      </w:r>
      <w:r w:rsidRPr="008502D9">
        <w:rPr>
          <w:rtl/>
        </w:rPr>
        <w:t>את</w:t>
      </w:r>
      <w:r w:rsidRPr="008502D9">
        <w:rPr>
          <w:rtl/>
          <w:lang w:bidi="ar-SA"/>
        </w:rPr>
        <w:t xml:space="preserve"> </w:t>
      </w:r>
      <w:r w:rsidRPr="008502D9">
        <w:rPr>
          <w:rtl/>
        </w:rPr>
        <w:t>הבוגרים</w:t>
      </w:r>
      <w:r w:rsidRPr="008502D9">
        <w:rPr>
          <w:rtl/>
          <w:lang w:bidi="ar-SA"/>
        </w:rPr>
        <w:t xml:space="preserve"> </w:t>
      </w:r>
      <w:r w:rsidRPr="008502D9">
        <w:rPr>
          <w:rtl/>
        </w:rPr>
        <w:t>פגיעים</w:t>
      </w:r>
      <w:r w:rsidRPr="008502D9">
        <w:rPr>
          <w:rtl/>
          <w:lang w:bidi="ar-SA"/>
        </w:rPr>
        <w:t xml:space="preserve"> </w:t>
      </w:r>
      <w:r w:rsidRPr="008502D9">
        <w:rPr>
          <w:rtl/>
        </w:rPr>
        <w:t>ומחוסרי</w:t>
      </w:r>
      <w:r w:rsidRPr="008502D9">
        <w:rPr>
          <w:rtl/>
          <w:lang w:bidi="ar-SA"/>
        </w:rPr>
        <w:t xml:space="preserve"> </w:t>
      </w:r>
      <w:r w:rsidRPr="008502D9">
        <w:rPr>
          <w:rtl/>
        </w:rPr>
        <w:t>הגנות</w:t>
      </w:r>
      <w:r w:rsidRPr="008502D9">
        <w:rPr>
          <w:rtl/>
          <w:lang w:bidi="ar-SA"/>
        </w:rPr>
        <w:t xml:space="preserve"> </w:t>
      </w:r>
      <w:r w:rsidRPr="008502D9">
        <w:rPr>
          <w:rtl/>
        </w:rPr>
        <w:t>דווקא</w:t>
      </w:r>
      <w:r w:rsidRPr="008502D9">
        <w:rPr>
          <w:rtl/>
          <w:lang w:bidi="ar-SA"/>
        </w:rPr>
        <w:t xml:space="preserve"> </w:t>
      </w:r>
      <w:r w:rsidRPr="008502D9">
        <w:rPr>
          <w:rtl/>
        </w:rPr>
        <w:t>ברמה</w:t>
      </w:r>
      <w:r w:rsidRPr="008502D9">
        <w:rPr>
          <w:rtl/>
          <w:lang w:bidi="ar-SA"/>
        </w:rPr>
        <w:t xml:space="preserve"> </w:t>
      </w:r>
      <w:r w:rsidRPr="008502D9">
        <w:rPr>
          <w:rtl/>
        </w:rPr>
        <w:t>הטכנית</w:t>
      </w:r>
      <w:r w:rsidRPr="008502D9">
        <w:rPr>
          <w:rtl/>
          <w:lang w:bidi="ar-SA"/>
        </w:rPr>
        <w:t xml:space="preserve"> </w:t>
      </w:r>
      <w:r w:rsidRPr="008502D9">
        <w:rPr>
          <w:rtl/>
        </w:rPr>
        <w:t>והמבנית</w:t>
      </w:r>
      <w:r w:rsidRPr="008502D9">
        <w:rPr>
          <w:rtl/>
          <w:lang w:bidi="ar-SA"/>
        </w:rPr>
        <w:t xml:space="preserve"> </w:t>
      </w:r>
      <w:r w:rsidRPr="008502D9">
        <w:rPr>
          <w:rtl/>
        </w:rPr>
        <w:t>של</w:t>
      </w:r>
      <w:r w:rsidRPr="008502D9">
        <w:rPr>
          <w:rtl/>
          <w:lang w:bidi="ar-SA"/>
        </w:rPr>
        <w:t xml:space="preserve"> </w:t>
      </w:r>
      <w:r w:rsidRPr="008502D9">
        <w:rPr>
          <w:rtl/>
        </w:rPr>
        <w:t>החיים</w:t>
      </w:r>
      <w:r w:rsidRPr="008502D9">
        <w:rPr>
          <w:rtl/>
          <w:lang w:bidi="ar-SA"/>
        </w:rPr>
        <w:t xml:space="preserve"> </w:t>
      </w:r>
      <w:r w:rsidRPr="008502D9">
        <w:rPr>
          <w:rtl/>
        </w:rPr>
        <w:t>בחברה</w:t>
      </w:r>
      <w:r w:rsidRPr="008502D9">
        <w:rPr>
          <w:rtl/>
          <w:lang w:bidi="ar-SA"/>
        </w:rPr>
        <w:t xml:space="preserve"> </w:t>
      </w:r>
      <w:r w:rsidRPr="008502D9">
        <w:rPr>
          <w:rtl/>
        </w:rPr>
        <w:t>המודרנית</w:t>
      </w:r>
      <w:r w:rsidRPr="008502D9">
        <w:rPr>
          <w:rtl/>
          <w:lang w:bidi="ar-SA"/>
        </w:rPr>
        <w:t>.</w:t>
      </w:r>
    </w:p>
    <w:p w14:paraId="3E1FF216" w14:textId="45EEB6DD" w:rsidR="00B16A5A" w:rsidRPr="008502D9" w:rsidRDefault="00F732F7" w:rsidP="00FE07CC">
      <w:pPr>
        <w:pStyle w:val="2"/>
      </w:pPr>
      <w:bookmarkStart w:id="86" w:name="_Toc239109242"/>
      <w:r>
        <w:rPr>
          <w:rFonts w:hint="cs"/>
          <w:rtl/>
        </w:rPr>
        <w:t>6.6</w:t>
      </w:r>
      <w:r w:rsidR="00B16A5A" w:rsidRPr="008502D9">
        <w:rPr>
          <w:rtl/>
        </w:rPr>
        <w:t xml:space="preserve"> גבולות פדגוגיים</w:t>
      </w:r>
      <w:r w:rsidR="00451963">
        <w:rPr>
          <w:rtl/>
        </w:rPr>
        <w:t>,</w:t>
      </w:r>
      <w:r w:rsidR="00B16A5A" w:rsidRPr="008502D9">
        <w:rPr>
          <w:rtl/>
        </w:rPr>
        <w:t xml:space="preserve"> דוגמטיזם והשלכות חברתיות-תרבותיות</w:t>
      </w:r>
      <w:bookmarkEnd w:id="86"/>
    </w:p>
    <w:p w14:paraId="6A9714C6" w14:textId="466530DC" w:rsidR="00B16A5A" w:rsidRPr="008502D9" w:rsidRDefault="00B16A5A" w:rsidP="009A6C93">
      <w:pPr>
        <w:pStyle w:val="3"/>
      </w:pPr>
      <w:bookmarkStart w:id="87" w:name="_Toc239109243"/>
      <w:r w:rsidRPr="008502D9">
        <w:rPr>
          <w:rtl/>
          <w:lang w:bidi="he-IL"/>
        </w:rPr>
        <w:t>גבולות</w:t>
      </w:r>
      <w:r w:rsidRPr="008502D9">
        <w:rPr>
          <w:rtl/>
        </w:rPr>
        <w:t xml:space="preserve"> </w:t>
      </w:r>
      <w:r w:rsidRPr="008502D9">
        <w:rPr>
          <w:rtl/>
          <w:lang w:bidi="he-IL"/>
        </w:rPr>
        <w:t>פדגוגיים</w:t>
      </w:r>
      <w:r w:rsidRPr="008502D9">
        <w:rPr>
          <w:rtl/>
        </w:rPr>
        <w:t xml:space="preserve"> </w:t>
      </w:r>
      <w:r w:rsidRPr="008502D9">
        <w:rPr>
          <w:rtl/>
          <w:lang w:bidi="he-IL"/>
        </w:rPr>
        <w:t>וסמכות</w:t>
      </w:r>
      <w:r w:rsidRPr="008502D9">
        <w:rPr>
          <w:rtl/>
        </w:rPr>
        <w:t xml:space="preserve"> </w:t>
      </w:r>
      <w:r w:rsidRPr="008502D9">
        <w:rPr>
          <w:rtl/>
          <w:lang w:bidi="he-IL"/>
        </w:rPr>
        <w:t>חינוכית</w:t>
      </w:r>
      <w:bookmarkEnd w:id="87"/>
    </w:p>
    <w:p w14:paraId="4104E784" w14:textId="304D5590" w:rsidR="00B16A5A" w:rsidRPr="008502D9" w:rsidRDefault="00B16A5A" w:rsidP="00B16A5A">
      <w:r w:rsidRPr="008502D9">
        <w:rPr>
          <w:rtl/>
        </w:rPr>
        <w:t>בכל</w:t>
      </w:r>
      <w:r w:rsidRPr="008502D9">
        <w:rPr>
          <w:rtl/>
          <w:lang w:bidi="ar-SA"/>
        </w:rPr>
        <w:t xml:space="preserve"> </w:t>
      </w:r>
      <w:r w:rsidRPr="008502D9">
        <w:rPr>
          <w:rtl/>
        </w:rPr>
        <w:t>הנוגע</w:t>
      </w:r>
      <w:r w:rsidRPr="008502D9">
        <w:rPr>
          <w:rtl/>
          <w:lang w:bidi="ar-SA"/>
        </w:rPr>
        <w:t xml:space="preserve"> </w:t>
      </w:r>
      <w:r w:rsidRPr="008502D9">
        <w:rPr>
          <w:rtl/>
        </w:rPr>
        <w:t>לגבולות</w:t>
      </w:r>
      <w:r w:rsidRPr="008502D9">
        <w:rPr>
          <w:rtl/>
          <w:lang w:bidi="ar-SA"/>
        </w:rPr>
        <w:t xml:space="preserve"> </w:t>
      </w:r>
      <w:r w:rsidRPr="008502D9">
        <w:rPr>
          <w:rtl/>
        </w:rPr>
        <w:t>פדגוגיים</w:t>
      </w:r>
      <w:r w:rsidRPr="008502D9">
        <w:rPr>
          <w:rtl/>
          <w:lang w:bidi="ar-SA"/>
        </w:rPr>
        <w:t xml:space="preserve"> </w:t>
      </w:r>
      <w:r w:rsidRPr="008502D9">
        <w:rPr>
          <w:rtl/>
        </w:rPr>
        <w:t>וסמכות</w:t>
      </w:r>
      <w:r w:rsidRPr="008502D9">
        <w:rPr>
          <w:rtl/>
          <w:lang w:bidi="ar-SA"/>
        </w:rPr>
        <w:t xml:space="preserve"> </w:t>
      </w:r>
      <w:r w:rsidRPr="008502D9">
        <w:rPr>
          <w:rtl/>
        </w:rPr>
        <w:t>חינוכית</w:t>
      </w:r>
      <w:r w:rsidRPr="008502D9">
        <w:rPr>
          <w:rtl/>
          <w:lang w:bidi="ar-SA"/>
        </w:rPr>
        <w:t xml:space="preserve"> </w:t>
      </w:r>
      <w:r w:rsidRPr="008502D9">
        <w:rPr>
          <w:rtl/>
        </w:rPr>
        <w:t>בתיכון</w:t>
      </w:r>
      <w:r w:rsidR="00451963">
        <w:rPr>
          <w:rtl/>
        </w:rPr>
        <w:t>,</w:t>
      </w:r>
      <w:r w:rsidRPr="008502D9">
        <w:rPr>
          <w:rtl/>
          <w:lang w:bidi="ar-SA"/>
        </w:rPr>
        <w:t xml:space="preserve"> </w:t>
      </w:r>
      <w:r w:rsidRPr="008502D9">
        <w:rPr>
          <w:rtl/>
        </w:rPr>
        <w:t>מתגלה</w:t>
      </w:r>
      <w:r w:rsidRPr="008502D9">
        <w:rPr>
          <w:rtl/>
          <w:lang w:bidi="ar-SA"/>
        </w:rPr>
        <w:t xml:space="preserve"> </w:t>
      </w:r>
      <w:r w:rsidRPr="008502D9">
        <w:rPr>
          <w:rtl/>
        </w:rPr>
        <w:t>פער</w:t>
      </w:r>
      <w:r w:rsidRPr="008502D9">
        <w:rPr>
          <w:rtl/>
          <w:lang w:bidi="ar-SA"/>
        </w:rPr>
        <w:t xml:space="preserve"> </w:t>
      </w:r>
      <w:r w:rsidRPr="008502D9">
        <w:rPr>
          <w:rtl/>
        </w:rPr>
        <w:t>עמוק</w:t>
      </w:r>
      <w:r w:rsidRPr="008502D9">
        <w:rPr>
          <w:rtl/>
          <w:lang w:bidi="ar-SA"/>
        </w:rPr>
        <w:t xml:space="preserve"> </w:t>
      </w:r>
      <w:r w:rsidRPr="008502D9">
        <w:rPr>
          <w:rtl/>
        </w:rPr>
        <w:t>בין</w:t>
      </w:r>
      <w:r w:rsidRPr="008502D9">
        <w:rPr>
          <w:rtl/>
          <w:lang w:bidi="ar-SA"/>
        </w:rPr>
        <w:t xml:space="preserve"> </w:t>
      </w:r>
      <w:r w:rsidRPr="008502D9">
        <w:rPr>
          <w:rtl/>
        </w:rPr>
        <w:t>התמונה</w:t>
      </w:r>
      <w:r w:rsidRPr="008502D9">
        <w:rPr>
          <w:rtl/>
          <w:lang w:bidi="ar-SA"/>
        </w:rPr>
        <w:t xml:space="preserve"> </w:t>
      </w:r>
      <w:r w:rsidRPr="008502D9">
        <w:rPr>
          <w:rtl/>
        </w:rPr>
        <w:t>ההרמונית</w:t>
      </w:r>
      <w:r w:rsidRPr="008502D9">
        <w:rPr>
          <w:rtl/>
          <w:lang w:bidi="ar-SA"/>
        </w:rPr>
        <w:t xml:space="preserve"> </w:t>
      </w:r>
      <w:r w:rsidRPr="008502D9">
        <w:rPr>
          <w:rtl/>
        </w:rPr>
        <w:t>והמהודקת</w:t>
      </w:r>
      <w:r w:rsidRPr="008502D9">
        <w:rPr>
          <w:rtl/>
          <w:lang w:bidi="ar-SA"/>
        </w:rPr>
        <w:t xml:space="preserve"> </w:t>
      </w:r>
      <w:r w:rsidRPr="008502D9">
        <w:rPr>
          <w:rtl/>
        </w:rPr>
        <w:t>המוצגת</w:t>
      </w:r>
      <w:r w:rsidRPr="008502D9">
        <w:rPr>
          <w:rtl/>
          <w:lang w:bidi="ar-SA"/>
        </w:rPr>
        <w:t xml:space="preserve"> </w:t>
      </w:r>
      <w:r w:rsidRPr="008502D9">
        <w:rPr>
          <w:rtl/>
        </w:rPr>
        <w:t>בספרות</w:t>
      </w:r>
      <w:r w:rsidRPr="008502D9">
        <w:rPr>
          <w:rtl/>
          <w:lang w:bidi="ar-SA"/>
        </w:rPr>
        <w:t xml:space="preserve"> </w:t>
      </w:r>
      <w:r w:rsidRPr="008502D9">
        <w:rPr>
          <w:rtl/>
        </w:rPr>
        <w:t>לבין</w:t>
      </w:r>
      <w:r w:rsidRPr="008502D9">
        <w:rPr>
          <w:rtl/>
          <w:lang w:bidi="ar-SA"/>
        </w:rPr>
        <w:t xml:space="preserve"> </w:t>
      </w:r>
      <w:r w:rsidRPr="008502D9">
        <w:rPr>
          <w:rtl/>
        </w:rPr>
        <w:t>המציאות</w:t>
      </w:r>
      <w:r w:rsidRPr="008502D9">
        <w:rPr>
          <w:rtl/>
          <w:lang w:bidi="ar-SA"/>
        </w:rPr>
        <w:t xml:space="preserve"> </w:t>
      </w:r>
      <w:r w:rsidRPr="008502D9">
        <w:rPr>
          <w:rtl/>
        </w:rPr>
        <w:t>שחוו</w:t>
      </w:r>
      <w:r w:rsidRPr="008502D9">
        <w:rPr>
          <w:rtl/>
          <w:lang w:bidi="ar-SA"/>
        </w:rPr>
        <w:t xml:space="preserve"> </w:t>
      </w:r>
      <w:r w:rsidRPr="008502D9">
        <w:rPr>
          <w:rtl/>
        </w:rPr>
        <w:t>הבוגרים</w:t>
      </w:r>
      <w:r w:rsidRPr="008502D9">
        <w:rPr>
          <w:rtl/>
          <w:lang w:bidi="ar-SA"/>
        </w:rPr>
        <w:t xml:space="preserve"> </w:t>
      </w:r>
      <w:r w:rsidRPr="008502D9">
        <w:rPr>
          <w:rtl/>
        </w:rPr>
        <w:t>בשטח</w:t>
      </w:r>
      <w:r w:rsidRPr="008502D9">
        <w:rPr>
          <w:rtl/>
          <w:lang w:bidi="ar-SA"/>
        </w:rPr>
        <w:t xml:space="preserve">. </w:t>
      </w:r>
      <w:r w:rsidRPr="008502D9">
        <w:rPr>
          <w:rtl/>
        </w:rPr>
        <w:t>בעוד</w:t>
      </w:r>
      <w:r w:rsidRPr="008502D9">
        <w:rPr>
          <w:rtl/>
          <w:lang w:bidi="ar-SA"/>
        </w:rPr>
        <w:t xml:space="preserve"> </w:t>
      </w:r>
      <w:r w:rsidRPr="008502D9">
        <w:rPr>
          <w:rtl/>
        </w:rPr>
        <w:t>שערך</w:t>
      </w:r>
      <w:r w:rsidRPr="008502D9">
        <w:rPr>
          <w:rtl/>
          <w:lang w:bidi="ar-SA"/>
        </w:rPr>
        <w:t xml:space="preserve"> </w:t>
      </w:r>
      <w:r w:rsidRPr="008502D9">
        <w:rPr>
          <w:rtl/>
        </w:rPr>
        <w:t>ה</w:t>
      </w:r>
      <w:r w:rsidRPr="008502D9">
        <w:rPr>
          <w:rtl/>
          <w:lang w:bidi="ar-SA"/>
        </w:rPr>
        <w:t>"</w:t>
      </w:r>
      <w:r w:rsidRPr="008502D9">
        <w:rPr>
          <w:rtl/>
        </w:rPr>
        <w:t>אהבה</w:t>
      </w:r>
      <w:r w:rsidRPr="008502D9">
        <w:rPr>
          <w:rtl/>
          <w:lang w:bidi="ar-SA"/>
        </w:rPr>
        <w:t xml:space="preserve">" </w:t>
      </w:r>
      <w:r w:rsidRPr="008502D9">
        <w:rPr>
          <w:rtl/>
        </w:rPr>
        <w:t>והקשר</w:t>
      </w:r>
      <w:r w:rsidRPr="008502D9">
        <w:rPr>
          <w:rtl/>
          <w:lang w:bidi="ar-SA"/>
        </w:rPr>
        <w:t xml:space="preserve"> </w:t>
      </w:r>
      <w:r w:rsidRPr="008502D9">
        <w:rPr>
          <w:rtl/>
        </w:rPr>
        <w:t>המשמעותי</w:t>
      </w:r>
      <w:r w:rsidRPr="008502D9">
        <w:rPr>
          <w:rtl/>
          <w:lang w:bidi="ar-SA"/>
        </w:rPr>
        <w:t xml:space="preserve"> </w:t>
      </w:r>
      <w:r w:rsidRPr="008502D9">
        <w:rPr>
          <w:rtl/>
        </w:rPr>
        <w:t>בין</w:t>
      </w:r>
      <w:r w:rsidRPr="008502D9">
        <w:rPr>
          <w:rtl/>
          <w:lang w:bidi="ar-SA"/>
        </w:rPr>
        <w:t xml:space="preserve"> </w:t>
      </w:r>
      <w:r w:rsidRPr="008502D9">
        <w:rPr>
          <w:rtl/>
        </w:rPr>
        <w:t>מורים</w:t>
      </w:r>
      <w:r w:rsidRPr="008502D9">
        <w:rPr>
          <w:rtl/>
          <w:lang w:bidi="ar-SA"/>
        </w:rPr>
        <w:t xml:space="preserve"> </w:t>
      </w:r>
      <w:r w:rsidRPr="008502D9">
        <w:rPr>
          <w:rtl/>
        </w:rPr>
        <w:t>לתלמידים</w:t>
      </w:r>
      <w:r w:rsidRPr="008502D9">
        <w:rPr>
          <w:rtl/>
          <w:lang w:bidi="ar-SA"/>
        </w:rPr>
        <w:t xml:space="preserve"> </w:t>
      </w:r>
      <w:r w:rsidRPr="008502D9">
        <w:rPr>
          <w:rtl/>
        </w:rPr>
        <w:t>מתוארים</w:t>
      </w:r>
      <w:r w:rsidRPr="008502D9">
        <w:rPr>
          <w:rtl/>
          <w:lang w:bidi="ar-SA"/>
        </w:rPr>
        <w:t xml:space="preserve"> </w:t>
      </w:r>
      <w:r w:rsidRPr="008502D9">
        <w:rPr>
          <w:rtl/>
        </w:rPr>
        <w:t>בספרות</w:t>
      </w:r>
      <w:r w:rsidRPr="008502D9">
        <w:rPr>
          <w:rtl/>
          <w:lang w:bidi="ar-SA"/>
        </w:rPr>
        <w:t xml:space="preserve"> </w:t>
      </w:r>
      <w:r w:rsidRPr="008502D9">
        <w:rPr>
          <w:rtl/>
        </w:rPr>
        <w:t>כעוגן</w:t>
      </w:r>
      <w:r w:rsidRPr="008502D9">
        <w:rPr>
          <w:rtl/>
          <w:lang w:bidi="ar-SA"/>
        </w:rPr>
        <w:t xml:space="preserve"> </w:t>
      </w:r>
      <w:r w:rsidRPr="008502D9">
        <w:rPr>
          <w:rtl/>
        </w:rPr>
        <w:t>פדגוגי</w:t>
      </w:r>
      <w:r w:rsidRPr="008502D9">
        <w:rPr>
          <w:rtl/>
          <w:lang w:bidi="ar-SA"/>
        </w:rPr>
        <w:t xml:space="preserve"> </w:t>
      </w:r>
      <w:r w:rsidRPr="008502D9">
        <w:rPr>
          <w:rtl/>
        </w:rPr>
        <w:t>המקנה</w:t>
      </w:r>
      <w:r w:rsidRPr="008502D9">
        <w:rPr>
          <w:rtl/>
          <w:lang w:bidi="ar-SA"/>
        </w:rPr>
        <w:t xml:space="preserve"> </w:t>
      </w:r>
      <w:r w:rsidRPr="008502D9">
        <w:rPr>
          <w:rtl/>
        </w:rPr>
        <w:t>ביטחון</w:t>
      </w:r>
      <w:r w:rsidRPr="008502D9">
        <w:rPr>
          <w:rtl/>
          <w:lang w:bidi="ar-SA"/>
        </w:rPr>
        <w:t xml:space="preserve"> </w:t>
      </w:r>
      <w:r w:rsidRPr="008502D9">
        <w:rPr>
          <w:rtl/>
        </w:rPr>
        <w:t>וחדוות</w:t>
      </w:r>
      <w:r w:rsidRPr="008502D9">
        <w:rPr>
          <w:rtl/>
          <w:lang w:bidi="ar-SA"/>
        </w:rPr>
        <w:t xml:space="preserve"> </w:t>
      </w:r>
      <w:r w:rsidRPr="008502D9">
        <w:rPr>
          <w:rtl/>
        </w:rPr>
        <w:t>למידה</w:t>
      </w:r>
      <w:r w:rsidRPr="008502D9">
        <w:rPr>
          <w:rtl/>
          <w:lang w:bidi="ar-SA"/>
        </w:rPr>
        <w:t xml:space="preserve"> (</w:t>
      </w:r>
      <w:r w:rsidR="00BF4900">
        <w:rPr>
          <w:lang w:bidi="ar-SA"/>
        </w:rPr>
        <w:t>Haralambous &amp; Carey, 2022</w:t>
      </w:r>
      <w:r w:rsidRPr="008502D9">
        <w:rPr>
          <w:rtl/>
          <w:lang w:bidi="ar-SA"/>
        </w:rPr>
        <w:t>)</w:t>
      </w:r>
      <w:r w:rsidR="00451963">
        <w:rPr>
          <w:rtl/>
        </w:rPr>
        <w:t>,</w:t>
      </w:r>
      <w:r w:rsidRPr="008502D9">
        <w:rPr>
          <w:rtl/>
          <w:lang w:bidi="ar-SA"/>
        </w:rPr>
        <w:t xml:space="preserve"> </w:t>
      </w:r>
      <w:r w:rsidRPr="008502D9">
        <w:rPr>
          <w:rtl/>
        </w:rPr>
        <w:t>בוגרי</w:t>
      </w:r>
      <w:r w:rsidRPr="008502D9">
        <w:rPr>
          <w:rtl/>
          <w:lang w:bidi="ar-SA"/>
        </w:rPr>
        <w:t xml:space="preserve"> </w:t>
      </w:r>
      <w:r w:rsidRPr="008502D9">
        <w:rPr>
          <w:rtl/>
        </w:rPr>
        <w:t>השטח</w:t>
      </w:r>
      <w:r w:rsidRPr="008502D9">
        <w:rPr>
          <w:rtl/>
          <w:lang w:bidi="ar-SA"/>
        </w:rPr>
        <w:t xml:space="preserve"> </w:t>
      </w:r>
      <w:r w:rsidRPr="008502D9">
        <w:rPr>
          <w:rtl/>
        </w:rPr>
        <w:t>מצביעים</w:t>
      </w:r>
      <w:r w:rsidRPr="008502D9">
        <w:rPr>
          <w:rtl/>
          <w:lang w:bidi="ar-SA"/>
        </w:rPr>
        <w:t xml:space="preserve"> </w:t>
      </w:r>
      <w:r w:rsidRPr="008502D9">
        <w:rPr>
          <w:rtl/>
        </w:rPr>
        <w:t>על</w:t>
      </w:r>
      <w:r w:rsidRPr="008502D9">
        <w:rPr>
          <w:rtl/>
          <w:lang w:bidi="ar-SA"/>
        </w:rPr>
        <w:t xml:space="preserve"> </w:t>
      </w:r>
      <w:r w:rsidRPr="008502D9">
        <w:rPr>
          <w:rtl/>
        </w:rPr>
        <w:t>כשל</w:t>
      </w:r>
      <w:r w:rsidRPr="008502D9">
        <w:rPr>
          <w:rtl/>
          <w:lang w:bidi="ar-SA"/>
        </w:rPr>
        <w:t xml:space="preserve"> </w:t>
      </w:r>
      <w:r w:rsidRPr="008502D9">
        <w:rPr>
          <w:rtl/>
        </w:rPr>
        <w:t>מבני</w:t>
      </w:r>
      <w:r w:rsidRPr="008502D9">
        <w:rPr>
          <w:rtl/>
          <w:lang w:bidi="ar-SA"/>
        </w:rPr>
        <w:t xml:space="preserve"> </w:t>
      </w:r>
      <w:r w:rsidRPr="008502D9">
        <w:rPr>
          <w:rtl/>
        </w:rPr>
        <w:t>חמור</w:t>
      </w:r>
      <w:r w:rsidRPr="008502D9">
        <w:rPr>
          <w:rtl/>
          <w:lang w:bidi="ar-SA"/>
        </w:rPr>
        <w:t xml:space="preserve"> </w:t>
      </w:r>
      <w:r w:rsidRPr="008502D9">
        <w:rPr>
          <w:rtl/>
        </w:rPr>
        <w:t>בניהול</w:t>
      </w:r>
      <w:r w:rsidRPr="008502D9">
        <w:rPr>
          <w:rtl/>
          <w:lang w:bidi="ar-SA"/>
        </w:rPr>
        <w:t xml:space="preserve"> </w:t>
      </w:r>
      <w:r w:rsidRPr="008502D9">
        <w:rPr>
          <w:rtl/>
        </w:rPr>
        <w:t>הגבולות</w:t>
      </w:r>
      <w:r w:rsidRPr="008502D9">
        <w:rPr>
          <w:rtl/>
          <w:lang w:bidi="ar-SA"/>
        </w:rPr>
        <w:t xml:space="preserve"> </w:t>
      </w:r>
      <w:r w:rsidRPr="008502D9">
        <w:rPr>
          <w:rtl/>
        </w:rPr>
        <w:t>בתיכון</w:t>
      </w:r>
      <w:r w:rsidRPr="008502D9">
        <w:rPr>
          <w:rtl/>
          <w:lang w:bidi="ar-SA"/>
        </w:rPr>
        <w:t xml:space="preserve"> </w:t>
      </w:r>
      <w:r w:rsidRPr="008502D9">
        <w:rPr>
          <w:rtl/>
        </w:rPr>
        <w:t>ולדורף</w:t>
      </w:r>
      <w:r w:rsidRPr="008502D9">
        <w:rPr>
          <w:rtl/>
          <w:lang w:bidi="ar-SA"/>
        </w:rPr>
        <w:t xml:space="preserve"> </w:t>
      </w:r>
      <w:r w:rsidRPr="008502D9">
        <w:rPr>
          <w:rtl/>
        </w:rPr>
        <w:t>הישראלי</w:t>
      </w:r>
      <w:r w:rsidRPr="008502D9">
        <w:rPr>
          <w:rtl/>
          <w:lang w:bidi="ar-SA"/>
        </w:rPr>
        <w:t xml:space="preserve">. </w:t>
      </w:r>
      <w:r w:rsidR="00F376A6">
        <w:rPr>
          <w:rtl/>
        </w:rPr>
        <w:t>ב'</w:t>
      </w:r>
      <w:r w:rsidRPr="008502D9">
        <w:rPr>
          <w:rtl/>
          <w:lang w:bidi="ar-SA"/>
        </w:rPr>
        <w:t xml:space="preserve"> </w:t>
      </w:r>
      <w:r w:rsidRPr="008502D9">
        <w:rPr>
          <w:rtl/>
        </w:rPr>
        <w:t>מתאר</w:t>
      </w:r>
      <w:r w:rsidRPr="008502D9">
        <w:rPr>
          <w:rtl/>
          <w:lang w:bidi="ar-SA"/>
        </w:rPr>
        <w:t xml:space="preserve"> "</w:t>
      </w:r>
      <w:r w:rsidRPr="008502D9">
        <w:rPr>
          <w:rtl/>
        </w:rPr>
        <w:t>טשטוש</w:t>
      </w:r>
      <w:r w:rsidRPr="008502D9">
        <w:rPr>
          <w:rtl/>
          <w:lang w:bidi="ar-SA"/>
        </w:rPr>
        <w:t xml:space="preserve"> </w:t>
      </w:r>
      <w:r w:rsidRPr="008502D9">
        <w:rPr>
          <w:rtl/>
        </w:rPr>
        <w:t>גבולות</w:t>
      </w:r>
      <w:r w:rsidRPr="008502D9">
        <w:rPr>
          <w:rtl/>
          <w:lang w:bidi="ar-SA"/>
        </w:rPr>
        <w:t xml:space="preserve">" </w:t>
      </w:r>
      <w:r w:rsidRPr="008502D9">
        <w:rPr>
          <w:rtl/>
        </w:rPr>
        <w:t>מטריד</w:t>
      </w:r>
      <w:r w:rsidR="00451963">
        <w:rPr>
          <w:rtl/>
        </w:rPr>
        <w:t>,</w:t>
      </w:r>
      <w:r w:rsidRPr="008502D9">
        <w:rPr>
          <w:rtl/>
          <w:lang w:bidi="ar-SA"/>
        </w:rPr>
        <w:t xml:space="preserve"> </w:t>
      </w:r>
      <w:r w:rsidRPr="008502D9">
        <w:rPr>
          <w:rtl/>
        </w:rPr>
        <w:t>שבו</w:t>
      </w:r>
      <w:r w:rsidRPr="008502D9">
        <w:rPr>
          <w:rtl/>
          <w:lang w:bidi="ar-SA"/>
        </w:rPr>
        <w:t xml:space="preserve"> </w:t>
      </w:r>
      <w:r w:rsidRPr="008502D9">
        <w:rPr>
          <w:rtl/>
        </w:rPr>
        <w:t>מורים</w:t>
      </w:r>
      <w:r w:rsidRPr="008502D9">
        <w:rPr>
          <w:rtl/>
          <w:lang w:bidi="ar-SA"/>
        </w:rPr>
        <w:t xml:space="preserve"> </w:t>
      </w:r>
      <w:r w:rsidRPr="008502D9">
        <w:rPr>
          <w:rtl/>
        </w:rPr>
        <w:t>ניסו</w:t>
      </w:r>
      <w:r w:rsidRPr="008502D9">
        <w:rPr>
          <w:rtl/>
          <w:lang w:bidi="ar-SA"/>
        </w:rPr>
        <w:t xml:space="preserve"> </w:t>
      </w:r>
      <w:r w:rsidRPr="008502D9">
        <w:rPr>
          <w:rtl/>
        </w:rPr>
        <w:t>להתחבר</w:t>
      </w:r>
      <w:r w:rsidRPr="008502D9">
        <w:rPr>
          <w:rtl/>
          <w:lang w:bidi="ar-SA"/>
        </w:rPr>
        <w:t xml:space="preserve"> </w:t>
      </w:r>
      <w:r w:rsidRPr="008502D9">
        <w:rPr>
          <w:rtl/>
        </w:rPr>
        <w:t>עם</w:t>
      </w:r>
      <w:r w:rsidRPr="008502D9">
        <w:rPr>
          <w:rtl/>
          <w:lang w:bidi="ar-SA"/>
        </w:rPr>
        <w:t xml:space="preserve"> </w:t>
      </w:r>
      <w:r w:rsidRPr="008502D9">
        <w:rPr>
          <w:rtl/>
        </w:rPr>
        <w:t>תלמידיהם</w:t>
      </w:r>
      <w:r w:rsidRPr="008502D9">
        <w:rPr>
          <w:rtl/>
          <w:lang w:bidi="ar-SA"/>
        </w:rPr>
        <w:t xml:space="preserve"> </w:t>
      </w:r>
      <w:r w:rsidRPr="008502D9">
        <w:rPr>
          <w:rtl/>
        </w:rPr>
        <w:t>בצורה</w:t>
      </w:r>
      <w:r w:rsidRPr="008502D9">
        <w:rPr>
          <w:rtl/>
          <w:lang w:bidi="ar-SA"/>
        </w:rPr>
        <w:t xml:space="preserve"> </w:t>
      </w:r>
      <w:r w:rsidRPr="008502D9">
        <w:rPr>
          <w:rtl/>
        </w:rPr>
        <w:t>לא</w:t>
      </w:r>
      <w:r w:rsidRPr="008502D9">
        <w:rPr>
          <w:rtl/>
          <w:lang w:bidi="ar-SA"/>
        </w:rPr>
        <w:t xml:space="preserve"> </w:t>
      </w:r>
      <w:r w:rsidRPr="008502D9">
        <w:rPr>
          <w:rtl/>
        </w:rPr>
        <w:t>מתאימה</w:t>
      </w:r>
      <w:r w:rsidRPr="008502D9">
        <w:rPr>
          <w:rtl/>
          <w:lang w:bidi="ar-SA"/>
        </w:rPr>
        <w:t xml:space="preserve"> </w:t>
      </w:r>
      <w:r w:rsidRPr="008502D9">
        <w:rPr>
          <w:rtl/>
        </w:rPr>
        <w:t>ונטשו</w:t>
      </w:r>
      <w:r w:rsidRPr="008502D9">
        <w:rPr>
          <w:rtl/>
          <w:lang w:bidi="ar-SA"/>
        </w:rPr>
        <w:t xml:space="preserve"> </w:t>
      </w:r>
      <w:r w:rsidRPr="008502D9">
        <w:rPr>
          <w:rtl/>
        </w:rPr>
        <w:t>את</w:t>
      </w:r>
      <w:r w:rsidRPr="008502D9">
        <w:rPr>
          <w:rtl/>
          <w:lang w:bidi="ar-SA"/>
        </w:rPr>
        <w:t xml:space="preserve"> </w:t>
      </w:r>
      <w:r w:rsidRPr="008502D9">
        <w:rPr>
          <w:rtl/>
        </w:rPr>
        <w:t>הסמכות</w:t>
      </w:r>
      <w:r w:rsidRPr="008502D9">
        <w:rPr>
          <w:rtl/>
          <w:lang w:bidi="ar-SA"/>
        </w:rPr>
        <w:t xml:space="preserve"> </w:t>
      </w:r>
      <w:r w:rsidRPr="008502D9">
        <w:rPr>
          <w:rtl/>
        </w:rPr>
        <w:t>החינוכית</w:t>
      </w:r>
      <w:r w:rsidRPr="008502D9">
        <w:rPr>
          <w:rtl/>
          <w:lang w:bidi="ar-SA"/>
        </w:rPr>
        <w:t xml:space="preserve"> </w:t>
      </w:r>
      <w:r w:rsidRPr="008502D9">
        <w:rPr>
          <w:rtl/>
        </w:rPr>
        <w:t>הנדרשת</w:t>
      </w:r>
      <w:r w:rsidR="00451963">
        <w:rPr>
          <w:rtl/>
        </w:rPr>
        <w:t>,</w:t>
      </w:r>
      <w:r w:rsidRPr="008502D9">
        <w:rPr>
          <w:rtl/>
          <w:lang w:bidi="ar-SA"/>
        </w:rPr>
        <w:t xml:space="preserve"> </w:t>
      </w:r>
      <w:r w:rsidRPr="008502D9">
        <w:rPr>
          <w:rtl/>
        </w:rPr>
        <w:t>מתוך</w:t>
      </w:r>
      <w:r w:rsidRPr="008502D9">
        <w:rPr>
          <w:rtl/>
          <w:lang w:bidi="ar-SA"/>
        </w:rPr>
        <w:t xml:space="preserve"> </w:t>
      </w:r>
      <w:r w:rsidRPr="008502D9">
        <w:rPr>
          <w:rtl/>
        </w:rPr>
        <w:t>תפיסה</w:t>
      </w:r>
      <w:r w:rsidRPr="008502D9">
        <w:rPr>
          <w:rtl/>
          <w:lang w:bidi="ar-SA"/>
        </w:rPr>
        <w:t xml:space="preserve"> </w:t>
      </w:r>
      <w:r w:rsidRPr="008502D9">
        <w:rPr>
          <w:rtl/>
        </w:rPr>
        <w:t>פשטנית</w:t>
      </w:r>
      <w:r w:rsidRPr="008502D9">
        <w:rPr>
          <w:rtl/>
          <w:lang w:bidi="ar-SA"/>
        </w:rPr>
        <w:t xml:space="preserve"> </w:t>
      </w:r>
      <w:r w:rsidRPr="008502D9">
        <w:rPr>
          <w:rtl/>
        </w:rPr>
        <w:t>של</w:t>
      </w:r>
      <w:r w:rsidRPr="008502D9">
        <w:rPr>
          <w:rtl/>
          <w:lang w:bidi="ar-SA"/>
        </w:rPr>
        <w:t xml:space="preserve"> </w:t>
      </w:r>
      <w:r w:rsidRPr="008502D9">
        <w:rPr>
          <w:rtl/>
        </w:rPr>
        <w:t>מקסום</w:t>
      </w:r>
      <w:r w:rsidRPr="008502D9">
        <w:rPr>
          <w:rtl/>
          <w:lang w:bidi="ar-SA"/>
        </w:rPr>
        <w:t xml:space="preserve"> </w:t>
      </w:r>
      <w:r w:rsidRPr="008502D9">
        <w:rPr>
          <w:rtl/>
        </w:rPr>
        <w:t>חופש</w:t>
      </w:r>
      <w:r w:rsidRPr="008502D9">
        <w:rPr>
          <w:rtl/>
          <w:lang w:bidi="ar-SA"/>
        </w:rPr>
        <w:t xml:space="preserve"> </w:t>
      </w:r>
      <w:r w:rsidRPr="008502D9">
        <w:rPr>
          <w:rtl/>
        </w:rPr>
        <w:t>השיח</w:t>
      </w:r>
      <w:r w:rsidRPr="008502D9">
        <w:rPr>
          <w:rtl/>
          <w:lang w:bidi="ar-SA"/>
        </w:rPr>
        <w:t xml:space="preserve"> </w:t>
      </w:r>
      <w:r w:rsidRPr="008502D9">
        <w:rPr>
          <w:rtl/>
        </w:rPr>
        <w:t>והבחירה</w:t>
      </w:r>
      <w:r w:rsidRPr="008502D9">
        <w:rPr>
          <w:rtl/>
          <w:lang w:bidi="ar-SA"/>
        </w:rPr>
        <w:t xml:space="preserve">. </w:t>
      </w:r>
      <w:r w:rsidR="00F376A6">
        <w:rPr>
          <w:rtl/>
        </w:rPr>
        <w:t>ב'</w:t>
      </w:r>
      <w:r w:rsidRPr="008502D9">
        <w:rPr>
          <w:rtl/>
          <w:lang w:bidi="ar-SA"/>
        </w:rPr>
        <w:t xml:space="preserve"> </w:t>
      </w:r>
      <w:r w:rsidRPr="008502D9">
        <w:rPr>
          <w:rtl/>
        </w:rPr>
        <w:t>מעיד</w:t>
      </w:r>
      <w:r w:rsidRPr="008502D9">
        <w:rPr>
          <w:rtl/>
          <w:lang w:bidi="ar-SA"/>
        </w:rPr>
        <w:t>: "</w:t>
      </w:r>
      <w:r w:rsidRPr="008502D9">
        <w:rPr>
          <w:rtl/>
        </w:rPr>
        <w:t>בשם</w:t>
      </w:r>
      <w:r w:rsidRPr="008502D9">
        <w:rPr>
          <w:rtl/>
          <w:lang w:bidi="ar-SA"/>
        </w:rPr>
        <w:t xml:space="preserve"> </w:t>
      </w:r>
      <w:r w:rsidRPr="008502D9">
        <w:rPr>
          <w:rtl/>
        </w:rPr>
        <w:t>השיח</w:t>
      </w:r>
      <w:r w:rsidRPr="008502D9">
        <w:rPr>
          <w:rtl/>
          <w:lang w:bidi="ar-SA"/>
        </w:rPr>
        <w:t xml:space="preserve"> </w:t>
      </w:r>
      <w:r w:rsidRPr="008502D9">
        <w:rPr>
          <w:rtl/>
        </w:rPr>
        <w:t>והחופש</w:t>
      </w:r>
      <w:r w:rsidR="0082217A">
        <w:rPr>
          <w:rtl/>
        </w:rPr>
        <w:t xml:space="preserve"> אה... </w:t>
      </w:r>
      <w:r w:rsidRPr="008502D9">
        <w:rPr>
          <w:rtl/>
        </w:rPr>
        <w:t>מאפשר</w:t>
      </w:r>
      <w:r w:rsidRPr="008502D9">
        <w:rPr>
          <w:rtl/>
          <w:lang w:bidi="ar-SA"/>
        </w:rPr>
        <w:t xml:space="preserve"> </w:t>
      </w:r>
      <w:r w:rsidRPr="008502D9">
        <w:rPr>
          <w:rtl/>
        </w:rPr>
        <w:t>הרבה</w:t>
      </w:r>
      <w:r w:rsidRPr="008502D9">
        <w:rPr>
          <w:rtl/>
          <w:lang w:bidi="ar-SA"/>
        </w:rPr>
        <w:t xml:space="preserve"> </w:t>
      </w:r>
      <w:r w:rsidRPr="008502D9">
        <w:rPr>
          <w:rtl/>
        </w:rPr>
        <w:t>יותר</w:t>
      </w:r>
      <w:r w:rsidRPr="008502D9">
        <w:rPr>
          <w:rtl/>
          <w:lang w:bidi="ar-SA"/>
        </w:rPr>
        <w:t xml:space="preserve"> </w:t>
      </w:r>
      <w:r w:rsidRPr="008502D9">
        <w:rPr>
          <w:rtl/>
        </w:rPr>
        <w:t>מדי</w:t>
      </w:r>
      <w:r w:rsidRPr="008502D9">
        <w:rPr>
          <w:rtl/>
          <w:lang w:bidi="ar-SA"/>
        </w:rPr>
        <w:t xml:space="preserve"> </w:t>
      </w:r>
      <w:r w:rsidRPr="008502D9">
        <w:rPr>
          <w:rtl/>
        </w:rPr>
        <w:t>בלבול</w:t>
      </w:r>
      <w:r w:rsidRPr="008502D9">
        <w:rPr>
          <w:rtl/>
          <w:lang w:bidi="ar-SA"/>
        </w:rPr>
        <w:t xml:space="preserve">. </w:t>
      </w:r>
      <w:r w:rsidRPr="008502D9">
        <w:rPr>
          <w:rtl/>
        </w:rPr>
        <w:t>אין</w:t>
      </w:r>
      <w:r w:rsidRPr="008502D9">
        <w:rPr>
          <w:rtl/>
          <w:lang w:bidi="ar-SA"/>
        </w:rPr>
        <w:t xml:space="preserve"> </w:t>
      </w:r>
      <w:r w:rsidRPr="008502D9">
        <w:rPr>
          <w:rtl/>
        </w:rPr>
        <w:t>איזה</w:t>
      </w:r>
      <w:r w:rsidRPr="008502D9">
        <w:rPr>
          <w:rtl/>
          <w:lang w:bidi="ar-SA"/>
        </w:rPr>
        <w:t xml:space="preserve"> </w:t>
      </w:r>
      <w:r w:rsidRPr="008502D9">
        <w:rPr>
          <w:rtl/>
        </w:rPr>
        <w:t>אמירה</w:t>
      </w:r>
      <w:r w:rsidRPr="008502D9">
        <w:rPr>
          <w:rtl/>
          <w:lang w:bidi="ar-SA"/>
        </w:rPr>
        <w:t xml:space="preserve"> </w:t>
      </w:r>
      <w:r w:rsidRPr="008502D9">
        <w:rPr>
          <w:rtl/>
        </w:rPr>
        <w:t>מה</w:t>
      </w:r>
      <w:r w:rsidRPr="008502D9">
        <w:rPr>
          <w:rtl/>
          <w:lang w:bidi="ar-SA"/>
        </w:rPr>
        <w:t xml:space="preserve"> </w:t>
      </w:r>
      <w:r w:rsidRPr="008502D9">
        <w:rPr>
          <w:rtl/>
        </w:rPr>
        <w:t>מה</w:t>
      </w:r>
      <w:r w:rsidRPr="008502D9">
        <w:rPr>
          <w:rtl/>
          <w:lang w:bidi="ar-SA"/>
        </w:rPr>
        <w:t xml:space="preserve"> </w:t>
      </w:r>
      <w:r w:rsidRPr="008502D9">
        <w:rPr>
          <w:rtl/>
        </w:rPr>
        <w:t>שמותר</w:t>
      </w:r>
      <w:r w:rsidRPr="008502D9">
        <w:rPr>
          <w:rtl/>
          <w:lang w:bidi="ar-SA"/>
        </w:rPr>
        <w:t xml:space="preserve"> </w:t>
      </w:r>
      <w:r w:rsidRPr="008502D9">
        <w:rPr>
          <w:rtl/>
        </w:rPr>
        <w:t>או</w:t>
      </w:r>
      <w:r w:rsidRPr="008502D9">
        <w:rPr>
          <w:rtl/>
          <w:lang w:bidi="ar-SA"/>
        </w:rPr>
        <w:t xml:space="preserve"> </w:t>
      </w:r>
      <w:r w:rsidRPr="008502D9">
        <w:rPr>
          <w:rtl/>
        </w:rPr>
        <w:t>אסור</w:t>
      </w:r>
      <w:r w:rsidRPr="008502D9">
        <w:rPr>
          <w:rtl/>
          <w:lang w:bidi="ar-SA"/>
        </w:rPr>
        <w:t xml:space="preserve"> </w:t>
      </w:r>
      <w:r w:rsidRPr="008502D9">
        <w:rPr>
          <w:rtl/>
        </w:rPr>
        <w:t>או</w:t>
      </w:r>
      <w:r w:rsidRPr="008502D9">
        <w:rPr>
          <w:rtl/>
          <w:lang w:bidi="ar-SA"/>
        </w:rPr>
        <w:t xml:space="preserve"> </w:t>
      </w:r>
      <w:r w:rsidRPr="008502D9">
        <w:rPr>
          <w:rtl/>
        </w:rPr>
        <w:t>נכון</w:t>
      </w:r>
      <w:r w:rsidRPr="008502D9">
        <w:rPr>
          <w:rtl/>
          <w:lang w:bidi="ar-SA"/>
        </w:rPr>
        <w:t xml:space="preserve"> </w:t>
      </w:r>
      <w:r w:rsidRPr="008502D9">
        <w:rPr>
          <w:rtl/>
        </w:rPr>
        <w:t>או</w:t>
      </w:r>
      <w:r w:rsidRPr="008502D9">
        <w:rPr>
          <w:rtl/>
          <w:lang w:bidi="ar-SA"/>
        </w:rPr>
        <w:t xml:space="preserve"> </w:t>
      </w:r>
      <w:r w:rsidRPr="008502D9">
        <w:rPr>
          <w:rtl/>
        </w:rPr>
        <w:t>לא</w:t>
      </w:r>
      <w:r w:rsidRPr="008502D9">
        <w:rPr>
          <w:rtl/>
          <w:lang w:bidi="ar-SA"/>
        </w:rPr>
        <w:t xml:space="preserve"> </w:t>
      </w:r>
      <w:r w:rsidRPr="008502D9">
        <w:rPr>
          <w:rtl/>
        </w:rPr>
        <w:t>נכון</w:t>
      </w:r>
      <w:r w:rsidRPr="008502D9">
        <w:rPr>
          <w:rtl/>
          <w:lang w:bidi="ar-SA"/>
        </w:rPr>
        <w:t xml:space="preserve">... </w:t>
      </w:r>
      <w:r w:rsidRPr="008502D9">
        <w:rPr>
          <w:rtl/>
        </w:rPr>
        <w:t>מורים</w:t>
      </w:r>
      <w:r w:rsidRPr="008502D9">
        <w:rPr>
          <w:rtl/>
          <w:lang w:bidi="ar-SA"/>
        </w:rPr>
        <w:t xml:space="preserve"> </w:t>
      </w:r>
      <w:r w:rsidRPr="008502D9">
        <w:rPr>
          <w:rtl/>
        </w:rPr>
        <w:t>ממש</w:t>
      </w:r>
      <w:r w:rsidRPr="008502D9">
        <w:rPr>
          <w:rtl/>
          <w:lang w:bidi="ar-SA"/>
        </w:rPr>
        <w:t xml:space="preserve"> </w:t>
      </w:r>
      <w:r w:rsidRPr="008502D9">
        <w:rPr>
          <w:rtl/>
        </w:rPr>
        <w:t>ניסו</w:t>
      </w:r>
      <w:r w:rsidRPr="008502D9">
        <w:rPr>
          <w:rtl/>
          <w:lang w:bidi="ar-SA"/>
        </w:rPr>
        <w:t xml:space="preserve"> </w:t>
      </w:r>
      <w:r w:rsidRPr="008502D9">
        <w:rPr>
          <w:rtl/>
        </w:rPr>
        <w:t>להתחבר</w:t>
      </w:r>
      <w:r w:rsidRPr="008502D9">
        <w:rPr>
          <w:rtl/>
          <w:lang w:bidi="ar-SA"/>
        </w:rPr>
        <w:t xml:space="preserve"> </w:t>
      </w:r>
      <w:r w:rsidRPr="008502D9">
        <w:rPr>
          <w:rtl/>
        </w:rPr>
        <w:t>עם</w:t>
      </w:r>
      <w:r w:rsidRPr="008502D9">
        <w:rPr>
          <w:rtl/>
          <w:lang w:bidi="ar-SA"/>
        </w:rPr>
        <w:t xml:space="preserve">... </w:t>
      </w:r>
      <w:r w:rsidRPr="008502D9">
        <w:rPr>
          <w:rtl/>
        </w:rPr>
        <w:t>התלמידים</w:t>
      </w:r>
      <w:r w:rsidRPr="008502D9">
        <w:rPr>
          <w:rtl/>
          <w:lang w:bidi="ar-SA"/>
        </w:rPr>
        <w:t xml:space="preserve"> </w:t>
      </w:r>
      <w:r w:rsidRPr="008502D9">
        <w:rPr>
          <w:rtl/>
        </w:rPr>
        <w:t>בצורה</w:t>
      </w:r>
      <w:r w:rsidRPr="008502D9">
        <w:rPr>
          <w:rtl/>
          <w:lang w:bidi="ar-SA"/>
        </w:rPr>
        <w:t xml:space="preserve"> </w:t>
      </w:r>
      <w:r w:rsidRPr="008502D9">
        <w:rPr>
          <w:rtl/>
        </w:rPr>
        <w:t>מאוד</w:t>
      </w:r>
      <w:r w:rsidRPr="008502D9">
        <w:rPr>
          <w:rtl/>
          <w:lang w:bidi="ar-SA"/>
        </w:rPr>
        <w:t xml:space="preserve"> </w:t>
      </w:r>
      <w:r w:rsidRPr="008502D9">
        <w:rPr>
          <w:rtl/>
        </w:rPr>
        <w:t>לא</w:t>
      </w:r>
      <w:r w:rsidRPr="008502D9">
        <w:rPr>
          <w:rtl/>
          <w:lang w:bidi="ar-SA"/>
        </w:rPr>
        <w:t xml:space="preserve"> </w:t>
      </w:r>
      <w:r w:rsidRPr="008502D9">
        <w:rPr>
          <w:rtl/>
        </w:rPr>
        <w:t>מתאימה</w:t>
      </w:r>
      <w:r w:rsidRPr="008502D9">
        <w:rPr>
          <w:rtl/>
          <w:lang w:bidi="ar-SA"/>
        </w:rPr>
        <w:t xml:space="preserve">... </w:t>
      </w:r>
      <w:r w:rsidRPr="008502D9">
        <w:rPr>
          <w:rtl/>
        </w:rPr>
        <w:t>והבית</w:t>
      </w:r>
      <w:r w:rsidRPr="008502D9">
        <w:rPr>
          <w:rtl/>
          <w:lang w:bidi="ar-SA"/>
        </w:rPr>
        <w:t xml:space="preserve"> </w:t>
      </w:r>
      <w:r w:rsidRPr="008502D9">
        <w:rPr>
          <w:rtl/>
        </w:rPr>
        <w:t>ספר</w:t>
      </w:r>
      <w:r w:rsidRPr="008502D9">
        <w:rPr>
          <w:rtl/>
          <w:lang w:bidi="ar-SA"/>
        </w:rPr>
        <w:t xml:space="preserve"> </w:t>
      </w:r>
      <w:r w:rsidRPr="008502D9">
        <w:rPr>
          <w:rtl/>
        </w:rPr>
        <w:t>לא</w:t>
      </w:r>
      <w:r w:rsidRPr="008502D9">
        <w:rPr>
          <w:rtl/>
          <w:lang w:bidi="ar-SA"/>
        </w:rPr>
        <w:t xml:space="preserve"> </w:t>
      </w:r>
      <w:r w:rsidRPr="008502D9">
        <w:rPr>
          <w:rtl/>
        </w:rPr>
        <w:t>עושה</w:t>
      </w:r>
      <w:r w:rsidRPr="008502D9">
        <w:rPr>
          <w:rtl/>
          <w:lang w:bidi="ar-SA"/>
        </w:rPr>
        <w:t xml:space="preserve"> </w:t>
      </w:r>
      <w:r w:rsidRPr="008502D9">
        <w:rPr>
          <w:rtl/>
        </w:rPr>
        <w:t>עם</w:t>
      </w:r>
      <w:r w:rsidRPr="008502D9">
        <w:rPr>
          <w:rtl/>
          <w:lang w:bidi="ar-SA"/>
        </w:rPr>
        <w:t xml:space="preserve"> </w:t>
      </w:r>
      <w:r w:rsidRPr="008502D9">
        <w:rPr>
          <w:rtl/>
        </w:rPr>
        <w:t>זה</w:t>
      </w:r>
      <w:r w:rsidRPr="008502D9">
        <w:rPr>
          <w:rtl/>
          <w:lang w:bidi="ar-SA"/>
        </w:rPr>
        <w:t xml:space="preserve"> </w:t>
      </w:r>
      <w:r w:rsidRPr="008502D9">
        <w:rPr>
          <w:rtl/>
        </w:rPr>
        <w:t>מספיק</w:t>
      </w:r>
      <w:r w:rsidRPr="008502D9">
        <w:rPr>
          <w:rtl/>
          <w:lang w:bidi="ar-SA"/>
        </w:rPr>
        <w:t xml:space="preserve">". </w:t>
      </w:r>
      <w:r w:rsidR="001F39F9">
        <w:rPr>
          <w:rtl/>
        </w:rPr>
        <w:t>ח'</w:t>
      </w:r>
      <w:r w:rsidRPr="008502D9">
        <w:rPr>
          <w:rtl/>
          <w:lang w:bidi="ar-SA"/>
        </w:rPr>
        <w:t xml:space="preserve"> </w:t>
      </w:r>
      <w:r w:rsidRPr="008502D9">
        <w:rPr>
          <w:rtl/>
        </w:rPr>
        <w:t>מחזק</w:t>
      </w:r>
      <w:r w:rsidRPr="008502D9">
        <w:rPr>
          <w:rtl/>
          <w:lang w:bidi="ar-SA"/>
        </w:rPr>
        <w:t xml:space="preserve"> </w:t>
      </w:r>
      <w:r w:rsidRPr="008502D9">
        <w:rPr>
          <w:rtl/>
        </w:rPr>
        <w:t>זאת</w:t>
      </w:r>
      <w:r w:rsidRPr="008502D9">
        <w:rPr>
          <w:rtl/>
          <w:lang w:bidi="ar-SA"/>
        </w:rPr>
        <w:t xml:space="preserve"> </w:t>
      </w:r>
      <w:r w:rsidRPr="008502D9">
        <w:rPr>
          <w:rtl/>
        </w:rPr>
        <w:t>בה</w:t>
      </w:r>
      <w:r w:rsidR="00DE489E">
        <w:rPr>
          <w:rFonts w:hint="cs"/>
          <w:rtl/>
        </w:rPr>
        <w:t>י</w:t>
      </w:r>
      <w:r w:rsidRPr="008502D9">
        <w:rPr>
          <w:rtl/>
        </w:rPr>
        <w:t>בט</w:t>
      </w:r>
      <w:r w:rsidRPr="008502D9">
        <w:rPr>
          <w:rtl/>
          <w:lang w:bidi="ar-SA"/>
        </w:rPr>
        <w:t xml:space="preserve"> </w:t>
      </w:r>
      <w:r w:rsidRPr="008502D9">
        <w:rPr>
          <w:rtl/>
        </w:rPr>
        <w:t>האישי</w:t>
      </w:r>
      <w:r w:rsidRPr="008502D9">
        <w:rPr>
          <w:rtl/>
          <w:lang w:bidi="ar-SA"/>
        </w:rPr>
        <w:t xml:space="preserve"> </w:t>
      </w:r>
      <w:r w:rsidRPr="008502D9">
        <w:rPr>
          <w:rtl/>
        </w:rPr>
        <w:t>שלו</w:t>
      </w:r>
      <w:r w:rsidR="00451963">
        <w:rPr>
          <w:rtl/>
        </w:rPr>
        <w:t>,</w:t>
      </w:r>
      <w:r w:rsidRPr="008502D9">
        <w:rPr>
          <w:rtl/>
          <w:lang w:bidi="ar-SA"/>
        </w:rPr>
        <w:t xml:space="preserve"> </w:t>
      </w:r>
      <w:r w:rsidRPr="008502D9">
        <w:rPr>
          <w:rtl/>
        </w:rPr>
        <w:t>ומתאר</w:t>
      </w:r>
      <w:r w:rsidRPr="008502D9">
        <w:rPr>
          <w:rtl/>
          <w:lang w:bidi="ar-SA"/>
        </w:rPr>
        <w:t xml:space="preserve"> </w:t>
      </w:r>
      <w:r w:rsidRPr="008502D9">
        <w:rPr>
          <w:rtl/>
        </w:rPr>
        <w:t>כיצד</w:t>
      </w:r>
      <w:r w:rsidRPr="008502D9">
        <w:rPr>
          <w:rtl/>
          <w:lang w:bidi="ar-SA"/>
        </w:rPr>
        <w:t xml:space="preserve"> </w:t>
      </w:r>
      <w:r w:rsidRPr="008502D9">
        <w:rPr>
          <w:rtl/>
        </w:rPr>
        <w:t>הפך</w:t>
      </w:r>
      <w:r w:rsidRPr="008502D9">
        <w:rPr>
          <w:rtl/>
          <w:lang w:bidi="ar-SA"/>
        </w:rPr>
        <w:t xml:space="preserve"> </w:t>
      </w:r>
      <w:r w:rsidRPr="008502D9">
        <w:rPr>
          <w:rtl/>
        </w:rPr>
        <w:t>בתיכון</w:t>
      </w:r>
      <w:r w:rsidRPr="008502D9">
        <w:rPr>
          <w:rtl/>
          <w:lang w:bidi="ar-SA"/>
        </w:rPr>
        <w:t xml:space="preserve"> </w:t>
      </w:r>
      <w:r w:rsidRPr="008502D9">
        <w:rPr>
          <w:rtl/>
        </w:rPr>
        <w:t>ל</w:t>
      </w:r>
      <w:r w:rsidRPr="008502D9">
        <w:rPr>
          <w:rtl/>
          <w:lang w:bidi="ar-SA"/>
        </w:rPr>
        <w:t>"</w:t>
      </w:r>
      <w:r w:rsidRPr="008502D9">
        <w:rPr>
          <w:rtl/>
        </w:rPr>
        <w:t>סופרסטאר</w:t>
      </w:r>
      <w:r w:rsidRPr="008502D9">
        <w:rPr>
          <w:rtl/>
          <w:lang w:bidi="ar-SA"/>
        </w:rPr>
        <w:t xml:space="preserve">" </w:t>
      </w:r>
      <w:r w:rsidRPr="008502D9">
        <w:rPr>
          <w:rtl/>
        </w:rPr>
        <w:t>שעשה</w:t>
      </w:r>
      <w:r w:rsidRPr="008502D9">
        <w:rPr>
          <w:rtl/>
          <w:lang w:bidi="ar-SA"/>
        </w:rPr>
        <w:t xml:space="preserve"> </w:t>
      </w:r>
      <w:r w:rsidRPr="008502D9">
        <w:rPr>
          <w:rtl/>
        </w:rPr>
        <w:t>ככל</w:t>
      </w:r>
      <w:r w:rsidRPr="008502D9">
        <w:rPr>
          <w:rtl/>
          <w:lang w:bidi="ar-SA"/>
        </w:rPr>
        <w:t xml:space="preserve"> </w:t>
      </w:r>
      <w:r w:rsidRPr="008502D9">
        <w:rPr>
          <w:rtl/>
        </w:rPr>
        <w:t>העולה</w:t>
      </w:r>
      <w:r w:rsidRPr="008502D9">
        <w:rPr>
          <w:rtl/>
          <w:lang w:bidi="ar-SA"/>
        </w:rPr>
        <w:t xml:space="preserve"> </w:t>
      </w:r>
      <w:r w:rsidRPr="008502D9">
        <w:rPr>
          <w:rtl/>
        </w:rPr>
        <w:t>על</w:t>
      </w:r>
      <w:r w:rsidRPr="008502D9">
        <w:rPr>
          <w:rtl/>
          <w:lang w:bidi="ar-SA"/>
        </w:rPr>
        <w:t xml:space="preserve"> </w:t>
      </w:r>
      <w:r w:rsidRPr="008502D9">
        <w:rPr>
          <w:rtl/>
        </w:rPr>
        <w:t>רוחו</w:t>
      </w:r>
      <w:r w:rsidRPr="008502D9">
        <w:rPr>
          <w:rtl/>
          <w:lang w:bidi="ar-SA"/>
        </w:rPr>
        <w:t xml:space="preserve"> </w:t>
      </w:r>
      <w:r w:rsidRPr="008502D9">
        <w:rPr>
          <w:rtl/>
        </w:rPr>
        <w:t>רק</w:t>
      </w:r>
      <w:r w:rsidRPr="008502D9">
        <w:rPr>
          <w:rtl/>
          <w:lang w:bidi="ar-SA"/>
        </w:rPr>
        <w:t xml:space="preserve"> </w:t>
      </w:r>
      <w:r w:rsidRPr="008502D9">
        <w:rPr>
          <w:rtl/>
        </w:rPr>
        <w:t>בשל</w:t>
      </w:r>
      <w:r w:rsidRPr="008502D9">
        <w:rPr>
          <w:rtl/>
          <w:lang w:bidi="ar-SA"/>
        </w:rPr>
        <w:t xml:space="preserve"> </w:t>
      </w:r>
      <w:r w:rsidRPr="008502D9">
        <w:rPr>
          <w:rtl/>
        </w:rPr>
        <w:t>העובדה</w:t>
      </w:r>
      <w:r w:rsidRPr="008502D9">
        <w:rPr>
          <w:rtl/>
          <w:lang w:bidi="ar-SA"/>
        </w:rPr>
        <w:t xml:space="preserve"> </w:t>
      </w:r>
      <w:r w:rsidRPr="008502D9">
        <w:rPr>
          <w:rtl/>
        </w:rPr>
        <w:t>שאף</w:t>
      </w:r>
      <w:r w:rsidRPr="008502D9">
        <w:rPr>
          <w:rtl/>
          <w:lang w:bidi="ar-SA"/>
        </w:rPr>
        <w:t xml:space="preserve"> </w:t>
      </w:r>
      <w:r w:rsidRPr="008502D9">
        <w:rPr>
          <w:rtl/>
        </w:rPr>
        <w:t>מבוגר</w:t>
      </w:r>
      <w:r w:rsidRPr="008502D9">
        <w:rPr>
          <w:rtl/>
          <w:lang w:bidi="ar-SA"/>
        </w:rPr>
        <w:t xml:space="preserve"> </w:t>
      </w:r>
      <w:r w:rsidRPr="008502D9">
        <w:rPr>
          <w:rtl/>
        </w:rPr>
        <w:t>לא</w:t>
      </w:r>
      <w:r w:rsidRPr="008502D9">
        <w:rPr>
          <w:rtl/>
          <w:lang w:bidi="ar-SA"/>
        </w:rPr>
        <w:t xml:space="preserve"> </w:t>
      </w:r>
      <w:r w:rsidRPr="008502D9">
        <w:rPr>
          <w:rtl/>
        </w:rPr>
        <w:t>החזיק</w:t>
      </w:r>
      <w:r w:rsidRPr="008502D9">
        <w:rPr>
          <w:rtl/>
          <w:lang w:bidi="ar-SA"/>
        </w:rPr>
        <w:t xml:space="preserve"> </w:t>
      </w:r>
      <w:r w:rsidRPr="008502D9">
        <w:rPr>
          <w:rtl/>
        </w:rPr>
        <w:t>אותו</w:t>
      </w:r>
      <w:r w:rsidRPr="008502D9">
        <w:rPr>
          <w:rtl/>
          <w:lang w:bidi="ar-SA"/>
        </w:rPr>
        <w:t xml:space="preserve"> </w:t>
      </w:r>
      <w:r w:rsidRPr="008502D9">
        <w:rPr>
          <w:rtl/>
        </w:rPr>
        <w:t>או</w:t>
      </w:r>
      <w:r w:rsidRPr="008502D9">
        <w:rPr>
          <w:rtl/>
          <w:lang w:bidi="ar-SA"/>
        </w:rPr>
        <w:t xml:space="preserve"> </w:t>
      </w:r>
      <w:r w:rsidRPr="008502D9">
        <w:rPr>
          <w:rtl/>
        </w:rPr>
        <w:t>הציב</w:t>
      </w:r>
      <w:r w:rsidRPr="008502D9">
        <w:rPr>
          <w:rtl/>
          <w:lang w:bidi="ar-SA"/>
        </w:rPr>
        <w:t xml:space="preserve"> </w:t>
      </w:r>
      <w:r w:rsidRPr="008502D9">
        <w:rPr>
          <w:rtl/>
        </w:rPr>
        <w:t>לו</w:t>
      </w:r>
      <w:r w:rsidRPr="008502D9">
        <w:rPr>
          <w:rtl/>
          <w:lang w:bidi="ar-SA"/>
        </w:rPr>
        <w:t xml:space="preserve"> </w:t>
      </w:r>
      <w:r w:rsidRPr="008502D9">
        <w:rPr>
          <w:rtl/>
        </w:rPr>
        <w:t>גבולות</w:t>
      </w:r>
      <w:r w:rsidRPr="008502D9">
        <w:rPr>
          <w:rtl/>
          <w:lang w:bidi="ar-SA"/>
        </w:rPr>
        <w:t xml:space="preserve"> </w:t>
      </w:r>
      <w:r w:rsidRPr="008502D9">
        <w:rPr>
          <w:rtl/>
        </w:rPr>
        <w:t>ברורים</w:t>
      </w:r>
      <w:r w:rsidR="00451963">
        <w:rPr>
          <w:rtl/>
        </w:rPr>
        <w:t>,</w:t>
      </w:r>
      <w:r w:rsidRPr="008502D9">
        <w:rPr>
          <w:rtl/>
          <w:lang w:bidi="ar-SA"/>
        </w:rPr>
        <w:t xml:space="preserve"> </w:t>
      </w:r>
      <w:r w:rsidRPr="008502D9">
        <w:rPr>
          <w:rtl/>
        </w:rPr>
        <w:t>כפי</w:t>
      </w:r>
      <w:r w:rsidRPr="008502D9">
        <w:rPr>
          <w:rtl/>
          <w:lang w:bidi="ar-SA"/>
        </w:rPr>
        <w:t xml:space="preserve"> </w:t>
      </w:r>
      <w:r w:rsidRPr="008502D9">
        <w:rPr>
          <w:rtl/>
        </w:rPr>
        <w:t>שנעשה</w:t>
      </w:r>
      <w:r w:rsidRPr="008502D9">
        <w:rPr>
          <w:rtl/>
          <w:lang w:bidi="ar-SA"/>
        </w:rPr>
        <w:t xml:space="preserve"> </w:t>
      </w:r>
      <w:r w:rsidRPr="008502D9">
        <w:rPr>
          <w:rtl/>
        </w:rPr>
        <w:t>בשלבי</w:t>
      </w:r>
      <w:r w:rsidRPr="008502D9">
        <w:rPr>
          <w:rtl/>
          <w:lang w:bidi="ar-SA"/>
        </w:rPr>
        <w:t xml:space="preserve"> </w:t>
      </w:r>
      <w:r w:rsidRPr="008502D9">
        <w:rPr>
          <w:rtl/>
        </w:rPr>
        <w:t>היסודי</w:t>
      </w:r>
      <w:r w:rsidRPr="008502D9">
        <w:rPr>
          <w:rtl/>
          <w:lang w:bidi="ar-SA"/>
        </w:rPr>
        <w:t xml:space="preserve">. </w:t>
      </w:r>
      <w:r w:rsidRPr="008502D9">
        <w:rPr>
          <w:rtl/>
        </w:rPr>
        <w:t>הוא</w:t>
      </w:r>
      <w:r w:rsidRPr="008502D9">
        <w:rPr>
          <w:rtl/>
          <w:lang w:bidi="ar-SA"/>
        </w:rPr>
        <w:t xml:space="preserve"> </w:t>
      </w:r>
      <w:r w:rsidRPr="008502D9">
        <w:rPr>
          <w:rtl/>
        </w:rPr>
        <w:t>מצהיר</w:t>
      </w:r>
      <w:r w:rsidRPr="008502D9">
        <w:rPr>
          <w:rtl/>
          <w:lang w:bidi="ar-SA"/>
        </w:rPr>
        <w:t xml:space="preserve"> </w:t>
      </w:r>
      <w:r w:rsidRPr="008502D9">
        <w:rPr>
          <w:rtl/>
        </w:rPr>
        <w:t>בדיעבד</w:t>
      </w:r>
      <w:r w:rsidRPr="008502D9">
        <w:rPr>
          <w:rtl/>
          <w:lang w:bidi="ar-SA"/>
        </w:rPr>
        <w:t xml:space="preserve"> </w:t>
      </w:r>
      <w:r w:rsidRPr="008502D9">
        <w:rPr>
          <w:rtl/>
        </w:rPr>
        <w:t>כי</w:t>
      </w:r>
      <w:r w:rsidRPr="008502D9">
        <w:rPr>
          <w:rtl/>
          <w:lang w:bidi="ar-SA"/>
        </w:rPr>
        <w:t xml:space="preserve"> </w:t>
      </w:r>
      <w:r w:rsidRPr="008502D9">
        <w:rPr>
          <w:rtl/>
        </w:rPr>
        <w:t>היה</w:t>
      </w:r>
      <w:r w:rsidRPr="008502D9">
        <w:rPr>
          <w:rtl/>
          <w:lang w:bidi="ar-SA"/>
        </w:rPr>
        <w:t xml:space="preserve"> </w:t>
      </w:r>
      <w:r w:rsidRPr="008502D9">
        <w:rPr>
          <w:rtl/>
        </w:rPr>
        <w:t>שמח</w:t>
      </w:r>
      <w:r w:rsidRPr="008502D9">
        <w:rPr>
          <w:rtl/>
          <w:lang w:bidi="ar-SA"/>
        </w:rPr>
        <w:t xml:space="preserve"> </w:t>
      </w:r>
      <w:r w:rsidRPr="008502D9">
        <w:rPr>
          <w:rtl/>
        </w:rPr>
        <w:t>לו</w:t>
      </w:r>
      <w:r w:rsidRPr="008502D9">
        <w:rPr>
          <w:rtl/>
          <w:lang w:bidi="ar-SA"/>
        </w:rPr>
        <w:t xml:space="preserve"> </w:t>
      </w:r>
      <w:r w:rsidRPr="008502D9">
        <w:rPr>
          <w:rtl/>
        </w:rPr>
        <w:t>היו</w:t>
      </w:r>
      <w:r w:rsidRPr="008502D9">
        <w:rPr>
          <w:rtl/>
          <w:lang w:bidi="ar-SA"/>
        </w:rPr>
        <w:t xml:space="preserve"> </w:t>
      </w:r>
      <w:r w:rsidRPr="008502D9">
        <w:rPr>
          <w:rtl/>
        </w:rPr>
        <w:t>מחזיקים</w:t>
      </w:r>
      <w:r w:rsidRPr="008502D9">
        <w:rPr>
          <w:rtl/>
          <w:lang w:bidi="ar-SA"/>
        </w:rPr>
        <w:t xml:space="preserve"> </w:t>
      </w:r>
      <w:r w:rsidRPr="008502D9">
        <w:rPr>
          <w:rtl/>
        </w:rPr>
        <w:t>אותו</w:t>
      </w:r>
      <w:r w:rsidRPr="008502D9">
        <w:rPr>
          <w:rtl/>
          <w:lang w:bidi="ar-SA"/>
        </w:rPr>
        <w:t xml:space="preserve"> </w:t>
      </w:r>
      <w:r w:rsidRPr="008502D9">
        <w:rPr>
          <w:rtl/>
        </w:rPr>
        <w:t>יותר</w:t>
      </w:r>
      <w:r w:rsidRPr="008502D9">
        <w:rPr>
          <w:rtl/>
          <w:lang w:bidi="ar-SA"/>
        </w:rPr>
        <w:t xml:space="preserve"> </w:t>
      </w:r>
      <w:r w:rsidRPr="008502D9">
        <w:rPr>
          <w:rtl/>
        </w:rPr>
        <w:t>ומכוונים</w:t>
      </w:r>
      <w:r w:rsidRPr="008502D9">
        <w:rPr>
          <w:rtl/>
          <w:lang w:bidi="ar-SA"/>
        </w:rPr>
        <w:t xml:space="preserve"> </w:t>
      </w:r>
      <w:r w:rsidRPr="008502D9">
        <w:rPr>
          <w:rtl/>
        </w:rPr>
        <w:t>אותו</w:t>
      </w:r>
      <w:r w:rsidRPr="008502D9">
        <w:rPr>
          <w:rtl/>
          <w:lang w:bidi="ar-SA"/>
        </w:rPr>
        <w:t xml:space="preserve"> </w:t>
      </w:r>
      <w:r w:rsidRPr="008502D9">
        <w:rPr>
          <w:rtl/>
        </w:rPr>
        <w:t>לרכישת הרגלי למידה</w:t>
      </w:r>
      <w:r w:rsidRPr="008502D9">
        <w:rPr>
          <w:rtl/>
          <w:lang w:bidi="ar-SA"/>
        </w:rPr>
        <w:t xml:space="preserve"> </w:t>
      </w:r>
      <w:r w:rsidRPr="008502D9">
        <w:rPr>
          <w:rtl/>
        </w:rPr>
        <w:t>והלימודים</w:t>
      </w:r>
      <w:r w:rsidRPr="008502D9">
        <w:rPr>
          <w:rtl/>
          <w:lang w:bidi="ar-SA"/>
        </w:rPr>
        <w:t xml:space="preserve"> </w:t>
      </w:r>
      <w:r w:rsidRPr="008502D9">
        <w:rPr>
          <w:rtl/>
        </w:rPr>
        <w:t>עצמם</w:t>
      </w:r>
      <w:r w:rsidRPr="008502D9">
        <w:rPr>
          <w:rtl/>
          <w:lang w:bidi="ar-SA"/>
        </w:rPr>
        <w:t>: "</w:t>
      </w:r>
      <w:r w:rsidRPr="008502D9">
        <w:rPr>
          <w:rtl/>
        </w:rPr>
        <w:t>היה</w:t>
      </w:r>
      <w:r w:rsidRPr="008502D9">
        <w:rPr>
          <w:rtl/>
          <w:lang w:bidi="ar-SA"/>
        </w:rPr>
        <w:t xml:space="preserve"> </w:t>
      </w:r>
      <w:r w:rsidRPr="008502D9">
        <w:rPr>
          <w:rtl/>
        </w:rPr>
        <w:t>לי</w:t>
      </w:r>
      <w:r w:rsidRPr="008502D9">
        <w:rPr>
          <w:rtl/>
          <w:lang w:bidi="ar-SA"/>
        </w:rPr>
        <w:t xml:space="preserve"> </w:t>
      </w:r>
      <w:r w:rsidRPr="008502D9">
        <w:rPr>
          <w:rtl/>
        </w:rPr>
        <w:t>מאוד</w:t>
      </w:r>
      <w:r w:rsidRPr="008502D9">
        <w:rPr>
          <w:rtl/>
          <w:lang w:bidi="ar-SA"/>
        </w:rPr>
        <w:t xml:space="preserve"> </w:t>
      </w:r>
      <w:r w:rsidRPr="008502D9">
        <w:rPr>
          <w:rtl/>
        </w:rPr>
        <w:t>כיף</w:t>
      </w:r>
      <w:r w:rsidRPr="008502D9">
        <w:rPr>
          <w:rtl/>
          <w:lang w:bidi="ar-SA"/>
        </w:rPr>
        <w:t xml:space="preserve"> </w:t>
      </w:r>
      <w:r w:rsidRPr="008502D9">
        <w:rPr>
          <w:rtl/>
        </w:rPr>
        <w:t>בתיכון</w:t>
      </w:r>
      <w:r w:rsidRPr="008502D9">
        <w:rPr>
          <w:rtl/>
          <w:lang w:bidi="ar-SA"/>
        </w:rPr>
        <w:t xml:space="preserve"> </w:t>
      </w:r>
      <w:r w:rsidRPr="008502D9">
        <w:rPr>
          <w:rtl/>
        </w:rPr>
        <w:t>בגלל</w:t>
      </w:r>
      <w:r w:rsidRPr="008502D9">
        <w:rPr>
          <w:rtl/>
          <w:lang w:bidi="ar-SA"/>
        </w:rPr>
        <w:t xml:space="preserve"> </w:t>
      </w:r>
      <w:r w:rsidRPr="008502D9">
        <w:rPr>
          <w:rtl/>
        </w:rPr>
        <w:t>שאף</w:t>
      </w:r>
      <w:r w:rsidRPr="008502D9">
        <w:rPr>
          <w:rtl/>
          <w:lang w:bidi="ar-SA"/>
        </w:rPr>
        <w:t xml:space="preserve"> </w:t>
      </w:r>
      <w:r w:rsidRPr="008502D9">
        <w:rPr>
          <w:rtl/>
        </w:rPr>
        <w:t>אחד</w:t>
      </w:r>
      <w:r w:rsidRPr="008502D9">
        <w:rPr>
          <w:rtl/>
          <w:lang w:bidi="ar-SA"/>
        </w:rPr>
        <w:t xml:space="preserve"> </w:t>
      </w:r>
      <w:r w:rsidRPr="008502D9">
        <w:rPr>
          <w:rtl/>
        </w:rPr>
        <w:t>לא</w:t>
      </w:r>
      <w:r w:rsidRPr="008502D9">
        <w:rPr>
          <w:rtl/>
          <w:lang w:bidi="ar-SA"/>
        </w:rPr>
        <w:t xml:space="preserve"> </w:t>
      </w:r>
      <w:r w:rsidRPr="008502D9">
        <w:rPr>
          <w:rtl/>
        </w:rPr>
        <w:t>החזיק</w:t>
      </w:r>
      <w:r w:rsidRPr="008502D9">
        <w:rPr>
          <w:rtl/>
          <w:lang w:bidi="ar-SA"/>
        </w:rPr>
        <w:t xml:space="preserve"> </w:t>
      </w:r>
      <w:r w:rsidRPr="008502D9">
        <w:rPr>
          <w:rtl/>
        </w:rPr>
        <w:t>אותי</w:t>
      </w:r>
      <w:r w:rsidRPr="008502D9">
        <w:rPr>
          <w:rtl/>
          <w:lang w:bidi="ar-SA"/>
        </w:rPr>
        <w:t xml:space="preserve">... </w:t>
      </w:r>
      <w:r w:rsidRPr="008502D9">
        <w:rPr>
          <w:rtl/>
        </w:rPr>
        <w:t>הייתי</w:t>
      </w:r>
      <w:r w:rsidRPr="008502D9">
        <w:rPr>
          <w:rtl/>
          <w:lang w:bidi="ar-SA"/>
        </w:rPr>
        <w:t xml:space="preserve"> </w:t>
      </w:r>
      <w:r w:rsidRPr="008502D9">
        <w:rPr>
          <w:rtl/>
        </w:rPr>
        <w:t>שמח</w:t>
      </w:r>
      <w:r w:rsidRPr="008502D9">
        <w:rPr>
          <w:rtl/>
          <w:lang w:bidi="ar-SA"/>
        </w:rPr>
        <w:t xml:space="preserve"> </w:t>
      </w:r>
      <w:r w:rsidRPr="008502D9">
        <w:rPr>
          <w:rtl/>
        </w:rPr>
        <w:t>להיות</w:t>
      </w:r>
      <w:r w:rsidRPr="008502D9">
        <w:rPr>
          <w:rtl/>
          <w:lang w:bidi="ar-SA"/>
        </w:rPr>
        <w:t xml:space="preserve"> </w:t>
      </w:r>
      <w:r w:rsidRPr="008502D9">
        <w:rPr>
          <w:rtl/>
        </w:rPr>
        <w:t>מוחזק</w:t>
      </w:r>
      <w:r w:rsidRPr="008502D9">
        <w:rPr>
          <w:rtl/>
          <w:lang w:bidi="ar-SA"/>
        </w:rPr>
        <w:t xml:space="preserve"> </w:t>
      </w:r>
      <w:r w:rsidRPr="008502D9">
        <w:rPr>
          <w:rtl/>
        </w:rPr>
        <w:t>יותר</w:t>
      </w:r>
      <w:r w:rsidR="004500D6">
        <w:rPr>
          <w:rtl/>
        </w:rPr>
        <w:t xml:space="preserve"> אה... </w:t>
      </w:r>
      <w:r w:rsidRPr="008502D9">
        <w:rPr>
          <w:rtl/>
        </w:rPr>
        <w:t>ומוכוון</w:t>
      </w:r>
      <w:r w:rsidRPr="008502D9">
        <w:rPr>
          <w:rtl/>
          <w:lang w:bidi="ar-SA"/>
        </w:rPr>
        <w:t xml:space="preserve"> </w:t>
      </w:r>
      <w:r w:rsidRPr="008502D9">
        <w:rPr>
          <w:rtl/>
        </w:rPr>
        <w:t>יותר</w:t>
      </w:r>
      <w:r w:rsidRPr="008502D9">
        <w:rPr>
          <w:rtl/>
          <w:lang w:bidi="ar-SA"/>
        </w:rPr>
        <w:t xml:space="preserve"> </w:t>
      </w:r>
      <w:r w:rsidRPr="008502D9">
        <w:rPr>
          <w:rtl/>
        </w:rPr>
        <w:t>אל</w:t>
      </w:r>
      <w:r w:rsidRPr="008502D9">
        <w:rPr>
          <w:rtl/>
          <w:lang w:bidi="ar-SA"/>
        </w:rPr>
        <w:t xml:space="preserve"> </w:t>
      </w:r>
      <w:r w:rsidRPr="008502D9">
        <w:rPr>
          <w:rtl/>
        </w:rPr>
        <w:t>האוריינות</w:t>
      </w:r>
      <w:r w:rsidR="00451963">
        <w:rPr>
          <w:rtl/>
        </w:rPr>
        <w:t>,</w:t>
      </w:r>
      <w:r w:rsidRPr="008502D9">
        <w:rPr>
          <w:rtl/>
          <w:lang w:bidi="ar-SA"/>
        </w:rPr>
        <w:t xml:space="preserve"> </w:t>
      </w:r>
      <w:r w:rsidRPr="008502D9">
        <w:rPr>
          <w:rtl/>
        </w:rPr>
        <w:t>אל</w:t>
      </w:r>
      <w:r w:rsidRPr="008502D9">
        <w:rPr>
          <w:rtl/>
          <w:lang w:bidi="ar-SA"/>
        </w:rPr>
        <w:t xml:space="preserve"> </w:t>
      </w:r>
      <w:r w:rsidRPr="008502D9">
        <w:rPr>
          <w:rtl/>
        </w:rPr>
        <w:t>הלימודים</w:t>
      </w:r>
      <w:r w:rsidRPr="008502D9">
        <w:rPr>
          <w:rtl/>
          <w:lang w:bidi="ar-SA"/>
        </w:rPr>
        <w:t xml:space="preserve"> </w:t>
      </w:r>
      <w:r w:rsidRPr="008502D9">
        <w:rPr>
          <w:rtl/>
        </w:rPr>
        <w:t>פרופר</w:t>
      </w:r>
      <w:r w:rsidRPr="008502D9">
        <w:rPr>
          <w:rtl/>
          <w:lang w:bidi="ar-SA"/>
        </w:rPr>
        <w:t xml:space="preserve">". </w:t>
      </w:r>
      <w:r w:rsidRPr="008502D9">
        <w:rPr>
          <w:rtl/>
        </w:rPr>
        <w:t>פער</w:t>
      </w:r>
      <w:r w:rsidRPr="008502D9">
        <w:rPr>
          <w:rtl/>
          <w:lang w:bidi="ar-SA"/>
        </w:rPr>
        <w:t xml:space="preserve"> </w:t>
      </w:r>
      <w:r w:rsidRPr="008502D9">
        <w:rPr>
          <w:rtl/>
        </w:rPr>
        <w:t>זה</w:t>
      </w:r>
      <w:r w:rsidRPr="008502D9">
        <w:rPr>
          <w:rtl/>
          <w:lang w:bidi="ar-SA"/>
        </w:rPr>
        <w:t xml:space="preserve"> </w:t>
      </w:r>
      <w:r w:rsidRPr="008502D9">
        <w:rPr>
          <w:rtl/>
        </w:rPr>
        <w:t>מלמד</w:t>
      </w:r>
      <w:r w:rsidRPr="008502D9">
        <w:rPr>
          <w:rtl/>
          <w:lang w:bidi="ar-SA"/>
        </w:rPr>
        <w:t xml:space="preserve"> </w:t>
      </w:r>
      <w:r w:rsidRPr="008502D9">
        <w:rPr>
          <w:rtl/>
        </w:rPr>
        <w:t>כי</w:t>
      </w:r>
      <w:r w:rsidRPr="008502D9">
        <w:rPr>
          <w:rtl/>
          <w:lang w:bidi="ar-SA"/>
        </w:rPr>
        <w:t xml:space="preserve"> </w:t>
      </w:r>
      <w:r w:rsidRPr="008502D9">
        <w:rPr>
          <w:rtl/>
        </w:rPr>
        <w:t>הגישה</w:t>
      </w:r>
      <w:r w:rsidRPr="008502D9">
        <w:rPr>
          <w:rtl/>
          <w:lang w:bidi="ar-SA"/>
        </w:rPr>
        <w:t xml:space="preserve"> </w:t>
      </w:r>
      <w:r w:rsidRPr="008502D9">
        <w:rPr>
          <w:rtl/>
        </w:rPr>
        <w:t>הפתוחה</w:t>
      </w:r>
      <w:r w:rsidRPr="008502D9">
        <w:rPr>
          <w:rtl/>
          <w:lang w:bidi="ar-SA"/>
        </w:rPr>
        <w:t xml:space="preserve"> </w:t>
      </w:r>
      <w:r w:rsidRPr="008502D9">
        <w:rPr>
          <w:rtl/>
        </w:rPr>
        <w:t>והמערכת</w:t>
      </w:r>
      <w:r w:rsidRPr="008502D9">
        <w:rPr>
          <w:rtl/>
          <w:lang w:bidi="ar-SA"/>
        </w:rPr>
        <w:t xml:space="preserve"> </w:t>
      </w:r>
      <w:r w:rsidRPr="008502D9">
        <w:rPr>
          <w:rtl/>
        </w:rPr>
        <w:t>מבוססת</w:t>
      </w:r>
      <w:r w:rsidRPr="008502D9">
        <w:rPr>
          <w:rtl/>
          <w:lang w:bidi="ar-SA"/>
        </w:rPr>
        <w:t xml:space="preserve"> </w:t>
      </w:r>
      <w:r w:rsidRPr="008502D9">
        <w:rPr>
          <w:rtl/>
        </w:rPr>
        <w:t>היחסים</w:t>
      </w:r>
      <w:r w:rsidR="00451963">
        <w:rPr>
          <w:rtl/>
        </w:rPr>
        <w:t>,</w:t>
      </w:r>
      <w:r w:rsidRPr="008502D9">
        <w:rPr>
          <w:rtl/>
          <w:lang w:bidi="ar-SA"/>
        </w:rPr>
        <w:t xml:space="preserve"> </w:t>
      </w:r>
      <w:r w:rsidRPr="008502D9">
        <w:rPr>
          <w:rtl/>
        </w:rPr>
        <w:t>כאשר</w:t>
      </w:r>
      <w:r w:rsidRPr="008502D9">
        <w:rPr>
          <w:rtl/>
          <w:lang w:bidi="ar-SA"/>
        </w:rPr>
        <w:t xml:space="preserve"> </w:t>
      </w:r>
      <w:r w:rsidRPr="008502D9">
        <w:rPr>
          <w:rtl/>
        </w:rPr>
        <w:t>אינן</w:t>
      </w:r>
      <w:r w:rsidRPr="008502D9">
        <w:rPr>
          <w:rtl/>
          <w:lang w:bidi="ar-SA"/>
        </w:rPr>
        <w:t xml:space="preserve"> </w:t>
      </w:r>
      <w:r w:rsidRPr="008502D9">
        <w:rPr>
          <w:rtl/>
        </w:rPr>
        <w:t>מיושמות</w:t>
      </w:r>
      <w:r w:rsidRPr="008502D9">
        <w:rPr>
          <w:rtl/>
          <w:lang w:bidi="ar-SA"/>
        </w:rPr>
        <w:t xml:space="preserve"> </w:t>
      </w:r>
      <w:r w:rsidRPr="008502D9">
        <w:rPr>
          <w:rtl/>
        </w:rPr>
        <w:t>באיזון</w:t>
      </w:r>
      <w:r w:rsidRPr="008502D9">
        <w:rPr>
          <w:rtl/>
          <w:lang w:bidi="ar-SA"/>
        </w:rPr>
        <w:t xml:space="preserve"> </w:t>
      </w:r>
      <w:r w:rsidRPr="008502D9">
        <w:rPr>
          <w:rtl/>
        </w:rPr>
        <w:t>קפדני</w:t>
      </w:r>
      <w:r w:rsidR="00451963">
        <w:rPr>
          <w:rtl/>
        </w:rPr>
        <w:t>,</w:t>
      </w:r>
      <w:r w:rsidRPr="008502D9">
        <w:rPr>
          <w:rtl/>
          <w:lang w:bidi="ar-SA"/>
        </w:rPr>
        <w:t xml:space="preserve"> </w:t>
      </w:r>
      <w:r w:rsidRPr="008502D9">
        <w:rPr>
          <w:rtl/>
        </w:rPr>
        <w:t>עלולות</w:t>
      </w:r>
      <w:r w:rsidRPr="008502D9">
        <w:rPr>
          <w:rtl/>
          <w:lang w:bidi="ar-SA"/>
        </w:rPr>
        <w:t xml:space="preserve"> </w:t>
      </w:r>
      <w:r w:rsidRPr="008502D9">
        <w:rPr>
          <w:rtl/>
        </w:rPr>
        <w:t>להידרדר</w:t>
      </w:r>
      <w:r w:rsidRPr="008502D9">
        <w:rPr>
          <w:rtl/>
          <w:lang w:bidi="ar-SA"/>
        </w:rPr>
        <w:t xml:space="preserve"> </w:t>
      </w:r>
      <w:r w:rsidRPr="008502D9">
        <w:rPr>
          <w:rtl/>
        </w:rPr>
        <w:t>לחוסר</w:t>
      </w:r>
      <w:r w:rsidRPr="008502D9">
        <w:rPr>
          <w:rtl/>
          <w:lang w:bidi="ar-SA"/>
        </w:rPr>
        <w:t xml:space="preserve"> </w:t>
      </w:r>
      <w:r w:rsidRPr="008502D9">
        <w:rPr>
          <w:rtl/>
        </w:rPr>
        <w:t>סמכות</w:t>
      </w:r>
      <w:r w:rsidRPr="008502D9">
        <w:rPr>
          <w:rtl/>
          <w:lang w:bidi="ar-SA"/>
        </w:rPr>
        <w:t xml:space="preserve"> </w:t>
      </w:r>
      <w:r w:rsidRPr="008502D9">
        <w:rPr>
          <w:rtl/>
        </w:rPr>
        <w:t>ולה</w:t>
      </w:r>
      <w:r w:rsidR="00DE489E">
        <w:rPr>
          <w:rFonts w:hint="cs"/>
          <w:rtl/>
        </w:rPr>
        <w:t>י</w:t>
      </w:r>
      <w:r w:rsidRPr="008502D9">
        <w:rPr>
          <w:rtl/>
        </w:rPr>
        <w:t>חלשות</w:t>
      </w:r>
      <w:r w:rsidRPr="008502D9">
        <w:rPr>
          <w:rtl/>
          <w:lang w:bidi="ar-SA"/>
        </w:rPr>
        <w:t xml:space="preserve"> </w:t>
      </w:r>
      <w:r w:rsidRPr="008502D9">
        <w:rPr>
          <w:rtl/>
        </w:rPr>
        <w:t>הלמידה</w:t>
      </w:r>
      <w:r w:rsidRPr="008502D9">
        <w:rPr>
          <w:rtl/>
          <w:lang w:bidi="ar-SA"/>
        </w:rPr>
        <w:t xml:space="preserve"> </w:t>
      </w:r>
      <w:r w:rsidRPr="008502D9">
        <w:rPr>
          <w:rtl/>
        </w:rPr>
        <w:t>האקדמית בזמן שהיא כל כך נחוצה לילד לפי הספרות בשביעון השלישי זהו הרגע בו החשיבה מתפתחת ומכה שורש בישות באדם</w:t>
      </w:r>
      <w:r w:rsidR="00FF0B2A">
        <w:rPr>
          <w:rFonts w:hint="cs"/>
          <w:rtl/>
        </w:rPr>
        <w:t xml:space="preserve"> </w:t>
      </w:r>
      <w:r w:rsidRPr="008502D9">
        <w:rPr>
          <w:rtl/>
        </w:rPr>
        <w:t>(</w:t>
      </w:r>
      <w:r w:rsidR="004E14AE" w:rsidRPr="004E14AE">
        <w:t xml:space="preserve">Steiner, </w:t>
      </w:r>
      <w:r w:rsidR="00703DA3">
        <w:t>2020</w:t>
      </w:r>
      <w:r w:rsidRPr="008502D9">
        <w:rPr>
          <w:rtl/>
        </w:rPr>
        <w:t>)</w:t>
      </w:r>
      <w:r w:rsidR="00FF0B2A">
        <w:rPr>
          <w:rFonts w:hint="cs"/>
          <w:rtl/>
        </w:rPr>
        <w:t>.</w:t>
      </w:r>
    </w:p>
    <w:p w14:paraId="743288E5" w14:textId="13F68DA6" w:rsidR="00B16A5A" w:rsidRPr="008502D9" w:rsidRDefault="00B16A5A" w:rsidP="009A6C93">
      <w:pPr>
        <w:pStyle w:val="3"/>
      </w:pPr>
      <w:bookmarkStart w:id="88" w:name="_Toc239109244"/>
      <w:r w:rsidRPr="008502D9">
        <w:rPr>
          <w:rtl/>
          <w:lang w:bidi="he-IL"/>
        </w:rPr>
        <w:t>נרטיב</w:t>
      </w:r>
      <w:r w:rsidRPr="008502D9">
        <w:rPr>
          <w:rtl/>
        </w:rPr>
        <w:t xml:space="preserve"> </w:t>
      </w:r>
      <w:r w:rsidRPr="008502D9">
        <w:rPr>
          <w:rtl/>
          <w:lang w:bidi="he-IL"/>
        </w:rPr>
        <w:t>מוסדי</w:t>
      </w:r>
      <w:r w:rsidR="00451963">
        <w:rPr>
          <w:rtl/>
          <w:lang w:bidi="he-IL"/>
        </w:rPr>
        <w:t>,</w:t>
      </w:r>
      <w:r w:rsidRPr="008502D9">
        <w:rPr>
          <w:rtl/>
        </w:rPr>
        <w:t xml:space="preserve"> </w:t>
      </w:r>
      <w:r w:rsidRPr="008502D9">
        <w:rPr>
          <w:rtl/>
          <w:lang w:bidi="he-IL"/>
        </w:rPr>
        <w:t>רב</w:t>
      </w:r>
      <w:r w:rsidRPr="008502D9">
        <w:rPr>
          <w:rtl/>
        </w:rPr>
        <w:t>-</w:t>
      </w:r>
      <w:r w:rsidRPr="008502D9">
        <w:rPr>
          <w:rtl/>
          <w:lang w:bidi="he-IL"/>
        </w:rPr>
        <w:t>תרבותיות</w:t>
      </w:r>
      <w:r w:rsidRPr="008502D9">
        <w:rPr>
          <w:rtl/>
        </w:rPr>
        <w:t xml:space="preserve"> </w:t>
      </w:r>
      <w:r w:rsidRPr="008502D9">
        <w:rPr>
          <w:rtl/>
          <w:lang w:bidi="he-IL"/>
        </w:rPr>
        <w:t>ולאומיות</w:t>
      </w:r>
      <w:r w:rsidRPr="008502D9">
        <w:rPr>
          <w:rtl/>
        </w:rPr>
        <w:t>-</w:t>
      </w:r>
      <w:r w:rsidRPr="008502D9">
        <w:rPr>
          <w:rtl/>
          <w:lang w:bidi="he-IL"/>
        </w:rPr>
        <w:t>ציונית</w:t>
      </w:r>
      <w:bookmarkEnd w:id="88"/>
    </w:p>
    <w:p w14:paraId="51BAA024" w14:textId="6E3178F4" w:rsidR="00B16A5A" w:rsidRPr="008502D9" w:rsidRDefault="00B16A5A" w:rsidP="00B16A5A">
      <w:r w:rsidRPr="008502D9">
        <w:rPr>
          <w:rtl/>
        </w:rPr>
        <w:t>הספרות</w:t>
      </w:r>
      <w:r w:rsidRPr="008502D9">
        <w:rPr>
          <w:rtl/>
          <w:lang w:bidi="ar-SA"/>
        </w:rPr>
        <w:t xml:space="preserve"> </w:t>
      </w:r>
      <w:r w:rsidRPr="008502D9">
        <w:rPr>
          <w:rtl/>
        </w:rPr>
        <w:t>המחקרית</w:t>
      </w:r>
      <w:r w:rsidRPr="008502D9">
        <w:rPr>
          <w:rtl/>
          <w:lang w:bidi="ar-SA"/>
        </w:rPr>
        <w:t xml:space="preserve"> </w:t>
      </w:r>
      <w:r w:rsidRPr="008502D9">
        <w:rPr>
          <w:rtl/>
        </w:rPr>
        <w:t>מתארת</w:t>
      </w:r>
      <w:r w:rsidRPr="008502D9">
        <w:rPr>
          <w:rtl/>
          <w:lang w:bidi="ar-SA"/>
        </w:rPr>
        <w:t xml:space="preserve"> </w:t>
      </w:r>
      <w:r w:rsidRPr="008502D9">
        <w:rPr>
          <w:rtl/>
        </w:rPr>
        <w:t>את</w:t>
      </w:r>
      <w:r w:rsidRPr="008502D9">
        <w:rPr>
          <w:rtl/>
          <w:lang w:bidi="ar-SA"/>
        </w:rPr>
        <w:t xml:space="preserve"> </w:t>
      </w:r>
      <w:r w:rsidRPr="008502D9">
        <w:rPr>
          <w:rtl/>
        </w:rPr>
        <w:t>בוגרי</w:t>
      </w:r>
      <w:r w:rsidR="00366D28">
        <w:rPr>
          <w:rFonts w:hint="cs"/>
          <w:rtl/>
        </w:rPr>
        <w:t xml:space="preserve"> ובוגרות</w:t>
      </w:r>
      <w:r w:rsidRPr="008502D9">
        <w:rPr>
          <w:rtl/>
          <w:lang w:bidi="ar-SA"/>
        </w:rPr>
        <w:t xml:space="preserve"> </w:t>
      </w:r>
      <w:r w:rsidRPr="008502D9">
        <w:rPr>
          <w:rtl/>
        </w:rPr>
        <w:t>ולדורף</w:t>
      </w:r>
      <w:r w:rsidRPr="008502D9">
        <w:rPr>
          <w:rtl/>
          <w:lang w:bidi="ar-SA"/>
        </w:rPr>
        <w:t xml:space="preserve"> </w:t>
      </w:r>
      <w:r w:rsidRPr="008502D9">
        <w:rPr>
          <w:rtl/>
        </w:rPr>
        <w:t>כ</w:t>
      </w:r>
      <w:r w:rsidRPr="008502D9">
        <w:rPr>
          <w:rtl/>
          <w:lang w:bidi="ar-SA"/>
        </w:rPr>
        <w:t>"</w:t>
      </w:r>
      <w:r w:rsidRPr="008502D9">
        <w:rPr>
          <w:rtl/>
        </w:rPr>
        <w:t>אזרחים</w:t>
      </w:r>
      <w:r w:rsidRPr="008502D9">
        <w:rPr>
          <w:rtl/>
          <w:lang w:bidi="ar-SA"/>
        </w:rPr>
        <w:t xml:space="preserve"> </w:t>
      </w:r>
      <w:r w:rsidRPr="008502D9">
        <w:rPr>
          <w:rtl/>
        </w:rPr>
        <w:t>גלובליים</w:t>
      </w:r>
      <w:r w:rsidRPr="008502D9">
        <w:rPr>
          <w:rtl/>
          <w:lang w:bidi="ar-SA"/>
        </w:rPr>
        <w:t xml:space="preserve">" </w:t>
      </w:r>
      <w:r w:rsidRPr="008502D9">
        <w:rPr>
          <w:rtl/>
        </w:rPr>
        <w:t>המגלים</w:t>
      </w:r>
      <w:r w:rsidRPr="008502D9">
        <w:rPr>
          <w:rtl/>
          <w:lang w:bidi="ar-SA"/>
        </w:rPr>
        <w:t xml:space="preserve"> </w:t>
      </w:r>
      <w:r w:rsidRPr="008502D9">
        <w:rPr>
          <w:rtl/>
        </w:rPr>
        <w:t>עניין</w:t>
      </w:r>
      <w:r w:rsidRPr="008502D9">
        <w:rPr>
          <w:rtl/>
          <w:lang w:bidi="ar-SA"/>
        </w:rPr>
        <w:t xml:space="preserve"> </w:t>
      </w:r>
      <w:r w:rsidRPr="008502D9">
        <w:rPr>
          <w:rtl/>
        </w:rPr>
        <w:t>רב</w:t>
      </w:r>
      <w:r w:rsidRPr="008502D9">
        <w:rPr>
          <w:rtl/>
          <w:lang w:bidi="ar-SA"/>
        </w:rPr>
        <w:t xml:space="preserve"> </w:t>
      </w:r>
      <w:r w:rsidRPr="008502D9">
        <w:rPr>
          <w:rtl/>
        </w:rPr>
        <w:t>יותר</w:t>
      </w:r>
      <w:r w:rsidRPr="008502D9">
        <w:rPr>
          <w:rtl/>
          <w:lang w:bidi="ar-SA"/>
        </w:rPr>
        <w:t xml:space="preserve"> </w:t>
      </w:r>
      <w:r w:rsidRPr="008502D9">
        <w:rPr>
          <w:rtl/>
        </w:rPr>
        <w:t>בדעות</w:t>
      </w:r>
      <w:r w:rsidRPr="008502D9">
        <w:rPr>
          <w:rtl/>
          <w:lang w:bidi="ar-SA"/>
        </w:rPr>
        <w:t xml:space="preserve"> </w:t>
      </w:r>
      <w:r w:rsidRPr="008502D9">
        <w:rPr>
          <w:rtl/>
        </w:rPr>
        <w:t>מגוונות</w:t>
      </w:r>
      <w:r w:rsidR="00451963">
        <w:rPr>
          <w:rtl/>
        </w:rPr>
        <w:t>,</w:t>
      </w:r>
      <w:r w:rsidRPr="008502D9">
        <w:rPr>
          <w:rtl/>
          <w:lang w:bidi="ar-SA"/>
        </w:rPr>
        <w:t xml:space="preserve"> </w:t>
      </w:r>
      <w:r w:rsidRPr="008502D9">
        <w:rPr>
          <w:rtl/>
        </w:rPr>
        <w:t>בתרבויות</w:t>
      </w:r>
      <w:r w:rsidRPr="008502D9">
        <w:rPr>
          <w:rtl/>
          <w:lang w:bidi="ar-SA"/>
        </w:rPr>
        <w:t xml:space="preserve"> </w:t>
      </w:r>
      <w:r w:rsidRPr="008502D9">
        <w:rPr>
          <w:rtl/>
        </w:rPr>
        <w:t>אחרות</w:t>
      </w:r>
      <w:r w:rsidRPr="008502D9">
        <w:rPr>
          <w:rtl/>
          <w:lang w:bidi="ar-SA"/>
        </w:rPr>
        <w:t xml:space="preserve"> </w:t>
      </w:r>
      <w:r w:rsidRPr="008502D9">
        <w:rPr>
          <w:rtl/>
        </w:rPr>
        <w:t>ובסוגיות</w:t>
      </w:r>
      <w:r w:rsidRPr="008502D9">
        <w:rPr>
          <w:rtl/>
          <w:lang w:bidi="ar-SA"/>
        </w:rPr>
        <w:t xml:space="preserve"> </w:t>
      </w:r>
      <w:r w:rsidRPr="008502D9">
        <w:rPr>
          <w:rtl/>
        </w:rPr>
        <w:t>של</w:t>
      </w:r>
      <w:r w:rsidRPr="008502D9">
        <w:rPr>
          <w:rtl/>
          <w:lang w:bidi="ar-SA"/>
        </w:rPr>
        <w:t xml:space="preserve"> </w:t>
      </w:r>
      <w:r w:rsidRPr="008502D9">
        <w:rPr>
          <w:rtl/>
        </w:rPr>
        <w:t>צדק</w:t>
      </w:r>
      <w:r w:rsidRPr="008502D9">
        <w:rPr>
          <w:rtl/>
          <w:lang w:bidi="ar-SA"/>
        </w:rPr>
        <w:t xml:space="preserve"> </w:t>
      </w:r>
      <w:r w:rsidRPr="008502D9">
        <w:rPr>
          <w:rtl/>
        </w:rPr>
        <w:t>חברתי</w:t>
      </w:r>
      <w:r w:rsidRPr="008502D9">
        <w:rPr>
          <w:rtl/>
          <w:lang w:bidi="ar-SA"/>
        </w:rPr>
        <w:t xml:space="preserve"> (</w:t>
      </w:r>
      <w:r w:rsidR="00FF0B2A">
        <w:rPr>
          <w:lang w:bidi="ar-SA"/>
        </w:rPr>
        <w:t>Oberman, 2008</w:t>
      </w:r>
      <w:r w:rsidR="002A19BE">
        <w:rPr>
          <w:lang w:bidi="ar-SA"/>
        </w:rPr>
        <w:t>a</w:t>
      </w:r>
      <w:r w:rsidRPr="008502D9">
        <w:rPr>
          <w:rtl/>
          <w:lang w:bidi="ar-SA"/>
        </w:rPr>
        <w:t xml:space="preserve">). </w:t>
      </w:r>
      <w:r w:rsidRPr="008502D9">
        <w:rPr>
          <w:rtl/>
        </w:rPr>
        <w:t>עם</w:t>
      </w:r>
      <w:r w:rsidRPr="008502D9">
        <w:rPr>
          <w:rtl/>
          <w:lang w:bidi="ar-SA"/>
        </w:rPr>
        <w:t xml:space="preserve"> </w:t>
      </w:r>
      <w:r w:rsidRPr="008502D9">
        <w:rPr>
          <w:rtl/>
        </w:rPr>
        <w:t>זאת</w:t>
      </w:r>
      <w:r w:rsidR="00451963">
        <w:rPr>
          <w:rtl/>
        </w:rPr>
        <w:t>,</w:t>
      </w:r>
      <w:r w:rsidRPr="008502D9">
        <w:rPr>
          <w:rtl/>
          <w:lang w:bidi="ar-SA"/>
        </w:rPr>
        <w:t xml:space="preserve"> </w:t>
      </w:r>
      <w:r w:rsidRPr="008502D9">
        <w:rPr>
          <w:rtl/>
        </w:rPr>
        <w:t>ממצאי</w:t>
      </w:r>
      <w:r w:rsidRPr="008502D9">
        <w:rPr>
          <w:rtl/>
          <w:lang w:bidi="ar-SA"/>
        </w:rPr>
        <w:t xml:space="preserve"> </w:t>
      </w:r>
      <w:r w:rsidRPr="008502D9">
        <w:rPr>
          <w:rtl/>
        </w:rPr>
        <w:t>השטח</w:t>
      </w:r>
      <w:r w:rsidRPr="008502D9">
        <w:rPr>
          <w:rtl/>
          <w:lang w:bidi="ar-SA"/>
        </w:rPr>
        <w:t xml:space="preserve"> </w:t>
      </w:r>
      <w:r w:rsidRPr="008502D9">
        <w:rPr>
          <w:rtl/>
        </w:rPr>
        <w:t>חושפים</w:t>
      </w:r>
      <w:r w:rsidRPr="008502D9">
        <w:rPr>
          <w:rtl/>
          <w:lang w:bidi="ar-SA"/>
        </w:rPr>
        <w:t xml:space="preserve"> </w:t>
      </w:r>
      <w:r w:rsidRPr="008502D9">
        <w:rPr>
          <w:rtl/>
        </w:rPr>
        <w:t>פער</w:t>
      </w:r>
      <w:r w:rsidRPr="008502D9">
        <w:rPr>
          <w:rtl/>
          <w:lang w:bidi="ar-SA"/>
        </w:rPr>
        <w:t xml:space="preserve"> </w:t>
      </w:r>
      <w:r w:rsidRPr="008502D9">
        <w:rPr>
          <w:rtl/>
        </w:rPr>
        <w:t>תרבותי</w:t>
      </w:r>
      <w:r w:rsidRPr="008502D9">
        <w:rPr>
          <w:rtl/>
          <w:lang w:bidi="ar-SA"/>
        </w:rPr>
        <w:t>-</w:t>
      </w:r>
      <w:r w:rsidRPr="008502D9">
        <w:rPr>
          <w:rtl/>
        </w:rPr>
        <w:t>פוליטי</w:t>
      </w:r>
      <w:r w:rsidRPr="008502D9">
        <w:rPr>
          <w:rtl/>
          <w:lang w:bidi="ar-SA"/>
        </w:rPr>
        <w:t xml:space="preserve"> </w:t>
      </w:r>
      <w:r w:rsidRPr="008502D9">
        <w:rPr>
          <w:rtl/>
        </w:rPr>
        <w:t>עמוק</w:t>
      </w:r>
      <w:r w:rsidRPr="008502D9">
        <w:rPr>
          <w:rtl/>
          <w:lang w:bidi="ar-SA"/>
        </w:rPr>
        <w:t xml:space="preserve"> </w:t>
      </w:r>
      <w:r w:rsidRPr="008502D9">
        <w:rPr>
          <w:rtl/>
        </w:rPr>
        <w:t>בין</w:t>
      </w:r>
      <w:r w:rsidRPr="008502D9">
        <w:rPr>
          <w:rtl/>
          <w:lang w:bidi="ar-SA"/>
        </w:rPr>
        <w:t xml:space="preserve"> </w:t>
      </w:r>
      <w:r w:rsidRPr="008502D9">
        <w:rPr>
          <w:rtl/>
        </w:rPr>
        <w:t>השאיפה</w:t>
      </w:r>
      <w:r w:rsidRPr="008502D9">
        <w:rPr>
          <w:rtl/>
          <w:lang w:bidi="ar-SA"/>
        </w:rPr>
        <w:t xml:space="preserve"> </w:t>
      </w:r>
      <w:r w:rsidRPr="008502D9">
        <w:rPr>
          <w:rtl/>
        </w:rPr>
        <w:t>האוניברסלית</w:t>
      </w:r>
      <w:r w:rsidRPr="008502D9">
        <w:rPr>
          <w:rtl/>
          <w:lang w:bidi="ar-SA"/>
        </w:rPr>
        <w:t xml:space="preserve"> </w:t>
      </w:r>
      <w:r w:rsidRPr="008502D9">
        <w:rPr>
          <w:rtl/>
        </w:rPr>
        <w:t>של</w:t>
      </w:r>
      <w:r w:rsidRPr="008502D9">
        <w:rPr>
          <w:rtl/>
          <w:lang w:bidi="ar-SA"/>
        </w:rPr>
        <w:t xml:space="preserve"> </w:t>
      </w:r>
      <w:r w:rsidRPr="008502D9">
        <w:rPr>
          <w:rtl/>
        </w:rPr>
        <w:t>השיטה</w:t>
      </w:r>
      <w:r w:rsidRPr="008502D9">
        <w:rPr>
          <w:rtl/>
          <w:lang w:bidi="ar-SA"/>
        </w:rPr>
        <w:t xml:space="preserve"> </w:t>
      </w:r>
      <w:r w:rsidRPr="008502D9">
        <w:rPr>
          <w:rtl/>
        </w:rPr>
        <w:t>לבין</w:t>
      </w:r>
      <w:r w:rsidRPr="008502D9">
        <w:rPr>
          <w:rtl/>
          <w:lang w:bidi="ar-SA"/>
        </w:rPr>
        <w:t xml:space="preserve"> </w:t>
      </w:r>
      <w:r w:rsidRPr="008502D9">
        <w:rPr>
          <w:rtl/>
        </w:rPr>
        <w:t>היישום</w:t>
      </w:r>
      <w:r w:rsidRPr="008502D9">
        <w:rPr>
          <w:rtl/>
          <w:lang w:bidi="ar-SA"/>
        </w:rPr>
        <w:t xml:space="preserve"> </w:t>
      </w:r>
      <w:r w:rsidRPr="008502D9">
        <w:rPr>
          <w:rtl/>
        </w:rPr>
        <w:t>המגזרי</w:t>
      </w:r>
      <w:r w:rsidRPr="008502D9">
        <w:rPr>
          <w:rtl/>
          <w:lang w:bidi="ar-SA"/>
        </w:rPr>
        <w:t xml:space="preserve"> </w:t>
      </w:r>
      <w:r w:rsidRPr="008502D9">
        <w:rPr>
          <w:rtl/>
        </w:rPr>
        <w:t>שלה</w:t>
      </w:r>
      <w:r w:rsidRPr="008502D9">
        <w:rPr>
          <w:rtl/>
          <w:lang w:bidi="ar-SA"/>
        </w:rPr>
        <w:t xml:space="preserve"> </w:t>
      </w:r>
      <w:r w:rsidRPr="008502D9">
        <w:rPr>
          <w:rtl/>
        </w:rPr>
        <w:t>במציאות</w:t>
      </w:r>
      <w:r w:rsidRPr="008502D9">
        <w:rPr>
          <w:rtl/>
          <w:lang w:bidi="ar-SA"/>
        </w:rPr>
        <w:t xml:space="preserve"> </w:t>
      </w:r>
      <w:r w:rsidRPr="008502D9">
        <w:rPr>
          <w:rtl/>
        </w:rPr>
        <w:t>הישראלית</w:t>
      </w:r>
      <w:r w:rsidRPr="008502D9">
        <w:rPr>
          <w:rtl/>
          <w:lang w:bidi="ar-SA"/>
        </w:rPr>
        <w:t xml:space="preserve">. </w:t>
      </w:r>
      <w:r w:rsidR="00F376A6">
        <w:rPr>
          <w:rtl/>
        </w:rPr>
        <w:t>ע'</w:t>
      </w:r>
      <w:r w:rsidR="00451963">
        <w:rPr>
          <w:rtl/>
        </w:rPr>
        <w:t>,</w:t>
      </w:r>
      <w:r w:rsidRPr="008502D9">
        <w:rPr>
          <w:rtl/>
          <w:lang w:bidi="ar-SA"/>
        </w:rPr>
        <w:t xml:space="preserve"> </w:t>
      </w:r>
      <w:r w:rsidRPr="008502D9">
        <w:rPr>
          <w:rtl/>
        </w:rPr>
        <w:t>המחנך</w:t>
      </w:r>
      <w:r w:rsidRPr="008502D9">
        <w:rPr>
          <w:rtl/>
          <w:lang w:bidi="ar-SA"/>
        </w:rPr>
        <w:t xml:space="preserve"> </w:t>
      </w:r>
      <w:r w:rsidRPr="008502D9">
        <w:rPr>
          <w:rtl/>
        </w:rPr>
        <w:t>את</w:t>
      </w:r>
      <w:r w:rsidRPr="008502D9">
        <w:rPr>
          <w:rtl/>
          <w:lang w:bidi="ar-SA"/>
        </w:rPr>
        <w:t xml:space="preserve"> </w:t>
      </w:r>
      <w:r w:rsidRPr="008502D9">
        <w:rPr>
          <w:rtl/>
        </w:rPr>
        <w:t>בתו</w:t>
      </w:r>
      <w:r w:rsidRPr="008502D9">
        <w:rPr>
          <w:rtl/>
          <w:lang w:bidi="ar-SA"/>
        </w:rPr>
        <w:t xml:space="preserve"> </w:t>
      </w:r>
      <w:r w:rsidRPr="008502D9">
        <w:rPr>
          <w:rtl/>
        </w:rPr>
        <w:t>המחזיקה</w:t>
      </w:r>
      <w:r w:rsidRPr="008502D9">
        <w:rPr>
          <w:rtl/>
          <w:lang w:bidi="ar-SA"/>
        </w:rPr>
        <w:t xml:space="preserve"> </w:t>
      </w:r>
      <w:r w:rsidRPr="008502D9">
        <w:rPr>
          <w:rtl/>
        </w:rPr>
        <w:t>בזהות</w:t>
      </w:r>
      <w:r w:rsidRPr="008502D9">
        <w:rPr>
          <w:rtl/>
          <w:lang w:bidi="ar-SA"/>
        </w:rPr>
        <w:t xml:space="preserve"> </w:t>
      </w:r>
      <w:r w:rsidRPr="008502D9">
        <w:rPr>
          <w:rtl/>
        </w:rPr>
        <w:t>דו</w:t>
      </w:r>
      <w:r w:rsidRPr="008502D9">
        <w:rPr>
          <w:rtl/>
          <w:lang w:bidi="ar-SA"/>
        </w:rPr>
        <w:t>-</w:t>
      </w:r>
      <w:r w:rsidRPr="008502D9">
        <w:rPr>
          <w:rtl/>
        </w:rPr>
        <w:t>לאומית</w:t>
      </w:r>
      <w:r w:rsidRPr="008502D9">
        <w:rPr>
          <w:rtl/>
          <w:lang w:bidi="ar-SA"/>
        </w:rPr>
        <w:t xml:space="preserve"> (</w:t>
      </w:r>
      <w:r w:rsidRPr="008502D9">
        <w:rPr>
          <w:rtl/>
        </w:rPr>
        <w:t>פלסטינית</w:t>
      </w:r>
      <w:r w:rsidRPr="008502D9">
        <w:rPr>
          <w:rtl/>
          <w:lang w:bidi="ar-SA"/>
        </w:rPr>
        <w:t>-</w:t>
      </w:r>
      <w:r w:rsidRPr="008502D9">
        <w:rPr>
          <w:rtl/>
        </w:rPr>
        <w:t>ישראלית</w:t>
      </w:r>
      <w:r w:rsidRPr="008502D9">
        <w:rPr>
          <w:rtl/>
          <w:lang w:bidi="ar-SA"/>
        </w:rPr>
        <w:t>)</w:t>
      </w:r>
      <w:r w:rsidR="00451963">
        <w:rPr>
          <w:rtl/>
        </w:rPr>
        <w:t>,</w:t>
      </w:r>
      <w:r w:rsidRPr="008502D9">
        <w:rPr>
          <w:rtl/>
          <w:lang w:bidi="ar-SA"/>
        </w:rPr>
        <w:t xml:space="preserve"> </w:t>
      </w:r>
      <w:r w:rsidRPr="008502D9">
        <w:rPr>
          <w:rtl/>
        </w:rPr>
        <w:t>חושף</w:t>
      </w:r>
      <w:r w:rsidRPr="008502D9">
        <w:rPr>
          <w:rtl/>
          <w:lang w:bidi="ar-SA"/>
        </w:rPr>
        <w:t xml:space="preserve"> </w:t>
      </w:r>
      <w:r w:rsidRPr="008502D9">
        <w:rPr>
          <w:rtl/>
        </w:rPr>
        <w:t>כי</w:t>
      </w:r>
      <w:r w:rsidRPr="008502D9">
        <w:rPr>
          <w:rtl/>
          <w:lang w:bidi="ar-SA"/>
        </w:rPr>
        <w:t xml:space="preserve"> </w:t>
      </w:r>
      <w:r w:rsidRPr="008502D9">
        <w:rPr>
          <w:rtl/>
        </w:rPr>
        <w:t>על</w:t>
      </w:r>
      <w:r w:rsidRPr="008502D9">
        <w:rPr>
          <w:rtl/>
          <w:lang w:bidi="ar-SA"/>
        </w:rPr>
        <w:t xml:space="preserve"> </w:t>
      </w:r>
      <w:r w:rsidRPr="008502D9">
        <w:rPr>
          <w:rtl/>
        </w:rPr>
        <w:t>אף</w:t>
      </w:r>
      <w:r w:rsidRPr="008502D9">
        <w:rPr>
          <w:rtl/>
          <w:lang w:bidi="ar-SA"/>
        </w:rPr>
        <w:t xml:space="preserve"> </w:t>
      </w:r>
      <w:r w:rsidRPr="008502D9">
        <w:rPr>
          <w:rtl/>
        </w:rPr>
        <w:t>הפתיחות</w:t>
      </w:r>
      <w:r w:rsidRPr="008502D9">
        <w:rPr>
          <w:rtl/>
          <w:lang w:bidi="ar-SA"/>
        </w:rPr>
        <w:t xml:space="preserve"> </w:t>
      </w:r>
      <w:r w:rsidRPr="008502D9">
        <w:rPr>
          <w:rtl/>
        </w:rPr>
        <w:t>הרוחנית</w:t>
      </w:r>
      <w:r w:rsidRPr="008502D9">
        <w:rPr>
          <w:rtl/>
          <w:lang w:bidi="ar-SA"/>
        </w:rPr>
        <w:t xml:space="preserve"> </w:t>
      </w:r>
      <w:r w:rsidRPr="008502D9">
        <w:rPr>
          <w:rtl/>
        </w:rPr>
        <w:t>המוצהרת</w:t>
      </w:r>
      <w:r w:rsidR="00451963">
        <w:rPr>
          <w:rtl/>
        </w:rPr>
        <w:t>,</w:t>
      </w:r>
      <w:r w:rsidRPr="008502D9">
        <w:rPr>
          <w:rtl/>
          <w:lang w:bidi="ar-SA"/>
        </w:rPr>
        <w:t xml:space="preserve"> </w:t>
      </w:r>
      <w:r w:rsidRPr="008502D9">
        <w:rPr>
          <w:rtl/>
        </w:rPr>
        <w:t>בתי</w:t>
      </w:r>
      <w:r w:rsidRPr="008502D9">
        <w:rPr>
          <w:rtl/>
          <w:lang w:bidi="ar-SA"/>
        </w:rPr>
        <w:t xml:space="preserve"> </w:t>
      </w:r>
      <w:r w:rsidRPr="008502D9">
        <w:rPr>
          <w:rtl/>
        </w:rPr>
        <w:t>הספר</w:t>
      </w:r>
      <w:r w:rsidRPr="008502D9">
        <w:rPr>
          <w:rtl/>
          <w:lang w:bidi="ar-SA"/>
        </w:rPr>
        <w:t xml:space="preserve"> </w:t>
      </w:r>
      <w:r w:rsidRPr="008502D9">
        <w:rPr>
          <w:rtl/>
        </w:rPr>
        <w:t>בארץ</w:t>
      </w:r>
      <w:r w:rsidRPr="008502D9">
        <w:rPr>
          <w:rtl/>
          <w:lang w:bidi="ar-SA"/>
        </w:rPr>
        <w:t xml:space="preserve"> </w:t>
      </w:r>
      <w:r w:rsidRPr="008502D9">
        <w:rPr>
          <w:rtl/>
        </w:rPr>
        <w:t>נותרו</w:t>
      </w:r>
      <w:r w:rsidRPr="008502D9">
        <w:rPr>
          <w:rtl/>
          <w:lang w:bidi="ar-SA"/>
        </w:rPr>
        <w:t xml:space="preserve"> </w:t>
      </w:r>
      <w:r w:rsidRPr="008502D9">
        <w:rPr>
          <w:rtl/>
        </w:rPr>
        <w:t>מעוגנים בנרטיב</w:t>
      </w:r>
      <w:r w:rsidRPr="008502D9">
        <w:rPr>
          <w:rtl/>
          <w:lang w:bidi="ar-SA"/>
        </w:rPr>
        <w:t xml:space="preserve"> </w:t>
      </w:r>
      <w:r w:rsidRPr="008502D9">
        <w:rPr>
          <w:rtl/>
        </w:rPr>
        <w:t>ציוני</w:t>
      </w:r>
      <w:r w:rsidRPr="008502D9">
        <w:rPr>
          <w:rtl/>
          <w:lang w:bidi="ar-SA"/>
        </w:rPr>
        <w:t>-</w:t>
      </w:r>
      <w:r w:rsidRPr="008502D9">
        <w:rPr>
          <w:rtl/>
        </w:rPr>
        <w:t>ישראלי</w:t>
      </w:r>
      <w:r w:rsidRPr="008502D9">
        <w:rPr>
          <w:rtl/>
          <w:lang w:bidi="ar-SA"/>
        </w:rPr>
        <w:t xml:space="preserve"> </w:t>
      </w:r>
      <w:r w:rsidRPr="008502D9">
        <w:rPr>
          <w:rtl/>
        </w:rPr>
        <w:t>יהודי</w:t>
      </w:r>
      <w:r w:rsidRPr="008502D9">
        <w:rPr>
          <w:rtl/>
          <w:lang w:bidi="ar-SA"/>
        </w:rPr>
        <w:t xml:space="preserve"> </w:t>
      </w:r>
      <w:r w:rsidRPr="008502D9">
        <w:rPr>
          <w:rtl/>
        </w:rPr>
        <w:t>חד</w:t>
      </w:r>
      <w:r w:rsidRPr="008502D9">
        <w:rPr>
          <w:rtl/>
          <w:lang w:bidi="ar-SA"/>
        </w:rPr>
        <w:t>-</w:t>
      </w:r>
      <w:r w:rsidRPr="008502D9">
        <w:rPr>
          <w:rtl/>
        </w:rPr>
        <w:t>ממדי</w:t>
      </w:r>
      <w:r w:rsidRPr="008502D9">
        <w:rPr>
          <w:rtl/>
          <w:lang w:bidi="ar-SA"/>
        </w:rPr>
        <w:t xml:space="preserve">. </w:t>
      </w:r>
      <w:r w:rsidR="006C4482">
        <w:rPr>
          <w:rFonts w:hint="cs"/>
          <w:rtl/>
        </w:rPr>
        <w:t xml:space="preserve">הוא </w:t>
      </w:r>
      <w:r w:rsidRPr="008502D9">
        <w:rPr>
          <w:rtl/>
        </w:rPr>
        <w:t>מצביע</w:t>
      </w:r>
      <w:r w:rsidRPr="008502D9">
        <w:rPr>
          <w:rtl/>
          <w:lang w:bidi="ar-SA"/>
        </w:rPr>
        <w:t xml:space="preserve"> </w:t>
      </w:r>
      <w:r w:rsidRPr="008502D9">
        <w:rPr>
          <w:rtl/>
        </w:rPr>
        <w:t>על</w:t>
      </w:r>
      <w:r w:rsidRPr="008502D9">
        <w:rPr>
          <w:rtl/>
          <w:lang w:bidi="ar-SA"/>
        </w:rPr>
        <w:t xml:space="preserve"> </w:t>
      </w:r>
      <w:r w:rsidRPr="008502D9">
        <w:rPr>
          <w:rtl/>
        </w:rPr>
        <w:t>כך</w:t>
      </w:r>
      <w:r w:rsidRPr="008502D9">
        <w:rPr>
          <w:rtl/>
          <w:lang w:bidi="ar-SA"/>
        </w:rPr>
        <w:t xml:space="preserve"> </w:t>
      </w:r>
      <w:r w:rsidRPr="008502D9">
        <w:rPr>
          <w:rtl/>
        </w:rPr>
        <w:t>שההיסטוריה</w:t>
      </w:r>
      <w:r w:rsidRPr="008502D9">
        <w:rPr>
          <w:rtl/>
          <w:lang w:bidi="ar-SA"/>
        </w:rPr>
        <w:t xml:space="preserve"> </w:t>
      </w:r>
      <w:r w:rsidRPr="008502D9">
        <w:rPr>
          <w:rtl/>
        </w:rPr>
        <w:t>הפלסטינית</w:t>
      </w:r>
      <w:r w:rsidRPr="008502D9">
        <w:rPr>
          <w:rtl/>
          <w:lang w:bidi="ar-SA"/>
        </w:rPr>
        <w:t xml:space="preserve"> </w:t>
      </w:r>
      <w:r w:rsidRPr="008502D9">
        <w:rPr>
          <w:rtl/>
        </w:rPr>
        <w:t>והכאב</w:t>
      </w:r>
      <w:r w:rsidRPr="008502D9">
        <w:rPr>
          <w:rtl/>
          <w:lang w:bidi="ar-SA"/>
        </w:rPr>
        <w:t xml:space="preserve"> </w:t>
      </w:r>
      <w:r w:rsidRPr="008502D9">
        <w:rPr>
          <w:rtl/>
        </w:rPr>
        <w:t>של</w:t>
      </w:r>
      <w:r w:rsidRPr="008502D9">
        <w:rPr>
          <w:rtl/>
          <w:lang w:bidi="ar-SA"/>
        </w:rPr>
        <w:t xml:space="preserve"> </w:t>
      </w:r>
      <w:r w:rsidRPr="008502D9">
        <w:rPr>
          <w:rtl/>
        </w:rPr>
        <w:t>האוכלוסייה</w:t>
      </w:r>
      <w:r w:rsidRPr="008502D9">
        <w:rPr>
          <w:rtl/>
          <w:lang w:bidi="ar-SA"/>
        </w:rPr>
        <w:t xml:space="preserve"> </w:t>
      </w:r>
      <w:r w:rsidRPr="008502D9">
        <w:rPr>
          <w:rtl/>
        </w:rPr>
        <w:t>הערבית</w:t>
      </w:r>
      <w:r w:rsidRPr="008502D9">
        <w:rPr>
          <w:rtl/>
          <w:lang w:bidi="ar-SA"/>
        </w:rPr>
        <w:t xml:space="preserve"> </w:t>
      </w:r>
      <w:r w:rsidRPr="008502D9">
        <w:rPr>
          <w:rtl/>
        </w:rPr>
        <w:t>אינם</w:t>
      </w:r>
      <w:r w:rsidRPr="008502D9">
        <w:rPr>
          <w:rtl/>
          <w:lang w:bidi="ar-SA"/>
        </w:rPr>
        <w:t xml:space="preserve"> </w:t>
      </w:r>
      <w:r w:rsidRPr="008502D9">
        <w:rPr>
          <w:rtl/>
        </w:rPr>
        <w:t>מקבלים</w:t>
      </w:r>
      <w:r w:rsidRPr="008502D9">
        <w:rPr>
          <w:rtl/>
          <w:lang w:bidi="ar-SA"/>
        </w:rPr>
        <w:t xml:space="preserve"> </w:t>
      </w:r>
      <w:r w:rsidRPr="008502D9">
        <w:rPr>
          <w:rtl/>
        </w:rPr>
        <w:t>ביטוי</w:t>
      </w:r>
      <w:r w:rsidRPr="008502D9">
        <w:rPr>
          <w:rtl/>
          <w:lang w:bidi="ar-SA"/>
        </w:rPr>
        <w:t xml:space="preserve"> </w:t>
      </w:r>
      <w:r w:rsidRPr="008502D9">
        <w:rPr>
          <w:rtl/>
        </w:rPr>
        <w:t>במרחב</w:t>
      </w:r>
      <w:r w:rsidRPr="008502D9">
        <w:rPr>
          <w:rtl/>
          <w:lang w:bidi="ar-SA"/>
        </w:rPr>
        <w:t xml:space="preserve"> </w:t>
      </w:r>
      <w:r w:rsidRPr="008502D9">
        <w:rPr>
          <w:rtl/>
        </w:rPr>
        <w:t>הציבורי</w:t>
      </w:r>
      <w:r w:rsidRPr="008502D9">
        <w:rPr>
          <w:rtl/>
          <w:lang w:bidi="ar-SA"/>
        </w:rPr>
        <w:t xml:space="preserve"> </w:t>
      </w:r>
      <w:r w:rsidRPr="008502D9">
        <w:rPr>
          <w:rtl/>
        </w:rPr>
        <w:t>של</w:t>
      </w:r>
      <w:r w:rsidRPr="008502D9">
        <w:rPr>
          <w:rtl/>
          <w:lang w:bidi="ar-SA"/>
        </w:rPr>
        <w:t xml:space="preserve"> </w:t>
      </w:r>
      <w:r w:rsidRPr="008502D9">
        <w:rPr>
          <w:rtl/>
        </w:rPr>
        <w:t>בית</w:t>
      </w:r>
      <w:r w:rsidRPr="008502D9">
        <w:rPr>
          <w:rtl/>
          <w:lang w:bidi="ar-SA"/>
        </w:rPr>
        <w:t xml:space="preserve"> </w:t>
      </w:r>
      <w:r w:rsidRPr="008502D9">
        <w:rPr>
          <w:rtl/>
        </w:rPr>
        <w:t>הספר</w:t>
      </w:r>
      <w:r w:rsidRPr="008502D9">
        <w:rPr>
          <w:rtl/>
          <w:lang w:bidi="ar-SA"/>
        </w:rPr>
        <w:t xml:space="preserve"> (</w:t>
      </w:r>
      <w:r w:rsidRPr="008502D9">
        <w:rPr>
          <w:rtl/>
        </w:rPr>
        <w:t>למשל</w:t>
      </w:r>
      <w:r w:rsidR="00451963">
        <w:rPr>
          <w:rtl/>
        </w:rPr>
        <w:t>,</w:t>
      </w:r>
      <w:r w:rsidRPr="008502D9">
        <w:rPr>
          <w:rtl/>
          <w:lang w:bidi="ar-SA"/>
        </w:rPr>
        <w:t xml:space="preserve"> </w:t>
      </w:r>
      <w:r w:rsidRPr="008502D9">
        <w:rPr>
          <w:rtl/>
        </w:rPr>
        <w:t>סביב</w:t>
      </w:r>
      <w:r w:rsidRPr="008502D9">
        <w:rPr>
          <w:rtl/>
          <w:lang w:bidi="ar-SA"/>
        </w:rPr>
        <w:t xml:space="preserve"> </w:t>
      </w:r>
      <w:r w:rsidRPr="008502D9">
        <w:rPr>
          <w:rtl/>
        </w:rPr>
        <w:t>ימי</w:t>
      </w:r>
      <w:r w:rsidRPr="008502D9">
        <w:rPr>
          <w:rtl/>
          <w:lang w:bidi="ar-SA"/>
        </w:rPr>
        <w:t xml:space="preserve"> </w:t>
      </w:r>
      <w:r w:rsidRPr="008502D9">
        <w:rPr>
          <w:rtl/>
        </w:rPr>
        <w:t>העצמאות</w:t>
      </w:r>
      <w:r w:rsidRPr="008502D9">
        <w:rPr>
          <w:rtl/>
          <w:lang w:bidi="ar-SA"/>
        </w:rPr>
        <w:t xml:space="preserve"> </w:t>
      </w:r>
      <w:r w:rsidRPr="008502D9">
        <w:rPr>
          <w:rtl/>
        </w:rPr>
        <w:t>או</w:t>
      </w:r>
      <w:r w:rsidRPr="008502D9">
        <w:rPr>
          <w:rtl/>
          <w:lang w:bidi="ar-SA"/>
        </w:rPr>
        <w:t xml:space="preserve"> </w:t>
      </w:r>
      <w:r w:rsidRPr="008502D9">
        <w:rPr>
          <w:rtl/>
        </w:rPr>
        <w:t>חגיגות</w:t>
      </w:r>
      <w:r w:rsidRPr="008502D9">
        <w:rPr>
          <w:rtl/>
          <w:lang w:bidi="ar-SA"/>
        </w:rPr>
        <w:t xml:space="preserve"> </w:t>
      </w:r>
      <w:r w:rsidRPr="008502D9">
        <w:rPr>
          <w:rtl/>
        </w:rPr>
        <w:t>לאומיות</w:t>
      </w:r>
      <w:r w:rsidRPr="008502D9">
        <w:rPr>
          <w:rtl/>
          <w:lang w:bidi="ar-SA"/>
        </w:rPr>
        <w:t>)</w:t>
      </w:r>
      <w:r w:rsidR="00451963">
        <w:rPr>
          <w:rtl/>
        </w:rPr>
        <w:t>,</w:t>
      </w:r>
      <w:r w:rsidRPr="008502D9">
        <w:rPr>
          <w:rtl/>
          <w:lang w:bidi="ar-SA"/>
        </w:rPr>
        <w:t xml:space="preserve"> </w:t>
      </w:r>
      <w:r w:rsidRPr="008502D9">
        <w:rPr>
          <w:rtl/>
        </w:rPr>
        <w:t>מה</w:t>
      </w:r>
      <w:r w:rsidRPr="008502D9">
        <w:rPr>
          <w:rtl/>
          <w:lang w:bidi="ar-SA"/>
        </w:rPr>
        <w:t xml:space="preserve"> </w:t>
      </w:r>
      <w:r w:rsidRPr="008502D9">
        <w:rPr>
          <w:rtl/>
        </w:rPr>
        <w:t>שמבלבל</w:t>
      </w:r>
      <w:r w:rsidRPr="008502D9">
        <w:rPr>
          <w:rtl/>
          <w:lang w:bidi="ar-SA"/>
        </w:rPr>
        <w:t xml:space="preserve"> </w:t>
      </w:r>
      <w:r w:rsidRPr="008502D9">
        <w:rPr>
          <w:rtl/>
        </w:rPr>
        <w:t>את</w:t>
      </w:r>
      <w:r w:rsidRPr="008502D9">
        <w:rPr>
          <w:rtl/>
          <w:lang w:bidi="ar-SA"/>
        </w:rPr>
        <w:t xml:space="preserve"> </w:t>
      </w:r>
      <w:r w:rsidRPr="008502D9">
        <w:rPr>
          <w:rtl/>
        </w:rPr>
        <w:t>התלמידים</w:t>
      </w:r>
      <w:r w:rsidRPr="008502D9">
        <w:rPr>
          <w:rtl/>
          <w:lang w:bidi="ar-SA"/>
        </w:rPr>
        <w:t xml:space="preserve"> </w:t>
      </w:r>
      <w:r w:rsidRPr="008502D9">
        <w:rPr>
          <w:rtl/>
        </w:rPr>
        <w:t>הערבים</w:t>
      </w:r>
      <w:r w:rsidRPr="008502D9">
        <w:rPr>
          <w:rtl/>
          <w:lang w:bidi="ar-SA"/>
        </w:rPr>
        <w:t xml:space="preserve"> </w:t>
      </w:r>
      <w:r w:rsidRPr="008502D9">
        <w:rPr>
          <w:rtl/>
        </w:rPr>
        <w:t>במערכת</w:t>
      </w:r>
      <w:r w:rsidRPr="008502D9">
        <w:rPr>
          <w:rtl/>
          <w:lang w:bidi="ar-SA"/>
        </w:rPr>
        <w:t xml:space="preserve"> </w:t>
      </w:r>
      <w:r w:rsidRPr="008502D9">
        <w:rPr>
          <w:rtl/>
        </w:rPr>
        <w:t>ומותיר</w:t>
      </w:r>
      <w:r w:rsidRPr="008502D9">
        <w:rPr>
          <w:rtl/>
          <w:lang w:bidi="ar-SA"/>
        </w:rPr>
        <w:t xml:space="preserve"> </w:t>
      </w:r>
      <w:r w:rsidRPr="008502D9">
        <w:rPr>
          <w:rtl/>
        </w:rPr>
        <w:t>אותם</w:t>
      </w:r>
      <w:r w:rsidRPr="008502D9">
        <w:rPr>
          <w:rtl/>
          <w:lang w:bidi="ar-SA"/>
        </w:rPr>
        <w:t xml:space="preserve"> </w:t>
      </w:r>
      <w:r w:rsidRPr="008502D9">
        <w:rPr>
          <w:rtl/>
        </w:rPr>
        <w:t>מנותקים</w:t>
      </w:r>
      <w:r w:rsidRPr="008502D9">
        <w:rPr>
          <w:rtl/>
          <w:lang w:bidi="ar-SA"/>
        </w:rPr>
        <w:t xml:space="preserve"> </w:t>
      </w:r>
      <w:r w:rsidRPr="008502D9">
        <w:rPr>
          <w:rtl/>
        </w:rPr>
        <w:t>מהנרטיב</w:t>
      </w:r>
      <w:r w:rsidRPr="008502D9">
        <w:rPr>
          <w:rtl/>
          <w:lang w:bidi="ar-SA"/>
        </w:rPr>
        <w:t xml:space="preserve"> </w:t>
      </w:r>
      <w:r w:rsidRPr="008502D9">
        <w:rPr>
          <w:rtl/>
        </w:rPr>
        <w:t>הכללי</w:t>
      </w:r>
      <w:r w:rsidRPr="008502D9">
        <w:rPr>
          <w:rtl/>
          <w:lang w:bidi="ar-SA"/>
        </w:rPr>
        <w:t xml:space="preserve">. </w:t>
      </w:r>
      <w:r w:rsidR="00F376A6">
        <w:rPr>
          <w:rtl/>
        </w:rPr>
        <w:t>ע'</w:t>
      </w:r>
      <w:r w:rsidRPr="008502D9">
        <w:rPr>
          <w:rtl/>
          <w:lang w:bidi="ar-SA"/>
        </w:rPr>
        <w:t xml:space="preserve"> </w:t>
      </w:r>
      <w:r w:rsidRPr="008502D9">
        <w:rPr>
          <w:rtl/>
        </w:rPr>
        <w:t>מעיד</w:t>
      </w:r>
      <w:r w:rsidRPr="008502D9">
        <w:rPr>
          <w:rtl/>
          <w:lang w:bidi="ar-SA"/>
        </w:rPr>
        <w:t xml:space="preserve"> </w:t>
      </w:r>
      <w:r w:rsidRPr="008502D9">
        <w:rPr>
          <w:rtl/>
        </w:rPr>
        <w:t>בגילוי</w:t>
      </w:r>
      <w:r w:rsidRPr="008502D9">
        <w:rPr>
          <w:rtl/>
          <w:lang w:bidi="ar-SA"/>
        </w:rPr>
        <w:t xml:space="preserve"> </w:t>
      </w:r>
      <w:r w:rsidRPr="008502D9">
        <w:rPr>
          <w:rtl/>
        </w:rPr>
        <w:t>לב</w:t>
      </w:r>
      <w:r w:rsidRPr="008502D9">
        <w:rPr>
          <w:rtl/>
          <w:lang w:bidi="ar-SA"/>
        </w:rPr>
        <w:t>: "</w:t>
      </w:r>
      <w:r w:rsidRPr="008502D9">
        <w:rPr>
          <w:rtl/>
        </w:rPr>
        <w:t>הילדים</w:t>
      </w:r>
      <w:r w:rsidRPr="008502D9">
        <w:rPr>
          <w:rtl/>
          <w:lang w:bidi="ar-SA"/>
        </w:rPr>
        <w:t xml:space="preserve"> </w:t>
      </w:r>
      <w:r w:rsidR="00F700DC">
        <w:rPr>
          <w:rFonts w:hint="cs"/>
          <w:rtl/>
        </w:rPr>
        <w:t xml:space="preserve">הערבים </w:t>
      </w:r>
      <w:r w:rsidRPr="008502D9">
        <w:rPr>
          <w:rtl/>
        </w:rPr>
        <w:t>לא</w:t>
      </w:r>
      <w:r w:rsidRPr="008502D9">
        <w:rPr>
          <w:rtl/>
          <w:lang w:bidi="ar-SA"/>
        </w:rPr>
        <w:t xml:space="preserve"> </w:t>
      </w:r>
      <w:r w:rsidRPr="008502D9">
        <w:rPr>
          <w:rtl/>
        </w:rPr>
        <w:t>צריכים</w:t>
      </w:r>
      <w:r w:rsidRPr="008502D9">
        <w:rPr>
          <w:rtl/>
          <w:lang w:bidi="ar-SA"/>
        </w:rPr>
        <w:t xml:space="preserve"> </w:t>
      </w:r>
      <w:r w:rsidRPr="008502D9">
        <w:rPr>
          <w:rtl/>
        </w:rPr>
        <w:t>ללמוד</w:t>
      </w:r>
      <w:r w:rsidRPr="008502D9">
        <w:rPr>
          <w:rtl/>
          <w:lang w:bidi="ar-SA"/>
        </w:rPr>
        <w:t xml:space="preserve"> </w:t>
      </w:r>
      <w:r w:rsidRPr="008502D9">
        <w:rPr>
          <w:rtl/>
        </w:rPr>
        <w:t>בבית</w:t>
      </w:r>
      <w:r w:rsidRPr="008502D9">
        <w:rPr>
          <w:rtl/>
          <w:lang w:bidi="ar-SA"/>
        </w:rPr>
        <w:t xml:space="preserve"> </w:t>
      </w:r>
      <w:r w:rsidRPr="008502D9">
        <w:rPr>
          <w:rtl/>
        </w:rPr>
        <w:t>ספר</w:t>
      </w:r>
      <w:r w:rsidRPr="008502D9">
        <w:rPr>
          <w:rtl/>
          <w:lang w:bidi="ar-SA"/>
        </w:rPr>
        <w:t xml:space="preserve">... </w:t>
      </w:r>
      <w:r w:rsidRPr="008502D9">
        <w:rPr>
          <w:rtl/>
        </w:rPr>
        <w:t>זה</w:t>
      </w:r>
      <w:r w:rsidRPr="008502D9">
        <w:rPr>
          <w:rtl/>
          <w:lang w:bidi="ar-SA"/>
        </w:rPr>
        <w:t xml:space="preserve"> </w:t>
      </w:r>
      <w:r w:rsidRPr="008502D9">
        <w:rPr>
          <w:rtl/>
        </w:rPr>
        <w:t>מבלבל</w:t>
      </w:r>
      <w:r w:rsidRPr="008502D9">
        <w:rPr>
          <w:rtl/>
          <w:lang w:bidi="ar-SA"/>
        </w:rPr>
        <w:t xml:space="preserve"> </w:t>
      </w:r>
      <w:r w:rsidRPr="008502D9">
        <w:rPr>
          <w:rtl/>
        </w:rPr>
        <w:t>אותם</w:t>
      </w:r>
      <w:r w:rsidRPr="008502D9">
        <w:rPr>
          <w:rtl/>
          <w:lang w:bidi="ar-SA"/>
        </w:rPr>
        <w:t xml:space="preserve">... </w:t>
      </w:r>
      <w:r w:rsidRPr="008502D9">
        <w:rPr>
          <w:rtl/>
        </w:rPr>
        <w:t>אין</w:t>
      </w:r>
      <w:r w:rsidRPr="008502D9">
        <w:rPr>
          <w:rtl/>
          <w:lang w:bidi="ar-SA"/>
        </w:rPr>
        <w:t xml:space="preserve"> </w:t>
      </w:r>
      <w:r w:rsidRPr="008502D9">
        <w:rPr>
          <w:rtl/>
        </w:rPr>
        <w:t>להם</w:t>
      </w:r>
      <w:r w:rsidRPr="008502D9">
        <w:rPr>
          <w:rtl/>
          <w:lang w:bidi="ar-SA"/>
        </w:rPr>
        <w:t xml:space="preserve"> </w:t>
      </w:r>
      <w:r w:rsidRPr="008502D9">
        <w:rPr>
          <w:rtl/>
        </w:rPr>
        <w:t>זהות</w:t>
      </w:r>
      <w:r w:rsidRPr="008502D9">
        <w:rPr>
          <w:rtl/>
          <w:lang w:bidi="ar-SA"/>
        </w:rPr>
        <w:t xml:space="preserve">. </w:t>
      </w:r>
      <w:r w:rsidRPr="008502D9">
        <w:rPr>
          <w:rtl/>
        </w:rPr>
        <w:t>הם</w:t>
      </w:r>
      <w:r w:rsidRPr="008502D9">
        <w:rPr>
          <w:rtl/>
          <w:lang w:bidi="ar-SA"/>
        </w:rPr>
        <w:t xml:space="preserve"> </w:t>
      </w:r>
      <w:r w:rsidRPr="008502D9">
        <w:rPr>
          <w:rtl/>
        </w:rPr>
        <w:t>לא</w:t>
      </w:r>
      <w:r w:rsidRPr="008502D9">
        <w:rPr>
          <w:rtl/>
          <w:lang w:bidi="ar-SA"/>
        </w:rPr>
        <w:t xml:space="preserve"> </w:t>
      </w:r>
      <w:r w:rsidRPr="008502D9">
        <w:rPr>
          <w:rtl/>
        </w:rPr>
        <w:t>פה</w:t>
      </w:r>
      <w:r w:rsidRPr="008502D9">
        <w:rPr>
          <w:rtl/>
          <w:lang w:bidi="ar-SA"/>
        </w:rPr>
        <w:t xml:space="preserve"> </w:t>
      </w:r>
      <w:r w:rsidRPr="008502D9">
        <w:rPr>
          <w:rtl/>
        </w:rPr>
        <w:t>והם</w:t>
      </w:r>
      <w:r w:rsidRPr="008502D9">
        <w:rPr>
          <w:rtl/>
          <w:lang w:bidi="ar-SA"/>
        </w:rPr>
        <w:t xml:space="preserve"> </w:t>
      </w:r>
      <w:r w:rsidRPr="008502D9">
        <w:rPr>
          <w:rtl/>
        </w:rPr>
        <w:t>לא</w:t>
      </w:r>
      <w:r w:rsidRPr="008502D9">
        <w:rPr>
          <w:rtl/>
          <w:lang w:bidi="ar-SA"/>
        </w:rPr>
        <w:t xml:space="preserve"> </w:t>
      </w:r>
      <w:r w:rsidRPr="008502D9">
        <w:rPr>
          <w:rtl/>
        </w:rPr>
        <w:t>שם</w:t>
      </w:r>
      <w:r w:rsidRPr="008502D9">
        <w:rPr>
          <w:rtl/>
          <w:lang w:bidi="ar-SA"/>
        </w:rPr>
        <w:t xml:space="preserve">. </w:t>
      </w:r>
      <w:r w:rsidRPr="008502D9">
        <w:rPr>
          <w:rtl/>
        </w:rPr>
        <w:t>הם</w:t>
      </w:r>
      <w:r w:rsidRPr="008502D9">
        <w:rPr>
          <w:rtl/>
          <w:lang w:bidi="ar-SA"/>
        </w:rPr>
        <w:t xml:space="preserve"> </w:t>
      </w:r>
      <w:r w:rsidRPr="008502D9">
        <w:rPr>
          <w:rtl/>
        </w:rPr>
        <w:t>לא</w:t>
      </w:r>
      <w:r w:rsidRPr="008502D9">
        <w:rPr>
          <w:rtl/>
          <w:lang w:bidi="ar-SA"/>
        </w:rPr>
        <w:t xml:space="preserve"> </w:t>
      </w:r>
      <w:r w:rsidRPr="008502D9">
        <w:rPr>
          <w:rtl/>
        </w:rPr>
        <w:t>יהודים</w:t>
      </w:r>
      <w:r w:rsidRPr="008502D9">
        <w:rPr>
          <w:rtl/>
          <w:lang w:bidi="ar-SA"/>
        </w:rPr>
        <w:t xml:space="preserve">... </w:t>
      </w:r>
      <w:r w:rsidRPr="008502D9">
        <w:rPr>
          <w:rtl/>
        </w:rPr>
        <w:t>והם</w:t>
      </w:r>
      <w:r w:rsidRPr="008502D9">
        <w:rPr>
          <w:rtl/>
          <w:lang w:bidi="ar-SA"/>
        </w:rPr>
        <w:t xml:space="preserve"> </w:t>
      </w:r>
      <w:r w:rsidRPr="008502D9">
        <w:rPr>
          <w:rtl/>
        </w:rPr>
        <w:t>גם</w:t>
      </w:r>
      <w:r w:rsidRPr="008502D9">
        <w:rPr>
          <w:rtl/>
          <w:lang w:bidi="ar-SA"/>
        </w:rPr>
        <w:t xml:space="preserve"> </w:t>
      </w:r>
      <w:r w:rsidRPr="008502D9">
        <w:rPr>
          <w:rtl/>
        </w:rPr>
        <w:t>לא</w:t>
      </w:r>
      <w:r w:rsidRPr="008502D9">
        <w:rPr>
          <w:rtl/>
          <w:lang w:bidi="ar-SA"/>
        </w:rPr>
        <w:t xml:space="preserve"> </w:t>
      </w:r>
      <w:r w:rsidRPr="008502D9">
        <w:rPr>
          <w:rtl/>
        </w:rPr>
        <w:t>ערבים</w:t>
      </w:r>
      <w:r w:rsidRPr="008502D9">
        <w:rPr>
          <w:rtl/>
          <w:lang w:bidi="ar-SA"/>
        </w:rPr>
        <w:t xml:space="preserve">". </w:t>
      </w:r>
      <w:r w:rsidRPr="008502D9">
        <w:rPr>
          <w:rtl/>
        </w:rPr>
        <w:t>פער</w:t>
      </w:r>
      <w:r w:rsidRPr="008502D9">
        <w:rPr>
          <w:rtl/>
          <w:lang w:bidi="ar-SA"/>
        </w:rPr>
        <w:t xml:space="preserve"> </w:t>
      </w:r>
      <w:r w:rsidRPr="008502D9">
        <w:rPr>
          <w:rtl/>
        </w:rPr>
        <w:t>זה</w:t>
      </w:r>
      <w:r w:rsidRPr="008502D9">
        <w:rPr>
          <w:rtl/>
          <w:lang w:bidi="ar-SA"/>
        </w:rPr>
        <w:t xml:space="preserve"> </w:t>
      </w:r>
      <w:r w:rsidRPr="008502D9">
        <w:rPr>
          <w:rtl/>
        </w:rPr>
        <w:t>מבהיר</w:t>
      </w:r>
      <w:r w:rsidRPr="008502D9">
        <w:rPr>
          <w:rtl/>
          <w:lang w:bidi="ar-SA"/>
        </w:rPr>
        <w:t xml:space="preserve"> </w:t>
      </w:r>
      <w:r w:rsidRPr="008502D9">
        <w:rPr>
          <w:rtl/>
        </w:rPr>
        <w:t>כי</w:t>
      </w:r>
      <w:r w:rsidRPr="008502D9">
        <w:rPr>
          <w:rtl/>
          <w:lang w:bidi="ar-SA"/>
        </w:rPr>
        <w:t xml:space="preserve"> </w:t>
      </w:r>
      <w:r w:rsidRPr="008502D9">
        <w:rPr>
          <w:rtl/>
        </w:rPr>
        <w:t>השאיפה</w:t>
      </w:r>
      <w:r w:rsidRPr="008502D9">
        <w:rPr>
          <w:rtl/>
          <w:lang w:bidi="ar-SA"/>
        </w:rPr>
        <w:t xml:space="preserve"> </w:t>
      </w:r>
      <w:r w:rsidRPr="008502D9">
        <w:rPr>
          <w:rtl/>
        </w:rPr>
        <w:t>התרבותית</w:t>
      </w:r>
      <w:r w:rsidRPr="008502D9">
        <w:rPr>
          <w:rtl/>
          <w:lang w:bidi="ar-SA"/>
        </w:rPr>
        <w:t xml:space="preserve"> </w:t>
      </w:r>
      <w:r w:rsidRPr="008502D9">
        <w:rPr>
          <w:rtl/>
        </w:rPr>
        <w:t>האוניברסלית</w:t>
      </w:r>
      <w:r w:rsidRPr="008502D9">
        <w:rPr>
          <w:rtl/>
          <w:lang w:bidi="ar-SA"/>
        </w:rPr>
        <w:t xml:space="preserve"> </w:t>
      </w:r>
      <w:r w:rsidRPr="008502D9">
        <w:rPr>
          <w:rtl/>
        </w:rPr>
        <w:t>של</w:t>
      </w:r>
      <w:r w:rsidRPr="008502D9">
        <w:rPr>
          <w:rtl/>
          <w:lang w:bidi="ar-SA"/>
        </w:rPr>
        <w:t xml:space="preserve"> </w:t>
      </w:r>
      <w:r w:rsidRPr="008502D9">
        <w:rPr>
          <w:rtl/>
        </w:rPr>
        <w:t>שטיינר</w:t>
      </w:r>
      <w:r w:rsidRPr="008502D9">
        <w:rPr>
          <w:rtl/>
          <w:lang w:bidi="ar-SA"/>
        </w:rPr>
        <w:t xml:space="preserve"> </w:t>
      </w:r>
      <w:r w:rsidRPr="008502D9">
        <w:rPr>
          <w:rtl/>
        </w:rPr>
        <w:t>מוחלפת</w:t>
      </w:r>
      <w:r w:rsidRPr="008502D9">
        <w:rPr>
          <w:rtl/>
          <w:lang w:bidi="ar-SA"/>
        </w:rPr>
        <w:t xml:space="preserve"> </w:t>
      </w:r>
      <w:r w:rsidRPr="008502D9">
        <w:rPr>
          <w:rtl/>
        </w:rPr>
        <w:t>בשטח</w:t>
      </w:r>
      <w:r w:rsidRPr="008502D9">
        <w:rPr>
          <w:rtl/>
          <w:lang w:bidi="ar-SA"/>
        </w:rPr>
        <w:t xml:space="preserve"> </w:t>
      </w:r>
      <w:r w:rsidRPr="008502D9">
        <w:rPr>
          <w:rtl/>
        </w:rPr>
        <w:t>בכור</w:t>
      </w:r>
      <w:r w:rsidRPr="008502D9">
        <w:rPr>
          <w:rtl/>
          <w:lang w:bidi="ar-SA"/>
        </w:rPr>
        <w:t xml:space="preserve"> </w:t>
      </w:r>
      <w:r w:rsidRPr="008502D9">
        <w:rPr>
          <w:rtl/>
        </w:rPr>
        <w:t>היתוך</w:t>
      </w:r>
      <w:r w:rsidRPr="008502D9">
        <w:rPr>
          <w:rtl/>
          <w:lang w:bidi="ar-SA"/>
        </w:rPr>
        <w:t xml:space="preserve"> </w:t>
      </w:r>
      <w:r w:rsidRPr="008502D9">
        <w:rPr>
          <w:rtl/>
        </w:rPr>
        <w:t>מקומי</w:t>
      </w:r>
      <w:r w:rsidR="00451963">
        <w:rPr>
          <w:rtl/>
        </w:rPr>
        <w:t>,</w:t>
      </w:r>
      <w:r w:rsidRPr="008502D9">
        <w:rPr>
          <w:rtl/>
          <w:lang w:bidi="ar-SA"/>
        </w:rPr>
        <w:t xml:space="preserve"> </w:t>
      </w:r>
      <w:r w:rsidRPr="008502D9">
        <w:rPr>
          <w:rtl/>
        </w:rPr>
        <w:t>המשמר</w:t>
      </w:r>
      <w:r w:rsidRPr="008502D9">
        <w:rPr>
          <w:rtl/>
          <w:lang w:bidi="ar-SA"/>
        </w:rPr>
        <w:t xml:space="preserve"> </w:t>
      </w:r>
      <w:r w:rsidRPr="008502D9">
        <w:rPr>
          <w:rtl/>
        </w:rPr>
        <w:t>את</w:t>
      </w:r>
      <w:r w:rsidRPr="008502D9">
        <w:rPr>
          <w:rtl/>
          <w:lang w:bidi="ar-SA"/>
        </w:rPr>
        <w:t xml:space="preserve"> </w:t>
      </w:r>
      <w:r w:rsidRPr="008502D9">
        <w:rPr>
          <w:rtl/>
        </w:rPr>
        <w:t>הכיוון</w:t>
      </w:r>
      <w:r w:rsidRPr="008502D9">
        <w:rPr>
          <w:rtl/>
          <w:lang w:bidi="ar-SA"/>
        </w:rPr>
        <w:t xml:space="preserve"> </w:t>
      </w:r>
      <w:r w:rsidRPr="008502D9">
        <w:rPr>
          <w:rtl/>
        </w:rPr>
        <w:t>הישראלי</w:t>
      </w:r>
      <w:r w:rsidRPr="008502D9">
        <w:rPr>
          <w:rtl/>
          <w:lang w:bidi="ar-SA"/>
        </w:rPr>
        <w:t>-</w:t>
      </w:r>
      <w:r w:rsidRPr="008502D9">
        <w:rPr>
          <w:rtl/>
        </w:rPr>
        <w:t>יהודי</w:t>
      </w:r>
      <w:r w:rsidRPr="008502D9">
        <w:rPr>
          <w:rtl/>
          <w:lang w:bidi="ar-SA"/>
        </w:rPr>
        <w:t xml:space="preserve"> </w:t>
      </w:r>
      <w:r w:rsidRPr="008502D9">
        <w:rPr>
          <w:rtl/>
        </w:rPr>
        <w:t>ומתקשה</w:t>
      </w:r>
      <w:r w:rsidRPr="008502D9">
        <w:rPr>
          <w:rtl/>
          <w:lang w:bidi="ar-SA"/>
        </w:rPr>
        <w:t xml:space="preserve"> </w:t>
      </w:r>
      <w:r w:rsidRPr="008502D9">
        <w:rPr>
          <w:rtl/>
        </w:rPr>
        <w:t>להכיל</w:t>
      </w:r>
      <w:r w:rsidRPr="008502D9">
        <w:rPr>
          <w:rtl/>
          <w:lang w:bidi="ar-SA"/>
        </w:rPr>
        <w:t xml:space="preserve"> </w:t>
      </w:r>
      <w:r w:rsidRPr="008502D9">
        <w:rPr>
          <w:rtl/>
        </w:rPr>
        <w:t>פלורליזם</w:t>
      </w:r>
      <w:r w:rsidRPr="008502D9">
        <w:rPr>
          <w:rtl/>
          <w:lang w:bidi="ar-SA"/>
        </w:rPr>
        <w:t xml:space="preserve"> </w:t>
      </w:r>
      <w:r w:rsidRPr="008502D9">
        <w:rPr>
          <w:rtl/>
        </w:rPr>
        <w:t>תרבותי</w:t>
      </w:r>
      <w:r w:rsidRPr="008502D9">
        <w:rPr>
          <w:rtl/>
          <w:lang w:bidi="ar-SA"/>
        </w:rPr>
        <w:t xml:space="preserve"> </w:t>
      </w:r>
      <w:r w:rsidRPr="008502D9">
        <w:rPr>
          <w:rtl/>
        </w:rPr>
        <w:t>ופוליטי</w:t>
      </w:r>
      <w:r w:rsidRPr="008502D9">
        <w:rPr>
          <w:rtl/>
          <w:lang w:bidi="ar-SA"/>
        </w:rPr>
        <w:t xml:space="preserve"> </w:t>
      </w:r>
      <w:r w:rsidRPr="008502D9">
        <w:rPr>
          <w:rtl/>
        </w:rPr>
        <w:t>אמיתי</w:t>
      </w:r>
      <w:r w:rsidR="00451963">
        <w:rPr>
          <w:rtl/>
        </w:rPr>
        <w:t>,</w:t>
      </w:r>
      <w:r w:rsidRPr="008502D9">
        <w:rPr>
          <w:rtl/>
          <w:lang w:bidi="ar-SA"/>
        </w:rPr>
        <w:t xml:space="preserve"> </w:t>
      </w:r>
      <w:r w:rsidRPr="008502D9">
        <w:rPr>
          <w:rtl/>
        </w:rPr>
        <w:t>היבט</w:t>
      </w:r>
      <w:r w:rsidRPr="008502D9">
        <w:rPr>
          <w:rtl/>
          <w:lang w:bidi="ar-SA"/>
        </w:rPr>
        <w:t xml:space="preserve"> </w:t>
      </w:r>
      <w:r w:rsidRPr="008502D9">
        <w:rPr>
          <w:rtl/>
        </w:rPr>
        <w:t>קריטי</w:t>
      </w:r>
      <w:r w:rsidRPr="008502D9">
        <w:rPr>
          <w:rtl/>
          <w:lang w:bidi="ar-SA"/>
        </w:rPr>
        <w:t xml:space="preserve"> </w:t>
      </w:r>
      <w:r w:rsidRPr="008502D9">
        <w:rPr>
          <w:rtl/>
        </w:rPr>
        <w:t>שסקירת</w:t>
      </w:r>
      <w:r w:rsidRPr="008502D9">
        <w:rPr>
          <w:rtl/>
          <w:lang w:bidi="ar-SA"/>
        </w:rPr>
        <w:t xml:space="preserve"> </w:t>
      </w:r>
      <w:r w:rsidRPr="008502D9">
        <w:rPr>
          <w:rtl/>
        </w:rPr>
        <w:t>הספרות</w:t>
      </w:r>
      <w:r w:rsidRPr="008502D9">
        <w:rPr>
          <w:rtl/>
          <w:lang w:bidi="ar-SA"/>
        </w:rPr>
        <w:t xml:space="preserve"> </w:t>
      </w:r>
      <w:r w:rsidRPr="008502D9">
        <w:rPr>
          <w:rtl/>
        </w:rPr>
        <w:t>התיאורטית</w:t>
      </w:r>
      <w:r w:rsidRPr="008502D9">
        <w:rPr>
          <w:rtl/>
          <w:lang w:bidi="ar-SA"/>
        </w:rPr>
        <w:t xml:space="preserve"> </w:t>
      </w:r>
      <w:r w:rsidRPr="008502D9">
        <w:rPr>
          <w:rtl/>
        </w:rPr>
        <w:t>והבינלאומית</w:t>
      </w:r>
      <w:r w:rsidRPr="008502D9">
        <w:rPr>
          <w:rtl/>
          <w:lang w:bidi="ar-SA"/>
        </w:rPr>
        <w:t xml:space="preserve"> </w:t>
      </w:r>
      <w:r w:rsidRPr="008502D9">
        <w:rPr>
          <w:rtl/>
        </w:rPr>
        <w:t xml:space="preserve">אינה מוטרדת </w:t>
      </w:r>
      <w:r w:rsidR="00FF0B2A" w:rsidRPr="008502D9">
        <w:rPr>
          <w:rtl/>
        </w:rPr>
        <w:t>ממנ</w:t>
      </w:r>
      <w:r w:rsidR="00FF0B2A">
        <w:rPr>
          <w:rFonts w:hint="cs"/>
          <w:rtl/>
        </w:rPr>
        <w:t>ו</w:t>
      </w:r>
      <w:r w:rsidR="00FF0B2A" w:rsidRPr="008502D9">
        <w:rPr>
          <w:rtl/>
        </w:rPr>
        <w:t xml:space="preserve"> </w:t>
      </w:r>
      <w:r w:rsidRPr="008502D9">
        <w:rPr>
          <w:rtl/>
        </w:rPr>
        <w:t>כלל.</w:t>
      </w:r>
    </w:p>
    <w:p w14:paraId="7F9E7518" w14:textId="2A4A1090" w:rsidR="00B16A5A" w:rsidRPr="008502D9" w:rsidRDefault="00DE489E" w:rsidP="00FE07CC">
      <w:pPr>
        <w:pStyle w:val="2"/>
      </w:pPr>
      <w:bookmarkStart w:id="89" w:name="_Toc239109245"/>
      <w:r>
        <w:rPr>
          <w:rFonts w:hint="cs"/>
          <w:rtl/>
        </w:rPr>
        <w:lastRenderedPageBreak/>
        <w:t>6.7</w:t>
      </w:r>
      <w:r w:rsidR="00B16A5A" w:rsidRPr="008502D9">
        <w:rPr>
          <w:rtl/>
        </w:rPr>
        <w:t xml:space="preserve"> נושאים מושתקים ודיסוננסים שעלו מהממצאים ואינם מופיעים בספרות</w:t>
      </w:r>
      <w:bookmarkEnd w:id="89"/>
    </w:p>
    <w:p w14:paraId="7CFF08C2" w14:textId="7AFA2A43" w:rsidR="00B16A5A" w:rsidRPr="008502D9" w:rsidRDefault="00B16A5A" w:rsidP="00B16A5A">
      <w:r w:rsidRPr="008502D9">
        <w:rPr>
          <w:rtl/>
        </w:rPr>
        <w:t>מעבר</w:t>
      </w:r>
      <w:r w:rsidRPr="008502D9">
        <w:rPr>
          <w:rtl/>
          <w:lang w:bidi="ar-SA"/>
        </w:rPr>
        <w:t xml:space="preserve"> </w:t>
      </w:r>
      <w:r w:rsidRPr="008502D9">
        <w:rPr>
          <w:rtl/>
        </w:rPr>
        <w:t>לפערים</w:t>
      </w:r>
      <w:r w:rsidRPr="008502D9">
        <w:rPr>
          <w:rtl/>
          <w:lang w:bidi="ar-SA"/>
        </w:rPr>
        <w:t xml:space="preserve"> </w:t>
      </w:r>
      <w:r w:rsidRPr="008502D9">
        <w:rPr>
          <w:rtl/>
        </w:rPr>
        <w:t>האקדמיים</w:t>
      </w:r>
      <w:r w:rsidRPr="008502D9">
        <w:rPr>
          <w:rtl/>
          <w:lang w:bidi="ar-SA"/>
        </w:rPr>
        <w:t xml:space="preserve"> </w:t>
      </w:r>
      <w:r w:rsidRPr="008502D9">
        <w:rPr>
          <w:rtl/>
        </w:rPr>
        <w:t>והמעשיים</w:t>
      </w:r>
      <w:r w:rsidRPr="008502D9">
        <w:rPr>
          <w:rtl/>
          <w:lang w:bidi="ar-SA"/>
        </w:rPr>
        <w:t xml:space="preserve"> </w:t>
      </w:r>
      <w:r w:rsidRPr="008502D9">
        <w:rPr>
          <w:rtl/>
        </w:rPr>
        <w:t>המעמתים</w:t>
      </w:r>
      <w:r w:rsidRPr="008502D9">
        <w:rPr>
          <w:rtl/>
          <w:lang w:bidi="ar-SA"/>
        </w:rPr>
        <w:t xml:space="preserve"> </w:t>
      </w:r>
      <w:r w:rsidRPr="008502D9">
        <w:rPr>
          <w:rtl/>
        </w:rPr>
        <w:t>את</w:t>
      </w:r>
      <w:r w:rsidRPr="008502D9">
        <w:rPr>
          <w:rtl/>
          <w:lang w:bidi="ar-SA"/>
        </w:rPr>
        <w:t xml:space="preserve"> </w:t>
      </w:r>
      <w:r w:rsidRPr="008502D9">
        <w:rPr>
          <w:rtl/>
        </w:rPr>
        <w:t>עקרונות</w:t>
      </w:r>
      <w:r w:rsidRPr="008502D9">
        <w:rPr>
          <w:rtl/>
          <w:lang w:bidi="ar-SA"/>
        </w:rPr>
        <w:t xml:space="preserve"> </w:t>
      </w:r>
      <w:r w:rsidRPr="008502D9">
        <w:rPr>
          <w:rtl/>
        </w:rPr>
        <w:t>השיטה</w:t>
      </w:r>
      <w:r w:rsidRPr="008502D9">
        <w:rPr>
          <w:rtl/>
          <w:lang w:bidi="ar-SA"/>
        </w:rPr>
        <w:t xml:space="preserve"> </w:t>
      </w:r>
      <w:r w:rsidRPr="008502D9">
        <w:rPr>
          <w:rtl/>
        </w:rPr>
        <w:t>עם</w:t>
      </w:r>
      <w:r w:rsidRPr="008502D9">
        <w:rPr>
          <w:rtl/>
          <w:lang w:bidi="ar-SA"/>
        </w:rPr>
        <w:t xml:space="preserve"> </w:t>
      </w:r>
      <w:r w:rsidRPr="008502D9">
        <w:rPr>
          <w:rtl/>
        </w:rPr>
        <w:t>אתגרי</w:t>
      </w:r>
      <w:r w:rsidRPr="008502D9">
        <w:rPr>
          <w:rtl/>
          <w:lang w:bidi="ar-SA"/>
        </w:rPr>
        <w:t xml:space="preserve"> </w:t>
      </w:r>
      <w:r w:rsidRPr="008502D9">
        <w:rPr>
          <w:rtl/>
        </w:rPr>
        <w:t>המציאות</w:t>
      </w:r>
      <w:r w:rsidR="00451963">
        <w:rPr>
          <w:rtl/>
        </w:rPr>
        <w:t>,</w:t>
      </w:r>
      <w:r w:rsidRPr="008502D9">
        <w:rPr>
          <w:rtl/>
          <w:lang w:bidi="ar-SA"/>
        </w:rPr>
        <w:t xml:space="preserve"> </w:t>
      </w:r>
      <w:r w:rsidRPr="008502D9">
        <w:rPr>
          <w:rtl/>
        </w:rPr>
        <w:t>ממצאי</w:t>
      </w:r>
      <w:r w:rsidRPr="008502D9">
        <w:rPr>
          <w:rtl/>
          <w:lang w:bidi="ar-SA"/>
        </w:rPr>
        <w:t xml:space="preserve"> </w:t>
      </w:r>
      <w:r w:rsidRPr="008502D9">
        <w:rPr>
          <w:rtl/>
        </w:rPr>
        <w:t>השטח</w:t>
      </w:r>
      <w:r w:rsidRPr="008502D9">
        <w:rPr>
          <w:rtl/>
          <w:lang w:bidi="ar-SA"/>
        </w:rPr>
        <w:t xml:space="preserve"> </w:t>
      </w:r>
      <w:r w:rsidRPr="008502D9">
        <w:rPr>
          <w:rtl/>
        </w:rPr>
        <w:t>חושפים</w:t>
      </w:r>
      <w:r w:rsidRPr="008502D9">
        <w:rPr>
          <w:rtl/>
          <w:lang w:bidi="ar-SA"/>
        </w:rPr>
        <w:t xml:space="preserve"> </w:t>
      </w:r>
      <w:r w:rsidRPr="008502D9">
        <w:rPr>
          <w:rtl/>
        </w:rPr>
        <w:t>שורה</w:t>
      </w:r>
      <w:r w:rsidRPr="008502D9">
        <w:rPr>
          <w:rtl/>
          <w:lang w:bidi="ar-SA"/>
        </w:rPr>
        <w:t xml:space="preserve"> </w:t>
      </w:r>
      <w:r w:rsidRPr="008502D9">
        <w:rPr>
          <w:rtl/>
        </w:rPr>
        <w:t>של</w:t>
      </w:r>
      <w:r w:rsidRPr="008502D9">
        <w:rPr>
          <w:rtl/>
          <w:lang w:bidi="ar-SA"/>
        </w:rPr>
        <w:t xml:space="preserve"> </w:t>
      </w:r>
      <w:r w:rsidRPr="008502D9">
        <w:rPr>
          <w:rtl/>
        </w:rPr>
        <w:t>נושאים</w:t>
      </w:r>
      <w:r w:rsidRPr="008502D9">
        <w:rPr>
          <w:rtl/>
          <w:lang w:bidi="ar-SA"/>
        </w:rPr>
        <w:t xml:space="preserve"> </w:t>
      </w:r>
      <w:r w:rsidRPr="008502D9">
        <w:rPr>
          <w:rtl/>
        </w:rPr>
        <w:t>טעונים</w:t>
      </w:r>
      <w:r w:rsidR="00451963">
        <w:rPr>
          <w:rtl/>
        </w:rPr>
        <w:t>,</w:t>
      </w:r>
      <w:r w:rsidRPr="008502D9">
        <w:rPr>
          <w:rtl/>
          <w:lang w:bidi="ar-SA"/>
        </w:rPr>
        <w:t xml:space="preserve"> </w:t>
      </w:r>
      <w:r w:rsidRPr="008502D9">
        <w:rPr>
          <w:rtl/>
        </w:rPr>
        <w:t>אישיים</w:t>
      </w:r>
      <w:r w:rsidRPr="008502D9">
        <w:rPr>
          <w:rtl/>
          <w:lang w:bidi="ar-SA"/>
        </w:rPr>
        <w:t xml:space="preserve"> </w:t>
      </w:r>
      <w:r w:rsidRPr="008502D9">
        <w:rPr>
          <w:rtl/>
        </w:rPr>
        <w:t>וקהילתיים</w:t>
      </w:r>
      <w:r w:rsidRPr="008502D9">
        <w:rPr>
          <w:rtl/>
          <w:lang w:bidi="ar-SA"/>
        </w:rPr>
        <w:t xml:space="preserve"> </w:t>
      </w:r>
      <w:r w:rsidRPr="008502D9">
        <w:rPr>
          <w:rtl/>
        </w:rPr>
        <w:t>שעלו</w:t>
      </w:r>
      <w:r w:rsidRPr="008502D9">
        <w:rPr>
          <w:rtl/>
          <w:lang w:bidi="ar-SA"/>
        </w:rPr>
        <w:t xml:space="preserve"> </w:t>
      </w:r>
      <w:r w:rsidRPr="008502D9">
        <w:rPr>
          <w:rtl/>
        </w:rPr>
        <w:t>באופן</w:t>
      </w:r>
      <w:r w:rsidRPr="008502D9">
        <w:rPr>
          <w:rtl/>
          <w:lang w:bidi="ar-SA"/>
        </w:rPr>
        <w:t xml:space="preserve"> </w:t>
      </w:r>
      <w:r w:rsidRPr="008502D9">
        <w:rPr>
          <w:rtl/>
        </w:rPr>
        <w:t>עקבי</w:t>
      </w:r>
      <w:r w:rsidRPr="008502D9">
        <w:rPr>
          <w:rtl/>
          <w:lang w:bidi="ar-SA"/>
        </w:rPr>
        <w:t xml:space="preserve"> </w:t>
      </w:r>
      <w:r w:rsidRPr="008502D9">
        <w:rPr>
          <w:rtl/>
        </w:rPr>
        <w:t>ומשמעותי</w:t>
      </w:r>
      <w:r w:rsidRPr="008502D9">
        <w:rPr>
          <w:rtl/>
          <w:lang w:bidi="ar-SA"/>
        </w:rPr>
        <w:t xml:space="preserve"> </w:t>
      </w:r>
      <w:r w:rsidRPr="008502D9">
        <w:rPr>
          <w:rtl/>
        </w:rPr>
        <w:t>בראיונות</w:t>
      </w:r>
      <w:r w:rsidRPr="008502D9">
        <w:rPr>
          <w:rtl/>
          <w:lang w:bidi="ar-SA"/>
        </w:rPr>
        <w:t xml:space="preserve"> </w:t>
      </w:r>
      <w:r w:rsidRPr="008502D9">
        <w:rPr>
          <w:rtl/>
        </w:rPr>
        <w:t>עם</w:t>
      </w:r>
      <w:r w:rsidRPr="008502D9">
        <w:rPr>
          <w:rtl/>
          <w:lang w:bidi="ar-SA"/>
        </w:rPr>
        <w:t xml:space="preserve"> </w:t>
      </w:r>
      <w:r w:rsidRPr="008502D9">
        <w:rPr>
          <w:rtl/>
        </w:rPr>
        <w:t>הבוגרים</w:t>
      </w:r>
      <w:r w:rsidR="00144035">
        <w:rPr>
          <w:rFonts w:hint="cs"/>
          <w:rtl/>
        </w:rPr>
        <w:t xml:space="preserve"> והבוגרות </w:t>
      </w:r>
      <w:r w:rsidRPr="008502D9">
        <w:rPr>
          <w:rtl/>
        </w:rPr>
        <w:t>בארץ</w:t>
      </w:r>
      <w:r w:rsidR="00451963">
        <w:rPr>
          <w:rtl/>
        </w:rPr>
        <w:t>,</w:t>
      </w:r>
      <w:r w:rsidRPr="008502D9">
        <w:rPr>
          <w:rtl/>
          <w:lang w:bidi="ar-SA"/>
        </w:rPr>
        <w:t xml:space="preserve"> </w:t>
      </w:r>
      <w:r w:rsidRPr="008502D9">
        <w:rPr>
          <w:rtl/>
        </w:rPr>
        <w:t>אך</w:t>
      </w:r>
      <w:r w:rsidRPr="008502D9">
        <w:rPr>
          <w:rtl/>
          <w:lang w:bidi="ar-SA"/>
        </w:rPr>
        <w:t xml:space="preserve"> </w:t>
      </w:r>
      <w:r w:rsidRPr="008502D9">
        <w:rPr>
          <w:rtl/>
        </w:rPr>
        <w:t>נותרים</w:t>
      </w:r>
      <w:r w:rsidRPr="008502D9">
        <w:rPr>
          <w:rtl/>
          <w:lang w:bidi="ar-SA"/>
        </w:rPr>
        <w:t xml:space="preserve"> </w:t>
      </w:r>
      <w:r w:rsidRPr="008502D9">
        <w:rPr>
          <w:rtl/>
        </w:rPr>
        <w:t>מושתקים</w:t>
      </w:r>
      <w:r w:rsidRPr="008502D9">
        <w:rPr>
          <w:rtl/>
          <w:lang w:bidi="ar-SA"/>
        </w:rPr>
        <w:t xml:space="preserve"> </w:t>
      </w:r>
      <w:r w:rsidRPr="008502D9">
        <w:rPr>
          <w:rtl/>
        </w:rPr>
        <w:t>או</w:t>
      </w:r>
      <w:r w:rsidRPr="008502D9">
        <w:rPr>
          <w:rtl/>
          <w:lang w:bidi="ar-SA"/>
        </w:rPr>
        <w:t xml:space="preserve"> </w:t>
      </w:r>
      <w:r w:rsidRPr="008502D9">
        <w:rPr>
          <w:rtl/>
        </w:rPr>
        <w:t>נעדרים</w:t>
      </w:r>
      <w:r w:rsidRPr="008502D9">
        <w:rPr>
          <w:rtl/>
          <w:lang w:bidi="ar-SA"/>
        </w:rPr>
        <w:t xml:space="preserve"> </w:t>
      </w:r>
      <w:r w:rsidRPr="008502D9">
        <w:rPr>
          <w:rtl/>
        </w:rPr>
        <w:t>לחלוטין</w:t>
      </w:r>
      <w:r w:rsidRPr="008502D9">
        <w:rPr>
          <w:rtl/>
          <w:lang w:bidi="ar-SA"/>
        </w:rPr>
        <w:t xml:space="preserve"> </w:t>
      </w:r>
      <w:r w:rsidRPr="008502D9">
        <w:rPr>
          <w:rtl/>
        </w:rPr>
        <w:t>מסקירת</w:t>
      </w:r>
      <w:r w:rsidRPr="008502D9">
        <w:rPr>
          <w:rtl/>
          <w:lang w:bidi="ar-SA"/>
        </w:rPr>
        <w:t xml:space="preserve"> </w:t>
      </w:r>
      <w:r w:rsidRPr="008502D9">
        <w:rPr>
          <w:rtl/>
        </w:rPr>
        <w:t>הספרות</w:t>
      </w:r>
      <w:r w:rsidRPr="008502D9">
        <w:rPr>
          <w:rtl/>
          <w:lang w:bidi="ar-SA"/>
        </w:rPr>
        <w:t xml:space="preserve"> </w:t>
      </w:r>
      <w:r w:rsidRPr="008502D9">
        <w:rPr>
          <w:rtl/>
        </w:rPr>
        <w:t>האקדמית</w:t>
      </w:r>
      <w:r w:rsidRPr="008502D9">
        <w:rPr>
          <w:rtl/>
          <w:lang w:bidi="ar-SA"/>
        </w:rPr>
        <w:t xml:space="preserve"> </w:t>
      </w:r>
      <w:r w:rsidRPr="008502D9">
        <w:rPr>
          <w:rtl/>
        </w:rPr>
        <w:t>הבינלאומית</w:t>
      </w:r>
      <w:r w:rsidRPr="008502D9">
        <w:rPr>
          <w:rtl/>
          <w:lang w:bidi="ar-SA"/>
        </w:rPr>
        <w:t xml:space="preserve"> </w:t>
      </w:r>
      <w:r w:rsidRPr="008502D9">
        <w:rPr>
          <w:rtl/>
        </w:rPr>
        <w:t>והמקומית</w:t>
      </w:r>
      <w:r w:rsidRPr="008502D9">
        <w:rPr>
          <w:rtl/>
          <w:lang w:bidi="ar-SA"/>
        </w:rPr>
        <w:t xml:space="preserve"> </w:t>
      </w:r>
      <w:r w:rsidRPr="008502D9">
        <w:rPr>
          <w:rtl/>
        </w:rPr>
        <w:t>כאחד</w:t>
      </w:r>
      <w:r w:rsidRPr="008502D9">
        <w:rPr>
          <w:rtl/>
          <w:lang w:bidi="ar-SA"/>
        </w:rPr>
        <w:t xml:space="preserve">. </w:t>
      </w:r>
      <w:r w:rsidRPr="008502D9">
        <w:rPr>
          <w:rtl/>
        </w:rPr>
        <w:t>הנושא</w:t>
      </w:r>
      <w:r w:rsidRPr="008502D9">
        <w:rPr>
          <w:rtl/>
          <w:lang w:bidi="ar-SA"/>
        </w:rPr>
        <w:t xml:space="preserve"> </w:t>
      </w:r>
      <w:r w:rsidRPr="008502D9">
        <w:rPr>
          <w:rtl/>
        </w:rPr>
        <w:t>הראשון</w:t>
      </w:r>
      <w:r w:rsidRPr="008502D9">
        <w:rPr>
          <w:rtl/>
          <w:lang w:bidi="ar-SA"/>
        </w:rPr>
        <w:t xml:space="preserve"> </w:t>
      </w:r>
      <w:r w:rsidRPr="008502D9">
        <w:rPr>
          <w:rtl/>
        </w:rPr>
        <w:t>והבולט</w:t>
      </w:r>
      <w:r w:rsidRPr="008502D9">
        <w:rPr>
          <w:rtl/>
          <w:lang w:bidi="ar-SA"/>
        </w:rPr>
        <w:t xml:space="preserve"> </w:t>
      </w:r>
      <w:r w:rsidRPr="008502D9">
        <w:rPr>
          <w:rtl/>
        </w:rPr>
        <w:t>שבהם</w:t>
      </w:r>
      <w:r w:rsidRPr="008502D9">
        <w:rPr>
          <w:rtl/>
          <w:lang w:bidi="ar-SA"/>
        </w:rPr>
        <w:t xml:space="preserve"> </w:t>
      </w:r>
      <w:r w:rsidRPr="008502D9">
        <w:rPr>
          <w:rtl/>
        </w:rPr>
        <w:t>נוגע</w:t>
      </w:r>
      <w:r w:rsidRPr="008502D9">
        <w:rPr>
          <w:rtl/>
          <w:lang w:bidi="ar-SA"/>
        </w:rPr>
        <w:t xml:space="preserve"> </w:t>
      </w:r>
      <w:r w:rsidRPr="008502D9">
        <w:rPr>
          <w:rtl/>
        </w:rPr>
        <w:t>לתחושת</w:t>
      </w:r>
      <w:r w:rsidRPr="008502D9">
        <w:rPr>
          <w:rtl/>
          <w:lang w:bidi="ar-SA"/>
        </w:rPr>
        <w:t xml:space="preserve"> </w:t>
      </w:r>
      <w:r w:rsidRPr="008502D9">
        <w:rPr>
          <w:rtl/>
        </w:rPr>
        <w:t>ההתנשאות</w:t>
      </w:r>
      <w:r w:rsidRPr="008502D9">
        <w:rPr>
          <w:rtl/>
          <w:lang w:bidi="ar-SA"/>
        </w:rPr>
        <w:t xml:space="preserve"> </w:t>
      </w:r>
      <w:r w:rsidRPr="008502D9">
        <w:rPr>
          <w:rtl/>
        </w:rPr>
        <w:t>והאליטיזם</w:t>
      </w:r>
      <w:r w:rsidRPr="008502D9">
        <w:rPr>
          <w:rtl/>
          <w:lang w:bidi="ar-SA"/>
        </w:rPr>
        <w:t xml:space="preserve"> </w:t>
      </w:r>
      <w:r w:rsidRPr="008502D9">
        <w:rPr>
          <w:rtl/>
        </w:rPr>
        <w:t>החברתי</w:t>
      </w:r>
      <w:r w:rsidRPr="008502D9">
        <w:rPr>
          <w:rtl/>
          <w:lang w:bidi="ar-SA"/>
        </w:rPr>
        <w:t xml:space="preserve"> </w:t>
      </w:r>
      <w:r w:rsidRPr="008502D9">
        <w:rPr>
          <w:rtl/>
        </w:rPr>
        <w:t>המועברים</w:t>
      </w:r>
      <w:r w:rsidRPr="008502D9">
        <w:rPr>
          <w:rtl/>
          <w:lang w:bidi="ar-SA"/>
        </w:rPr>
        <w:t xml:space="preserve"> </w:t>
      </w:r>
      <w:r w:rsidRPr="008502D9">
        <w:rPr>
          <w:rtl/>
        </w:rPr>
        <w:t>לתלמידים</w:t>
      </w:r>
      <w:r w:rsidRPr="008502D9">
        <w:rPr>
          <w:rtl/>
          <w:lang w:bidi="ar-SA"/>
        </w:rPr>
        <w:t xml:space="preserve"> </w:t>
      </w:r>
      <w:r w:rsidRPr="008502D9">
        <w:rPr>
          <w:rtl/>
        </w:rPr>
        <w:t>כתופעת</w:t>
      </w:r>
      <w:r w:rsidRPr="008502D9">
        <w:rPr>
          <w:rtl/>
          <w:lang w:bidi="ar-SA"/>
        </w:rPr>
        <w:t xml:space="preserve"> </w:t>
      </w:r>
      <w:r w:rsidRPr="008502D9">
        <w:rPr>
          <w:rtl/>
        </w:rPr>
        <w:t>לוואי</w:t>
      </w:r>
      <w:r w:rsidRPr="008502D9">
        <w:rPr>
          <w:rtl/>
          <w:lang w:bidi="ar-SA"/>
        </w:rPr>
        <w:t xml:space="preserve"> </w:t>
      </w:r>
      <w:r w:rsidRPr="008502D9">
        <w:rPr>
          <w:rtl/>
        </w:rPr>
        <w:t>של</w:t>
      </w:r>
      <w:r w:rsidRPr="008502D9">
        <w:rPr>
          <w:rtl/>
          <w:lang w:bidi="ar-SA"/>
        </w:rPr>
        <w:t xml:space="preserve"> </w:t>
      </w:r>
      <w:r w:rsidRPr="008502D9">
        <w:rPr>
          <w:rtl/>
        </w:rPr>
        <w:t>הנרטיב</w:t>
      </w:r>
      <w:r w:rsidRPr="008502D9">
        <w:rPr>
          <w:rtl/>
          <w:lang w:bidi="ar-SA"/>
        </w:rPr>
        <w:t xml:space="preserve"> </w:t>
      </w:r>
      <w:r w:rsidRPr="008502D9">
        <w:rPr>
          <w:rtl/>
        </w:rPr>
        <w:t>המוסדי</w:t>
      </w:r>
      <w:r w:rsidRPr="008502D9">
        <w:rPr>
          <w:rtl/>
          <w:lang w:bidi="ar-SA"/>
        </w:rPr>
        <w:t xml:space="preserve">. </w:t>
      </w:r>
      <w:r w:rsidRPr="008502D9">
        <w:rPr>
          <w:rtl/>
        </w:rPr>
        <w:t>בעוד</w:t>
      </w:r>
      <w:r w:rsidRPr="008502D9">
        <w:rPr>
          <w:rtl/>
          <w:lang w:bidi="ar-SA"/>
        </w:rPr>
        <w:t xml:space="preserve"> </w:t>
      </w:r>
      <w:r w:rsidRPr="008502D9">
        <w:rPr>
          <w:rtl/>
        </w:rPr>
        <w:t>שהספרות</w:t>
      </w:r>
      <w:r w:rsidRPr="008502D9">
        <w:rPr>
          <w:rtl/>
          <w:lang w:bidi="ar-SA"/>
        </w:rPr>
        <w:t xml:space="preserve"> </w:t>
      </w:r>
      <w:r w:rsidRPr="008502D9">
        <w:rPr>
          <w:rtl/>
        </w:rPr>
        <w:t>מתמקדת</w:t>
      </w:r>
      <w:r w:rsidRPr="008502D9">
        <w:rPr>
          <w:rtl/>
          <w:lang w:bidi="ar-SA"/>
        </w:rPr>
        <w:t xml:space="preserve"> </w:t>
      </w:r>
      <w:r w:rsidRPr="008502D9">
        <w:rPr>
          <w:rtl/>
        </w:rPr>
        <w:t>בטיפוח</w:t>
      </w:r>
      <w:r w:rsidRPr="008502D9">
        <w:rPr>
          <w:rtl/>
          <w:lang w:bidi="ar-SA"/>
        </w:rPr>
        <w:t xml:space="preserve"> </w:t>
      </w:r>
      <w:r w:rsidRPr="008502D9">
        <w:rPr>
          <w:rtl/>
        </w:rPr>
        <w:t>אינטליגנציה</w:t>
      </w:r>
      <w:r w:rsidRPr="008502D9">
        <w:rPr>
          <w:rtl/>
          <w:lang w:bidi="ar-SA"/>
        </w:rPr>
        <w:t xml:space="preserve"> </w:t>
      </w:r>
      <w:r w:rsidRPr="008502D9">
        <w:rPr>
          <w:rtl/>
        </w:rPr>
        <w:t>רגשית</w:t>
      </w:r>
      <w:r w:rsidRPr="008502D9">
        <w:rPr>
          <w:rtl/>
          <w:lang w:bidi="ar-SA"/>
        </w:rPr>
        <w:t xml:space="preserve"> </w:t>
      </w:r>
      <w:r w:rsidRPr="008502D9">
        <w:rPr>
          <w:rtl/>
        </w:rPr>
        <w:t>ומוסר</w:t>
      </w:r>
      <w:r w:rsidRPr="008502D9">
        <w:rPr>
          <w:rtl/>
          <w:lang w:bidi="ar-SA"/>
        </w:rPr>
        <w:t xml:space="preserve"> (</w:t>
      </w:r>
      <w:r w:rsidR="00B00B8E">
        <w:rPr>
          <w:lang w:bidi="ar-SA"/>
        </w:rPr>
        <w:t>Ashley &amp; Woods, 2005</w:t>
      </w:r>
      <w:r w:rsidRPr="008502D9">
        <w:rPr>
          <w:rtl/>
          <w:lang w:bidi="ar-SA"/>
        </w:rPr>
        <w:t>)</w:t>
      </w:r>
      <w:r w:rsidR="00451963">
        <w:rPr>
          <w:rtl/>
        </w:rPr>
        <w:t>,</w:t>
      </w:r>
      <w:r w:rsidRPr="008502D9">
        <w:rPr>
          <w:rtl/>
          <w:lang w:bidi="ar-SA"/>
        </w:rPr>
        <w:t xml:space="preserve"> </w:t>
      </w:r>
      <w:r w:rsidR="008234EC">
        <w:rPr>
          <w:rtl/>
        </w:rPr>
        <w:t>ד'</w:t>
      </w:r>
      <w:r w:rsidRPr="008502D9">
        <w:rPr>
          <w:rtl/>
          <w:lang w:bidi="ar-SA"/>
        </w:rPr>
        <w:t xml:space="preserve"> </w:t>
      </w:r>
      <w:r w:rsidRPr="008502D9">
        <w:rPr>
          <w:rtl/>
        </w:rPr>
        <w:t>מעידה</w:t>
      </w:r>
      <w:r w:rsidRPr="008502D9">
        <w:rPr>
          <w:rtl/>
          <w:lang w:bidi="ar-SA"/>
        </w:rPr>
        <w:t xml:space="preserve"> </w:t>
      </w:r>
      <w:r w:rsidRPr="008502D9">
        <w:rPr>
          <w:rtl/>
        </w:rPr>
        <w:t>כי</w:t>
      </w:r>
      <w:r w:rsidRPr="008502D9">
        <w:rPr>
          <w:rtl/>
          <w:lang w:bidi="ar-SA"/>
        </w:rPr>
        <w:t xml:space="preserve"> </w:t>
      </w:r>
      <w:r w:rsidRPr="008502D9">
        <w:rPr>
          <w:rtl/>
        </w:rPr>
        <w:t>האמירה</w:t>
      </w:r>
      <w:r w:rsidRPr="008502D9">
        <w:rPr>
          <w:rtl/>
          <w:lang w:bidi="ar-SA"/>
        </w:rPr>
        <w:t xml:space="preserve"> </w:t>
      </w:r>
      <w:r w:rsidRPr="008502D9">
        <w:rPr>
          <w:rtl/>
        </w:rPr>
        <w:t>החינוכית</w:t>
      </w:r>
      <w:r w:rsidRPr="008502D9">
        <w:rPr>
          <w:rtl/>
          <w:lang w:bidi="ar-SA"/>
        </w:rPr>
        <w:t xml:space="preserve"> </w:t>
      </w:r>
      <w:r w:rsidRPr="008502D9">
        <w:rPr>
          <w:rtl/>
        </w:rPr>
        <w:t>השגורה</w:t>
      </w:r>
      <w:r w:rsidRPr="008502D9">
        <w:rPr>
          <w:rtl/>
          <w:lang w:bidi="ar-SA"/>
        </w:rPr>
        <w:t xml:space="preserve"> </w:t>
      </w:r>
      <w:r w:rsidRPr="008502D9">
        <w:rPr>
          <w:rtl/>
        </w:rPr>
        <w:t>בבית</w:t>
      </w:r>
      <w:r w:rsidRPr="008502D9">
        <w:rPr>
          <w:rtl/>
          <w:lang w:bidi="ar-SA"/>
        </w:rPr>
        <w:t xml:space="preserve"> </w:t>
      </w:r>
      <w:r w:rsidRPr="008502D9">
        <w:rPr>
          <w:rtl/>
        </w:rPr>
        <w:t>הספר</w:t>
      </w:r>
      <w:r w:rsidRPr="008502D9">
        <w:rPr>
          <w:rtl/>
          <w:lang w:bidi="ar-SA"/>
        </w:rPr>
        <w:t xml:space="preserve"> </w:t>
      </w:r>
      <w:r w:rsidRPr="008502D9">
        <w:rPr>
          <w:rtl/>
        </w:rPr>
        <w:t>לפיה</w:t>
      </w:r>
      <w:r w:rsidRPr="008502D9">
        <w:rPr>
          <w:rtl/>
          <w:lang w:bidi="ar-SA"/>
        </w:rPr>
        <w:t xml:space="preserve"> "</w:t>
      </w:r>
      <w:r w:rsidRPr="008502D9">
        <w:rPr>
          <w:rtl/>
        </w:rPr>
        <w:t>בבית</w:t>
      </w:r>
      <w:r w:rsidRPr="008502D9">
        <w:rPr>
          <w:rtl/>
          <w:lang w:bidi="ar-SA"/>
        </w:rPr>
        <w:t xml:space="preserve"> </w:t>
      </w:r>
      <w:r w:rsidRPr="008502D9">
        <w:rPr>
          <w:rtl/>
        </w:rPr>
        <w:t>ספר</w:t>
      </w:r>
      <w:r w:rsidRPr="008502D9">
        <w:rPr>
          <w:rtl/>
          <w:lang w:bidi="ar-SA"/>
        </w:rPr>
        <w:t xml:space="preserve"> </w:t>
      </w:r>
      <w:r w:rsidRPr="008502D9">
        <w:rPr>
          <w:rtl/>
        </w:rPr>
        <w:t>שלנו</w:t>
      </w:r>
      <w:r w:rsidRPr="008502D9">
        <w:rPr>
          <w:rtl/>
          <w:lang w:bidi="ar-SA"/>
        </w:rPr>
        <w:t xml:space="preserve"> </w:t>
      </w:r>
      <w:r w:rsidRPr="008502D9">
        <w:rPr>
          <w:rtl/>
        </w:rPr>
        <w:t>מחנכים</w:t>
      </w:r>
      <w:r w:rsidRPr="008502D9">
        <w:rPr>
          <w:rtl/>
          <w:lang w:bidi="ar-SA"/>
        </w:rPr>
        <w:t xml:space="preserve"> </w:t>
      </w:r>
      <w:r w:rsidRPr="008502D9">
        <w:rPr>
          <w:rtl/>
        </w:rPr>
        <w:t>אותנו</w:t>
      </w:r>
      <w:r w:rsidRPr="008502D9">
        <w:rPr>
          <w:rtl/>
          <w:lang w:bidi="ar-SA"/>
        </w:rPr>
        <w:t xml:space="preserve"> </w:t>
      </w:r>
      <w:r w:rsidRPr="008502D9">
        <w:rPr>
          <w:rtl/>
        </w:rPr>
        <w:t>להיות</w:t>
      </w:r>
      <w:r w:rsidRPr="008502D9">
        <w:rPr>
          <w:rtl/>
          <w:lang w:bidi="ar-SA"/>
        </w:rPr>
        <w:t xml:space="preserve"> </w:t>
      </w:r>
      <w:r w:rsidRPr="008502D9">
        <w:rPr>
          <w:rtl/>
        </w:rPr>
        <w:t>בני</w:t>
      </w:r>
      <w:r w:rsidRPr="008502D9">
        <w:rPr>
          <w:rtl/>
          <w:lang w:bidi="ar-SA"/>
        </w:rPr>
        <w:t xml:space="preserve"> </w:t>
      </w:r>
      <w:r w:rsidRPr="008502D9">
        <w:rPr>
          <w:rtl/>
        </w:rPr>
        <w:t>אדם</w:t>
      </w:r>
      <w:r w:rsidRPr="008502D9">
        <w:rPr>
          <w:rtl/>
          <w:lang w:bidi="ar-SA"/>
        </w:rPr>
        <w:t xml:space="preserve">" </w:t>
      </w:r>
      <w:r w:rsidRPr="008502D9">
        <w:rPr>
          <w:rtl/>
        </w:rPr>
        <w:t>חלחלה</w:t>
      </w:r>
      <w:r w:rsidRPr="008502D9">
        <w:rPr>
          <w:rtl/>
          <w:lang w:bidi="ar-SA"/>
        </w:rPr>
        <w:t xml:space="preserve"> </w:t>
      </w:r>
      <w:r w:rsidR="00160FA7">
        <w:rPr>
          <w:rFonts w:hint="cs"/>
          <w:rtl/>
        </w:rPr>
        <w:t>אל ה</w:t>
      </w:r>
      <w:r w:rsidRPr="008502D9">
        <w:rPr>
          <w:rtl/>
        </w:rPr>
        <w:t>תלמידים</w:t>
      </w:r>
      <w:r w:rsidRPr="008502D9">
        <w:rPr>
          <w:rtl/>
          <w:lang w:bidi="ar-SA"/>
        </w:rPr>
        <w:t xml:space="preserve"> </w:t>
      </w:r>
      <w:r w:rsidRPr="008502D9">
        <w:rPr>
          <w:rtl/>
        </w:rPr>
        <w:t>ויצרה</w:t>
      </w:r>
      <w:r w:rsidRPr="008502D9">
        <w:rPr>
          <w:rtl/>
          <w:lang w:bidi="ar-SA"/>
        </w:rPr>
        <w:t xml:space="preserve"> </w:t>
      </w:r>
      <w:r w:rsidRPr="008502D9">
        <w:rPr>
          <w:rtl/>
        </w:rPr>
        <w:t>אצלם</w:t>
      </w:r>
      <w:r w:rsidRPr="008502D9">
        <w:rPr>
          <w:rtl/>
          <w:lang w:bidi="ar-SA"/>
        </w:rPr>
        <w:t xml:space="preserve"> </w:t>
      </w:r>
      <w:r w:rsidRPr="008502D9">
        <w:rPr>
          <w:rtl/>
        </w:rPr>
        <w:t>תחושת</w:t>
      </w:r>
      <w:r w:rsidRPr="008502D9">
        <w:rPr>
          <w:rtl/>
          <w:lang w:bidi="ar-SA"/>
        </w:rPr>
        <w:t xml:space="preserve"> </w:t>
      </w:r>
      <w:r w:rsidRPr="008502D9">
        <w:rPr>
          <w:rtl/>
        </w:rPr>
        <w:t>נבדלות</w:t>
      </w:r>
      <w:r w:rsidRPr="008502D9">
        <w:rPr>
          <w:rtl/>
          <w:lang w:bidi="ar-SA"/>
        </w:rPr>
        <w:t xml:space="preserve"> </w:t>
      </w:r>
      <w:r w:rsidRPr="008502D9">
        <w:rPr>
          <w:rtl/>
        </w:rPr>
        <w:t>ואליטיזם</w:t>
      </w:r>
      <w:r w:rsidRPr="008502D9">
        <w:rPr>
          <w:rtl/>
          <w:lang w:bidi="ar-SA"/>
        </w:rPr>
        <w:t xml:space="preserve"> </w:t>
      </w:r>
      <w:r w:rsidRPr="008502D9">
        <w:rPr>
          <w:rtl/>
        </w:rPr>
        <w:t>מוסרי</w:t>
      </w:r>
      <w:r w:rsidRPr="008502D9">
        <w:rPr>
          <w:rtl/>
          <w:lang w:bidi="ar-SA"/>
        </w:rPr>
        <w:t xml:space="preserve"> </w:t>
      </w:r>
      <w:r w:rsidRPr="008502D9">
        <w:rPr>
          <w:rtl/>
        </w:rPr>
        <w:t>קשה</w:t>
      </w:r>
      <w:r w:rsidRPr="008502D9">
        <w:rPr>
          <w:rtl/>
          <w:lang w:bidi="ar-SA"/>
        </w:rPr>
        <w:t xml:space="preserve"> </w:t>
      </w:r>
      <w:r w:rsidRPr="008502D9">
        <w:rPr>
          <w:rtl/>
        </w:rPr>
        <w:t>ביחס</w:t>
      </w:r>
      <w:r w:rsidRPr="008502D9">
        <w:rPr>
          <w:rtl/>
          <w:lang w:bidi="ar-SA"/>
        </w:rPr>
        <w:t xml:space="preserve"> </w:t>
      </w:r>
      <w:r w:rsidRPr="008502D9">
        <w:rPr>
          <w:rtl/>
        </w:rPr>
        <w:t>לחברה</w:t>
      </w:r>
      <w:r w:rsidRPr="008502D9">
        <w:rPr>
          <w:rtl/>
          <w:lang w:bidi="ar-SA"/>
        </w:rPr>
        <w:t xml:space="preserve"> </w:t>
      </w:r>
      <w:r w:rsidRPr="008502D9">
        <w:rPr>
          <w:rtl/>
        </w:rPr>
        <w:t>הכללית</w:t>
      </w:r>
      <w:r w:rsidRPr="008502D9">
        <w:rPr>
          <w:rtl/>
          <w:lang w:bidi="ar-SA"/>
        </w:rPr>
        <w:t>: "</w:t>
      </w:r>
      <w:r w:rsidRPr="008502D9">
        <w:rPr>
          <w:rtl/>
        </w:rPr>
        <w:t>זה</w:t>
      </w:r>
      <w:r w:rsidRPr="008502D9">
        <w:rPr>
          <w:rtl/>
          <w:lang w:bidi="ar-SA"/>
        </w:rPr>
        <w:t xml:space="preserve"> </w:t>
      </w:r>
      <w:r w:rsidRPr="008502D9">
        <w:rPr>
          <w:rtl/>
        </w:rPr>
        <w:t>יצר</w:t>
      </w:r>
      <w:r w:rsidRPr="008502D9">
        <w:rPr>
          <w:rtl/>
          <w:lang w:bidi="ar-SA"/>
        </w:rPr>
        <w:t xml:space="preserve"> </w:t>
      </w:r>
      <w:r w:rsidRPr="008502D9">
        <w:rPr>
          <w:rtl/>
        </w:rPr>
        <w:t>תחושת</w:t>
      </w:r>
      <w:r w:rsidRPr="008502D9">
        <w:rPr>
          <w:rtl/>
          <w:lang w:bidi="ar-SA"/>
        </w:rPr>
        <w:t xml:space="preserve"> </w:t>
      </w:r>
      <w:r w:rsidRPr="008502D9">
        <w:rPr>
          <w:rtl/>
        </w:rPr>
        <w:t>התנשאות</w:t>
      </w:r>
      <w:r w:rsidRPr="008502D9">
        <w:rPr>
          <w:rtl/>
          <w:lang w:bidi="ar-SA"/>
        </w:rPr>
        <w:t xml:space="preserve"> </w:t>
      </w:r>
      <w:r w:rsidRPr="008502D9">
        <w:rPr>
          <w:rtl/>
        </w:rPr>
        <w:t>גדולה</w:t>
      </w:r>
      <w:r w:rsidRPr="008502D9">
        <w:rPr>
          <w:rtl/>
          <w:lang w:bidi="ar-SA"/>
        </w:rPr>
        <w:t xml:space="preserve"> </w:t>
      </w:r>
      <w:r w:rsidRPr="008502D9">
        <w:rPr>
          <w:rtl/>
        </w:rPr>
        <w:t>מאוד</w:t>
      </w:r>
      <w:r w:rsidRPr="008502D9">
        <w:rPr>
          <w:rtl/>
          <w:lang w:bidi="ar-SA"/>
        </w:rPr>
        <w:t xml:space="preserve"> </w:t>
      </w:r>
      <w:r w:rsidRPr="008502D9">
        <w:rPr>
          <w:rtl/>
        </w:rPr>
        <w:t>שאני</w:t>
      </w:r>
      <w:r w:rsidRPr="008502D9">
        <w:rPr>
          <w:rtl/>
          <w:lang w:bidi="ar-SA"/>
        </w:rPr>
        <w:t xml:space="preserve"> </w:t>
      </w:r>
      <w:r w:rsidRPr="008502D9">
        <w:rPr>
          <w:rtl/>
        </w:rPr>
        <w:t>עדיין</w:t>
      </w:r>
      <w:r w:rsidRPr="008502D9">
        <w:rPr>
          <w:rtl/>
          <w:lang w:bidi="ar-SA"/>
        </w:rPr>
        <w:t xml:space="preserve"> </w:t>
      </w:r>
      <w:r w:rsidRPr="008502D9">
        <w:rPr>
          <w:rtl/>
        </w:rPr>
        <w:t>מנסה</w:t>
      </w:r>
      <w:r w:rsidRPr="008502D9">
        <w:rPr>
          <w:rtl/>
          <w:lang w:bidi="ar-SA"/>
        </w:rPr>
        <w:t xml:space="preserve"> </w:t>
      </w:r>
      <w:r w:rsidRPr="008502D9">
        <w:rPr>
          <w:rtl/>
        </w:rPr>
        <w:t>ככה</w:t>
      </w:r>
      <w:r w:rsidRPr="008502D9">
        <w:rPr>
          <w:rtl/>
          <w:lang w:bidi="ar-SA"/>
        </w:rPr>
        <w:t xml:space="preserve"> </w:t>
      </w:r>
      <w:r w:rsidRPr="008502D9">
        <w:rPr>
          <w:rtl/>
        </w:rPr>
        <w:t>להתמודד</w:t>
      </w:r>
      <w:r w:rsidRPr="008502D9">
        <w:rPr>
          <w:rtl/>
          <w:lang w:bidi="ar-SA"/>
        </w:rPr>
        <w:t xml:space="preserve"> </w:t>
      </w:r>
      <w:r w:rsidRPr="008502D9">
        <w:rPr>
          <w:rtl/>
        </w:rPr>
        <w:t>איתה</w:t>
      </w:r>
      <w:r w:rsidRPr="008502D9">
        <w:rPr>
          <w:rtl/>
          <w:lang w:bidi="ar-SA"/>
        </w:rPr>
        <w:t xml:space="preserve">. </w:t>
      </w:r>
      <w:r w:rsidRPr="008502D9">
        <w:rPr>
          <w:rtl/>
        </w:rPr>
        <w:t>חושבת</w:t>
      </w:r>
      <w:r w:rsidRPr="008502D9">
        <w:rPr>
          <w:rtl/>
          <w:lang w:bidi="ar-SA"/>
        </w:rPr>
        <w:t xml:space="preserve"> </w:t>
      </w:r>
      <w:r w:rsidRPr="008502D9">
        <w:rPr>
          <w:rtl/>
        </w:rPr>
        <w:t>שרק</w:t>
      </w:r>
      <w:r w:rsidRPr="008502D9">
        <w:rPr>
          <w:rtl/>
          <w:lang w:bidi="ar-SA"/>
        </w:rPr>
        <w:t xml:space="preserve"> </w:t>
      </w:r>
      <w:r w:rsidRPr="008502D9">
        <w:rPr>
          <w:rtl/>
        </w:rPr>
        <w:t>בשנת</w:t>
      </w:r>
      <w:r w:rsidRPr="008502D9">
        <w:rPr>
          <w:rtl/>
          <w:lang w:bidi="ar-SA"/>
        </w:rPr>
        <w:t xml:space="preserve"> </w:t>
      </w:r>
      <w:r w:rsidRPr="008502D9">
        <w:rPr>
          <w:rtl/>
        </w:rPr>
        <w:t>שירות</w:t>
      </w:r>
      <w:r w:rsidRPr="008502D9">
        <w:rPr>
          <w:rtl/>
          <w:lang w:bidi="ar-SA"/>
        </w:rPr>
        <w:t xml:space="preserve"> </w:t>
      </w:r>
      <w:r w:rsidRPr="008502D9">
        <w:rPr>
          <w:rtl/>
        </w:rPr>
        <w:t>או</w:t>
      </w:r>
      <w:r w:rsidRPr="008502D9">
        <w:rPr>
          <w:rtl/>
          <w:lang w:bidi="ar-SA"/>
        </w:rPr>
        <w:t xml:space="preserve"> </w:t>
      </w:r>
      <w:r w:rsidRPr="008502D9">
        <w:rPr>
          <w:rtl/>
        </w:rPr>
        <w:t>בצבא</w:t>
      </w:r>
      <w:r w:rsidRPr="008502D9">
        <w:rPr>
          <w:rtl/>
          <w:lang w:bidi="ar-SA"/>
        </w:rPr>
        <w:t xml:space="preserve"> </w:t>
      </w:r>
      <w:r w:rsidRPr="008502D9">
        <w:rPr>
          <w:rtl/>
        </w:rPr>
        <w:t>התחלתי</w:t>
      </w:r>
      <w:r w:rsidRPr="008502D9">
        <w:rPr>
          <w:rtl/>
          <w:lang w:bidi="ar-SA"/>
        </w:rPr>
        <w:t xml:space="preserve"> </w:t>
      </w:r>
      <w:r w:rsidRPr="008502D9">
        <w:rPr>
          <w:rtl/>
        </w:rPr>
        <w:t>להבין</w:t>
      </w:r>
      <w:r w:rsidRPr="008502D9">
        <w:rPr>
          <w:rtl/>
          <w:lang w:bidi="ar-SA"/>
        </w:rPr>
        <w:t xml:space="preserve"> </w:t>
      </w:r>
      <w:r w:rsidRPr="008502D9">
        <w:rPr>
          <w:rtl/>
        </w:rPr>
        <w:t>שיוצאים</w:t>
      </w:r>
      <w:r w:rsidRPr="008502D9">
        <w:rPr>
          <w:rtl/>
          <w:lang w:bidi="ar-SA"/>
        </w:rPr>
        <w:t xml:space="preserve"> </w:t>
      </w:r>
      <w:r w:rsidRPr="008502D9">
        <w:rPr>
          <w:rtl/>
        </w:rPr>
        <w:t>בני</w:t>
      </w:r>
      <w:r w:rsidRPr="008502D9">
        <w:rPr>
          <w:rtl/>
          <w:lang w:bidi="ar-SA"/>
        </w:rPr>
        <w:t xml:space="preserve"> </w:t>
      </w:r>
      <w:r w:rsidRPr="008502D9">
        <w:rPr>
          <w:rtl/>
        </w:rPr>
        <w:t>אדם</w:t>
      </w:r>
      <w:r w:rsidRPr="008502D9">
        <w:rPr>
          <w:rtl/>
          <w:lang w:bidi="ar-SA"/>
        </w:rPr>
        <w:t xml:space="preserve"> </w:t>
      </w:r>
      <w:r w:rsidRPr="008502D9">
        <w:rPr>
          <w:rtl/>
        </w:rPr>
        <w:t>נהדרים</w:t>
      </w:r>
      <w:r w:rsidRPr="008502D9">
        <w:rPr>
          <w:rtl/>
          <w:lang w:bidi="ar-SA"/>
        </w:rPr>
        <w:t xml:space="preserve"> </w:t>
      </w:r>
      <w:r w:rsidRPr="008502D9">
        <w:rPr>
          <w:rtl/>
        </w:rPr>
        <w:t>מבתי</w:t>
      </w:r>
      <w:r w:rsidRPr="008502D9">
        <w:rPr>
          <w:rtl/>
          <w:lang w:bidi="ar-SA"/>
        </w:rPr>
        <w:t xml:space="preserve"> </w:t>
      </w:r>
      <w:r w:rsidRPr="008502D9">
        <w:rPr>
          <w:rtl/>
        </w:rPr>
        <w:t>ספר</w:t>
      </w:r>
      <w:r w:rsidRPr="008502D9">
        <w:rPr>
          <w:rtl/>
          <w:lang w:bidi="ar-SA"/>
        </w:rPr>
        <w:t xml:space="preserve"> </w:t>
      </w:r>
      <w:r w:rsidRPr="008502D9">
        <w:rPr>
          <w:rtl/>
        </w:rPr>
        <w:t>שהם</w:t>
      </w:r>
      <w:r w:rsidRPr="008502D9">
        <w:rPr>
          <w:rtl/>
          <w:lang w:bidi="ar-SA"/>
        </w:rPr>
        <w:t xml:space="preserve"> </w:t>
      </w:r>
      <w:r w:rsidRPr="008502D9">
        <w:rPr>
          <w:rtl/>
        </w:rPr>
        <w:t>לא</w:t>
      </w:r>
      <w:r w:rsidRPr="008502D9">
        <w:rPr>
          <w:rtl/>
          <w:lang w:bidi="ar-SA"/>
        </w:rPr>
        <w:t xml:space="preserve"> </w:t>
      </w:r>
      <w:r w:rsidRPr="008502D9">
        <w:rPr>
          <w:rtl/>
        </w:rPr>
        <w:t>ולדורף</w:t>
      </w:r>
      <w:r w:rsidRPr="008502D9">
        <w:rPr>
          <w:rtl/>
          <w:lang w:bidi="ar-SA"/>
        </w:rPr>
        <w:t xml:space="preserve">". </w:t>
      </w:r>
      <w:r w:rsidRPr="008502D9">
        <w:rPr>
          <w:rtl/>
        </w:rPr>
        <w:t>פער</w:t>
      </w:r>
      <w:r w:rsidRPr="008502D9">
        <w:rPr>
          <w:rtl/>
          <w:lang w:bidi="ar-SA"/>
        </w:rPr>
        <w:t xml:space="preserve"> </w:t>
      </w:r>
      <w:r w:rsidRPr="008502D9">
        <w:rPr>
          <w:rtl/>
        </w:rPr>
        <w:t>חברתי</w:t>
      </w:r>
      <w:r w:rsidRPr="008502D9">
        <w:rPr>
          <w:rtl/>
          <w:lang w:bidi="ar-SA"/>
        </w:rPr>
        <w:t xml:space="preserve"> </w:t>
      </w:r>
      <w:r w:rsidRPr="008502D9">
        <w:rPr>
          <w:rtl/>
        </w:rPr>
        <w:t>זה</w:t>
      </w:r>
      <w:r w:rsidRPr="008502D9">
        <w:rPr>
          <w:rtl/>
          <w:lang w:bidi="ar-SA"/>
        </w:rPr>
        <w:t xml:space="preserve"> </w:t>
      </w:r>
      <w:r w:rsidRPr="008502D9">
        <w:rPr>
          <w:rtl/>
        </w:rPr>
        <w:t>חושף</w:t>
      </w:r>
      <w:r w:rsidRPr="008502D9">
        <w:rPr>
          <w:rtl/>
          <w:lang w:bidi="ar-SA"/>
        </w:rPr>
        <w:t xml:space="preserve"> </w:t>
      </w:r>
      <w:r w:rsidRPr="008502D9">
        <w:rPr>
          <w:rtl/>
        </w:rPr>
        <w:t>כיצד</w:t>
      </w:r>
      <w:r w:rsidRPr="008502D9">
        <w:rPr>
          <w:rtl/>
          <w:lang w:bidi="ar-SA"/>
        </w:rPr>
        <w:t xml:space="preserve"> </w:t>
      </w:r>
      <w:r w:rsidRPr="008502D9">
        <w:rPr>
          <w:rtl/>
        </w:rPr>
        <w:t>אידיאל</w:t>
      </w:r>
      <w:r w:rsidRPr="008502D9">
        <w:rPr>
          <w:rtl/>
          <w:lang w:bidi="ar-SA"/>
        </w:rPr>
        <w:t xml:space="preserve"> </w:t>
      </w:r>
      <w:r w:rsidRPr="008502D9">
        <w:rPr>
          <w:rtl/>
        </w:rPr>
        <w:t>פדגוגי</w:t>
      </w:r>
      <w:r w:rsidRPr="008502D9">
        <w:rPr>
          <w:rtl/>
          <w:lang w:bidi="ar-SA"/>
        </w:rPr>
        <w:t xml:space="preserve"> </w:t>
      </w:r>
      <w:r w:rsidRPr="008502D9">
        <w:rPr>
          <w:rtl/>
        </w:rPr>
        <w:t>מוסרי</w:t>
      </w:r>
      <w:r w:rsidRPr="008502D9">
        <w:rPr>
          <w:rtl/>
          <w:lang w:bidi="ar-SA"/>
        </w:rPr>
        <w:t xml:space="preserve"> </w:t>
      </w:r>
      <w:r w:rsidRPr="008502D9">
        <w:rPr>
          <w:rtl/>
        </w:rPr>
        <w:t>מותמר</w:t>
      </w:r>
      <w:r w:rsidRPr="008502D9">
        <w:rPr>
          <w:rtl/>
          <w:lang w:bidi="ar-SA"/>
        </w:rPr>
        <w:t xml:space="preserve"> </w:t>
      </w:r>
      <w:r w:rsidRPr="008502D9">
        <w:rPr>
          <w:rtl/>
        </w:rPr>
        <w:t>בשטח</w:t>
      </w:r>
      <w:r w:rsidRPr="008502D9">
        <w:rPr>
          <w:rtl/>
          <w:lang w:bidi="ar-SA"/>
        </w:rPr>
        <w:t xml:space="preserve"> </w:t>
      </w:r>
      <w:r w:rsidRPr="008502D9">
        <w:rPr>
          <w:rtl/>
        </w:rPr>
        <w:t>למנגנון</w:t>
      </w:r>
      <w:r w:rsidRPr="008502D9">
        <w:rPr>
          <w:rtl/>
          <w:lang w:bidi="ar-SA"/>
        </w:rPr>
        <w:t xml:space="preserve"> </w:t>
      </w:r>
      <w:r w:rsidRPr="008502D9">
        <w:rPr>
          <w:rtl/>
        </w:rPr>
        <w:t>של</w:t>
      </w:r>
      <w:r w:rsidRPr="008502D9">
        <w:rPr>
          <w:rtl/>
          <w:lang w:bidi="ar-SA"/>
        </w:rPr>
        <w:t xml:space="preserve"> </w:t>
      </w:r>
      <w:r w:rsidRPr="008502D9">
        <w:rPr>
          <w:rtl/>
        </w:rPr>
        <w:t>התנשאות</w:t>
      </w:r>
      <w:r w:rsidRPr="008502D9">
        <w:rPr>
          <w:rtl/>
          <w:lang w:bidi="ar-SA"/>
        </w:rPr>
        <w:t xml:space="preserve"> </w:t>
      </w:r>
      <w:r w:rsidRPr="008502D9">
        <w:rPr>
          <w:rtl/>
        </w:rPr>
        <w:t>מעמדית</w:t>
      </w:r>
      <w:r w:rsidRPr="008502D9">
        <w:rPr>
          <w:rtl/>
          <w:lang w:bidi="ar-SA"/>
        </w:rPr>
        <w:t xml:space="preserve"> </w:t>
      </w:r>
      <w:r w:rsidRPr="008502D9">
        <w:rPr>
          <w:rtl/>
        </w:rPr>
        <w:t>ונבדלות</w:t>
      </w:r>
      <w:r w:rsidRPr="008502D9">
        <w:rPr>
          <w:rtl/>
          <w:lang w:bidi="ar-SA"/>
        </w:rPr>
        <w:t xml:space="preserve"> </w:t>
      </w:r>
      <w:r w:rsidRPr="008502D9">
        <w:rPr>
          <w:rtl/>
        </w:rPr>
        <w:t>אליטיסטית</w:t>
      </w:r>
      <w:r w:rsidR="00451963">
        <w:rPr>
          <w:rtl/>
        </w:rPr>
        <w:t>,</w:t>
      </w:r>
      <w:r w:rsidRPr="008502D9">
        <w:rPr>
          <w:rtl/>
          <w:lang w:bidi="ar-SA"/>
        </w:rPr>
        <w:t xml:space="preserve"> </w:t>
      </w:r>
      <w:r w:rsidRPr="008502D9">
        <w:rPr>
          <w:rtl/>
        </w:rPr>
        <w:t>סוגיה</w:t>
      </w:r>
      <w:r w:rsidRPr="008502D9">
        <w:rPr>
          <w:rtl/>
          <w:lang w:bidi="ar-SA"/>
        </w:rPr>
        <w:t xml:space="preserve"> </w:t>
      </w:r>
      <w:r w:rsidRPr="008502D9">
        <w:rPr>
          <w:rtl/>
        </w:rPr>
        <w:t>שהמחקר</w:t>
      </w:r>
      <w:r w:rsidRPr="008502D9">
        <w:rPr>
          <w:rtl/>
          <w:lang w:bidi="ar-SA"/>
        </w:rPr>
        <w:t xml:space="preserve"> </w:t>
      </w:r>
      <w:r w:rsidRPr="008502D9">
        <w:rPr>
          <w:rtl/>
        </w:rPr>
        <w:t>האקדמי</w:t>
      </w:r>
      <w:r w:rsidRPr="008502D9">
        <w:rPr>
          <w:rtl/>
          <w:lang w:bidi="ar-SA"/>
        </w:rPr>
        <w:t xml:space="preserve"> </w:t>
      </w:r>
      <w:r w:rsidRPr="008502D9">
        <w:rPr>
          <w:rtl/>
        </w:rPr>
        <w:t>נוטה</w:t>
      </w:r>
      <w:r w:rsidRPr="008502D9">
        <w:rPr>
          <w:rtl/>
          <w:lang w:bidi="ar-SA"/>
        </w:rPr>
        <w:t xml:space="preserve"> </w:t>
      </w:r>
      <w:r w:rsidRPr="008502D9">
        <w:rPr>
          <w:rtl/>
        </w:rPr>
        <w:t>להשמיט</w:t>
      </w:r>
      <w:r w:rsidRPr="008502D9">
        <w:rPr>
          <w:rtl/>
          <w:lang w:bidi="ar-SA"/>
        </w:rPr>
        <w:t xml:space="preserve"> </w:t>
      </w:r>
      <w:r w:rsidRPr="008502D9">
        <w:rPr>
          <w:rtl/>
        </w:rPr>
        <w:t>בשיח</w:t>
      </w:r>
      <w:r w:rsidRPr="008502D9">
        <w:rPr>
          <w:rtl/>
          <w:lang w:bidi="ar-SA"/>
        </w:rPr>
        <w:t xml:space="preserve"> </w:t>
      </w:r>
      <w:r w:rsidRPr="008502D9">
        <w:rPr>
          <w:rtl/>
        </w:rPr>
        <w:t>שלו</w:t>
      </w:r>
      <w:r w:rsidRPr="008502D9">
        <w:rPr>
          <w:rtl/>
          <w:lang w:bidi="ar-SA"/>
        </w:rPr>
        <w:t>.</w:t>
      </w:r>
    </w:p>
    <w:p w14:paraId="5F00022C" w14:textId="5DD3D26B" w:rsidR="00B16A5A" w:rsidRPr="008502D9" w:rsidRDefault="00B16A5A" w:rsidP="00B16A5A">
      <w:r w:rsidRPr="008502D9">
        <w:rPr>
          <w:rtl/>
        </w:rPr>
        <w:t>נושא</w:t>
      </w:r>
      <w:r w:rsidRPr="008502D9">
        <w:rPr>
          <w:rtl/>
          <w:lang w:bidi="ar-SA"/>
        </w:rPr>
        <w:t xml:space="preserve"> </w:t>
      </w:r>
      <w:r w:rsidRPr="008502D9">
        <w:rPr>
          <w:rtl/>
        </w:rPr>
        <w:t>מושתק</w:t>
      </w:r>
      <w:r w:rsidRPr="008502D9">
        <w:rPr>
          <w:rtl/>
          <w:lang w:bidi="ar-SA"/>
        </w:rPr>
        <w:t xml:space="preserve"> </w:t>
      </w:r>
      <w:r w:rsidRPr="008502D9">
        <w:rPr>
          <w:rtl/>
        </w:rPr>
        <w:t>שני</w:t>
      </w:r>
      <w:r w:rsidRPr="008502D9">
        <w:rPr>
          <w:rtl/>
          <w:lang w:bidi="ar-SA"/>
        </w:rPr>
        <w:t xml:space="preserve"> </w:t>
      </w:r>
      <w:r w:rsidRPr="008502D9">
        <w:rPr>
          <w:rtl/>
        </w:rPr>
        <w:t>שאינו</w:t>
      </w:r>
      <w:r w:rsidRPr="008502D9">
        <w:rPr>
          <w:rtl/>
          <w:lang w:bidi="ar-SA"/>
        </w:rPr>
        <w:t xml:space="preserve"> </w:t>
      </w:r>
      <w:r w:rsidRPr="008502D9">
        <w:rPr>
          <w:rtl/>
        </w:rPr>
        <w:t>זוכה</w:t>
      </w:r>
      <w:r w:rsidRPr="008502D9">
        <w:rPr>
          <w:rtl/>
          <w:lang w:bidi="ar-SA"/>
        </w:rPr>
        <w:t xml:space="preserve"> </w:t>
      </w:r>
      <w:r w:rsidRPr="008502D9">
        <w:rPr>
          <w:rtl/>
        </w:rPr>
        <w:t>לכל</w:t>
      </w:r>
      <w:r w:rsidRPr="008502D9">
        <w:rPr>
          <w:rtl/>
          <w:lang w:bidi="ar-SA"/>
        </w:rPr>
        <w:t xml:space="preserve"> </w:t>
      </w:r>
      <w:r w:rsidRPr="008502D9">
        <w:rPr>
          <w:rtl/>
        </w:rPr>
        <w:t>התייחסות</w:t>
      </w:r>
      <w:r w:rsidRPr="008502D9">
        <w:rPr>
          <w:rtl/>
          <w:lang w:bidi="ar-SA"/>
        </w:rPr>
        <w:t xml:space="preserve"> </w:t>
      </w:r>
      <w:r w:rsidRPr="008502D9">
        <w:rPr>
          <w:rtl/>
        </w:rPr>
        <w:t>בספרות</w:t>
      </w:r>
      <w:r w:rsidRPr="008502D9">
        <w:rPr>
          <w:rtl/>
          <w:lang w:bidi="ar-SA"/>
        </w:rPr>
        <w:t xml:space="preserve"> </w:t>
      </w:r>
      <w:r w:rsidRPr="008502D9">
        <w:rPr>
          <w:rtl/>
        </w:rPr>
        <w:t>התיאורטית</w:t>
      </w:r>
      <w:r w:rsidRPr="008502D9">
        <w:rPr>
          <w:rtl/>
          <w:lang w:bidi="ar-SA"/>
        </w:rPr>
        <w:t xml:space="preserve"> </w:t>
      </w:r>
      <w:r w:rsidRPr="008502D9">
        <w:rPr>
          <w:rtl/>
        </w:rPr>
        <w:t>והאמפירית</w:t>
      </w:r>
      <w:r w:rsidRPr="008502D9">
        <w:rPr>
          <w:rtl/>
          <w:lang w:bidi="ar-SA"/>
        </w:rPr>
        <w:t xml:space="preserve"> </w:t>
      </w:r>
      <w:r w:rsidRPr="008502D9">
        <w:rPr>
          <w:rtl/>
        </w:rPr>
        <w:t>הוא</w:t>
      </w:r>
      <w:r w:rsidRPr="008502D9">
        <w:rPr>
          <w:rtl/>
          <w:lang w:bidi="ar-SA"/>
        </w:rPr>
        <w:t xml:space="preserve"> </w:t>
      </w:r>
      <w:r w:rsidRPr="008502D9">
        <w:rPr>
          <w:rtl/>
        </w:rPr>
        <w:t>ההיעדר</w:t>
      </w:r>
      <w:r w:rsidRPr="008502D9">
        <w:rPr>
          <w:rtl/>
          <w:lang w:bidi="ar-SA"/>
        </w:rPr>
        <w:t xml:space="preserve"> </w:t>
      </w:r>
      <w:r w:rsidRPr="008502D9">
        <w:rPr>
          <w:rtl/>
        </w:rPr>
        <w:t>המוחלט</w:t>
      </w:r>
      <w:r w:rsidRPr="008502D9">
        <w:rPr>
          <w:rtl/>
          <w:lang w:bidi="ar-SA"/>
        </w:rPr>
        <w:t xml:space="preserve"> </w:t>
      </w:r>
      <w:r w:rsidRPr="008502D9">
        <w:rPr>
          <w:rtl/>
        </w:rPr>
        <w:t>של</w:t>
      </w:r>
      <w:r w:rsidRPr="008502D9">
        <w:rPr>
          <w:rtl/>
          <w:lang w:bidi="ar-SA"/>
        </w:rPr>
        <w:t xml:space="preserve"> </w:t>
      </w:r>
      <w:r w:rsidRPr="008502D9">
        <w:rPr>
          <w:rtl/>
        </w:rPr>
        <w:t>חינוך</w:t>
      </w:r>
      <w:r w:rsidRPr="008502D9">
        <w:rPr>
          <w:rtl/>
          <w:lang w:bidi="ar-SA"/>
        </w:rPr>
        <w:t xml:space="preserve"> </w:t>
      </w:r>
      <w:r w:rsidRPr="008502D9">
        <w:rPr>
          <w:rtl/>
        </w:rPr>
        <w:t>מיני</w:t>
      </w:r>
      <w:r w:rsidRPr="008502D9">
        <w:rPr>
          <w:rtl/>
          <w:lang w:bidi="ar-SA"/>
        </w:rPr>
        <w:t xml:space="preserve"> </w:t>
      </w:r>
      <w:r w:rsidRPr="008502D9">
        <w:rPr>
          <w:rtl/>
        </w:rPr>
        <w:t>מוסדר</w:t>
      </w:r>
      <w:r w:rsidRPr="008502D9">
        <w:rPr>
          <w:rtl/>
          <w:lang w:bidi="ar-SA"/>
        </w:rPr>
        <w:t xml:space="preserve"> </w:t>
      </w:r>
      <w:r w:rsidRPr="008502D9">
        <w:rPr>
          <w:rtl/>
        </w:rPr>
        <w:t>לאורך</w:t>
      </w:r>
      <w:r w:rsidRPr="008502D9">
        <w:rPr>
          <w:rtl/>
          <w:lang w:bidi="ar-SA"/>
        </w:rPr>
        <w:t xml:space="preserve"> </w:t>
      </w:r>
      <w:r w:rsidRPr="008502D9">
        <w:rPr>
          <w:rtl/>
        </w:rPr>
        <w:t>שתים</w:t>
      </w:r>
      <w:r w:rsidRPr="008502D9">
        <w:rPr>
          <w:rtl/>
          <w:lang w:bidi="ar-SA"/>
        </w:rPr>
        <w:t>-</w:t>
      </w:r>
      <w:r w:rsidRPr="008502D9">
        <w:rPr>
          <w:rtl/>
        </w:rPr>
        <w:t>עשרה</w:t>
      </w:r>
      <w:r w:rsidRPr="008502D9">
        <w:rPr>
          <w:rtl/>
          <w:lang w:bidi="ar-SA"/>
        </w:rPr>
        <w:t xml:space="preserve"> </w:t>
      </w:r>
      <w:r w:rsidRPr="008502D9">
        <w:rPr>
          <w:rtl/>
        </w:rPr>
        <w:t>שנות</w:t>
      </w:r>
      <w:r w:rsidRPr="008502D9">
        <w:rPr>
          <w:rtl/>
          <w:lang w:bidi="ar-SA"/>
        </w:rPr>
        <w:t xml:space="preserve"> </w:t>
      </w:r>
      <w:r w:rsidRPr="008502D9">
        <w:rPr>
          <w:rtl/>
        </w:rPr>
        <w:t>הלימוד</w:t>
      </w:r>
      <w:r w:rsidRPr="008502D9">
        <w:rPr>
          <w:rtl/>
          <w:lang w:bidi="ar-SA"/>
        </w:rPr>
        <w:t xml:space="preserve"> </w:t>
      </w:r>
      <w:r w:rsidRPr="008502D9">
        <w:rPr>
          <w:rtl/>
        </w:rPr>
        <w:t>במערכת</w:t>
      </w:r>
      <w:r w:rsidRPr="008502D9">
        <w:rPr>
          <w:rtl/>
          <w:lang w:bidi="ar-SA"/>
        </w:rPr>
        <w:t xml:space="preserve">. </w:t>
      </w:r>
      <w:r w:rsidR="00F376A6">
        <w:rPr>
          <w:rtl/>
        </w:rPr>
        <w:t>ב'</w:t>
      </w:r>
      <w:r w:rsidRPr="008502D9">
        <w:rPr>
          <w:rtl/>
          <w:lang w:bidi="ar-SA"/>
        </w:rPr>
        <w:t xml:space="preserve"> </w:t>
      </w:r>
      <w:r w:rsidRPr="008502D9">
        <w:rPr>
          <w:rtl/>
        </w:rPr>
        <w:t>מציג</w:t>
      </w:r>
      <w:r w:rsidRPr="008502D9">
        <w:rPr>
          <w:rtl/>
          <w:lang w:bidi="ar-SA"/>
        </w:rPr>
        <w:t xml:space="preserve"> </w:t>
      </w:r>
      <w:r w:rsidRPr="008502D9">
        <w:rPr>
          <w:rtl/>
        </w:rPr>
        <w:t>ביקורת</w:t>
      </w:r>
      <w:r w:rsidRPr="008502D9">
        <w:rPr>
          <w:rtl/>
          <w:lang w:bidi="ar-SA"/>
        </w:rPr>
        <w:t xml:space="preserve"> </w:t>
      </w:r>
      <w:r w:rsidRPr="008502D9">
        <w:rPr>
          <w:rtl/>
        </w:rPr>
        <w:t>נוקבת</w:t>
      </w:r>
      <w:r w:rsidRPr="008502D9">
        <w:rPr>
          <w:rtl/>
          <w:lang w:bidi="ar-SA"/>
        </w:rPr>
        <w:t xml:space="preserve"> </w:t>
      </w:r>
      <w:r w:rsidRPr="008502D9">
        <w:rPr>
          <w:rtl/>
        </w:rPr>
        <w:t>על</w:t>
      </w:r>
      <w:r w:rsidRPr="008502D9">
        <w:rPr>
          <w:rtl/>
          <w:lang w:bidi="ar-SA"/>
        </w:rPr>
        <w:t xml:space="preserve"> </w:t>
      </w:r>
      <w:r w:rsidRPr="008502D9">
        <w:rPr>
          <w:rtl/>
        </w:rPr>
        <w:t>התעלמותה</w:t>
      </w:r>
      <w:r w:rsidRPr="008502D9">
        <w:rPr>
          <w:rtl/>
          <w:lang w:bidi="ar-SA"/>
        </w:rPr>
        <w:t xml:space="preserve"> </w:t>
      </w:r>
      <w:r w:rsidRPr="008502D9">
        <w:rPr>
          <w:rtl/>
        </w:rPr>
        <w:t>המוחלטת</w:t>
      </w:r>
      <w:r w:rsidRPr="008502D9">
        <w:rPr>
          <w:rtl/>
          <w:lang w:bidi="ar-SA"/>
        </w:rPr>
        <w:t xml:space="preserve"> </w:t>
      </w:r>
      <w:r w:rsidRPr="008502D9">
        <w:rPr>
          <w:rtl/>
        </w:rPr>
        <w:t>של</w:t>
      </w:r>
      <w:r w:rsidRPr="008502D9">
        <w:rPr>
          <w:rtl/>
          <w:lang w:bidi="ar-SA"/>
        </w:rPr>
        <w:t xml:space="preserve"> </w:t>
      </w:r>
      <w:r w:rsidRPr="008502D9">
        <w:rPr>
          <w:rtl/>
        </w:rPr>
        <w:t>המערכת</w:t>
      </w:r>
      <w:r w:rsidRPr="008502D9">
        <w:rPr>
          <w:rtl/>
          <w:lang w:bidi="ar-SA"/>
        </w:rPr>
        <w:t xml:space="preserve"> </w:t>
      </w:r>
      <w:r w:rsidRPr="008502D9">
        <w:rPr>
          <w:rtl/>
        </w:rPr>
        <w:t>מתחום</w:t>
      </w:r>
      <w:r w:rsidRPr="008502D9">
        <w:rPr>
          <w:rtl/>
          <w:lang w:bidi="ar-SA"/>
        </w:rPr>
        <w:t xml:space="preserve"> </w:t>
      </w:r>
      <w:r w:rsidRPr="008502D9">
        <w:rPr>
          <w:rtl/>
        </w:rPr>
        <w:t>זה</w:t>
      </w:r>
      <w:r w:rsidRPr="008502D9">
        <w:rPr>
          <w:rtl/>
          <w:lang w:bidi="ar-SA"/>
        </w:rPr>
        <w:t xml:space="preserve"> </w:t>
      </w:r>
      <w:r w:rsidRPr="008502D9">
        <w:rPr>
          <w:rtl/>
        </w:rPr>
        <w:t>בעבר</w:t>
      </w:r>
      <w:r w:rsidR="00451963">
        <w:rPr>
          <w:rtl/>
        </w:rPr>
        <w:t>,</w:t>
      </w:r>
      <w:r w:rsidRPr="008502D9">
        <w:rPr>
          <w:rtl/>
          <w:lang w:bidi="ar-SA"/>
        </w:rPr>
        <w:t xml:space="preserve"> </w:t>
      </w:r>
      <w:r w:rsidRPr="008502D9">
        <w:rPr>
          <w:rtl/>
        </w:rPr>
        <w:t>ומציין</w:t>
      </w:r>
      <w:r w:rsidRPr="008502D9">
        <w:rPr>
          <w:rtl/>
          <w:lang w:bidi="ar-SA"/>
        </w:rPr>
        <w:t xml:space="preserve"> </w:t>
      </w:r>
      <w:r w:rsidRPr="008502D9">
        <w:rPr>
          <w:rtl/>
        </w:rPr>
        <w:t>כי</w:t>
      </w:r>
      <w:r w:rsidRPr="008502D9">
        <w:rPr>
          <w:rtl/>
          <w:lang w:bidi="ar-SA"/>
        </w:rPr>
        <w:t xml:space="preserve"> "</w:t>
      </w:r>
      <w:r w:rsidRPr="008502D9">
        <w:rPr>
          <w:rtl/>
        </w:rPr>
        <w:t>כל</w:t>
      </w:r>
      <w:r w:rsidRPr="008502D9">
        <w:rPr>
          <w:rtl/>
          <w:lang w:bidi="ar-SA"/>
        </w:rPr>
        <w:t xml:space="preserve"> </w:t>
      </w:r>
      <w:r w:rsidRPr="008502D9">
        <w:rPr>
          <w:rtl/>
        </w:rPr>
        <w:t>תחום</w:t>
      </w:r>
      <w:r w:rsidRPr="008502D9">
        <w:rPr>
          <w:rtl/>
          <w:lang w:bidi="ar-SA"/>
        </w:rPr>
        <w:t xml:space="preserve"> </w:t>
      </w:r>
      <w:r w:rsidRPr="008502D9">
        <w:rPr>
          <w:rtl/>
        </w:rPr>
        <w:t>המיניות</w:t>
      </w:r>
      <w:r w:rsidRPr="008502D9">
        <w:rPr>
          <w:rtl/>
          <w:lang w:bidi="ar-SA"/>
        </w:rPr>
        <w:t xml:space="preserve"> </w:t>
      </w:r>
      <w:r w:rsidRPr="008502D9">
        <w:rPr>
          <w:rtl/>
        </w:rPr>
        <w:t>בכלל</w:t>
      </w:r>
      <w:r w:rsidRPr="008502D9">
        <w:rPr>
          <w:rtl/>
          <w:lang w:bidi="ar-SA"/>
        </w:rPr>
        <w:t xml:space="preserve">... </w:t>
      </w:r>
      <w:r w:rsidRPr="008502D9">
        <w:rPr>
          <w:rtl/>
        </w:rPr>
        <w:t>לא</w:t>
      </w:r>
      <w:r w:rsidRPr="008502D9">
        <w:rPr>
          <w:rtl/>
          <w:lang w:bidi="ar-SA"/>
        </w:rPr>
        <w:t xml:space="preserve"> </w:t>
      </w:r>
      <w:r w:rsidRPr="008502D9">
        <w:rPr>
          <w:rtl/>
        </w:rPr>
        <w:t>התעסקו</w:t>
      </w:r>
      <w:r w:rsidRPr="008502D9">
        <w:rPr>
          <w:rtl/>
          <w:lang w:bidi="ar-SA"/>
        </w:rPr>
        <w:t xml:space="preserve"> </w:t>
      </w:r>
      <w:r w:rsidRPr="008502D9">
        <w:rPr>
          <w:rtl/>
        </w:rPr>
        <w:t>איתו</w:t>
      </w:r>
      <w:r w:rsidRPr="008502D9">
        <w:rPr>
          <w:rtl/>
          <w:lang w:bidi="ar-SA"/>
        </w:rPr>
        <w:t xml:space="preserve"> </w:t>
      </w:r>
      <w:r w:rsidRPr="008502D9">
        <w:rPr>
          <w:rtl/>
        </w:rPr>
        <w:t>בכלל</w:t>
      </w:r>
      <w:r w:rsidRPr="008502D9">
        <w:rPr>
          <w:rtl/>
          <w:lang w:bidi="ar-SA"/>
        </w:rPr>
        <w:t xml:space="preserve">". </w:t>
      </w:r>
      <w:r w:rsidRPr="008502D9">
        <w:rPr>
          <w:rtl/>
        </w:rPr>
        <w:t>הוא</w:t>
      </w:r>
      <w:r w:rsidRPr="008502D9">
        <w:rPr>
          <w:rtl/>
          <w:lang w:bidi="ar-SA"/>
        </w:rPr>
        <w:t xml:space="preserve"> </w:t>
      </w:r>
      <w:r w:rsidRPr="008502D9">
        <w:rPr>
          <w:rtl/>
        </w:rPr>
        <w:t>משחזר</w:t>
      </w:r>
      <w:r w:rsidRPr="008502D9">
        <w:rPr>
          <w:rtl/>
          <w:lang w:bidi="ar-SA"/>
        </w:rPr>
        <w:t xml:space="preserve"> </w:t>
      </w:r>
      <w:r w:rsidRPr="008502D9">
        <w:rPr>
          <w:rtl/>
        </w:rPr>
        <w:t>כי</w:t>
      </w:r>
      <w:r w:rsidRPr="008502D9">
        <w:rPr>
          <w:rtl/>
          <w:lang w:bidi="ar-SA"/>
        </w:rPr>
        <w:t xml:space="preserve"> </w:t>
      </w:r>
      <w:r w:rsidRPr="008502D9">
        <w:rPr>
          <w:rtl/>
        </w:rPr>
        <w:t>המפגש</w:t>
      </w:r>
      <w:r w:rsidRPr="008502D9">
        <w:rPr>
          <w:rtl/>
          <w:lang w:bidi="ar-SA"/>
        </w:rPr>
        <w:t xml:space="preserve"> </w:t>
      </w:r>
      <w:r w:rsidRPr="008502D9">
        <w:rPr>
          <w:rtl/>
        </w:rPr>
        <w:t>היחיד</w:t>
      </w:r>
      <w:r w:rsidRPr="008502D9">
        <w:rPr>
          <w:rtl/>
          <w:lang w:bidi="ar-SA"/>
        </w:rPr>
        <w:t xml:space="preserve"> </w:t>
      </w:r>
      <w:r w:rsidRPr="008502D9">
        <w:rPr>
          <w:rtl/>
        </w:rPr>
        <w:t>שלהם</w:t>
      </w:r>
      <w:r w:rsidRPr="008502D9">
        <w:rPr>
          <w:rtl/>
          <w:lang w:bidi="ar-SA"/>
        </w:rPr>
        <w:t xml:space="preserve"> </w:t>
      </w:r>
      <w:r w:rsidRPr="008502D9">
        <w:rPr>
          <w:rtl/>
        </w:rPr>
        <w:t>עם</w:t>
      </w:r>
      <w:r w:rsidRPr="008502D9">
        <w:rPr>
          <w:rtl/>
          <w:lang w:bidi="ar-SA"/>
        </w:rPr>
        <w:t xml:space="preserve"> </w:t>
      </w:r>
      <w:r w:rsidRPr="008502D9">
        <w:rPr>
          <w:rtl/>
        </w:rPr>
        <w:t>הנושא</w:t>
      </w:r>
      <w:r w:rsidRPr="008502D9">
        <w:rPr>
          <w:rtl/>
          <w:lang w:bidi="ar-SA"/>
        </w:rPr>
        <w:t xml:space="preserve"> </w:t>
      </w:r>
      <w:r w:rsidRPr="008502D9">
        <w:rPr>
          <w:rtl/>
        </w:rPr>
        <w:t>היה</w:t>
      </w:r>
      <w:r w:rsidRPr="008502D9">
        <w:rPr>
          <w:rtl/>
          <w:lang w:bidi="ar-SA"/>
        </w:rPr>
        <w:t xml:space="preserve"> </w:t>
      </w:r>
      <w:r w:rsidRPr="008502D9">
        <w:rPr>
          <w:rtl/>
        </w:rPr>
        <w:t>שיעור</w:t>
      </w:r>
      <w:r w:rsidRPr="008502D9">
        <w:rPr>
          <w:rtl/>
          <w:lang w:bidi="ar-SA"/>
        </w:rPr>
        <w:t xml:space="preserve"> </w:t>
      </w:r>
      <w:r w:rsidRPr="008502D9">
        <w:rPr>
          <w:rtl/>
        </w:rPr>
        <w:t>בודד</w:t>
      </w:r>
      <w:r w:rsidRPr="008502D9">
        <w:rPr>
          <w:rtl/>
          <w:lang w:bidi="ar-SA"/>
        </w:rPr>
        <w:t xml:space="preserve"> </w:t>
      </w:r>
      <w:r w:rsidRPr="008502D9">
        <w:rPr>
          <w:rtl/>
        </w:rPr>
        <w:t>ביסודי</w:t>
      </w:r>
      <w:r w:rsidRPr="008502D9">
        <w:rPr>
          <w:rtl/>
          <w:lang w:bidi="ar-SA"/>
        </w:rPr>
        <w:t xml:space="preserve"> </w:t>
      </w:r>
      <w:r w:rsidRPr="008502D9">
        <w:rPr>
          <w:rtl/>
        </w:rPr>
        <w:t>שהועבר</w:t>
      </w:r>
      <w:r w:rsidRPr="008502D9">
        <w:rPr>
          <w:rtl/>
          <w:lang w:bidi="ar-SA"/>
        </w:rPr>
        <w:t xml:space="preserve"> </w:t>
      </w:r>
      <w:r w:rsidRPr="008502D9">
        <w:rPr>
          <w:rtl/>
        </w:rPr>
        <w:t>על</w:t>
      </w:r>
      <w:r w:rsidRPr="008502D9">
        <w:rPr>
          <w:rtl/>
          <w:lang w:bidi="ar-SA"/>
        </w:rPr>
        <w:t xml:space="preserve"> </w:t>
      </w:r>
      <w:r w:rsidRPr="008502D9">
        <w:rPr>
          <w:rtl/>
        </w:rPr>
        <w:t>ידי</w:t>
      </w:r>
      <w:r w:rsidRPr="008502D9">
        <w:rPr>
          <w:rtl/>
          <w:lang w:bidi="ar-SA"/>
        </w:rPr>
        <w:t xml:space="preserve"> </w:t>
      </w:r>
      <w:r w:rsidRPr="008502D9">
        <w:rPr>
          <w:rtl/>
        </w:rPr>
        <w:t>אבא</w:t>
      </w:r>
      <w:r w:rsidRPr="008502D9">
        <w:rPr>
          <w:rtl/>
          <w:lang w:bidi="ar-SA"/>
        </w:rPr>
        <w:t xml:space="preserve"> </w:t>
      </w:r>
      <w:r w:rsidRPr="008502D9">
        <w:rPr>
          <w:rtl/>
        </w:rPr>
        <w:t>של</w:t>
      </w:r>
      <w:r w:rsidRPr="008502D9">
        <w:rPr>
          <w:rtl/>
          <w:lang w:bidi="ar-SA"/>
        </w:rPr>
        <w:t xml:space="preserve"> </w:t>
      </w:r>
      <w:r w:rsidRPr="008502D9">
        <w:rPr>
          <w:rtl/>
        </w:rPr>
        <w:t>אחד</w:t>
      </w:r>
      <w:r w:rsidRPr="008502D9">
        <w:rPr>
          <w:rtl/>
          <w:lang w:bidi="ar-SA"/>
        </w:rPr>
        <w:t xml:space="preserve"> </w:t>
      </w:r>
      <w:r w:rsidRPr="008502D9">
        <w:rPr>
          <w:rtl/>
        </w:rPr>
        <w:t>התלמידים</w:t>
      </w:r>
      <w:r w:rsidRPr="008502D9">
        <w:rPr>
          <w:rtl/>
          <w:lang w:bidi="ar-SA"/>
        </w:rPr>
        <w:t xml:space="preserve"> </w:t>
      </w:r>
      <w:r w:rsidRPr="008502D9">
        <w:rPr>
          <w:rtl/>
        </w:rPr>
        <w:t>והיה</w:t>
      </w:r>
      <w:r w:rsidRPr="008502D9">
        <w:rPr>
          <w:rtl/>
          <w:lang w:bidi="ar-SA"/>
        </w:rPr>
        <w:t xml:space="preserve"> "</w:t>
      </w:r>
      <w:r w:rsidRPr="008502D9">
        <w:rPr>
          <w:rtl/>
        </w:rPr>
        <w:t>מאוד</w:t>
      </w:r>
      <w:r w:rsidRPr="008502D9">
        <w:rPr>
          <w:rtl/>
          <w:lang w:bidi="ar-SA"/>
        </w:rPr>
        <w:t xml:space="preserve"> </w:t>
      </w:r>
      <w:r w:rsidRPr="008502D9">
        <w:rPr>
          <w:rtl/>
        </w:rPr>
        <w:t>מאוד</w:t>
      </w:r>
      <w:r w:rsidRPr="008502D9">
        <w:rPr>
          <w:rtl/>
          <w:lang w:bidi="ar-SA"/>
        </w:rPr>
        <w:t xml:space="preserve"> </w:t>
      </w:r>
      <w:r w:rsidRPr="008502D9">
        <w:rPr>
          <w:rtl/>
        </w:rPr>
        <w:t>כזה</w:t>
      </w:r>
      <w:r w:rsidRPr="008502D9">
        <w:rPr>
          <w:rtl/>
          <w:lang w:bidi="ar-SA"/>
        </w:rPr>
        <w:t xml:space="preserve"> </w:t>
      </w:r>
      <w:r w:rsidRPr="008502D9">
        <w:rPr>
          <w:rtl/>
        </w:rPr>
        <w:t>לא</w:t>
      </w:r>
      <w:r w:rsidRPr="008502D9">
        <w:rPr>
          <w:rtl/>
          <w:lang w:bidi="ar-SA"/>
        </w:rPr>
        <w:t xml:space="preserve"> </w:t>
      </w:r>
      <w:r w:rsidRPr="008502D9">
        <w:rPr>
          <w:rtl/>
        </w:rPr>
        <w:t>קשור</w:t>
      </w:r>
      <w:r w:rsidRPr="008502D9">
        <w:rPr>
          <w:rtl/>
          <w:lang w:bidi="ar-SA"/>
        </w:rPr>
        <w:t xml:space="preserve"> </w:t>
      </w:r>
      <w:r w:rsidRPr="008502D9">
        <w:rPr>
          <w:rtl/>
        </w:rPr>
        <w:t>למציאות</w:t>
      </w:r>
      <w:r w:rsidRPr="008502D9">
        <w:rPr>
          <w:rtl/>
          <w:lang w:bidi="ar-SA"/>
        </w:rPr>
        <w:t xml:space="preserve">". </w:t>
      </w:r>
      <w:r w:rsidRPr="008502D9">
        <w:rPr>
          <w:rtl/>
        </w:rPr>
        <w:t>סתירה</w:t>
      </w:r>
      <w:r w:rsidRPr="008502D9">
        <w:rPr>
          <w:rtl/>
          <w:lang w:bidi="ar-SA"/>
        </w:rPr>
        <w:t xml:space="preserve"> </w:t>
      </w:r>
      <w:r w:rsidRPr="008502D9">
        <w:rPr>
          <w:rtl/>
        </w:rPr>
        <w:t>זו</w:t>
      </w:r>
      <w:r w:rsidRPr="008502D9">
        <w:rPr>
          <w:rtl/>
          <w:lang w:bidi="ar-SA"/>
        </w:rPr>
        <w:t xml:space="preserve"> </w:t>
      </w:r>
      <w:r w:rsidRPr="008502D9">
        <w:rPr>
          <w:rtl/>
        </w:rPr>
        <w:t>בין</w:t>
      </w:r>
      <w:r w:rsidRPr="008502D9">
        <w:rPr>
          <w:rtl/>
          <w:lang w:bidi="ar-SA"/>
        </w:rPr>
        <w:t xml:space="preserve"> </w:t>
      </w:r>
      <w:r w:rsidRPr="008502D9">
        <w:rPr>
          <w:rtl/>
        </w:rPr>
        <w:t>השאיפה</w:t>
      </w:r>
      <w:r w:rsidRPr="008502D9">
        <w:rPr>
          <w:rtl/>
          <w:lang w:bidi="ar-SA"/>
        </w:rPr>
        <w:t xml:space="preserve"> </w:t>
      </w:r>
      <w:r w:rsidRPr="008502D9">
        <w:rPr>
          <w:rtl/>
        </w:rPr>
        <w:t>לחינוך</w:t>
      </w:r>
      <w:r w:rsidRPr="008502D9">
        <w:rPr>
          <w:rtl/>
          <w:lang w:bidi="ar-SA"/>
        </w:rPr>
        <w:t xml:space="preserve"> </w:t>
      </w:r>
      <w:r w:rsidRPr="008502D9">
        <w:rPr>
          <w:rtl/>
        </w:rPr>
        <w:t>הוליסטי</w:t>
      </w:r>
      <w:r w:rsidRPr="008502D9">
        <w:rPr>
          <w:rtl/>
          <w:lang w:bidi="ar-SA"/>
        </w:rPr>
        <w:t xml:space="preserve"> </w:t>
      </w:r>
      <w:r w:rsidRPr="008502D9">
        <w:rPr>
          <w:rtl/>
        </w:rPr>
        <w:t>של</w:t>
      </w:r>
      <w:r w:rsidRPr="008502D9">
        <w:rPr>
          <w:rtl/>
          <w:lang w:bidi="ar-SA"/>
        </w:rPr>
        <w:t xml:space="preserve"> </w:t>
      </w:r>
      <w:r w:rsidRPr="008502D9">
        <w:rPr>
          <w:rtl/>
        </w:rPr>
        <w:t>האדם</w:t>
      </w:r>
      <w:r w:rsidRPr="008502D9">
        <w:rPr>
          <w:rtl/>
          <w:lang w:bidi="ar-SA"/>
        </w:rPr>
        <w:t xml:space="preserve"> </w:t>
      </w:r>
      <w:r w:rsidRPr="008502D9">
        <w:rPr>
          <w:rtl/>
        </w:rPr>
        <w:t>השלם</w:t>
      </w:r>
      <w:r w:rsidRPr="008502D9">
        <w:rPr>
          <w:rtl/>
          <w:lang w:bidi="ar-SA"/>
        </w:rPr>
        <w:t xml:space="preserve"> (</w:t>
      </w:r>
      <w:r w:rsidR="00160FA7" w:rsidRPr="00160FA7">
        <w:rPr>
          <w:lang w:bidi="ar-SA"/>
        </w:rPr>
        <w:t xml:space="preserve">Steiner, </w:t>
      </w:r>
      <w:r w:rsidR="0057138D">
        <w:rPr>
          <w:lang w:bidi="ar-SA"/>
        </w:rPr>
        <w:t>2020</w:t>
      </w:r>
      <w:r w:rsidRPr="008502D9">
        <w:rPr>
          <w:rtl/>
          <w:lang w:bidi="ar-SA"/>
        </w:rPr>
        <w:t xml:space="preserve">) </w:t>
      </w:r>
      <w:r w:rsidRPr="008502D9">
        <w:rPr>
          <w:rtl/>
        </w:rPr>
        <w:t>לבין</w:t>
      </w:r>
      <w:r w:rsidRPr="008502D9">
        <w:rPr>
          <w:rtl/>
          <w:lang w:bidi="ar-SA"/>
        </w:rPr>
        <w:t xml:space="preserve"> </w:t>
      </w:r>
      <w:r w:rsidRPr="008502D9">
        <w:rPr>
          <w:rtl/>
        </w:rPr>
        <w:t>ההתעלמות</w:t>
      </w:r>
      <w:r w:rsidRPr="008502D9">
        <w:rPr>
          <w:rtl/>
          <w:lang w:bidi="ar-SA"/>
        </w:rPr>
        <w:t xml:space="preserve"> </w:t>
      </w:r>
      <w:r w:rsidRPr="008502D9">
        <w:rPr>
          <w:rtl/>
        </w:rPr>
        <w:t>המוחלטת</w:t>
      </w:r>
      <w:r w:rsidRPr="008502D9">
        <w:rPr>
          <w:rtl/>
          <w:lang w:bidi="ar-SA"/>
        </w:rPr>
        <w:t xml:space="preserve"> </w:t>
      </w:r>
      <w:r w:rsidRPr="008502D9">
        <w:rPr>
          <w:rtl/>
        </w:rPr>
        <w:t>מהממד</w:t>
      </w:r>
      <w:r w:rsidRPr="008502D9">
        <w:rPr>
          <w:rtl/>
          <w:lang w:bidi="ar-SA"/>
        </w:rPr>
        <w:t xml:space="preserve"> </w:t>
      </w:r>
      <w:r w:rsidRPr="008502D9">
        <w:rPr>
          <w:rtl/>
        </w:rPr>
        <w:t>הגופני</w:t>
      </w:r>
      <w:r w:rsidRPr="008502D9">
        <w:rPr>
          <w:rtl/>
          <w:lang w:bidi="ar-SA"/>
        </w:rPr>
        <w:t>-</w:t>
      </w:r>
      <w:r w:rsidRPr="008502D9">
        <w:rPr>
          <w:rtl/>
        </w:rPr>
        <w:t>מיני</w:t>
      </w:r>
      <w:r w:rsidRPr="008502D9">
        <w:rPr>
          <w:rtl/>
          <w:lang w:bidi="ar-SA"/>
        </w:rPr>
        <w:t xml:space="preserve"> </w:t>
      </w:r>
      <w:r w:rsidRPr="008502D9">
        <w:rPr>
          <w:rtl/>
        </w:rPr>
        <w:t>של</w:t>
      </w:r>
      <w:r w:rsidRPr="008502D9">
        <w:rPr>
          <w:rtl/>
          <w:lang w:bidi="ar-SA"/>
        </w:rPr>
        <w:t xml:space="preserve"> </w:t>
      </w:r>
      <w:r w:rsidRPr="008502D9">
        <w:rPr>
          <w:rtl/>
        </w:rPr>
        <w:t>גיל</w:t>
      </w:r>
      <w:r w:rsidRPr="008502D9">
        <w:rPr>
          <w:rtl/>
          <w:lang w:bidi="ar-SA"/>
        </w:rPr>
        <w:t xml:space="preserve"> </w:t>
      </w:r>
      <w:r w:rsidRPr="008502D9">
        <w:rPr>
          <w:rtl/>
        </w:rPr>
        <w:t>ההתבגרות</w:t>
      </w:r>
      <w:r w:rsidRPr="008502D9">
        <w:rPr>
          <w:rtl/>
          <w:lang w:bidi="ar-SA"/>
        </w:rPr>
        <w:t xml:space="preserve"> </w:t>
      </w:r>
      <w:r w:rsidRPr="008502D9">
        <w:rPr>
          <w:rtl/>
        </w:rPr>
        <w:t>מציגה</w:t>
      </w:r>
      <w:r w:rsidRPr="008502D9">
        <w:rPr>
          <w:rtl/>
          <w:lang w:bidi="ar-SA"/>
        </w:rPr>
        <w:t xml:space="preserve"> </w:t>
      </w:r>
      <w:r w:rsidRPr="008502D9">
        <w:rPr>
          <w:rtl/>
        </w:rPr>
        <w:t>פער</w:t>
      </w:r>
      <w:r w:rsidRPr="008502D9">
        <w:rPr>
          <w:rtl/>
          <w:lang w:bidi="ar-SA"/>
        </w:rPr>
        <w:t xml:space="preserve"> </w:t>
      </w:r>
      <w:r w:rsidRPr="008502D9">
        <w:rPr>
          <w:rtl/>
        </w:rPr>
        <w:t>מהותי</w:t>
      </w:r>
      <w:r w:rsidRPr="008502D9">
        <w:rPr>
          <w:rtl/>
          <w:lang w:bidi="ar-SA"/>
        </w:rPr>
        <w:t xml:space="preserve"> </w:t>
      </w:r>
      <w:r w:rsidRPr="008502D9">
        <w:rPr>
          <w:rtl/>
        </w:rPr>
        <w:t>בין</w:t>
      </w:r>
      <w:r w:rsidRPr="008502D9">
        <w:rPr>
          <w:rtl/>
          <w:lang w:bidi="ar-SA"/>
        </w:rPr>
        <w:t xml:space="preserve"> </w:t>
      </w:r>
      <w:r w:rsidRPr="008502D9">
        <w:rPr>
          <w:rtl/>
        </w:rPr>
        <w:t>התיאוריה למציאות</w:t>
      </w:r>
      <w:r w:rsidRPr="008502D9">
        <w:rPr>
          <w:rtl/>
          <w:lang w:bidi="ar-SA"/>
        </w:rPr>
        <w:t xml:space="preserve"> </w:t>
      </w:r>
      <w:r w:rsidRPr="008502D9">
        <w:rPr>
          <w:rtl/>
        </w:rPr>
        <w:t>החיים</w:t>
      </w:r>
      <w:r w:rsidRPr="008502D9">
        <w:rPr>
          <w:rtl/>
          <w:lang w:bidi="ar-SA"/>
        </w:rPr>
        <w:t xml:space="preserve"> </w:t>
      </w:r>
      <w:r w:rsidRPr="008502D9">
        <w:rPr>
          <w:rtl/>
        </w:rPr>
        <w:t>של</w:t>
      </w:r>
      <w:r w:rsidRPr="008502D9">
        <w:rPr>
          <w:rtl/>
          <w:lang w:bidi="ar-SA"/>
        </w:rPr>
        <w:t xml:space="preserve"> </w:t>
      </w:r>
      <w:r w:rsidRPr="008502D9">
        <w:rPr>
          <w:rtl/>
        </w:rPr>
        <w:t>המתבגרים</w:t>
      </w:r>
      <w:r w:rsidRPr="008502D9">
        <w:rPr>
          <w:rtl/>
          <w:lang w:bidi="ar-SA"/>
        </w:rPr>
        <w:t xml:space="preserve"> </w:t>
      </w:r>
      <w:r w:rsidR="00A21B52">
        <w:rPr>
          <w:rFonts w:hint="cs"/>
          <w:rtl/>
        </w:rPr>
        <w:t xml:space="preserve">והמתבגרות </w:t>
      </w:r>
      <w:r w:rsidRPr="008502D9">
        <w:rPr>
          <w:rtl/>
        </w:rPr>
        <w:t>בשטח</w:t>
      </w:r>
      <w:r w:rsidR="00451963">
        <w:rPr>
          <w:rtl/>
        </w:rPr>
        <w:t>,</w:t>
      </w:r>
      <w:r w:rsidRPr="008502D9">
        <w:rPr>
          <w:rtl/>
          <w:lang w:bidi="ar-SA"/>
        </w:rPr>
        <w:t xml:space="preserve"> </w:t>
      </w:r>
      <w:r w:rsidRPr="008502D9">
        <w:rPr>
          <w:rtl/>
        </w:rPr>
        <w:t>הנאלצים</w:t>
      </w:r>
      <w:r w:rsidRPr="008502D9">
        <w:rPr>
          <w:rtl/>
          <w:lang w:bidi="ar-SA"/>
        </w:rPr>
        <w:t xml:space="preserve"> </w:t>
      </w:r>
      <w:r w:rsidRPr="008502D9">
        <w:rPr>
          <w:rtl/>
        </w:rPr>
        <w:t>לנווט</w:t>
      </w:r>
      <w:r w:rsidRPr="008502D9">
        <w:rPr>
          <w:rtl/>
          <w:lang w:bidi="ar-SA"/>
        </w:rPr>
        <w:t xml:space="preserve"> </w:t>
      </w:r>
      <w:r w:rsidRPr="008502D9">
        <w:rPr>
          <w:rtl/>
        </w:rPr>
        <w:t>בדרך</w:t>
      </w:r>
      <w:r w:rsidRPr="008502D9">
        <w:rPr>
          <w:rtl/>
          <w:lang w:bidi="ar-SA"/>
        </w:rPr>
        <w:t xml:space="preserve"> </w:t>
      </w:r>
      <w:r w:rsidRPr="008502D9">
        <w:rPr>
          <w:rtl/>
        </w:rPr>
        <w:t>זו</w:t>
      </w:r>
      <w:r w:rsidRPr="008502D9">
        <w:rPr>
          <w:rtl/>
          <w:lang w:bidi="ar-SA"/>
        </w:rPr>
        <w:t xml:space="preserve"> </w:t>
      </w:r>
      <w:r w:rsidRPr="008502D9">
        <w:rPr>
          <w:rtl/>
        </w:rPr>
        <w:t>ללא</w:t>
      </w:r>
      <w:r w:rsidRPr="008502D9">
        <w:rPr>
          <w:rtl/>
          <w:lang w:bidi="ar-SA"/>
        </w:rPr>
        <w:t xml:space="preserve"> </w:t>
      </w:r>
      <w:r w:rsidRPr="008502D9">
        <w:rPr>
          <w:rtl/>
        </w:rPr>
        <w:t>כל</w:t>
      </w:r>
      <w:r w:rsidRPr="008502D9">
        <w:rPr>
          <w:rtl/>
          <w:lang w:bidi="ar-SA"/>
        </w:rPr>
        <w:t xml:space="preserve"> </w:t>
      </w:r>
      <w:r w:rsidRPr="008502D9">
        <w:rPr>
          <w:rtl/>
        </w:rPr>
        <w:t>הדרכה</w:t>
      </w:r>
      <w:r w:rsidRPr="008502D9">
        <w:rPr>
          <w:rtl/>
          <w:lang w:bidi="ar-SA"/>
        </w:rPr>
        <w:t xml:space="preserve"> </w:t>
      </w:r>
      <w:r w:rsidRPr="008502D9">
        <w:rPr>
          <w:rtl/>
        </w:rPr>
        <w:t>פדגוגית</w:t>
      </w:r>
      <w:r w:rsidRPr="008502D9">
        <w:rPr>
          <w:rtl/>
          <w:lang w:bidi="ar-SA"/>
        </w:rPr>
        <w:t xml:space="preserve"> </w:t>
      </w:r>
      <w:r w:rsidRPr="008502D9">
        <w:rPr>
          <w:rtl/>
        </w:rPr>
        <w:t>ומקצועית</w:t>
      </w:r>
      <w:r w:rsidRPr="008502D9">
        <w:rPr>
          <w:rtl/>
          <w:lang w:bidi="ar-SA"/>
        </w:rPr>
        <w:t xml:space="preserve"> </w:t>
      </w:r>
      <w:r w:rsidRPr="008502D9">
        <w:rPr>
          <w:rtl/>
        </w:rPr>
        <w:t>ראויה</w:t>
      </w:r>
      <w:r w:rsidRPr="008502D9">
        <w:rPr>
          <w:rtl/>
          <w:lang w:bidi="ar-SA"/>
        </w:rPr>
        <w:t>.</w:t>
      </w:r>
    </w:p>
    <w:p w14:paraId="1E602A07" w14:textId="27E2A982" w:rsidR="00B16A5A" w:rsidRPr="008502D9" w:rsidRDefault="00B16A5A" w:rsidP="00B16A5A">
      <w:r w:rsidRPr="008502D9">
        <w:rPr>
          <w:rtl/>
        </w:rPr>
        <w:t>בניגוד</w:t>
      </w:r>
      <w:r w:rsidRPr="008502D9">
        <w:rPr>
          <w:rtl/>
          <w:lang w:bidi="ar-SA"/>
        </w:rPr>
        <w:t xml:space="preserve"> </w:t>
      </w:r>
      <w:r w:rsidRPr="008502D9">
        <w:rPr>
          <w:rtl/>
        </w:rPr>
        <w:t>לתיאור</w:t>
      </w:r>
      <w:r w:rsidRPr="008502D9">
        <w:rPr>
          <w:rtl/>
          <w:lang w:bidi="ar-SA"/>
        </w:rPr>
        <w:t xml:space="preserve"> </w:t>
      </w:r>
      <w:r w:rsidRPr="008502D9">
        <w:rPr>
          <w:rtl/>
        </w:rPr>
        <w:t>ההרמוני</w:t>
      </w:r>
      <w:r w:rsidRPr="008502D9">
        <w:rPr>
          <w:rtl/>
          <w:lang w:bidi="ar-SA"/>
        </w:rPr>
        <w:t xml:space="preserve"> </w:t>
      </w:r>
      <w:r w:rsidRPr="008502D9">
        <w:rPr>
          <w:rtl/>
        </w:rPr>
        <w:t>של</w:t>
      </w:r>
      <w:r w:rsidRPr="008502D9">
        <w:rPr>
          <w:rtl/>
          <w:lang w:bidi="ar-SA"/>
        </w:rPr>
        <w:t xml:space="preserve"> </w:t>
      </w:r>
      <w:r w:rsidRPr="008502D9">
        <w:rPr>
          <w:rtl/>
        </w:rPr>
        <w:t>קשרים</w:t>
      </w:r>
      <w:r w:rsidRPr="008502D9">
        <w:rPr>
          <w:rtl/>
          <w:lang w:bidi="ar-SA"/>
        </w:rPr>
        <w:t xml:space="preserve"> </w:t>
      </w:r>
      <w:r w:rsidRPr="008502D9">
        <w:rPr>
          <w:rtl/>
        </w:rPr>
        <w:t>תומכים</w:t>
      </w:r>
      <w:r w:rsidRPr="008502D9">
        <w:rPr>
          <w:rtl/>
          <w:lang w:bidi="ar-SA"/>
        </w:rPr>
        <w:t xml:space="preserve"> </w:t>
      </w:r>
      <w:r w:rsidRPr="008502D9">
        <w:rPr>
          <w:rtl/>
        </w:rPr>
        <w:t>ומלאי</w:t>
      </w:r>
      <w:r w:rsidRPr="008502D9">
        <w:rPr>
          <w:rtl/>
          <w:lang w:bidi="ar-SA"/>
        </w:rPr>
        <w:t xml:space="preserve"> </w:t>
      </w:r>
      <w:r w:rsidRPr="008502D9">
        <w:rPr>
          <w:rtl/>
        </w:rPr>
        <w:t>אהבה</w:t>
      </w:r>
      <w:r w:rsidRPr="008502D9">
        <w:rPr>
          <w:rtl/>
          <w:lang w:bidi="ar-SA"/>
        </w:rPr>
        <w:t xml:space="preserve"> (Love) </w:t>
      </w:r>
      <w:r w:rsidRPr="008502D9">
        <w:rPr>
          <w:rtl/>
        </w:rPr>
        <w:t>בין</w:t>
      </w:r>
      <w:r w:rsidRPr="008502D9">
        <w:rPr>
          <w:rtl/>
          <w:lang w:bidi="ar-SA"/>
        </w:rPr>
        <w:t xml:space="preserve"> </w:t>
      </w:r>
      <w:r w:rsidRPr="008502D9">
        <w:rPr>
          <w:rtl/>
        </w:rPr>
        <w:t>מורים</w:t>
      </w:r>
      <w:r w:rsidRPr="008502D9">
        <w:rPr>
          <w:rtl/>
          <w:lang w:bidi="ar-SA"/>
        </w:rPr>
        <w:t xml:space="preserve"> </w:t>
      </w:r>
      <w:r w:rsidRPr="008502D9">
        <w:rPr>
          <w:rtl/>
        </w:rPr>
        <w:t>לתלמידים</w:t>
      </w:r>
      <w:r w:rsidRPr="008502D9">
        <w:rPr>
          <w:rtl/>
          <w:lang w:bidi="ar-SA"/>
        </w:rPr>
        <w:t xml:space="preserve"> </w:t>
      </w:r>
      <w:r w:rsidRPr="008502D9">
        <w:rPr>
          <w:rtl/>
        </w:rPr>
        <w:t>המוצג</w:t>
      </w:r>
      <w:r w:rsidRPr="008502D9">
        <w:rPr>
          <w:rtl/>
          <w:lang w:bidi="ar-SA"/>
        </w:rPr>
        <w:t xml:space="preserve"> </w:t>
      </w:r>
      <w:r w:rsidRPr="008502D9">
        <w:rPr>
          <w:rtl/>
        </w:rPr>
        <w:t>בספרות</w:t>
      </w:r>
      <w:r w:rsidRPr="008502D9">
        <w:rPr>
          <w:rtl/>
          <w:lang w:bidi="ar-SA"/>
        </w:rPr>
        <w:t xml:space="preserve"> (</w:t>
      </w:r>
      <w:r w:rsidR="004E14AE" w:rsidRPr="004E14AE">
        <w:rPr>
          <w:lang w:bidi="ar-SA"/>
        </w:rPr>
        <w:t>Haralambous &amp; Carey, 2022</w:t>
      </w:r>
      <w:r w:rsidRPr="008502D9">
        <w:rPr>
          <w:rtl/>
          <w:lang w:bidi="ar-SA"/>
        </w:rPr>
        <w:t>)</w:t>
      </w:r>
      <w:r w:rsidR="00451963">
        <w:rPr>
          <w:rtl/>
        </w:rPr>
        <w:t>,</w:t>
      </w:r>
      <w:r w:rsidRPr="008502D9">
        <w:rPr>
          <w:rtl/>
          <w:lang w:bidi="ar-SA"/>
        </w:rPr>
        <w:t xml:space="preserve"> </w:t>
      </w:r>
      <w:r w:rsidRPr="008502D9">
        <w:rPr>
          <w:rtl/>
        </w:rPr>
        <w:t>ממצאי</w:t>
      </w:r>
      <w:r w:rsidRPr="008502D9">
        <w:rPr>
          <w:rtl/>
          <w:lang w:bidi="ar-SA"/>
        </w:rPr>
        <w:t xml:space="preserve"> </w:t>
      </w:r>
      <w:r w:rsidRPr="008502D9">
        <w:rPr>
          <w:rtl/>
        </w:rPr>
        <w:t>השטח</w:t>
      </w:r>
      <w:r w:rsidRPr="008502D9">
        <w:rPr>
          <w:rtl/>
          <w:lang w:bidi="ar-SA"/>
        </w:rPr>
        <w:t xml:space="preserve"> </w:t>
      </w:r>
      <w:r w:rsidRPr="008502D9">
        <w:rPr>
          <w:rtl/>
        </w:rPr>
        <w:t>חושפים</w:t>
      </w:r>
      <w:r w:rsidRPr="008502D9">
        <w:rPr>
          <w:rtl/>
          <w:lang w:bidi="ar-SA"/>
        </w:rPr>
        <w:t xml:space="preserve"> </w:t>
      </w:r>
      <w:r w:rsidRPr="008502D9">
        <w:rPr>
          <w:rtl/>
        </w:rPr>
        <w:t>חוויות</w:t>
      </w:r>
      <w:r w:rsidRPr="008502D9">
        <w:rPr>
          <w:rtl/>
          <w:lang w:bidi="ar-SA"/>
        </w:rPr>
        <w:t xml:space="preserve"> </w:t>
      </w:r>
      <w:r w:rsidRPr="008502D9">
        <w:rPr>
          <w:rtl/>
        </w:rPr>
        <w:t>פדגוגיות</w:t>
      </w:r>
      <w:r w:rsidRPr="008502D9">
        <w:rPr>
          <w:rtl/>
          <w:lang w:bidi="ar-SA"/>
        </w:rPr>
        <w:t xml:space="preserve"> </w:t>
      </w:r>
      <w:r w:rsidRPr="008502D9">
        <w:rPr>
          <w:rtl/>
        </w:rPr>
        <w:t>פוגעניות</w:t>
      </w:r>
      <w:r w:rsidRPr="008502D9">
        <w:rPr>
          <w:rtl/>
          <w:lang w:bidi="ar-SA"/>
        </w:rPr>
        <w:t xml:space="preserve"> </w:t>
      </w:r>
      <w:r w:rsidRPr="008502D9">
        <w:rPr>
          <w:rtl/>
        </w:rPr>
        <w:t>המערבות</w:t>
      </w:r>
      <w:r w:rsidRPr="008502D9">
        <w:rPr>
          <w:rtl/>
          <w:lang w:bidi="ar-SA"/>
        </w:rPr>
        <w:t xml:space="preserve"> </w:t>
      </w:r>
      <w:r w:rsidRPr="008502D9">
        <w:rPr>
          <w:rtl/>
        </w:rPr>
        <w:t>חציית</w:t>
      </w:r>
      <w:r w:rsidRPr="008502D9">
        <w:rPr>
          <w:rtl/>
          <w:lang w:bidi="ar-SA"/>
        </w:rPr>
        <w:t xml:space="preserve"> </w:t>
      </w:r>
      <w:r w:rsidRPr="008502D9">
        <w:rPr>
          <w:rtl/>
        </w:rPr>
        <w:t>גבולות</w:t>
      </w:r>
      <w:r w:rsidRPr="008502D9">
        <w:rPr>
          <w:rtl/>
          <w:lang w:bidi="ar-SA"/>
        </w:rPr>
        <w:t xml:space="preserve"> </w:t>
      </w:r>
      <w:r w:rsidRPr="008502D9">
        <w:rPr>
          <w:rtl/>
        </w:rPr>
        <w:t>קשה</w:t>
      </w:r>
      <w:r w:rsidRPr="008502D9">
        <w:rPr>
          <w:rtl/>
          <w:lang w:bidi="ar-SA"/>
        </w:rPr>
        <w:t xml:space="preserve"> </w:t>
      </w:r>
      <w:r w:rsidRPr="008502D9">
        <w:rPr>
          <w:rtl/>
        </w:rPr>
        <w:t>ופגיעה</w:t>
      </w:r>
      <w:r w:rsidRPr="008502D9">
        <w:rPr>
          <w:rtl/>
          <w:lang w:bidi="ar-SA"/>
        </w:rPr>
        <w:t xml:space="preserve"> </w:t>
      </w:r>
      <w:r w:rsidRPr="008502D9">
        <w:rPr>
          <w:rtl/>
        </w:rPr>
        <w:t>במרחב</w:t>
      </w:r>
      <w:r w:rsidRPr="008502D9">
        <w:rPr>
          <w:rtl/>
          <w:lang w:bidi="ar-SA"/>
        </w:rPr>
        <w:t xml:space="preserve"> </w:t>
      </w:r>
      <w:r w:rsidRPr="008502D9">
        <w:rPr>
          <w:rtl/>
        </w:rPr>
        <w:t>האישי</w:t>
      </w:r>
      <w:r w:rsidRPr="008502D9">
        <w:rPr>
          <w:rtl/>
          <w:lang w:bidi="ar-SA"/>
        </w:rPr>
        <w:t xml:space="preserve"> </w:t>
      </w:r>
      <w:r w:rsidRPr="008502D9">
        <w:rPr>
          <w:rtl/>
        </w:rPr>
        <w:t>של</w:t>
      </w:r>
      <w:r w:rsidRPr="008502D9">
        <w:rPr>
          <w:rtl/>
          <w:lang w:bidi="ar-SA"/>
        </w:rPr>
        <w:t xml:space="preserve"> </w:t>
      </w:r>
      <w:r w:rsidRPr="008502D9">
        <w:rPr>
          <w:rtl/>
        </w:rPr>
        <w:t>הילד</w:t>
      </w:r>
      <w:r w:rsidRPr="008502D9">
        <w:rPr>
          <w:rtl/>
          <w:lang w:bidi="ar-SA"/>
        </w:rPr>
        <w:t xml:space="preserve">. </w:t>
      </w:r>
      <w:r w:rsidR="00F376A6">
        <w:rPr>
          <w:rtl/>
        </w:rPr>
        <w:t>ב'</w:t>
      </w:r>
      <w:r w:rsidRPr="008502D9">
        <w:rPr>
          <w:rtl/>
          <w:lang w:bidi="ar-SA"/>
        </w:rPr>
        <w:t xml:space="preserve"> </w:t>
      </w:r>
      <w:r w:rsidRPr="008502D9">
        <w:rPr>
          <w:rtl/>
        </w:rPr>
        <w:t>משתף</w:t>
      </w:r>
      <w:r w:rsidRPr="008502D9">
        <w:rPr>
          <w:rtl/>
          <w:lang w:bidi="ar-SA"/>
        </w:rPr>
        <w:t xml:space="preserve"> </w:t>
      </w:r>
      <w:r w:rsidRPr="008502D9">
        <w:rPr>
          <w:rtl/>
        </w:rPr>
        <w:t>בחוויית</w:t>
      </w:r>
      <w:r w:rsidRPr="008502D9">
        <w:rPr>
          <w:rtl/>
          <w:lang w:bidi="ar-SA"/>
        </w:rPr>
        <w:t xml:space="preserve"> </w:t>
      </w:r>
      <w:r w:rsidRPr="008502D9">
        <w:rPr>
          <w:rtl/>
        </w:rPr>
        <w:t>ילדות</w:t>
      </w:r>
      <w:r w:rsidRPr="008502D9">
        <w:rPr>
          <w:rtl/>
          <w:lang w:bidi="ar-SA"/>
        </w:rPr>
        <w:t xml:space="preserve"> </w:t>
      </w:r>
      <w:r w:rsidRPr="008502D9">
        <w:rPr>
          <w:rtl/>
        </w:rPr>
        <w:t>טראומטית</w:t>
      </w:r>
      <w:r w:rsidRPr="008502D9">
        <w:rPr>
          <w:rtl/>
          <w:lang w:bidi="ar-SA"/>
        </w:rPr>
        <w:t xml:space="preserve"> </w:t>
      </w:r>
      <w:r w:rsidRPr="008502D9">
        <w:rPr>
          <w:rtl/>
        </w:rPr>
        <w:t>שהותירה</w:t>
      </w:r>
      <w:r w:rsidRPr="008502D9">
        <w:rPr>
          <w:rtl/>
          <w:lang w:bidi="ar-SA"/>
        </w:rPr>
        <w:t xml:space="preserve"> </w:t>
      </w:r>
      <w:r w:rsidRPr="008502D9">
        <w:rPr>
          <w:rtl/>
        </w:rPr>
        <w:t>בו</w:t>
      </w:r>
      <w:r w:rsidRPr="008502D9">
        <w:rPr>
          <w:rtl/>
          <w:lang w:bidi="ar-SA"/>
        </w:rPr>
        <w:t xml:space="preserve"> </w:t>
      </w:r>
      <w:r w:rsidRPr="008502D9">
        <w:rPr>
          <w:rtl/>
        </w:rPr>
        <w:t>משקע</w:t>
      </w:r>
      <w:r w:rsidRPr="008502D9">
        <w:rPr>
          <w:rtl/>
          <w:lang w:bidi="ar-SA"/>
        </w:rPr>
        <w:t xml:space="preserve"> </w:t>
      </w:r>
      <w:r w:rsidRPr="008502D9">
        <w:rPr>
          <w:rtl/>
        </w:rPr>
        <w:t>עמוק</w:t>
      </w:r>
      <w:r w:rsidRPr="008502D9">
        <w:rPr>
          <w:rtl/>
          <w:lang w:bidi="ar-SA"/>
        </w:rPr>
        <w:t xml:space="preserve"> </w:t>
      </w:r>
      <w:r w:rsidRPr="008502D9">
        <w:rPr>
          <w:rtl/>
        </w:rPr>
        <w:t>לאורך</w:t>
      </w:r>
      <w:r w:rsidRPr="008502D9">
        <w:rPr>
          <w:rtl/>
          <w:lang w:bidi="ar-SA"/>
        </w:rPr>
        <w:t xml:space="preserve"> </w:t>
      </w:r>
      <w:r w:rsidRPr="008502D9">
        <w:rPr>
          <w:rtl/>
        </w:rPr>
        <w:t>שנים</w:t>
      </w:r>
      <w:r w:rsidR="00451963">
        <w:rPr>
          <w:rtl/>
        </w:rPr>
        <w:t>,</w:t>
      </w:r>
      <w:r w:rsidRPr="008502D9">
        <w:rPr>
          <w:rtl/>
          <w:lang w:bidi="ar-SA"/>
        </w:rPr>
        <w:t xml:space="preserve"> </w:t>
      </w:r>
      <w:r w:rsidRPr="008502D9">
        <w:rPr>
          <w:rtl/>
        </w:rPr>
        <w:t>כאשר</w:t>
      </w:r>
      <w:r w:rsidRPr="008502D9">
        <w:rPr>
          <w:rtl/>
          <w:lang w:bidi="ar-SA"/>
        </w:rPr>
        <w:t xml:space="preserve"> </w:t>
      </w:r>
      <w:r w:rsidRPr="008502D9">
        <w:rPr>
          <w:rtl/>
        </w:rPr>
        <w:t>מחנך</w:t>
      </w:r>
      <w:r w:rsidRPr="008502D9">
        <w:rPr>
          <w:rtl/>
          <w:lang w:bidi="ar-SA"/>
        </w:rPr>
        <w:t xml:space="preserve"> </w:t>
      </w:r>
      <w:r w:rsidRPr="008502D9">
        <w:rPr>
          <w:rtl/>
        </w:rPr>
        <w:t>הכיתה</w:t>
      </w:r>
      <w:r w:rsidRPr="008502D9">
        <w:rPr>
          <w:rtl/>
          <w:lang w:bidi="ar-SA"/>
        </w:rPr>
        <w:t xml:space="preserve"> </w:t>
      </w:r>
      <w:r w:rsidRPr="008502D9">
        <w:rPr>
          <w:rtl/>
        </w:rPr>
        <w:t>אילץ</w:t>
      </w:r>
      <w:r w:rsidRPr="008502D9">
        <w:rPr>
          <w:rtl/>
          <w:lang w:bidi="ar-SA"/>
        </w:rPr>
        <w:t xml:space="preserve"> </w:t>
      </w:r>
      <w:r w:rsidRPr="008502D9">
        <w:rPr>
          <w:rtl/>
        </w:rPr>
        <w:t>אותו</w:t>
      </w:r>
      <w:r w:rsidRPr="008502D9">
        <w:rPr>
          <w:rtl/>
          <w:lang w:bidi="ar-SA"/>
        </w:rPr>
        <w:t xml:space="preserve"> </w:t>
      </w:r>
      <w:r w:rsidRPr="008502D9">
        <w:rPr>
          <w:rtl/>
        </w:rPr>
        <w:t>לשיר</w:t>
      </w:r>
      <w:r w:rsidRPr="008502D9">
        <w:rPr>
          <w:rtl/>
          <w:lang w:bidi="ar-SA"/>
        </w:rPr>
        <w:t xml:space="preserve"> </w:t>
      </w:r>
      <w:r w:rsidRPr="008502D9">
        <w:rPr>
          <w:rtl/>
        </w:rPr>
        <w:t>לבד</w:t>
      </w:r>
      <w:r w:rsidRPr="008502D9">
        <w:rPr>
          <w:rtl/>
          <w:lang w:bidi="ar-SA"/>
        </w:rPr>
        <w:t xml:space="preserve"> </w:t>
      </w:r>
      <w:r w:rsidRPr="008502D9">
        <w:rPr>
          <w:rtl/>
        </w:rPr>
        <w:t>מול</w:t>
      </w:r>
      <w:r w:rsidRPr="008502D9">
        <w:rPr>
          <w:rtl/>
          <w:lang w:bidi="ar-SA"/>
        </w:rPr>
        <w:t xml:space="preserve"> </w:t>
      </w:r>
      <w:r w:rsidRPr="008502D9">
        <w:rPr>
          <w:rtl/>
        </w:rPr>
        <w:t>כולם</w:t>
      </w:r>
      <w:r w:rsidRPr="008502D9">
        <w:rPr>
          <w:rtl/>
          <w:lang w:bidi="ar-SA"/>
        </w:rPr>
        <w:t xml:space="preserve"> </w:t>
      </w:r>
      <w:r w:rsidRPr="008502D9">
        <w:rPr>
          <w:rtl/>
        </w:rPr>
        <w:t>למרות</w:t>
      </w:r>
      <w:r w:rsidRPr="008502D9">
        <w:rPr>
          <w:rtl/>
          <w:lang w:bidi="ar-SA"/>
        </w:rPr>
        <w:t xml:space="preserve"> </w:t>
      </w:r>
      <w:r w:rsidRPr="008502D9">
        <w:rPr>
          <w:rtl/>
        </w:rPr>
        <w:t>ביישנותו</w:t>
      </w:r>
      <w:r w:rsidRPr="008502D9">
        <w:rPr>
          <w:rtl/>
          <w:lang w:bidi="ar-SA"/>
        </w:rPr>
        <w:t xml:space="preserve"> </w:t>
      </w:r>
      <w:r w:rsidRPr="008502D9">
        <w:rPr>
          <w:rtl/>
        </w:rPr>
        <w:t>הרבה</w:t>
      </w:r>
      <w:r w:rsidRPr="008502D9">
        <w:rPr>
          <w:rtl/>
          <w:lang w:bidi="ar-SA"/>
        </w:rPr>
        <w:t>: "</w:t>
      </w:r>
      <w:r w:rsidRPr="008502D9">
        <w:rPr>
          <w:rtl/>
        </w:rPr>
        <w:t>חוויה</w:t>
      </w:r>
      <w:r w:rsidRPr="008502D9">
        <w:rPr>
          <w:rtl/>
          <w:lang w:bidi="ar-SA"/>
        </w:rPr>
        <w:t xml:space="preserve"> </w:t>
      </w:r>
      <w:r w:rsidRPr="008502D9">
        <w:rPr>
          <w:rtl/>
        </w:rPr>
        <w:t>קשה</w:t>
      </w:r>
      <w:r w:rsidRPr="008502D9">
        <w:rPr>
          <w:rtl/>
          <w:lang w:bidi="ar-SA"/>
        </w:rPr>
        <w:t xml:space="preserve"> </w:t>
      </w:r>
      <w:r w:rsidRPr="008502D9">
        <w:rPr>
          <w:rtl/>
        </w:rPr>
        <w:t>שבעצם</w:t>
      </w:r>
      <w:r w:rsidRPr="008502D9">
        <w:rPr>
          <w:rtl/>
          <w:lang w:bidi="ar-SA"/>
        </w:rPr>
        <w:t xml:space="preserve"> </w:t>
      </w:r>
      <w:r w:rsidRPr="008502D9">
        <w:rPr>
          <w:rtl/>
        </w:rPr>
        <w:t>מחנך</w:t>
      </w:r>
      <w:r w:rsidRPr="008502D9">
        <w:rPr>
          <w:rtl/>
          <w:lang w:bidi="ar-SA"/>
        </w:rPr>
        <w:t xml:space="preserve"> </w:t>
      </w:r>
      <w:r w:rsidRPr="008502D9">
        <w:rPr>
          <w:rtl/>
        </w:rPr>
        <w:t>חייב</w:t>
      </w:r>
      <w:r w:rsidRPr="008502D9">
        <w:rPr>
          <w:rtl/>
          <w:lang w:bidi="ar-SA"/>
        </w:rPr>
        <w:t xml:space="preserve"> </w:t>
      </w:r>
      <w:r w:rsidRPr="008502D9">
        <w:rPr>
          <w:rtl/>
        </w:rPr>
        <w:t>אותי</w:t>
      </w:r>
      <w:r w:rsidRPr="008502D9">
        <w:rPr>
          <w:rtl/>
          <w:lang w:bidi="ar-SA"/>
        </w:rPr>
        <w:t xml:space="preserve"> </w:t>
      </w:r>
      <w:r w:rsidRPr="008502D9">
        <w:rPr>
          <w:rtl/>
        </w:rPr>
        <w:t>לשיר</w:t>
      </w:r>
      <w:r w:rsidRPr="008502D9">
        <w:rPr>
          <w:rtl/>
          <w:lang w:bidi="ar-SA"/>
        </w:rPr>
        <w:t xml:space="preserve"> </w:t>
      </w:r>
      <w:r w:rsidRPr="008502D9">
        <w:rPr>
          <w:rtl/>
        </w:rPr>
        <w:t>לבד</w:t>
      </w:r>
      <w:r w:rsidRPr="008502D9">
        <w:rPr>
          <w:rtl/>
          <w:lang w:bidi="ar-SA"/>
        </w:rPr>
        <w:t xml:space="preserve"> </w:t>
      </w:r>
      <w:r w:rsidRPr="008502D9">
        <w:rPr>
          <w:rtl/>
        </w:rPr>
        <w:t>מול</w:t>
      </w:r>
      <w:r w:rsidRPr="008502D9">
        <w:rPr>
          <w:rtl/>
          <w:lang w:bidi="ar-SA"/>
        </w:rPr>
        <w:t xml:space="preserve"> </w:t>
      </w:r>
      <w:r w:rsidRPr="008502D9">
        <w:rPr>
          <w:rtl/>
        </w:rPr>
        <w:t>הכיתה</w:t>
      </w:r>
      <w:r w:rsidRPr="008502D9">
        <w:rPr>
          <w:rtl/>
          <w:lang w:bidi="ar-SA"/>
        </w:rPr>
        <w:t xml:space="preserve">... </w:t>
      </w:r>
      <w:r w:rsidRPr="008502D9">
        <w:rPr>
          <w:rtl/>
        </w:rPr>
        <w:t>זאת</w:t>
      </w:r>
      <w:r w:rsidRPr="008502D9">
        <w:rPr>
          <w:rtl/>
          <w:lang w:bidi="ar-SA"/>
        </w:rPr>
        <w:t xml:space="preserve"> </w:t>
      </w:r>
      <w:r w:rsidRPr="008502D9">
        <w:rPr>
          <w:rtl/>
        </w:rPr>
        <w:t>חוויה</w:t>
      </w:r>
      <w:r w:rsidRPr="008502D9">
        <w:rPr>
          <w:rtl/>
          <w:lang w:bidi="ar-SA"/>
        </w:rPr>
        <w:t xml:space="preserve"> </w:t>
      </w:r>
      <w:r w:rsidRPr="008502D9">
        <w:rPr>
          <w:rtl/>
        </w:rPr>
        <w:t>שהיא</w:t>
      </w:r>
      <w:r w:rsidRPr="008502D9">
        <w:rPr>
          <w:rtl/>
          <w:lang w:bidi="ar-SA"/>
        </w:rPr>
        <w:t xml:space="preserve">... </w:t>
      </w:r>
      <w:r w:rsidRPr="008502D9">
        <w:rPr>
          <w:rtl/>
        </w:rPr>
        <w:t>פגיעה</w:t>
      </w:r>
      <w:r w:rsidRPr="008502D9">
        <w:rPr>
          <w:rtl/>
          <w:lang w:bidi="ar-SA"/>
        </w:rPr>
        <w:t xml:space="preserve">... </w:t>
      </w:r>
      <w:r w:rsidRPr="008502D9">
        <w:rPr>
          <w:rtl/>
        </w:rPr>
        <w:t>חדירה</w:t>
      </w:r>
      <w:r w:rsidRPr="008502D9">
        <w:rPr>
          <w:rtl/>
          <w:lang w:bidi="ar-SA"/>
        </w:rPr>
        <w:t xml:space="preserve"> </w:t>
      </w:r>
      <w:r w:rsidRPr="008502D9">
        <w:rPr>
          <w:rtl/>
        </w:rPr>
        <w:t>למרחב</w:t>
      </w:r>
      <w:r w:rsidRPr="008502D9">
        <w:rPr>
          <w:rtl/>
          <w:lang w:bidi="ar-SA"/>
        </w:rPr>
        <w:t xml:space="preserve"> </w:t>
      </w:r>
      <w:r w:rsidRPr="008502D9">
        <w:rPr>
          <w:rtl/>
        </w:rPr>
        <w:t>שלך</w:t>
      </w:r>
      <w:r w:rsidRPr="008502D9">
        <w:rPr>
          <w:rtl/>
          <w:lang w:bidi="ar-SA"/>
        </w:rPr>
        <w:t xml:space="preserve">". </w:t>
      </w:r>
      <w:r w:rsidRPr="008502D9">
        <w:rPr>
          <w:rtl/>
        </w:rPr>
        <w:t>הוא</w:t>
      </w:r>
      <w:r w:rsidRPr="008502D9">
        <w:rPr>
          <w:rtl/>
          <w:lang w:bidi="ar-SA"/>
        </w:rPr>
        <w:t xml:space="preserve"> </w:t>
      </w:r>
      <w:r w:rsidRPr="008502D9">
        <w:rPr>
          <w:rtl/>
        </w:rPr>
        <w:t>מעיד</w:t>
      </w:r>
      <w:r w:rsidRPr="008502D9">
        <w:rPr>
          <w:rtl/>
          <w:lang w:bidi="ar-SA"/>
        </w:rPr>
        <w:t xml:space="preserve"> </w:t>
      </w:r>
      <w:r w:rsidRPr="008502D9">
        <w:rPr>
          <w:rtl/>
        </w:rPr>
        <w:t>כי</w:t>
      </w:r>
      <w:r w:rsidRPr="008502D9">
        <w:rPr>
          <w:rtl/>
          <w:lang w:bidi="ar-SA"/>
        </w:rPr>
        <w:t xml:space="preserve"> </w:t>
      </w:r>
      <w:r w:rsidRPr="008502D9">
        <w:rPr>
          <w:rtl/>
        </w:rPr>
        <w:t>בעקבות</w:t>
      </w:r>
      <w:r w:rsidRPr="008502D9">
        <w:rPr>
          <w:rtl/>
          <w:lang w:bidi="ar-SA"/>
        </w:rPr>
        <w:t xml:space="preserve"> </w:t>
      </w:r>
      <w:r w:rsidRPr="008502D9">
        <w:rPr>
          <w:rtl/>
        </w:rPr>
        <w:t>אותה</w:t>
      </w:r>
      <w:r w:rsidRPr="008502D9">
        <w:rPr>
          <w:rtl/>
          <w:lang w:bidi="ar-SA"/>
        </w:rPr>
        <w:t xml:space="preserve"> </w:t>
      </w:r>
      <w:r w:rsidRPr="008502D9">
        <w:rPr>
          <w:rtl/>
        </w:rPr>
        <w:t>חוויה</w:t>
      </w:r>
      <w:r w:rsidRPr="008502D9">
        <w:rPr>
          <w:rtl/>
          <w:lang w:bidi="ar-SA"/>
        </w:rPr>
        <w:t xml:space="preserve"> </w:t>
      </w:r>
      <w:r w:rsidRPr="008502D9">
        <w:rPr>
          <w:rtl/>
        </w:rPr>
        <w:t>פשוט</w:t>
      </w:r>
      <w:r w:rsidRPr="008502D9">
        <w:rPr>
          <w:rtl/>
          <w:lang w:bidi="ar-SA"/>
        </w:rPr>
        <w:t xml:space="preserve"> </w:t>
      </w:r>
      <w:r w:rsidRPr="008502D9">
        <w:rPr>
          <w:rtl/>
        </w:rPr>
        <w:t>הפסיק</w:t>
      </w:r>
      <w:r w:rsidRPr="008502D9">
        <w:rPr>
          <w:rtl/>
          <w:lang w:bidi="ar-SA"/>
        </w:rPr>
        <w:t xml:space="preserve"> </w:t>
      </w:r>
      <w:r w:rsidRPr="008502D9">
        <w:rPr>
          <w:rtl/>
        </w:rPr>
        <w:t>לשיר</w:t>
      </w:r>
      <w:r w:rsidRPr="008502D9">
        <w:rPr>
          <w:rtl/>
          <w:lang w:bidi="ar-SA"/>
        </w:rPr>
        <w:t xml:space="preserve"> </w:t>
      </w:r>
      <w:r w:rsidRPr="008502D9">
        <w:rPr>
          <w:rtl/>
        </w:rPr>
        <w:t>בציבור</w:t>
      </w:r>
      <w:r w:rsidRPr="008502D9">
        <w:rPr>
          <w:rtl/>
          <w:lang w:bidi="ar-SA"/>
        </w:rPr>
        <w:t xml:space="preserve"> </w:t>
      </w:r>
      <w:r w:rsidRPr="008502D9">
        <w:rPr>
          <w:rtl/>
        </w:rPr>
        <w:t>מאז</w:t>
      </w:r>
      <w:r w:rsidRPr="008502D9">
        <w:rPr>
          <w:rtl/>
          <w:lang w:bidi="ar-SA"/>
        </w:rPr>
        <w:t xml:space="preserve">. </w:t>
      </w:r>
      <w:r w:rsidRPr="008502D9">
        <w:rPr>
          <w:rtl/>
        </w:rPr>
        <w:t>עדות</w:t>
      </w:r>
      <w:r w:rsidRPr="008502D9">
        <w:rPr>
          <w:rtl/>
          <w:lang w:bidi="ar-SA"/>
        </w:rPr>
        <w:t xml:space="preserve"> </w:t>
      </w:r>
      <w:r w:rsidRPr="008502D9">
        <w:rPr>
          <w:rtl/>
        </w:rPr>
        <w:t>זו</w:t>
      </w:r>
      <w:r w:rsidRPr="008502D9">
        <w:rPr>
          <w:rtl/>
          <w:lang w:bidi="ar-SA"/>
        </w:rPr>
        <w:t xml:space="preserve"> </w:t>
      </w:r>
      <w:r w:rsidRPr="008502D9">
        <w:rPr>
          <w:rtl/>
        </w:rPr>
        <w:t>מאירה</w:t>
      </w:r>
      <w:r w:rsidRPr="008502D9">
        <w:rPr>
          <w:rtl/>
          <w:lang w:bidi="ar-SA"/>
        </w:rPr>
        <w:t xml:space="preserve"> </w:t>
      </w:r>
      <w:r w:rsidRPr="008502D9">
        <w:rPr>
          <w:rtl/>
        </w:rPr>
        <w:t>באור</w:t>
      </w:r>
      <w:r w:rsidRPr="008502D9">
        <w:rPr>
          <w:rtl/>
          <w:lang w:bidi="ar-SA"/>
        </w:rPr>
        <w:t xml:space="preserve"> </w:t>
      </w:r>
      <w:r w:rsidRPr="008502D9">
        <w:rPr>
          <w:rtl/>
        </w:rPr>
        <w:t>ביקורתי</w:t>
      </w:r>
      <w:r w:rsidRPr="008502D9">
        <w:rPr>
          <w:rtl/>
          <w:lang w:bidi="ar-SA"/>
        </w:rPr>
        <w:t xml:space="preserve"> </w:t>
      </w:r>
      <w:r w:rsidRPr="008502D9">
        <w:rPr>
          <w:rtl/>
        </w:rPr>
        <w:t>את</w:t>
      </w:r>
      <w:r w:rsidRPr="008502D9">
        <w:rPr>
          <w:rtl/>
          <w:lang w:bidi="ar-SA"/>
        </w:rPr>
        <w:t xml:space="preserve"> </w:t>
      </w:r>
      <w:r w:rsidRPr="008502D9">
        <w:rPr>
          <w:rtl/>
        </w:rPr>
        <w:t>הסמכות</w:t>
      </w:r>
      <w:r w:rsidRPr="008502D9">
        <w:rPr>
          <w:rtl/>
          <w:lang w:bidi="ar-SA"/>
        </w:rPr>
        <w:t xml:space="preserve"> </w:t>
      </w:r>
      <w:r w:rsidRPr="008502D9">
        <w:rPr>
          <w:rtl/>
        </w:rPr>
        <w:t>המוחלטת</w:t>
      </w:r>
      <w:r w:rsidRPr="008502D9">
        <w:rPr>
          <w:rtl/>
          <w:lang w:bidi="ar-SA"/>
        </w:rPr>
        <w:t xml:space="preserve"> </w:t>
      </w:r>
      <w:r w:rsidRPr="008502D9">
        <w:rPr>
          <w:rtl/>
        </w:rPr>
        <w:t>של</w:t>
      </w:r>
      <w:r w:rsidRPr="008502D9">
        <w:rPr>
          <w:rtl/>
          <w:lang w:bidi="ar-SA"/>
        </w:rPr>
        <w:t xml:space="preserve"> </w:t>
      </w:r>
      <w:r w:rsidRPr="008502D9">
        <w:rPr>
          <w:rtl/>
        </w:rPr>
        <w:t>המורה</w:t>
      </w:r>
      <w:r w:rsidRPr="008502D9">
        <w:rPr>
          <w:rtl/>
          <w:lang w:bidi="ar-SA"/>
        </w:rPr>
        <w:t xml:space="preserve"> </w:t>
      </w:r>
      <w:r w:rsidRPr="008502D9">
        <w:rPr>
          <w:rtl/>
        </w:rPr>
        <w:t>המלווה</w:t>
      </w:r>
      <w:r w:rsidRPr="008502D9">
        <w:rPr>
          <w:rtl/>
          <w:lang w:bidi="ar-SA"/>
        </w:rPr>
        <w:t xml:space="preserve"> (</w:t>
      </w:r>
      <w:r w:rsidR="004E14AE" w:rsidRPr="004E14AE">
        <w:rPr>
          <w:lang w:bidi="ar-SA"/>
        </w:rPr>
        <w:t>Class Teacher</w:t>
      </w:r>
      <w:r w:rsidRPr="008502D9">
        <w:rPr>
          <w:rtl/>
          <w:lang w:bidi="ar-SA"/>
        </w:rPr>
        <w:t>)</w:t>
      </w:r>
      <w:r w:rsidR="00451963">
        <w:rPr>
          <w:rtl/>
        </w:rPr>
        <w:t>,</w:t>
      </w:r>
      <w:r w:rsidRPr="008502D9">
        <w:rPr>
          <w:rtl/>
          <w:lang w:bidi="ar-SA"/>
        </w:rPr>
        <w:t xml:space="preserve"> </w:t>
      </w:r>
      <w:r w:rsidRPr="008502D9">
        <w:rPr>
          <w:rtl/>
        </w:rPr>
        <w:t>המוצגת</w:t>
      </w:r>
      <w:r w:rsidRPr="008502D9">
        <w:rPr>
          <w:rtl/>
          <w:lang w:bidi="ar-SA"/>
        </w:rPr>
        <w:t xml:space="preserve"> </w:t>
      </w:r>
      <w:r w:rsidRPr="008502D9">
        <w:rPr>
          <w:rtl/>
        </w:rPr>
        <w:t>בספרות</w:t>
      </w:r>
      <w:r w:rsidRPr="008502D9">
        <w:rPr>
          <w:rtl/>
          <w:lang w:bidi="ar-SA"/>
        </w:rPr>
        <w:t xml:space="preserve"> </w:t>
      </w:r>
      <w:r w:rsidRPr="008502D9">
        <w:rPr>
          <w:rtl/>
        </w:rPr>
        <w:t>כיתרון</w:t>
      </w:r>
      <w:r w:rsidRPr="008502D9">
        <w:rPr>
          <w:rtl/>
          <w:lang w:bidi="ar-SA"/>
        </w:rPr>
        <w:t xml:space="preserve"> </w:t>
      </w:r>
      <w:r w:rsidRPr="008502D9">
        <w:rPr>
          <w:rtl/>
        </w:rPr>
        <w:t>מבני</w:t>
      </w:r>
      <w:r w:rsidRPr="008502D9">
        <w:rPr>
          <w:rtl/>
          <w:lang w:bidi="ar-SA"/>
        </w:rPr>
        <w:t xml:space="preserve"> (</w:t>
      </w:r>
      <w:r w:rsidR="004E14AE" w:rsidRPr="004E14AE">
        <w:rPr>
          <w:lang w:bidi="ar-SA"/>
        </w:rPr>
        <w:t>AWSNA, 2015</w:t>
      </w:r>
      <w:r w:rsidRPr="008502D9">
        <w:rPr>
          <w:rtl/>
          <w:lang w:bidi="ar-SA"/>
        </w:rPr>
        <w:t>)</w:t>
      </w:r>
      <w:r w:rsidR="00451963">
        <w:rPr>
          <w:rtl/>
        </w:rPr>
        <w:t>,</w:t>
      </w:r>
      <w:r w:rsidRPr="008502D9">
        <w:rPr>
          <w:rtl/>
          <w:lang w:bidi="ar-SA"/>
        </w:rPr>
        <w:t xml:space="preserve"> </w:t>
      </w:r>
      <w:r w:rsidRPr="008502D9">
        <w:rPr>
          <w:rtl/>
        </w:rPr>
        <w:t>אך</w:t>
      </w:r>
      <w:r w:rsidRPr="008502D9">
        <w:rPr>
          <w:rtl/>
          <w:lang w:bidi="ar-SA"/>
        </w:rPr>
        <w:t xml:space="preserve"> </w:t>
      </w:r>
      <w:r w:rsidRPr="008502D9">
        <w:rPr>
          <w:rtl/>
        </w:rPr>
        <w:t>עלולה</w:t>
      </w:r>
      <w:r w:rsidRPr="008502D9">
        <w:rPr>
          <w:rtl/>
          <w:lang w:bidi="ar-SA"/>
        </w:rPr>
        <w:t xml:space="preserve"> </w:t>
      </w:r>
      <w:r w:rsidRPr="008502D9">
        <w:rPr>
          <w:rtl/>
        </w:rPr>
        <w:t>להפוך</w:t>
      </w:r>
      <w:r w:rsidRPr="008502D9">
        <w:rPr>
          <w:rtl/>
          <w:lang w:bidi="ar-SA"/>
        </w:rPr>
        <w:t xml:space="preserve"> </w:t>
      </w:r>
      <w:r w:rsidRPr="008502D9">
        <w:rPr>
          <w:rtl/>
        </w:rPr>
        <w:t>למקור</w:t>
      </w:r>
      <w:r w:rsidRPr="008502D9">
        <w:rPr>
          <w:rtl/>
          <w:lang w:bidi="ar-SA"/>
        </w:rPr>
        <w:t xml:space="preserve"> </w:t>
      </w:r>
      <w:r w:rsidRPr="008502D9">
        <w:rPr>
          <w:rtl/>
        </w:rPr>
        <w:t>לפגיעה</w:t>
      </w:r>
      <w:r w:rsidRPr="008502D9">
        <w:rPr>
          <w:rtl/>
          <w:lang w:bidi="ar-SA"/>
        </w:rPr>
        <w:t xml:space="preserve"> </w:t>
      </w:r>
      <w:r w:rsidRPr="008502D9">
        <w:rPr>
          <w:rtl/>
        </w:rPr>
        <w:t>רגשית</w:t>
      </w:r>
      <w:r w:rsidRPr="008502D9">
        <w:rPr>
          <w:rtl/>
          <w:lang w:bidi="ar-SA"/>
        </w:rPr>
        <w:t xml:space="preserve"> </w:t>
      </w:r>
      <w:r w:rsidRPr="008502D9">
        <w:rPr>
          <w:rtl/>
        </w:rPr>
        <w:t>מתמשכת</w:t>
      </w:r>
      <w:r w:rsidRPr="008502D9">
        <w:rPr>
          <w:rtl/>
          <w:lang w:bidi="ar-SA"/>
        </w:rPr>
        <w:t xml:space="preserve"> </w:t>
      </w:r>
      <w:r w:rsidRPr="008502D9">
        <w:rPr>
          <w:rtl/>
        </w:rPr>
        <w:t>בהיעדר</w:t>
      </w:r>
      <w:r w:rsidRPr="008502D9">
        <w:rPr>
          <w:rtl/>
          <w:lang w:bidi="ar-SA"/>
        </w:rPr>
        <w:t xml:space="preserve"> </w:t>
      </w:r>
      <w:r w:rsidRPr="008502D9">
        <w:rPr>
          <w:rtl/>
        </w:rPr>
        <w:t>מנגנוני</w:t>
      </w:r>
      <w:r w:rsidRPr="008502D9">
        <w:rPr>
          <w:rtl/>
          <w:lang w:bidi="ar-SA"/>
        </w:rPr>
        <w:t xml:space="preserve"> </w:t>
      </w:r>
      <w:r w:rsidRPr="008502D9">
        <w:rPr>
          <w:rtl/>
        </w:rPr>
        <w:t>פיקוח</w:t>
      </w:r>
      <w:r w:rsidR="00451963">
        <w:rPr>
          <w:rtl/>
        </w:rPr>
        <w:t>,</w:t>
      </w:r>
      <w:r w:rsidRPr="008502D9">
        <w:rPr>
          <w:rtl/>
          <w:lang w:bidi="ar-SA"/>
        </w:rPr>
        <w:t xml:space="preserve"> </w:t>
      </w:r>
      <w:r w:rsidRPr="008502D9">
        <w:rPr>
          <w:rtl/>
        </w:rPr>
        <w:t>הכשרה</w:t>
      </w:r>
      <w:r w:rsidRPr="008502D9">
        <w:rPr>
          <w:rtl/>
          <w:lang w:bidi="ar-SA"/>
        </w:rPr>
        <w:t xml:space="preserve"> </w:t>
      </w:r>
      <w:r w:rsidRPr="008502D9">
        <w:rPr>
          <w:rtl/>
        </w:rPr>
        <w:t>מותאמת</w:t>
      </w:r>
      <w:r w:rsidRPr="008502D9">
        <w:rPr>
          <w:rtl/>
          <w:lang w:bidi="ar-SA"/>
        </w:rPr>
        <w:t xml:space="preserve"> </w:t>
      </w:r>
      <w:r w:rsidRPr="008502D9">
        <w:rPr>
          <w:rtl/>
        </w:rPr>
        <w:t>ובקרה</w:t>
      </w:r>
      <w:r w:rsidRPr="008502D9">
        <w:rPr>
          <w:rtl/>
          <w:lang w:bidi="ar-SA"/>
        </w:rPr>
        <w:t xml:space="preserve"> </w:t>
      </w:r>
      <w:r w:rsidRPr="008502D9">
        <w:rPr>
          <w:rtl/>
        </w:rPr>
        <w:t>פנימיים</w:t>
      </w:r>
      <w:r w:rsidRPr="008502D9">
        <w:rPr>
          <w:rtl/>
          <w:lang w:bidi="ar-SA"/>
        </w:rPr>
        <w:t>.</w:t>
      </w:r>
    </w:p>
    <w:p w14:paraId="6A39126D" w14:textId="13B15917" w:rsidR="00B16A5A" w:rsidRPr="008502D9" w:rsidRDefault="00B16A5A" w:rsidP="00B16A5A">
      <w:r w:rsidRPr="008502D9">
        <w:rPr>
          <w:rtl/>
        </w:rPr>
        <w:t>סוגיה</w:t>
      </w:r>
      <w:r w:rsidRPr="008502D9">
        <w:rPr>
          <w:rtl/>
          <w:lang w:bidi="ar-SA"/>
        </w:rPr>
        <w:t xml:space="preserve"> </w:t>
      </w:r>
      <w:r w:rsidRPr="008502D9">
        <w:rPr>
          <w:rtl/>
        </w:rPr>
        <w:t>חברתית</w:t>
      </w:r>
      <w:r w:rsidRPr="008502D9">
        <w:rPr>
          <w:rtl/>
          <w:lang w:bidi="ar-SA"/>
        </w:rPr>
        <w:t xml:space="preserve"> </w:t>
      </w:r>
      <w:r w:rsidRPr="008502D9">
        <w:rPr>
          <w:rtl/>
        </w:rPr>
        <w:t>חמורה</w:t>
      </w:r>
      <w:r w:rsidRPr="008502D9">
        <w:rPr>
          <w:rtl/>
          <w:lang w:bidi="ar-SA"/>
        </w:rPr>
        <w:t xml:space="preserve"> </w:t>
      </w:r>
      <w:r w:rsidRPr="008502D9">
        <w:rPr>
          <w:rtl/>
        </w:rPr>
        <w:t>נוספת</w:t>
      </w:r>
      <w:r w:rsidRPr="008502D9">
        <w:rPr>
          <w:rtl/>
          <w:lang w:bidi="ar-SA"/>
        </w:rPr>
        <w:t xml:space="preserve"> </w:t>
      </w:r>
      <w:r w:rsidRPr="008502D9">
        <w:rPr>
          <w:rtl/>
        </w:rPr>
        <w:t>שעולה</w:t>
      </w:r>
      <w:r w:rsidRPr="008502D9">
        <w:rPr>
          <w:rtl/>
          <w:lang w:bidi="ar-SA"/>
        </w:rPr>
        <w:t xml:space="preserve"> </w:t>
      </w:r>
      <w:r w:rsidRPr="008502D9">
        <w:rPr>
          <w:rtl/>
        </w:rPr>
        <w:t>מן</w:t>
      </w:r>
      <w:r w:rsidRPr="008502D9">
        <w:rPr>
          <w:rtl/>
          <w:lang w:bidi="ar-SA"/>
        </w:rPr>
        <w:t xml:space="preserve"> </w:t>
      </w:r>
      <w:r w:rsidRPr="008502D9">
        <w:rPr>
          <w:rtl/>
        </w:rPr>
        <w:t>הממצאים</w:t>
      </w:r>
      <w:r w:rsidRPr="008502D9">
        <w:rPr>
          <w:rtl/>
          <w:lang w:bidi="ar-SA"/>
        </w:rPr>
        <w:t xml:space="preserve"> </w:t>
      </w:r>
      <w:r w:rsidRPr="008502D9">
        <w:rPr>
          <w:rtl/>
        </w:rPr>
        <w:t>ואינה</w:t>
      </w:r>
      <w:r w:rsidRPr="008502D9">
        <w:rPr>
          <w:rtl/>
          <w:lang w:bidi="ar-SA"/>
        </w:rPr>
        <w:t xml:space="preserve"> </w:t>
      </w:r>
      <w:r w:rsidRPr="008502D9">
        <w:rPr>
          <w:rtl/>
        </w:rPr>
        <w:t>זוכה</w:t>
      </w:r>
      <w:r w:rsidRPr="008502D9">
        <w:rPr>
          <w:rtl/>
          <w:lang w:bidi="ar-SA"/>
        </w:rPr>
        <w:t xml:space="preserve"> </w:t>
      </w:r>
      <w:r w:rsidRPr="008502D9">
        <w:rPr>
          <w:rtl/>
        </w:rPr>
        <w:t>לדיון</w:t>
      </w:r>
      <w:r w:rsidRPr="008502D9">
        <w:rPr>
          <w:rtl/>
          <w:lang w:bidi="ar-SA"/>
        </w:rPr>
        <w:t xml:space="preserve"> </w:t>
      </w:r>
      <w:r w:rsidRPr="008502D9">
        <w:rPr>
          <w:rtl/>
        </w:rPr>
        <w:t>בספרות</w:t>
      </w:r>
      <w:r w:rsidRPr="008502D9">
        <w:rPr>
          <w:rtl/>
          <w:lang w:bidi="ar-SA"/>
        </w:rPr>
        <w:t xml:space="preserve"> </w:t>
      </w:r>
      <w:r w:rsidRPr="008502D9">
        <w:rPr>
          <w:rtl/>
        </w:rPr>
        <w:t>היא</w:t>
      </w:r>
      <w:r w:rsidRPr="008502D9">
        <w:rPr>
          <w:rtl/>
          <w:lang w:bidi="ar-SA"/>
        </w:rPr>
        <w:t xml:space="preserve"> </w:t>
      </w:r>
      <w:r w:rsidRPr="008502D9">
        <w:rPr>
          <w:rtl/>
        </w:rPr>
        <w:t>תופעת</w:t>
      </w:r>
      <w:r w:rsidRPr="008502D9">
        <w:rPr>
          <w:rtl/>
          <w:lang w:bidi="ar-SA"/>
        </w:rPr>
        <w:t xml:space="preserve"> </w:t>
      </w:r>
      <w:r w:rsidRPr="008502D9">
        <w:rPr>
          <w:rtl/>
        </w:rPr>
        <w:t>החרמות</w:t>
      </w:r>
      <w:r w:rsidRPr="008502D9">
        <w:rPr>
          <w:rtl/>
          <w:lang w:bidi="ar-SA"/>
        </w:rPr>
        <w:t xml:space="preserve"> </w:t>
      </w:r>
      <w:r w:rsidRPr="008502D9">
        <w:rPr>
          <w:rtl/>
        </w:rPr>
        <w:t>החברתיים</w:t>
      </w:r>
      <w:r w:rsidRPr="008502D9">
        <w:rPr>
          <w:rtl/>
          <w:lang w:bidi="ar-SA"/>
        </w:rPr>
        <w:t xml:space="preserve"> </w:t>
      </w:r>
      <w:r w:rsidRPr="008502D9">
        <w:rPr>
          <w:rtl/>
        </w:rPr>
        <w:t>וחוסר</w:t>
      </w:r>
      <w:r w:rsidRPr="008502D9">
        <w:rPr>
          <w:rtl/>
          <w:lang w:bidi="ar-SA"/>
        </w:rPr>
        <w:t xml:space="preserve"> </w:t>
      </w:r>
      <w:r w:rsidRPr="008502D9">
        <w:rPr>
          <w:rtl/>
        </w:rPr>
        <w:t>האונים</w:t>
      </w:r>
      <w:r w:rsidRPr="008502D9">
        <w:rPr>
          <w:rtl/>
          <w:lang w:bidi="ar-SA"/>
        </w:rPr>
        <w:t xml:space="preserve"> </w:t>
      </w:r>
      <w:r w:rsidRPr="008502D9">
        <w:rPr>
          <w:rtl/>
        </w:rPr>
        <w:t>של</w:t>
      </w:r>
      <w:r w:rsidRPr="008502D9">
        <w:rPr>
          <w:rtl/>
          <w:lang w:bidi="ar-SA"/>
        </w:rPr>
        <w:t xml:space="preserve"> </w:t>
      </w:r>
      <w:r w:rsidRPr="008502D9">
        <w:rPr>
          <w:rtl/>
        </w:rPr>
        <w:t>הצוות</w:t>
      </w:r>
      <w:r w:rsidRPr="008502D9">
        <w:rPr>
          <w:rtl/>
          <w:lang w:bidi="ar-SA"/>
        </w:rPr>
        <w:t xml:space="preserve"> </w:t>
      </w:r>
      <w:r w:rsidRPr="008502D9">
        <w:rPr>
          <w:rtl/>
        </w:rPr>
        <w:t>החינוכי</w:t>
      </w:r>
      <w:r w:rsidRPr="008502D9">
        <w:rPr>
          <w:rtl/>
          <w:lang w:bidi="ar-SA"/>
        </w:rPr>
        <w:t xml:space="preserve"> </w:t>
      </w:r>
      <w:r w:rsidRPr="008502D9">
        <w:rPr>
          <w:rtl/>
        </w:rPr>
        <w:t>בטיפול</w:t>
      </w:r>
      <w:r w:rsidRPr="008502D9">
        <w:rPr>
          <w:rtl/>
          <w:lang w:bidi="ar-SA"/>
        </w:rPr>
        <w:t xml:space="preserve"> </w:t>
      </w:r>
      <w:r w:rsidRPr="008502D9">
        <w:rPr>
          <w:rtl/>
        </w:rPr>
        <w:t>בהם</w:t>
      </w:r>
      <w:r w:rsidRPr="008502D9">
        <w:rPr>
          <w:rtl/>
          <w:lang w:bidi="ar-SA"/>
        </w:rPr>
        <w:t xml:space="preserve">. </w:t>
      </w:r>
      <w:r w:rsidR="008234EC">
        <w:rPr>
          <w:rtl/>
        </w:rPr>
        <w:t>ד'</w:t>
      </w:r>
      <w:r w:rsidRPr="008502D9">
        <w:rPr>
          <w:rtl/>
          <w:lang w:bidi="ar-SA"/>
        </w:rPr>
        <w:t xml:space="preserve"> </w:t>
      </w:r>
      <w:r w:rsidRPr="008502D9">
        <w:rPr>
          <w:rtl/>
        </w:rPr>
        <w:t>מתארת</w:t>
      </w:r>
      <w:r w:rsidRPr="008502D9">
        <w:rPr>
          <w:rtl/>
          <w:lang w:bidi="ar-SA"/>
        </w:rPr>
        <w:t xml:space="preserve"> </w:t>
      </w:r>
      <w:r w:rsidRPr="008502D9">
        <w:rPr>
          <w:rtl/>
        </w:rPr>
        <w:t>חוויה</w:t>
      </w:r>
      <w:r w:rsidRPr="008502D9">
        <w:rPr>
          <w:rtl/>
          <w:lang w:bidi="ar-SA"/>
        </w:rPr>
        <w:t xml:space="preserve"> </w:t>
      </w:r>
      <w:r w:rsidRPr="008502D9">
        <w:rPr>
          <w:rtl/>
        </w:rPr>
        <w:t>של</w:t>
      </w:r>
      <w:r w:rsidRPr="008502D9">
        <w:rPr>
          <w:rtl/>
          <w:lang w:bidi="ar-SA"/>
        </w:rPr>
        <w:t xml:space="preserve"> </w:t>
      </w:r>
      <w:r w:rsidRPr="008502D9">
        <w:rPr>
          <w:rtl/>
        </w:rPr>
        <w:t>חרמות</w:t>
      </w:r>
      <w:r w:rsidRPr="008502D9">
        <w:rPr>
          <w:rtl/>
          <w:lang w:bidi="ar-SA"/>
        </w:rPr>
        <w:t xml:space="preserve"> </w:t>
      </w:r>
      <w:r w:rsidRPr="008502D9">
        <w:rPr>
          <w:rtl/>
        </w:rPr>
        <w:t>חברתיים</w:t>
      </w:r>
      <w:r w:rsidRPr="008502D9">
        <w:rPr>
          <w:rtl/>
          <w:lang w:bidi="ar-SA"/>
        </w:rPr>
        <w:t xml:space="preserve"> </w:t>
      </w:r>
      <w:r w:rsidRPr="008502D9">
        <w:rPr>
          <w:rtl/>
        </w:rPr>
        <w:t>מתמשכים</w:t>
      </w:r>
      <w:r w:rsidRPr="008502D9">
        <w:rPr>
          <w:rtl/>
          <w:lang w:bidi="ar-SA"/>
        </w:rPr>
        <w:t xml:space="preserve"> </w:t>
      </w:r>
      <w:r w:rsidRPr="008502D9">
        <w:rPr>
          <w:rtl/>
        </w:rPr>
        <w:t>בכיתתה</w:t>
      </w:r>
      <w:r w:rsidRPr="008502D9">
        <w:rPr>
          <w:rtl/>
          <w:lang w:bidi="ar-SA"/>
        </w:rPr>
        <w:t xml:space="preserve"> </w:t>
      </w:r>
      <w:r w:rsidRPr="008502D9">
        <w:rPr>
          <w:rtl/>
        </w:rPr>
        <w:t>ביסודי</w:t>
      </w:r>
      <w:r w:rsidR="00451963">
        <w:rPr>
          <w:rtl/>
        </w:rPr>
        <w:t>,</w:t>
      </w:r>
      <w:r w:rsidRPr="008502D9">
        <w:rPr>
          <w:rtl/>
          <w:lang w:bidi="ar-SA"/>
        </w:rPr>
        <w:t xml:space="preserve"> </w:t>
      </w:r>
      <w:r w:rsidRPr="008502D9">
        <w:rPr>
          <w:rtl/>
        </w:rPr>
        <w:t>ומצביעה</w:t>
      </w:r>
      <w:r w:rsidRPr="008502D9">
        <w:rPr>
          <w:rtl/>
          <w:lang w:bidi="ar-SA"/>
        </w:rPr>
        <w:t xml:space="preserve"> </w:t>
      </w:r>
      <w:r w:rsidRPr="008502D9">
        <w:rPr>
          <w:rtl/>
        </w:rPr>
        <w:t>על</w:t>
      </w:r>
      <w:r w:rsidRPr="008502D9">
        <w:rPr>
          <w:rtl/>
          <w:lang w:bidi="ar-SA"/>
        </w:rPr>
        <w:t xml:space="preserve"> </w:t>
      </w:r>
      <w:r w:rsidRPr="008502D9">
        <w:rPr>
          <w:rtl/>
        </w:rPr>
        <w:t>היעדר</w:t>
      </w:r>
      <w:r w:rsidRPr="008502D9">
        <w:rPr>
          <w:rtl/>
          <w:lang w:bidi="ar-SA"/>
        </w:rPr>
        <w:t xml:space="preserve"> </w:t>
      </w:r>
      <w:r w:rsidRPr="008502D9">
        <w:rPr>
          <w:rtl/>
        </w:rPr>
        <w:t>נוכחות</w:t>
      </w:r>
      <w:r w:rsidRPr="008502D9">
        <w:rPr>
          <w:rtl/>
          <w:lang w:bidi="ar-SA"/>
        </w:rPr>
        <w:t xml:space="preserve"> </w:t>
      </w:r>
      <w:r w:rsidRPr="008502D9">
        <w:rPr>
          <w:rtl/>
        </w:rPr>
        <w:t>או</w:t>
      </w:r>
      <w:r w:rsidRPr="008502D9">
        <w:rPr>
          <w:rtl/>
          <w:lang w:bidi="ar-SA"/>
        </w:rPr>
        <w:t xml:space="preserve"> </w:t>
      </w:r>
      <w:r w:rsidRPr="008502D9">
        <w:rPr>
          <w:rtl/>
        </w:rPr>
        <w:t>פתרון</w:t>
      </w:r>
      <w:r w:rsidRPr="008502D9">
        <w:rPr>
          <w:rtl/>
          <w:lang w:bidi="ar-SA"/>
        </w:rPr>
        <w:t xml:space="preserve"> </w:t>
      </w:r>
      <w:r w:rsidRPr="008502D9">
        <w:rPr>
          <w:rtl/>
        </w:rPr>
        <w:t>מצד</w:t>
      </w:r>
      <w:r w:rsidRPr="008502D9">
        <w:rPr>
          <w:rtl/>
          <w:lang w:bidi="ar-SA"/>
        </w:rPr>
        <w:t xml:space="preserve"> </w:t>
      </w:r>
      <w:r w:rsidRPr="008502D9">
        <w:rPr>
          <w:rtl/>
        </w:rPr>
        <w:t>המבוגרים</w:t>
      </w:r>
      <w:r w:rsidRPr="008502D9">
        <w:rPr>
          <w:rtl/>
          <w:lang w:bidi="ar-SA"/>
        </w:rPr>
        <w:t xml:space="preserve"> </w:t>
      </w:r>
      <w:r w:rsidRPr="008502D9">
        <w:rPr>
          <w:rtl/>
        </w:rPr>
        <w:t>האחראיים</w:t>
      </w:r>
      <w:r w:rsidRPr="008502D9">
        <w:rPr>
          <w:rtl/>
          <w:lang w:bidi="ar-SA"/>
        </w:rPr>
        <w:t>: "</w:t>
      </w:r>
      <w:r w:rsidRPr="008502D9">
        <w:rPr>
          <w:rtl/>
        </w:rPr>
        <w:t>אני</w:t>
      </w:r>
      <w:r w:rsidRPr="008502D9">
        <w:rPr>
          <w:rtl/>
          <w:lang w:bidi="ar-SA"/>
        </w:rPr>
        <w:t xml:space="preserve"> </w:t>
      </w:r>
      <w:r w:rsidRPr="008502D9">
        <w:rPr>
          <w:rtl/>
        </w:rPr>
        <w:t>זוכרת</w:t>
      </w:r>
      <w:r w:rsidRPr="008502D9">
        <w:rPr>
          <w:rtl/>
          <w:lang w:bidi="ar-SA"/>
        </w:rPr>
        <w:t xml:space="preserve"> </w:t>
      </w:r>
      <w:r w:rsidRPr="008502D9">
        <w:rPr>
          <w:rtl/>
        </w:rPr>
        <w:t>את</w:t>
      </w:r>
      <w:r w:rsidRPr="008502D9">
        <w:rPr>
          <w:rtl/>
          <w:lang w:bidi="ar-SA"/>
        </w:rPr>
        <w:t xml:space="preserve"> </w:t>
      </w:r>
      <w:r w:rsidRPr="008502D9">
        <w:rPr>
          <w:rtl/>
        </w:rPr>
        <w:t>החרמות</w:t>
      </w:r>
      <w:r w:rsidRPr="008502D9">
        <w:rPr>
          <w:rtl/>
          <w:lang w:bidi="ar-SA"/>
        </w:rPr>
        <w:t xml:space="preserve"> </w:t>
      </w:r>
      <w:r w:rsidRPr="008502D9">
        <w:rPr>
          <w:rtl/>
        </w:rPr>
        <w:t>ואני</w:t>
      </w:r>
      <w:r w:rsidRPr="008502D9">
        <w:rPr>
          <w:rtl/>
          <w:lang w:bidi="ar-SA"/>
        </w:rPr>
        <w:t xml:space="preserve"> </w:t>
      </w:r>
      <w:r w:rsidRPr="008502D9">
        <w:rPr>
          <w:rtl/>
        </w:rPr>
        <w:t>תמיד</w:t>
      </w:r>
      <w:r w:rsidRPr="008502D9">
        <w:rPr>
          <w:rtl/>
          <w:lang w:bidi="ar-SA"/>
        </w:rPr>
        <w:t xml:space="preserve"> </w:t>
      </w:r>
      <w:r w:rsidRPr="008502D9">
        <w:rPr>
          <w:rtl/>
        </w:rPr>
        <w:t>הייתי</w:t>
      </w:r>
      <w:r w:rsidRPr="008502D9">
        <w:rPr>
          <w:rtl/>
          <w:lang w:bidi="ar-SA"/>
        </w:rPr>
        <w:t xml:space="preserve"> </w:t>
      </w:r>
      <w:r w:rsidRPr="008502D9">
        <w:rPr>
          <w:rtl/>
        </w:rPr>
        <w:t>עם</w:t>
      </w:r>
      <w:r w:rsidRPr="008502D9">
        <w:rPr>
          <w:rtl/>
          <w:lang w:bidi="ar-SA"/>
        </w:rPr>
        <w:t xml:space="preserve"> </w:t>
      </w:r>
      <w:r w:rsidRPr="008502D9">
        <w:rPr>
          <w:rtl/>
        </w:rPr>
        <w:t>הילדה</w:t>
      </w:r>
      <w:r w:rsidRPr="008502D9">
        <w:rPr>
          <w:rtl/>
          <w:lang w:bidi="ar-SA"/>
        </w:rPr>
        <w:t xml:space="preserve"> </w:t>
      </w:r>
      <w:r w:rsidRPr="008502D9">
        <w:rPr>
          <w:rtl/>
        </w:rPr>
        <w:t>שעושים</w:t>
      </w:r>
      <w:r w:rsidRPr="008502D9">
        <w:rPr>
          <w:rtl/>
          <w:lang w:bidi="ar-SA"/>
        </w:rPr>
        <w:t xml:space="preserve"> </w:t>
      </w:r>
      <w:r w:rsidRPr="008502D9">
        <w:rPr>
          <w:rtl/>
        </w:rPr>
        <w:t>עליה</w:t>
      </w:r>
      <w:r w:rsidRPr="008502D9">
        <w:rPr>
          <w:rtl/>
          <w:lang w:bidi="ar-SA"/>
        </w:rPr>
        <w:t xml:space="preserve"> </w:t>
      </w:r>
      <w:r w:rsidRPr="008502D9">
        <w:rPr>
          <w:rtl/>
        </w:rPr>
        <w:t>חרם</w:t>
      </w:r>
      <w:r w:rsidRPr="008502D9">
        <w:rPr>
          <w:rtl/>
          <w:lang w:bidi="ar-SA"/>
        </w:rPr>
        <w:t xml:space="preserve">... </w:t>
      </w:r>
      <w:r w:rsidRPr="008502D9">
        <w:rPr>
          <w:rtl/>
        </w:rPr>
        <w:t>אני</w:t>
      </w:r>
      <w:r w:rsidRPr="008502D9">
        <w:rPr>
          <w:rtl/>
          <w:lang w:bidi="ar-SA"/>
        </w:rPr>
        <w:t xml:space="preserve"> </w:t>
      </w:r>
      <w:r w:rsidRPr="008502D9">
        <w:rPr>
          <w:rtl/>
        </w:rPr>
        <w:t>לא</w:t>
      </w:r>
      <w:r w:rsidRPr="008502D9">
        <w:rPr>
          <w:rtl/>
          <w:lang w:bidi="ar-SA"/>
        </w:rPr>
        <w:t xml:space="preserve"> </w:t>
      </w:r>
      <w:r w:rsidRPr="008502D9">
        <w:rPr>
          <w:rtl/>
        </w:rPr>
        <w:t>הרגשתי</w:t>
      </w:r>
      <w:r w:rsidRPr="008502D9">
        <w:rPr>
          <w:rtl/>
          <w:lang w:bidi="ar-SA"/>
        </w:rPr>
        <w:t xml:space="preserve"> </w:t>
      </w:r>
      <w:r w:rsidRPr="008502D9">
        <w:rPr>
          <w:rtl/>
        </w:rPr>
        <w:t>שהמבוגרים</w:t>
      </w:r>
      <w:r w:rsidRPr="008502D9">
        <w:rPr>
          <w:rtl/>
          <w:lang w:bidi="ar-SA"/>
        </w:rPr>
        <w:t xml:space="preserve"> </w:t>
      </w:r>
      <w:r w:rsidRPr="008502D9">
        <w:rPr>
          <w:rtl/>
        </w:rPr>
        <w:t>עושים</w:t>
      </w:r>
      <w:r w:rsidRPr="008502D9">
        <w:rPr>
          <w:rtl/>
          <w:lang w:bidi="ar-SA"/>
        </w:rPr>
        <w:t xml:space="preserve"> </w:t>
      </w:r>
      <w:r w:rsidRPr="008502D9">
        <w:rPr>
          <w:rtl/>
        </w:rPr>
        <w:t>איזשהו</w:t>
      </w:r>
      <w:r w:rsidRPr="008502D9">
        <w:rPr>
          <w:rtl/>
          <w:lang w:bidi="ar-SA"/>
        </w:rPr>
        <w:t xml:space="preserve"> </w:t>
      </w:r>
      <w:r w:rsidRPr="008502D9">
        <w:rPr>
          <w:rtl/>
        </w:rPr>
        <w:t>משהו</w:t>
      </w:r>
      <w:r w:rsidRPr="008502D9">
        <w:rPr>
          <w:rtl/>
          <w:lang w:bidi="ar-SA"/>
        </w:rPr>
        <w:t xml:space="preserve">". </w:t>
      </w:r>
      <w:r w:rsidRPr="008502D9">
        <w:rPr>
          <w:rtl/>
        </w:rPr>
        <w:t>היא</w:t>
      </w:r>
      <w:r w:rsidRPr="008502D9">
        <w:rPr>
          <w:rtl/>
          <w:lang w:bidi="ar-SA"/>
        </w:rPr>
        <w:t xml:space="preserve"> </w:t>
      </w:r>
      <w:r w:rsidRPr="008502D9">
        <w:rPr>
          <w:rtl/>
        </w:rPr>
        <w:t>מציינת</w:t>
      </w:r>
      <w:r w:rsidRPr="008502D9">
        <w:rPr>
          <w:rtl/>
          <w:lang w:bidi="ar-SA"/>
        </w:rPr>
        <w:t xml:space="preserve"> </w:t>
      </w:r>
      <w:r w:rsidRPr="008502D9">
        <w:rPr>
          <w:rtl/>
        </w:rPr>
        <w:t>כי</w:t>
      </w:r>
      <w:r w:rsidRPr="008502D9">
        <w:rPr>
          <w:rtl/>
          <w:lang w:bidi="ar-SA"/>
        </w:rPr>
        <w:t xml:space="preserve"> </w:t>
      </w:r>
      <w:r w:rsidRPr="008502D9">
        <w:rPr>
          <w:rtl/>
        </w:rPr>
        <w:t>השינוי</w:t>
      </w:r>
      <w:r w:rsidRPr="008502D9">
        <w:rPr>
          <w:rtl/>
          <w:lang w:bidi="ar-SA"/>
        </w:rPr>
        <w:t xml:space="preserve"> </w:t>
      </w:r>
      <w:r w:rsidRPr="008502D9">
        <w:rPr>
          <w:rtl/>
        </w:rPr>
        <w:t>החברתי</w:t>
      </w:r>
      <w:r w:rsidRPr="008502D9">
        <w:rPr>
          <w:rtl/>
          <w:lang w:bidi="ar-SA"/>
        </w:rPr>
        <w:t xml:space="preserve"> </w:t>
      </w:r>
      <w:r w:rsidRPr="008502D9">
        <w:rPr>
          <w:rtl/>
        </w:rPr>
        <w:t>הושג</w:t>
      </w:r>
      <w:r w:rsidRPr="008502D9">
        <w:rPr>
          <w:rtl/>
          <w:lang w:bidi="ar-SA"/>
        </w:rPr>
        <w:t xml:space="preserve"> </w:t>
      </w:r>
      <w:r w:rsidRPr="008502D9">
        <w:rPr>
          <w:rtl/>
        </w:rPr>
        <w:t>בסופו</w:t>
      </w:r>
      <w:r w:rsidRPr="008502D9">
        <w:rPr>
          <w:rtl/>
          <w:lang w:bidi="ar-SA"/>
        </w:rPr>
        <w:t xml:space="preserve"> </w:t>
      </w:r>
      <w:r w:rsidRPr="008502D9">
        <w:rPr>
          <w:rtl/>
        </w:rPr>
        <w:t>של</w:t>
      </w:r>
      <w:r w:rsidRPr="008502D9">
        <w:rPr>
          <w:rtl/>
          <w:lang w:bidi="ar-SA"/>
        </w:rPr>
        <w:t xml:space="preserve"> </w:t>
      </w:r>
      <w:r w:rsidRPr="008502D9">
        <w:rPr>
          <w:rtl/>
        </w:rPr>
        <w:t>דבר</w:t>
      </w:r>
      <w:r w:rsidRPr="008502D9">
        <w:rPr>
          <w:rtl/>
          <w:lang w:bidi="ar-SA"/>
        </w:rPr>
        <w:t xml:space="preserve"> </w:t>
      </w:r>
      <w:r w:rsidRPr="008502D9">
        <w:rPr>
          <w:rtl/>
        </w:rPr>
        <w:t>ביוזמה</w:t>
      </w:r>
      <w:r w:rsidRPr="008502D9">
        <w:rPr>
          <w:rtl/>
          <w:lang w:bidi="ar-SA"/>
        </w:rPr>
        <w:t xml:space="preserve"> </w:t>
      </w:r>
      <w:r w:rsidRPr="008502D9">
        <w:rPr>
          <w:rtl/>
        </w:rPr>
        <w:t>בלעדית</w:t>
      </w:r>
      <w:r w:rsidRPr="008502D9">
        <w:rPr>
          <w:rtl/>
          <w:lang w:bidi="ar-SA"/>
        </w:rPr>
        <w:t xml:space="preserve"> </w:t>
      </w:r>
      <w:r w:rsidRPr="008502D9">
        <w:rPr>
          <w:rtl/>
        </w:rPr>
        <w:t>שלה</w:t>
      </w:r>
      <w:r w:rsidRPr="008502D9">
        <w:rPr>
          <w:rtl/>
          <w:lang w:bidi="ar-SA"/>
        </w:rPr>
        <w:t xml:space="preserve"> </w:t>
      </w:r>
      <w:r w:rsidRPr="008502D9">
        <w:rPr>
          <w:rtl/>
        </w:rPr>
        <w:t>ושל</w:t>
      </w:r>
      <w:r w:rsidRPr="008502D9">
        <w:rPr>
          <w:rtl/>
          <w:lang w:bidi="ar-SA"/>
        </w:rPr>
        <w:t xml:space="preserve"> </w:t>
      </w:r>
      <w:r w:rsidRPr="008502D9">
        <w:rPr>
          <w:rtl/>
        </w:rPr>
        <w:t>חברתה</w:t>
      </w:r>
      <w:r w:rsidRPr="008502D9">
        <w:rPr>
          <w:rtl/>
          <w:lang w:bidi="ar-SA"/>
        </w:rPr>
        <w:t xml:space="preserve"> </w:t>
      </w:r>
      <w:r w:rsidRPr="008502D9">
        <w:rPr>
          <w:rtl/>
        </w:rPr>
        <w:t>בכיתה</w:t>
      </w:r>
      <w:r w:rsidRPr="008502D9">
        <w:rPr>
          <w:rtl/>
          <w:lang w:bidi="ar-SA"/>
        </w:rPr>
        <w:t xml:space="preserve"> </w:t>
      </w:r>
      <w:r w:rsidRPr="008502D9">
        <w:rPr>
          <w:rtl/>
        </w:rPr>
        <w:t>ו</w:t>
      </w:r>
      <w:r w:rsidRPr="008502D9">
        <w:rPr>
          <w:rtl/>
          <w:lang w:bidi="ar-SA"/>
        </w:rPr>
        <w:t>'</w:t>
      </w:r>
      <w:r w:rsidR="00451963">
        <w:rPr>
          <w:rtl/>
        </w:rPr>
        <w:t>,</w:t>
      </w:r>
      <w:r w:rsidRPr="008502D9">
        <w:rPr>
          <w:rtl/>
          <w:lang w:bidi="ar-SA"/>
        </w:rPr>
        <w:t xml:space="preserve"> </w:t>
      </w:r>
      <w:r w:rsidRPr="008502D9">
        <w:rPr>
          <w:rtl/>
        </w:rPr>
        <w:t>ללא</w:t>
      </w:r>
      <w:r w:rsidRPr="008502D9">
        <w:rPr>
          <w:rtl/>
          <w:lang w:bidi="ar-SA"/>
        </w:rPr>
        <w:t xml:space="preserve"> </w:t>
      </w:r>
      <w:r w:rsidRPr="008502D9">
        <w:rPr>
          <w:rtl/>
        </w:rPr>
        <w:t>מעורבות</w:t>
      </w:r>
      <w:r w:rsidRPr="008502D9">
        <w:rPr>
          <w:rtl/>
          <w:lang w:bidi="ar-SA"/>
        </w:rPr>
        <w:t xml:space="preserve"> </w:t>
      </w:r>
      <w:r w:rsidRPr="008502D9">
        <w:rPr>
          <w:rtl/>
        </w:rPr>
        <w:t>או</w:t>
      </w:r>
      <w:r w:rsidRPr="008502D9">
        <w:rPr>
          <w:rtl/>
          <w:lang w:bidi="ar-SA"/>
        </w:rPr>
        <w:t xml:space="preserve"> </w:t>
      </w:r>
      <w:r w:rsidRPr="008502D9">
        <w:rPr>
          <w:rtl/>
        </w:rPr>
        <w:t>הכוונה</w:t>
      </w:r>
      <w:r w:rsidRPr="008502D9">
        <w:rPr>
          <w:rtl/>
          <w:lang w:bidi="ar-SA"/>
        </w:rPr>
        <w:t xml:space="preserve"> </w:t>
      </w:r>
      <w:r w:rsidRPr="008502D9">
        <w:rPr>
          <w:rtl/>
        </w:rPr>
        <w:t>מצד</w:t>
      </w:r>
      <w:r w:rsidRPr="008502D9">
        <w:rPr>
          <w:rtl/>
          <w:lang w:bidi="ar-SA"/>
        </w:rPr>
        <w:t xml:space="preserve"> </w:t>
      </w:r>
      <w:r w:rsidRPr="008502D9">
        <w:rPr>
          <w:rtl/>
        </w:rPr>
        <w:t>המורים</w:t>
      </w:r>
      <w:r w:rsidRPr="008502D9">
        <w:rPr>
          <w:rtl/>
          <w:lang w:bidi="ar-SA"/>
        </w:rPr>
        <w:t xml:space="preserve">. </w:t>
      </w:r>
      <w:r w:rsidRPr="008502D9">
        <w:rPr>
          <w:rtl/>
        </w:rPr>
        <w:t>ממצא</w:t>
      </w:r>
      <w:r w:rsidRPr="008502D9">
        <w:rPr>
          <w:rtl/>
          <w:lang w:bidi="ar-SA"/>
        </w:rPr>
        <w:t xml:space="preserve"> </w:t>
      </w:r>
      <w:r w:rsidRPr="008502D9">
        <w:rPr>
          <w:rtl/>
        </w:rPr>
        <w:t>זה</w:t>
      </w:r>
      <w:r w:rsidRPr="008502D9">
        <w:rPr>
          <w:rtl/>
          <w:lang w:bidi="ar-SA"/>
        </w:rPr>
        <w:t xml:space="preserve"> </w:t>
      </w:r>
      <w:r w:rsidRPr="008502D9">
        <w:rPr>
          <w:rtl/>
        </w:rPr>
        <w:t>מעלה</w:t>
      </w:r>
      <w:r w:rsidRPr="008502D9">
        <w:rPr>
          <w:rtl/>
          <w:lang w:bidi="ar-SA"/>
        </w:rPr>
        <w:t xml:space="preserve"> </w:t>
      </w:r>
      <w:r w:rsidRPr="008502D9">
        <w:rPr>
          <w:rtl/>
        </w:rPr>
        <w:t>סימן</w:t>
      </w:r>
      <w:r w:rsidRPr="008502D9">
        <w:rPr>
          <w:rtl/>
          <w:lang w:bidi="ar-SA"/>
        </w:rPr>
        <w:t xml:space="preserve"> </w:t>
      </w:r>
      <w:r w:rsidRPr="008502D9">
        <w:rPr>
          <w:rtl/>
        </w:rPr>
        <w:t>שאלה</w:t>
      </w:r>
      <w:r w:rsidRPr="008502D9">
        <w:rPr>
          <w:rtl/>
          <w:lang w:bidi="ar-SA"/>
        </w:rPr>
        <w:t xml:space="preserve"> </w:t>
      </w:r>
      <w:r w:rsidRPr="008502D9">
        <w:rPr>
          <w:rtl/>
        </w:rPr>
        <w:t>גדול</w:t>
      </w:r>
      <w:r w:rsidRPr="008502D9">
        <w:rPr>
          <w:rtl/>
          <w:lang w:bidi="ar-SA"/>
        </w:rPr>
        <w:t xml:space="preserve"> </w:t>
      </w:r>
      <w:r w:rsidRPr="008502D9">
        <w:rPr>
          <w:rtl/>
        </w:rPr>
        <w:t>מול</w:t>
      </w:r>
      <w:r w:rsidRPr="008502D9">
        <w:rPr>
          <w:rtl/>
          <w:lang w:bidi="ar-SA"/>
        </w:rPr>
        <w:t xml:space="preserve"> </w:t>
      </w:r>
      <w:r w:rsidRPr="008502D9">
        <w:rPr>
          <w:rtl/>
        </w:rPr>
        <w:t>מודל</w:t>
      </w:r>
      <w:r w:rsidRPr="008502D9">
        <w:rPr>
          <w:rtl/>
          <w:lang w:bidi="ar-SA"/>
        </w:rPr>
        <w:t xml:space="preserve"> "</w:t>
      </w:r>
      <w:r w:rsidRPr="008502D9">
        <w:rPr>
          <w:rtl/>
        </w:rPr>
        <w:t>לכידות</w:t>
      </w:r>
      <w:r w:rsidRPr="008502D9">
        <w:rPr>
          <w:rtl/>
          <w:lang w:bidi="ar-SA"/>
        </w:rPr>
        <w:t xml:space="preserve"> </w:t>
      </w:r>
      <w:r w:rsidRPr="008502D9">
        <w:rPr>
          <w:rtl/>
        </w:rPr>
        <w:t>הקבוצה</w:t>
      </w:r>
      <w:r w:rsidRPr="008502D9">
        <w:rPr>
          <w:rtl/>
          <w:lang w:bidi="ar-SA"/>
        </w:rPr>
        <w:t xml:space="preserve">" </w:t>
      </w:r>
      <w:r w:rsidRPr="008502D9">
        <w:rPr>
          <w:rtl/>
        </w:rPr>
        <w:t>ורווחת</w:t>
      </w:r>
      <w:r w:rsidRPr="008502D9">
        <w:rPr>
          <w:rtl/>
          <w:lang w:bidi="ar-SA"/>
        </w:rPr>
        <w:t xml:space="preserve"> </w:t>
      </w:r>
      <w:r w:rsidRPr="008502D9">
        <w:rPr>
          <w:rtl/>
        </w:rPr>
        <w:t>הלומד</w:t>
      </w:r>
      <w:r w:rsidRPr="008502D9">
        <w:rPr>
          <w:rtl/>
          <w:lang w:bidi="ar-SA"/>
        </w:rPr>
        <w:t xml:space="preserve"> (</w:t>
      </w:r>
      <w:r w:rsidR="004E14AE" w:rsidRPr="004E14AE">
        <w:rPr>
          <w:lang w:bidi="ar-SA"/>
        </w:rPr>
        <w:t>Lewin, 1951</w:t>
      </w:r>
      <w:r w:rsidRPr="008502D9">
        <w:rPr>
          <w:rtl/>
          <w:lang w:bidi="ar-SA"/>
        </w:rPr>
        <w:t>)</w:t>
      </w:r>
      <w:r w:rsidR="00451963">
        <w:rPr>
          <w:rtl/>
        </w:rPr>
        <w:t>,</w:t>
      </w:r>
      <w:r w:rsidRPr="008502D9">
        <w:rPr>
          <w:rtl/>
          <w:lang w:bidi="ar-SA"/>
        </w:rPr>
        <w:t xml:space="preserve"> </w:t>
      </w:r>
      <w:r w:rsidRPr="008502D9">
        <w:rPr>
          <w:rtl/>
        </w:rPr>
        <w:t>ומצביע</w:t>
      </w:r>
      <w:r w:rsidRPr="008502D9">
        <w:rPr>
          <w:rtl/>
          <w:lang w:bidi="ar-SA"/>
        </w:rPr>
        <w:t xml:space="preserve"> </w:t>
      </w:r>
      <w:r w:rsidRPr="008502D9">
        <w:rPr>
          <w:rtl/>
        </w:rPr>
        <w:t>על</w:t>
      </w:r>
      <w:r w:rsidRPr="008502D9">
        <w:rPr>
          <w:rtl/>
          <w:lang w:bidi="ar-SA"/>
        </w:rPr>
        <w:t xml:space="preserve"> </w:t>
      </w:r>
      <w:r w:rsidRPr="008502D9">
        <w:rPr>
          <w:rtl/>
        </w:rPr>
        <w:t>פער</w:t>
      </w:r>
      <w:r w:rsidRPr="008502D9">
        <w:rPr>
          <w:rtl/>
          <w:lang w:bidi="ar-SA"/>
        </w:rPr>
        <w:t xml:space="preserve"> </w:t>
      </w:r>
      <w:r w:rsidRPr="008502D9">
        <w:rPr>
          <w:rtl/>
        </w:rPr>
        <w:t>בין</w:t>
      </w:r>
      <w:r w:rsidRPr="008502D9">
        <w:rPr>
          <w:rtl/>
          <w:lang w:bidi="ar-SA"/>
        </w:rPr>
        <w:t xml:space="preserve"> </w:t>
      </w:r>
      <w:r w:rsidRPr="008502D9">
        <w:rPr>
          <w:rtl/>
        </w:rPr>
        <w:t>התפיסה</w:t>
      </w:r>
      <w:r w:rsidRPr="008502D9">
        <w:rPr>
          <w:rtl/>
          <w:lang w:bidi="ar-SA"/>
        </w:rPr>
        <w:t xml:space="preserve"> </w:t>
      </w:r>
      <w:r w:rsidRPr="008502D9">
        <w:rPr>
          <w:rtl/>
        </w:rPr>
        <w:t>התיאורטית</w:t>
      </w:r>
      <w:r w:rsidRPr="008502D9">
        <w:rPr>
          <w:rtl/>
          <w:lang w:bidi="ar-SA"/>
        </w:rPr>
        <w:t xml:space="preserve"> </w:t>
      </w:r>
      <w:r w:rsidRPr="008502D9">
        <w:rPr>
          <w:rtl/>
        </w:rPr>
        <w:t>של</w:t>
      </w:r>
      <w:r w:rsidRPr="008502D9">
        <w:rPr>
          <w:rtl/>
          <w:lang w:bidi="ar-SA"/>
        </w:rPr>
        <w:t xml:space="preserve"> </w:t>
      </w:r>
      <w:r w:rsidRPr="008502D9">
        <w:rPr>
          <w:rtl/>
        </w:rPr>
        <w:t>בית</w:t>
      </w:r>
      <w:r w:rsidRPr="008502D9">
        <w:rPr>
          <w:rtl/>
          <w:lang w:bidi="ar-SA"/>
        </w:rPr>
        <w:t xml:space="preserve"> </w:t>
      </w:r>
      <w:r w:rsidRPr="008502D9">
        <w:rPr>
          <w:rtl/>
        </w:rPr>
        <w:t>הספר</w:t>
      </w:r>
      <w:r w:rsidRPr="008502D9">
        <w:rPr>
          <w:rtl/>
          <w:lang w:bidi="ar-SA"/>
        </w:rPr>
        <w:t xml:space="preserve"> </w:t>
      </w:r>
      <w:r w:rsidRPr="008502D9">
        <w:rPr>
          <w:rtl/>
        </w:rPr>
        <w:t>כקהילה</w:t>
      </w:r>
      <w:r w:rsidRPr="008502D9">
        <w:rPr>
          <w:rtl/>
          <w:lang w:bidi="ar-SA"/>
        </w:rPr>
        <w:t xml:space="preserve"> </w:t>
      </w:r>
      <w:r w:rsidRPr="008502D9">
        <w:rPr>
          <w:rtl/>
        </w:rPr>
        <w:t>תומכת</w:t>
      </w:r>
      <w:r w:rsidRPr="008502D9">
        <w:rPr>
          <w:rtl/>
          <w:lang w:bidi="ar-SA"/>
        </w:rPr>
        <w:t xml:space="preserve"> </w:t>
      </w:r>
      <w:r w:rsidRPr="008502D9">
        <w:rPr>
          <w:rtl/>
        </w:rPr>
        <w:t>לבין</w:t>
      </w:r>
      <w:r w:rsidRPr="008502D9">
        <w:rPr>
          <w:rtl/>
          <w:lang w:bidi="ar-SA"/>
        </w:rPr>
        <w:t xml:space="preserve"> </w:t>
      </w:r>
      <w:r w:rsidRPr="008502D9">
        <w:rPr>
          <w:rtl/>
        </w:rPr>
        <w:t>מציאות</w:t>
      </w:r>
      <w:r w:rsidRPr="008502D9">
        <w:rPr>
          <w:rtl/>
          <w:lang w:bidi="ar-SA"/>
        </w:rPr>
        <w:t xml:space="preserve"> </w:t>
      </w:r>
      <w:r w:rsidRPr="008502D9">
        <w:rPr>
          <w:rtl/>
        </w:rPr>
        <w:t>של</w:t>
      </w:r>
      <w:r w:rsidRPr="008502D9">
        <w:rPr>
          <w:rtl/>
          <w:lang w:bidi="ar-SA"/>
        </w:rPr>
        <w:t xml:space="preserve"> </w:t>
      </w:r>
      <w:r w:rsidRPr="008502D9">
        <w:rPr>
          <w:rtl/>
        </w:rPr>
        <w:t>נטישה</w:t>
      </w:r>
      <w:r w:rsidRPr="008502D9">
        <w:rPr>
          <w:rtl/>
          <w:lang w:bidi="ar-SA"/>
        </w:rPr>
        <w:t xml:space="preserve"> </w:t>
      </w:r>
      <w:r w:rsidRPr="008502D9">
        <w:rPr>
          <w:rtl/>
        </w:rPr>
        <w:t>רגשית</w:t>
      </w:r>
      <w:r w:rsidRPr="008502D9">
        <w:rPr>
          <w:rtl/>
          <w:lang w:bidi="ar-SA"/>
        </w:rPr>
        <w:t xml:space="preserve"> </w:t>
      </w:r>
      <w:r w:rsidRPr="008502D9">
        <w:rPr>
          <w:rtl/>
        </w:rPr>
        <w:t>ברגעים</w:t>
      </w:r>
      <w:r w:rsidRPr="008502D9">
        <w:rPr>
          <w:rtl/>
          <w:lang w:bidi="ar-SA"/>
        </w:rPr>
        <w:t xml:space="preserve"> </w:t>
      </w:r>
      <w:r w:rsidRPr="008502D9">
        <w:rPr>
          <w:rtl/>
        </w:rPr>
        <w:t>חברתיים</w:t>
      </w:r>
      <w:r w:rsidRPr="008502D9">
        <w:rPr>
          <w:rtl/>
          <w:lang w:bidi="ar-SA"/>
        </w:rPr>
        <w:t xml:space="preserve"> </w:t>
      </w:r>
      <w:r w:rsidRPr="008502D9">
        <w:rPr>
          <w:rtl/>
        </w:rPr>
        <w:t>קשים</w:t>
      </w:r>
      <w:r w:rsidRPr="008502D9">
        <w:rPr>
          <w:rtl/>
          <w:lang w:bidi="ar-SA"/>
        </w:rPr>
        <w:t>.</w:t>
      </w:r>
    </w:p>
    <w:p w14:paraId="2A84CF2B" w14:textId="50415B36" w:rsidR="00B16A5A" w:rsidRPr="008502D9" w:rsidRDefault="00B16A5A" w:rsidP="00B16A5A">
      <w:r w:rsidRPr="008502D9">
        <w:rPr>
          <w:rtl/>
        </w:rPr>
        <w:t>תופעה</w:t>
      </w:r>
      <w:r w:rsidRPr="008502D9">
        <w:rPr>
          <w:rtl/>
          <w:lang w:bidi="ar-SA"/>
        </w:rPr>
        <w:t xml:space="preserve"> </w:t>
      </w:r>
      <w:r w:rsidRPr="008502D9">
        <w:rPr>
          <w:rtl/>
        </w:rPr>
        <w:t>חברתית</w:t>
      </w:r>
      <w:r w:rsidRPr="008502D9">
        <w:rPr>
          <w:rtl/>
          <w:lang w:bidi="ar-SA"/>
        </w:rPr>
        <w:t>-</w:t>
      </w:r>
      <w:r w:rsidRPr="008502D9">
        <w:rPr>
          <w:rtl/>
        </w:rPr>
        <w:t>קהילתית</w:t>
      </w:r>
      <w:r w:rsidRPr="008502D9">
        <w:rPr>
          <w:rtl/>
          <w:lang w:bidi="ar-SA"/>
        </w:rPr>
        <w:t xml:space="preserve"> </w:t>
      </w:r>
      <w:r w:rsidRPr="008502D9">
        <w:rPr>
          <w:rtl/>
        </w:rPr>
        <w:t>מרתקת</w:t>
      </w:r>
      <w:r w:rsidRPr="008502D9">
        <w:rPr>
          <w:rtl/>
          <w:lang w:bidi="ar-SA"/>
        </w:rPr>
        <w:t xml:space="preserve"> </w:t>
      </w:r>
      <w:r w:rsidRPr="008502D9">
        <w:rPr>
          <w:rtl/>
        </w:rPr>
        <w:t>שעולה</w:t>
      </w:r>
      <w:r w:rsidRPr="008502D9">
        <w:rPr>
          <w:rtl/>
          <w:lang w:bidi="ar-SA"/>
        </w:rPr>
        <w:t xml:space="preserve"> </w:t>
      </w:r>
      <w:r w:rsidRPr="008502D9">
        <w:rPr>
          <w:rtl/>
        </w:rPr>
        <w:t>מן</w:t>
      </w:r>
      <w:r w:rsidRPr="008502D9">
        <w:rPr>
          <w:rtl/>
          <w:lang w:bidi="ar-SA"/>
        </w:rPr>
        <w:t xml:space="preserve"> </w:t>
      </w:r>
      <w:r w:rsidRPr="008502D9">
        <w:rPr>
          <w:rtl/>
        </w:rPr>
        <w:t>הראיונות</w:t>
      </w:r>
      <w:r w:rsidRPr="008502D9">
        <w:rPr>
          <w:rtl/>
          <w:lang w:bidi="ar-SA"/>
        </w:rPr>
        <w:t xml:space="preserve"> </w:t>
      </w:r>
      <w:r w:rsidRPr="008502D9">
        <w:rPr>
          <w:rtl/>
        </w:rPr>
        <w:t>ונעדרת</w:t>
      </w:r>
      <w:r w:rsidRPr="008502D9">
        <w:rPr>
          <w:rtl/>
          <w:lang w:bidi="ar-SA"/>
        </w:rPr>
        <w:t xml:space="preserve"> </w:t>
      </w:r>
      <w:r w:rsidRPr="008502D9">
        <w:rPr>
          <w:rtl/>
        </w:rPr>
        <w:t>לחלוטין</w:t>
      </w:r>
      <w:r w:rsidRPr="008502D9">
        <w:rPr>
          <w:rtl/>
          <w:lang w:bidi="ar-SA"/>
        </w:rPr>
        <w:t xml:space="preserve"> </w:t>
      </w:r>
      <w:r w:rsidRPr="008502D9">
        <w:rPr>
          <w:rtl/>
        </w:rPr>
        <w:t>מספרות</w:t>
      </w:r>
      <w:r w:rsidRPr="008502D9">
        <w:rPr>
          <w:rtl/>
          <w:lang w:bidi="ar-SA"/>
        </w:rPr>
        <w:t xml:space="preserve"> </w:t>
      </w:r>
      <w:r w:rsidRPr="008502D9">
        <w:rPr>
          <w:rtl/>
        </w:rPr>
        <w:t>המחקר</w:t>
      </w:r>
      <w:r w:rsidRPr="008502D9">
        <w:rPr>
          <w:rtl/>
          <w:lang w:bidi="ar-SA"/>
        </w:rPr>
        <w:t xml:space="preserve"> </w:t>
      </w:r>
      <w:r w:rsidRPr="008502D9">
        <w:rPr>
          <w:rtl/>
        </w:rPr>
        <w:t>היא</w:t>
      </w:r>
      <w:r w:rsidRPr="008502D9">
        <w:rPr>
          <w:rtl/>
          <w:lang w:bidi="ar-SA"/>
        </w:rPr>
        <w:t xml:space="preserve"> </w:t>
      </w:r>
      <w:r w:rsidRPr="008502D9">
        <w:rPr>
          <w:rtl/>
        </w:rPr>
        <w:t>דינמיקת</w:t>
      </w:r>
      <w:r w:rsidRPr="008502D9">
        <w:rPr>
          <w:rtl/>
          <w:lang w:bidi="ar-SA"/>
        </w:rPr>
        <w:t xml:space="preserve"> "</w:t>
      </w:r>
      <w:r w:rsidRPr="008502D9">
        <w:rPr>
          <w:rtl/>
        </w:rPr>
        <w:t>מרד</w:t>
      </w:r>
      <w:r w:rsidRPr="008502D9">
        <w:rPr>
          <w:rtl/>
          <w:lang w:bidi="ar-SA"/>
        </w:rPr>
        <w:t xml:space="preserve"> </w:t>
      </w:r>
      <w:r w:rsidRPr="008502D9">
        <w:rPr>
          <w:rtl/>
        </w:rPr>
        <w:t>הדור</w:t>
      </w:r>
      <w:r w:rsidRPr="008502D9">
        <w:rPr>
          <w:rtl/>
          <w:lang w:bidi="ar-SA"/>
        </w:rPr>
        <w:t>-</w:t>
      </w:r>
      <w:r w:rsidRPr="008502D9">
        <w:rPr>
          <w:rtl/>
        </w:rPr>
        <w:t>השני</w:t>
      </w:r>
      <w:r w:rsidRPr="008502D9">
        <w:rPr>
          <w:rtl/>
          <w:lang w:bidi="ar-SA"/>
        </w:rPr>
        <w:t xml:space="preserve">" </w:t>
      </w:r>
      <w:r w:rsidRPr="008502D9">
        <w:rPr>
          <w:rtl/>
        </w:rPr>
        <w:t>בקרב</w:t>
      </w:r>
      <w:r w:rsidRPr="008502D9">
        <w:rPr>
          <w:rtl/>
          <w:lang w:bidi="ar-SA"/>
        </w:rPr>
        <w:t xml:space="preserve"> </w:t>
      </w:r>
      <w:r w:rsidRPr="008502D9">
        <w:rPr>
          <w:rtl/>
        </w:rPr>
        <w:t>בוגרי</w:t>
      </w:r>
      <w:r w:rsidRPr="008502D9">
        <w:rPr>
          <w:rtl/>
          <w:lang w:bidi="ar-SA"/>
        </w:rPr>
        <w:t xml:space="preserve"> </w:t>
      </w:r>
      <w:r w:rsidRPr="008502D9">
        <w:rPr>
          <w:rtl/>
        </w:rPr>
        <w:t>המערכת</w:t>
      </w:r>
      <w:r w:rsidRPr="008502D9">
        <w:rPr>
          <w:rtl/>
          <w:lang w:bidi="ar-SA"/>
        </w:rPr>
        <w:t xml:space="preserve"> </w:t>
      </w:r>
      <w:r w:rsidRPr="008502D9">
        <w:rPr>
          <w:rtl/>
        </w:rPr>
        <w:t>שהפכו</w:t>
      </w:r>
      <w:r w:rsidRPr="008502D9">
        <w:rPr>
          <w:rtl/>
          <w:lang w:bidi="ar-SA"/>
        </w:rPr>
        <w:t xml:space="preserve"> </w:t>
      </w:r>
      <w:r w:rsidRPr="008502D9">
        <w:rPr>
          <w:rtl/>
        </w:rPr>
        <w:t>להורים</w:t>
      </w:r>
      <w:r w:rsidRPr="008502D9">
        <w:rPr>
          <w:rtl/>
          <w:lang w:bidi="ar-SA"/>
        </w:rPr>
        <w:t xml:space="preserve"> </w:t>
      </w:r>
      <w:r w:rsidRPr="008502D9">
        <w:rPr>
          <w:rtl/>
        </w:rPr>
        <w:t>בעצמם</w:t>
      </w:r>
      <w:r w:rsidRPr="008502D9">
        <w:rPr>
          <w:rtl/>
          <w:lang w:bidi="ar-SA"/>
        </w:rPr>
        <w:t xml:space="preserve">. </w:t>
      </w:r>
      <w:r w:rsidR="00F376A6">
        <w:rPr>
          <w:rtl/>
        </w:rPr>
        <w:t>ב'</w:t>
      </w:r>
      <w:r w:rsidRPr="008502D9">
        <w:rPr>
          <w:rtl/>
          <w:lang w:bidi="ar-SA"/>
        </w:rPr>
        <w:t xml:space="preserve"> </w:t>
      </w:r>
      <w:r w:rsidRPr="008502D9">
        <w:rPr>
          <w:rtl/>
        </w:rPr>
        <w:t>מתאר</w:t>
      </w:r>
      <w:r w:rsidRPr="008502D9">
        <w:rPr>
          <w:rtl/>
          <w:lang w:bidi="ar-SA"/>
        </w:rPr>
        <w:t xml:space="preserve"> </w:t>
      </w:r>
      <w:r w:rsidRPr="008502D9">
        <w:rPr>
          <w:rtl/>
        </w:rPr>
        <w:t>כיצד</w:t>
      </w:r>
      <w:r w:rsidRPr="008502D9">
        <w:rPr>
          <w:rtl/>
          <w:lang w:bidi="ar-SA"/>
        </w:rPr>
        <w:t xml:space="preserve"> </w:t>
      </w:r>
      <w:r w:rsidRPr="008502D9">
        <w:rPr>
          <w:rtl/>
        </w:rPr>
        <w:t>הורים</w:t>
      </w:r>
      <w:r w:rsidRPr="008502D9">
        <w:rPr>
          <w:rtl/>
          <w:lang w:bidi="ar-SA"/>
        </w:rPr>
        <w:t xml:space="preserve"> </w:t>
      </w:r>
      <w:r w:rsidRPr="008502D9">
        <w:rPr>
          <w:rtl/>
        </w:rPr>
        <w:t>שגדלו</w:t>
      </w:r>
      <w:r w:rsidRPr="008502D9">
        <w:rPr>
          <w:rtl/>
          <w:lang w:bidi="ar-SA"/>
        </w:rPr>
        <w:t xml:space="preserve"> </w:t>
      </w:r>
      <w:r w:rsidRPr="008502D9">
        <w:rPr>
          <w:rtl/>
        </w:rPr>
        <w:t>במערכת</w:t>
      </w:r>
      <w:r w:rsidRPr="008502D9">
        <w:rPr>
          <w:rtl/>
          <w:lang w:bidi="ar-SA"/>
        </w:rPr>
        <w:t xml:space="preserve"> </w:t>
      </w:r>
      <w:r w:rsidRPr="008502D9">
        <w:rPr>
          <w:rtl/>
        </w:rPr>
        <w:t>תחת</w:t>
      </w:r>
      <w:r w:rsidRPr="008502D9">
        <w:rPr>
          <w:rtl/>
          <w:lang w:bidi="ar-SA"/>
        </w:rPr>
        <w:t xml:space="preserve"> </w:t>
      </w:r>
      <w:r w:rsidRPr="008502D9">
        <w:rPr>
          <w:rtl/>
        </w:rPr>
        <w:lastRenderedPageBreak/>
        <w:t>משטר</w:t>
      </w:r>
      <w:r w:rsidRPr="008502D9">
        <w:rPr>
          <w:rtl/>
          <w:lang w:bidi="ar-SA"/>
        </w:rPr>
        <w:t xml:space="preserve"> </w:t>
      </w:r>
      <w:r w:rsidRPr="008502D9">
        <w:rPr>
          <w:rtl/>
        </w:rPr>
        <w:t>חינוכי</w:t>
      </w:r>
      <w:r w:rsidRPr="008502D9">
        <w:rPr>
          <w:rtl/>
          <w:lang w:bidi="ar-SA"/>
        </w:rPr>
        <w:t xml:space="preserve"> </w:t>
      </w:r>
      <w:r w:rsidRPr="008502D9">
        <w:rPr>
          <w:rtl/>
        </w:rPr>
        <w:t>ואידיאולוגי</w:t>
      </w:r>
      <w:r w:rsidRPr="008502D9">
        <w:rPr>
          <w:rtl/>
          <w:lang w:bidi="ar-SA"/>
        </w:rPr>
        <w:t xml:space="preserve"> </w:t>
      </w:r>
      <w:r w:rsidRPr="008502D9">
        <w:rPr>
          <w:rtl/>
        </w:rPr>
        <w:t>נוקשה</w:t>
      </w:r>
      <w:r w:rsidRPr="008502D9">
        <w:rPr>
          <w:rtl/>
          <w:lang w:bidi="ar-SA"/>
        </w:rPr>
        <w:t xml:space="preserve"> </w:t>
      </w:r>
      <w:r w:rsidRPr="008502D9">
        <w:rPr>
          <w:rtl/>
        </w:rPr>
        <w:t>ומחזיק</w:t>
      </w:r>
      <w:r w:rsidRPr="008502D9">
        <w:rPr>
          <w:rtl/>
          <w:lang w:bidi="ar-SA"/>
        </w:rPr>
        <w:t xml:space="preserve"> ("</w:t>
      </w:r>
      <w:r w:rsidRPr="008502D9">
        <w:rPr>
          <w:rtl/>
        </w:rPr>
        <w:t>קיצוניות</w:t>
      </w:r>
      <w:r w:rsidRPr="008502D9">
        <w:rPr>
          <w:rtl/>
          <w:lang w:bidi="ar-SA"/>
        </w:rPr>
        <w:t xml:space="preserve"> </w:t>
      </w:r>
      <w:r w:rsidRPr="008502D9">
        <w:rPr>
          <w:rtl/>
        </w:rPr>
        <w:t>אנתרופוסופית</w:t>
      </w:r>
      <w:r w:rsidRPr="008502D9">
        <w:rPr>
          <w:rtl/>
          <w:lang w:bidi="ar-SA"/>
        </w:rPr>
        <w:t xml:space="preserve">") </w:t>
      </w:r>
      <w:r w:rsidRPr="008502D9">
        <w:rPr>
          <w:rtl/>
        </w:rPr>
        <w:t>מגלים</w:t>
      </w:r>
      <w:r w:rsidRPr="008502D9">
        <w:rPr>
          <w:rtl/>
          <w:lang w:bidi="ar-SA"/>
        </w:rPr>
        <w:t xml:space="preserve"> </w:t>
      </w:r>
      <w:r w:rsidRPr="008502D9">
        <w:rPr>
          <w:rtl/>
        </w:rPr>
        <w:t>כיום</w:t>
      </w:r>
      <w:r w:rsidRPr="008502D9">
        <w:rPr>
          <w:rtl/>
          <w:lang w:bidi="ar-SA"/>
        </w:rPr>
        <w:t xml:space="preserve"> </w:t>
      </w:r>
      <w:r w:rsidRPr="008502D9">
        <w:rPr>
          <w:rtl/>
        </w:rPr>
        <w:t>פשרנות</w:t>
      </w:r>
      <w:r w:rsidRPr="008502D9">
        <w:rPr>
          <w:rtl/>
          <w:lang w:bidi="ar-SA"/>
        </w:rPr>
        <w:t xml:space="preserve"> </w:t>
      </w:r>
      <w:r w:rsidRPr="008502D9">
        <w:rPr>
          <w:rtl/>
        </w:rPr>
        <w:t>רבה</w:t>
      </w:r>
      <w:r w:rsidRPr="008502D9">
        <w:rPr>
          <w:rtl/>
          <w:lang w:bidi="ar-SA"/>
        </w:rPr>
        <w:t xml:space="preserve"> </w:t>
      </w:r>
      <w:r w:rsidRPr="008502D9">
        <w:rPr>
          <w:rtl/>
        </w:rPr>
        <w:t>ומאפשרים</w:t>
      </w:r>
      <w:r w:rsidRPr="008502D9">
        <w:rPr>
          <w:rtl/>
          <w:lang w:bidi="ar-SA"/>
        </w:rPr>
        <w:t xml:space="preserve"> </w:t>
      </w:r>
      <w:r w:rsidRPr="008502D9">
        <w:rPr>
          <w:rtl/>
        </w:rPr>
        <w:t>לילדיהם</w:t>
      </w:r>
      <w:r w:rsidRPr="008502D9">
        <w:rPr>
          <w:rtl/>
          <w:lang w:bidi="ar-SA"/>
        </w:rPr>
        <w:t xml:space="preserve"> </w:t>
      </w:r>
      <w:r w:rsidRPr="008502D9">
        <w:rPr>
          <w:rtl/>
        </w:rPr>
        <w:t>חשיפה</w:t>
      </w:r>
      <w:r w:rsidRPr="008502D9">
        <w:rPr>
          <w:rtl/>
          <w:lang w:bidi="ar-SA"/>
        </w:rPr>
        <w:t xml:space="preserve"> </w:t>
      </w:r>
      <w:r w:rsidRPr="008502D9">
        <w:rPr>
          <w:rtl/>
        </w:rPr>
        <w:t>מוקדמת</w:t>
      </w:r>
      <w:r w:rsidRPr="008502D9">
        <w:rPr>
          <w:rtl/>
          <w:lang w:bidi="ar-SA"/>
        </w:rPr>
        <w:t xml:space="preserve"> </w:t>
      </w:r>
      <w:r w:rsidRPr="008502D9">
        <w:rPr>
          <w:rtl/>
        </w:rPr>
        <w:t>למסכים</w:t>
      </w:r>
      <w:r w:rsidRPr="008502D9">
        <w:rPr>
          <w:rtl/>
          <w:lang w:bidi="ar-SA"/>
        </w:rPr>
        <w:t xml:space="preserve"> </w:t>
      </w:r>
      <w:r w:rsidRPr="008502D9">
        <w:rPr>
          <w:rtl/>
        </w:rPr>
        <w:t>ולטלפונים</w:t>
      </w:r>
      <w:r w:rsidRPr="008502D9">
        <w:rPr>
          <w:rtl/>
          <w:lang w:bidi="ar-SA"/>
        </w:rPr>
        <w:t xml:space="preserve"> </w:t>
      </w:r>
      <w:r w:rsidRPr="008502D9">
        <w:rPr>
          <w:rtl/>
        </w:rPr>
        <w:t>בניגוד</w:t>
      </w:r>
      <w:r w:rsidRPr="008502D9">
        <w:rPr>
          <w:rtl/>
          <w:lang w:bidi="ar-SA"/>
        </w:rPr>
        <w:t xml:space="preserve"> </w:t>
      </w:r>
      <w:r w:rsidRPr="008502D9">
        <w:rPr>
          <w:rtl/>
        </w:rPr>
        <w:t>מוחלט</w:t>
      </w:r>
      <w:r w:rsidRPr="008502D9">
        <w:rPr>
          <w:rtl/>
          <w:lang w:bidi="ar-SA"/>
        </w:rPr>
        <w:t xml:space="preserve"> </w:t>
      </w:r>
      <w:r w:rsidRPr="008502D9">
        <w:rPr>
          <w:rtl/>
        </w:rPr>
        <w:t>לחוקי</w:t>
      </w:r>
      <w:r w:rsidRPr="008502D9">
        <w:rPr>
          <w:rtl/>
          <w:lang w:bidi="ar-SA"/>
        </w:rPr>
        <w:t xml:space="preserve"> </w:t>
      </w:r>
      <w:r w:rsidRPr="008502D9">
        <w:rPr>
          <w:rtl/>
        </w:rPr>
        <w:t>הבית</w:t>
      </w:r>
      <w:r w:rsidRPr="008502D9">
        <w:rPr>
          <w:rtl/>
          <w:lang w:bidi="ar-SA"/>
        </w:rPr>
        <w:t xml:space="preserve"> </w:t>
      </w:r>
      <w:r w:rsidRPr="008502D9">
        <w:rPr>
          <w:rtl/>
        </w:rPr>
        <w:t>האנתרופוסופיים</w:t>
      </w:r>
      <w:r w:rsidRPr="008502D9">
        <w:rPr>
          <w:rtl/>
          <w:lang w:bidi="ar-SA"/>
        </w:rPr>
        <w:t xml:space="preserve"> </w:t>
      </w:r>
      <w:r w:rsidRPr="008502D9">
        <w:rPr>
          <w:rtl/>
        </w:rPr>
        <w:t>הנוקשים</w:t>
      </w:r>
      <w:r w:rsidRPr="008502D9">
        <w:rPr>
          <w:rtl/>
          <w:lang w:bidi="ar-SA"/>
        </w:rPr>
        <w:t>: "</w:t>
      </w:r>
      <w:r w:rsidRPr="008502D9">
        <w:rPr>
          <w:rtl/>
        </w:rPr>
        <w:t>אנשים</w:t>
      </w:r>
      <w:r w:rsidRPr="008502D9">
        <w:rPr>
          <w:rtl/>
          <w:lang w:bidi="ar-SA"/>
        </w:rPr>
        <w:t xml:space="preserve"> </w:t>
      </w:r>
      <w:r w:rsidRPr="008502D9">
        <w:rPr>
          <w:rtl/>
        </w:rPr>
        <w:t>שאומרים</w:t>
      </w:r>
      <w:r w:rsidRPr="008502D9">
        <w:rPr>
          <w:rtl/>
          <w:lang w:bidi="ar-SA"/>
        </w:rPr>
        <w:t xml:space="preserve"> </w:t>
      </w:r>
      <w:r w:rsidRPr="008502D9">
        <w:rPr>
          <w:rtl/>
        </w:rPr>
        <w:t>אני</w:t>
      </w:r>
      <w:r w:rsidRPr="008502D9">
        <w:rPr>
          <w:rtl/>
          <w:lang w:bidi="ar-SA"/>
        </w:rPr>
        <w:t xml:space="preserve"> </w:t>
      </w:r>
      <w:r w:rsidRPr="008502D9">
        <w:rPr>
          <w:rtl/>
        </w:rPr>
        <w:t>יש</w:t>
      </w:r>
      <w:r w:rsidRPr="008502D9">
        <w:rPr>
          <w:rtl/>
          <w:lang w:bidi="ar-SA"/>
        </w:rPr>
        <w:t xml:space="preserve"> </w:t>
      </w:r>
      <w:r w:rsidRPr="008502D9">
        <w:rPr>
          <w:rtl/>
        </w:rPr>
        <w:t>לי</w:t>
      </w:r>
      <w:r w:rsidRPr="008502D9">
        <w:rPr>
          <w:rtl/>
          <w:lang w:bidi="ar-SA"/>
        </w:rPr>
        <w:t xml:space="preserve"> </w:t>
      </w:r>
      <w:r w:rsidRPr="008502D9">
        <w:rPr>
          <w:rtl/>
        </w:rPr>
        <w:t>טראומה</w:t>
      </w:r>
      <w:r w:rsidRPr="008502D9">
        <w:rPr>
          <w:rtl/>
          <w:lang w:bidi="ar-SA"/>
        </w:rPr>
        <w:t xml:space="preserve">... </w:t>
      </w:r>
      <w:r w:rsidRPr="008502D9">
        <w:rPr>
          <w:rtl/>
        </w:rPr>
        <w:t>גדלתי</w:t>
      </w:r>
      <w:r w:rsidRPr="008502D9">
        <w:rPr>
          <w:rtl/>
          <w:lang w:bidi="ar-SA"/>
        </w:rPr>
        <w:t xml:space="preserve"> </w:t>
      </w:r>
      <w:r w:rsidRPr="008502D9">
        <w:rPr>
          <w:rtl/>
        </w:rPr>
        <w:t>בצורה</w:t>
      </w:r>
      <w:r w:rsidRPr="008502D9">
        <w:rPr>
          <w:rtl/>
          <w:lang w:bidi="ar-SA"/>
        </w:rPr>
        <w:t xml:space="preserve"> </w:t>
      </w:r>
      <w:r w:rsidRPr="008502D9">
        <w:rPr>
          <w:rtl/>
        </w:rPr>
        <w:t>יותר</w:t>
      </w:r>
      <w:r w:rsidRPr="008502D9">
        <w:rPr>
          <w:rtl/>
          <w:lang w:bidi="ar-SA"/>
        </w:rPr>
        <w:t xml:space="preserve"> </w:t>
      </w:r>
      <w:r w:rsidRPr="008502D9">
        <w:rPr>
          <w:rtl/>
        </w:rPr>
        <w:t>מדי</w:t>
      </w:r>
      <w:r w:rsidRPr="008502D9">
        <w:rPr>
          <w:rtl/>
          <w:lang w:bidi="ar-SA"/>
        </w:rPr>
        <w:t xml:space="preserve"> </w:t>
      </w:r>
      <w:r w:rsidRPr="008502D9">
        <w:rPr>
          <w:rtl/>
        </w:rPr>
        <w:t>מוחזקת</w:t>
      </w:r>
      <w:r w:rsidRPr="008502D9">
        <w:rPr>
          <w:rtl/>
          <w:lang w:bidi="ar-SA"/>
        </w:rPr>
        <w:t xml:space="preserve">... </w:t>
      </w:r>
      <w:r w:rsidRPr="008502D9">
        <w:rPr>
          <w:rtl/>
        </w:rPr>
        <w:t>ואז</w:t>
      </w:r>
      <w:r w:rsidRPr="008502D9">
        <w:rPr>
          <w:rtl/>
          <w:lang w:bidi="ar-SA"/>
        </w:rPr>
        <w:t xml:space="preserve"> </w:t>
      </w:r>
      <w:r w:rsidRPr="008502D9">
        <w:rPr>
          <w:rtl/>
        </w:rPr>
        <w:t>אני</w:t>
      </w:r>
      <w:r w:rsidRPr="008502D9">
        <w:rPr>
          <w:rtl/>
          <w:lang w:bidi="ar-SA"/>
        </w:rPr>
        <w:t xml:space="preserve"> </w:t>
      </w:r>
      <w:r w:rsidRPr="008502D9">
        <w:rPr>
          <w:rtl/>
        </w:rPr>
        <w:t>אומר</w:t>
      </w:r>
      <w:r w:rsidRPr="008502D9">
        <w:rPr>
          <w:rtl/>
          <w:lang w:bidi="ar-SA"/>
        </w:rPr>
        <w:t xml:space="preserve"> </w:t>
      </w:r>
      <w:r w:rsidRPr="008502D9">
        <w:rPr>
          <w:rtl/>
        </w:rPr>
        <w:t>אני</w:t>
      </w:r>
      <w:r w:rsidRPr="008502D9">
        <w:rPr>
          <w:rtl/>
          <w:lang w:bidi="ar-SA"/>
        </w:rPr>
        <w:t xml:space="preserve"> </w:t>
      </w:r>
      <w:r w:rsidRPr="008502D9">
        <w:rPr>
          <w:rtl/>
        </w:rPr>
        <w:t>לא</w:t>
      </w:r>
      <w:r w:rsidRPr="008502D9">
        <w:rPr>
          <w:rtl/>
          <w:lang w:bidi="ar-SA"/>
        </w:rPr>
        <w:t xml:space="preserve"> </w:t>
      </w:r>
      <w:r w:rsidRPr="008502D9">
        <w:rPr>
          <w:rtl/>
        </w:rPr>
        <w:t>רוצה</w:t>
      </w:r>
      <w:r w:rsidRPr="008502D9">
        <w:rPr>
          <w:rtl/>
          <w:lang w:bidi="ar-SA"/>
        </w:rPr>
        <w:t xml:space="preserve"> </w:t>
      </w:r>
      <w:r w:rsidRPr="008502D9">
        <w:rPr>
          <w:rtl/>
        </w:rPr>
        <w:t>אני</w:t>
      </w:r>
      <w:r w:rsidRPr="008502D9">
        <w:rPr>
          <w:rtl/>
          <w:lang w:bidi="ar-SA"/>
        </w:rPr>
        <w:t xml:space="preserve"> </w:t>
      </w:r>
      <w:r w:rsidRPr="008502D9">
        <w:rPr>
          <w:rtl/>
        </w:rPr>
        <w:t>משחרר</w:t>
      </w:r>
      <w:r w:rsidRPr="008502D9">
        <w:rPr>
          <w:rtl/>
          <w:lang w:bidi="ar-SA"/>
        </w:rPr>
        <w:t xml:space="preserve">... </w:t>
      </w:r>
      <w:r w:rsidRPr="008502D9">
        <w:rPr>
          <w:rtl/>
        </w:rPr>
        <w:t>הילדה</w:t>
      </w:r>
      <w:r w:rsidRPr="008502D9">
        <w:rPr>
          <w:rtl/>
          <w:lang w:bidi="ar-SA"/>
        </w:rPr>
        <w:t xml:space="preserve"> </w:t>
      </w:r>
      <w:r w:rsidRPr="008502D9">
        <w:rPr>
          <w:rtl/>
        </w:rPr>
        <w:t>שלי</w:t>
      </w:r>
      <w:r w:rsidRPr="008502D9">
        <w:rPr>
          <w:rtl/>
          <w:lang w:bidi="ar-SA"/>
        </w:rPr>
        <w:t xml:space="preserve"> </w:t>
      </w:r>
      <w:r w:rsidRPr="008502D9">
        <w:rPr>
          <w:rtl/>
        </w:rPr>
        <w:t>משחקת</w:t>
      </w:r>
      <w:r w:rsidRPr="008502D9">
        <w:rPr>
          <w:rtl/>
          <w:lang w:bidi="ar-SA"/>
        </w:rPr>
        <w:t xml:space="preserve"> </w:t>
      </w:r>
      <w:r w:rsidRPr="008502D9">
        <w:rPr>
          <w:rtl/>
        </w:rPr>
        <w:t>עם</w:t>
      </w:r>
      <w:r w:rsidRPr="008502D9">
        <w:rPr>
          <w:rtl/>
          <w:lang w:bidi="ar-SA"/>
        </w:rPr>
        <w:t xml:space="preserve"> </w:t>
      </w:r>
      <w:r w:rsidRPr="008502D9">
        <w:rPr>
          <w:rtl/>
        </w:rPr>
        <w:t>טלפון</w:t>
      </w:r>
      <w:r w:rsidRPr="008502D9">
        <w:rPr>
          <w:rtl/>
          <w:lang w:bidi="ar-SA"/>
        </w:rPr>
        <w:t xml:space="preserve"> </w:t>
      </w:r>
      <w:r w:rsidRPr="008502D9">
        <w:rPr>
          <w:rtl/>
        </w:rPr>
        <w:t>והיא</w:t>
      </w:r>
      <w:r w:rsidRPr="008502D9">
        <w:rPr>
          <w:rtl/>
          <w:lang w:bidi="ar-SA"/>
        </w:rPr>
        <w:t xml:space="preserve"> </w:t>
      </w:r>
      <w:r w:rsidRPr="008502D9">
        <w:rPr>
          <w:rtl/>
        </w:rPr>
        <w:t>בת</w:t>
      </w:r>
      <w:r w:rsidRPr="008502D9">
        <w:rPr>
          <w:rtl/>
          <w:lang w:bidi="ar-SA"/>
        </w:rPr>
        <w:t xml:space="preserve"> </w:t>
      </w:r>
      <w:r w:rsidRPr="008502D9">
        <w:rPr>
          <w:rtl/>
        </w:rPr>
        <w:t>שלוש</w:t>
      </w:r>
      <w:r w:rsidRPr="008502D9">
        <w:rPr>
          <w:rtl/>
          <w:lang w:bidi="ar-SA"/>
        </w:rPr>
        <w:t xml:space="preserve">". </w:t>
      </w:r>
      <w:r w:rsidRPr="008502D9">
        <w:rPr>
          <w:rtl/>
        </w:rPr>
        <w:t>ממצא</w:t>
      </w:r>
      <w:r w:rsidRPr="008502D9">
        <w:rPr>
          <w:rtl/>
          <w:lang w:bidi="ar-SA"/>
        </w:rPr>
        <w:t xml:space="preserve"> </w:t>
      </w:r>
      <w:r w:rsidRPr="008502D9">
        <w:rPr>
          <w:rtl/>
        </w:rPr>
        <w:t>זה</w:t>
      </w:r>
      <w:r w:rsidRPr="008502D9">
        <w:rPr>
          <w:rtl/>
          <w:lang w:bidi="ar-SA"/>
        </w:rPr>
        <w:t xml:space="preserve"> </w:t>
      </w:r>
      <w:r w:rsidRPr="008502D9">
        <w:rPr>
          <w:rtl/>
        </w:rPr>
        <w:t>חושף</w:t>
      </w:r>
      <w:r w:rsidRPr="008502D9">
        <w:rPr>
          <w:rtl/>
          <w:lang w:bidi="ar-SA"/>
        </w:rPr>
        <w:t xml:space="preserve"> </w:t>
      </w:r>
      <w:r w:rsidRPr="008502D9">
        <w:rPr>
          <w:rtl/>
        </w:rPr>
        <w:t>פער</w:t>
      </w:r>
      <w:r w:rsidRPr="008502D9">
        <w:rPr>
          <w:rtl/>
          <w:lang w:bidi="ar-SA"/>
        </w:rPr>
        <w:t xml:space="preserve"> </w:t>
      </w:r>
      <w:r w:rsidRPr="008502D9">
        <w:rPr>
          <w:rtl/>
        </w:rPr>
        <w:t>בין</w:t>
      </w:r>
      <w:r w:rsidRPr="008502D9">
        <w:rPr>
          <w:rtl/>
          <w:lang w:bidi="ar-SA"/>
        </w:rPr>
        <w:t xml:space="preserve"> </w:t>
      </w:r>
      <w:r w:rsidRPr="008502D9">
        <w:rPr>
          <w:rtl/>
        </w:rPr>
        <w:t>השאיפה</w:t>
      </w:r>
      <w:r w:rsidRPr="008502D9">
        <w:rPr>
          <w:rtl/>
          <w:lang w:bidi="ar-SA"/>
        </w:rPr>
        <w:t xml:space="preserve"> </w:t>
      </w:r>
      <w:r w:rsidRPr="008502D9">
        <w:rPr>
          <w:rtl/>
        </w:rPr>
        <w:t>להנחלת</w:t>
      </w:r>
      <w:r w:rsidRPr="008502D9">
        <w:rPr>
          <w:rtl/>
          <w:lang w:bidi="ar-SA"/>
        </w:rPr>
        <w:t xml:space="preserve"> </w:t>
      </w:r>
      <w:r w:rsidRPr="008502D9">
        <w:rPr>
          <w:rtl/>
        </w:rPr>
        <w:t>אורח</w:t>
      </w:r>
      <w:r w:rsidRPr="008502D9">
        <w:rPr>
          <w:rtl/>
          <w:lang w:bidi="ar-SA"/>
        </w:rPr>
        <w:t xml:space="preserve"> </w:t>
      </w:r>
      <w:r w:rsidRPr="008502D9">
        <w:rPr>
          <w:rtl/>
        </w:rPr>
        <w:t>חיים</w:t>
      </w:r>
      <w:r w:rsidRPr="008502D9">
        <w:rPr>
          <w:rtl/>
          <w:lang w:bidi="ar-SA"/>
        </w:rPr>
        <w:t xml:space="preserve"> </w:t>
      </w:r>
      <w:r w:rsidRPr="008502D9">
        <w:rPr>
          <w:rtl/>
        </w:rPr>
        <w:t>אנתרופוסופי</w:t>
      </w:r>
      <w:r w:rsidRPr="008502D9">
        <w:rPr>
          <w:rtl/>
          <w:lang w:bidi="ar-SA"/>
        </w:rPr>
        <w:t xml:space="preserve"> </w:t>
      </w:r>
      <w:r w:rsidRPr="008502D9">
        <w:rPr>
          <w:rtl/>
        </w:rPr>
        <w:t>יציב</w:t>
      </w:r>
      <w:r w:rsidRPr="008502D9">
        <w:rPr>
          <w:rtl/>
          <w:lang w:bidi="ar-SA"/>
        </w:rPr>
        <w:t xml:space="preserve"> </w:t>
      </w:r>
      <w:r w:rsidRPr="008502D9">
        <w:rPr>
          <w:rtl/>
        </w:rPr>
        <w:t>לבין</w:t>
      </w:r>
      <w:r w:rsidRPr="008502D9">
        <w:rPr>
          <w:rtl/>
          <w:lang w:bidi="ar-SA"/>
        </w:rPr>
        <w:t xml:space="preserve"> </w:t>
      </w:r>
      <w:r w:rsidRPr="008502D9">
        <w:rPr>
          <w:rtl/>
        </w:rPr>
        <w:t>דינמיקה</w:t>
      </w:r>
      <w:r w:rsidRPr="008502D9">
        <w:rPr>
          <w:rtl/>
          <w:lang w:bidi="ar-SA"/>
        </w:rPr>
        <w:t xml:space="preserve"> </w:t>
      </w:r>
      <w:r w:rsidRPr="008502D9">
        <w:rPr>
          <w:rtl/>
        </w:rPr>
        <w:t>של</w:t>
      </w:r>
      <w:r w:rsidRPr="008502D9">
        <w:rPr>
          <w:rtl/>
          <w:lang w:bidi="ar-SA"/>
        </w:rPr>
        <w:t xml:space="preserve"> </w:t>
      </w:r>
      <w:r w:rsidRPr="008502D9">
        <w:rPr>
          <w:rtl/>
        </w:rPr>
        <w:t>ריאקציה</w:t>
      </w:r>
      <w:r w:rsidRPr="008502D9">
        <w:rPr>
          <w:rtl/>
          <w:lang w:bidi="ar-SA"/>
        </w:rPr>
        <w:t xml:space="preserve"> </w:t>
      </w:r>
      <w:r w:rsidRPr="008502D9">
        <w:rPr>
          <w:rtl/>
        </w:rPr>
        <w:t>ומרד</w:t>
      </w:r>
      <w:r w:rsidRPr="008502D9">
        <w:rPr>
          <w:rtl/>
          <w:lang w:bidi="ar-SA"/>
        </w:rPr>
        <w:t xml:space="preserve"> </w:t>
      </w:r>
      <w:r w:rsidRPr="008502D9">
        <w:rPr>
          <w:rtl/>
        </w:rPr>
        <w:t>דור</w:t>
      </w:r>
      <w:r w:rsidRPr="008502D9">
        <w:rPr>
          <w:rtl/>
          <w:lang w:bidi="ar-SA"/>
        </w:rPr>
        <w:t>-</w:t>
      </w:r>
      <w:r w:rsidRPr="008502D9">
        <w:rPr>
          <w:rtl/>
        </w:rPr>
        <w:t>שני</w:t>
      </w:r>
      <w:r w:rsidRPr="008502D9">
        <w:rPr>
          <w:rtl/>
          <w:lang w:bidi="ar-SA"/>
        </w:rPr>
        <w:t xml:space="preserve"> </w:t>
      </w:r>
      <w:r w:rsidRPr="008502D9">
        <w:rPr>
          <w:rtl/>
        </w:rPr>
        <w:t>הנובעת</w:t>
      </w:r>
      <w:r w:rsidRPr="008502D9">
        <w:rPr>
          <w:rtl/>
          <w:lang w:bidi="ar-SA"/>
        </w:rPr>
        <w:t xml:space="preserve"> </w:t>
      </w:r>
      <w:r w:rsidRPr="008502D9">
        <w:rPr>
          <w:rtl/>
        </w:rPr>
        <w:t>מתחושת</w:t>
      </w:r>
      <w:r w:rsidRPr="008502D9">
        <w:rPr>
          <w:rtl/>
          <w:lang w:bidi="ar-SA"/>
        </w:rPr>
        <w:t xml:space="preserve"> </w:t>
      </w:r>
      <w:r w:rsidRPr="008502D9">
        <w:rPr>
          <w:rtl/>
        </w:rPr>
        <w:t>החנק</w:t>
      </w:r>
      <w:r w:rsidRPr="008502D9">
        <w:rPr>
          <w:rtl/>
          <w:lang w:bidi="ar-SA"/>
        </w:rPr>
        <w:t xml:space="preserve"> </w:t>
      </w:r>
      <w:r w:rsidRPr="008502D9">
        <w:rPr>
          <w:rtl/>
        </w:rPr>
        <w:t>וחוסר</w:t>
      </w:r>
      <w:r w:rsidRPr="008502D9">
        <w:rPr>
          <w:rtl/>
          <w:lang w:bidi="ar-SA"/>
        </w:rPr>
        <w:t xml:space="preserve"> </w:t>
      </w:r>
      <w:r w:rsidRPr="008502D9">
        <w:rPr>
          <w:rtl/>
        </w:rPr>
        <w:t>החופש</w:t>
      </w:r>
      <w:r w:rsidRPr="008502D9">
        <w:rPr>
          <w:rtl/>
          <w:lang w:bidi="ar-SA"/>
        </w:rPr>
        <w:t xml:space="preserve"> </w:t>
      </w:r>
      <w:r w:rsidRPr="008502D9">
        <w:rPr>
          <w:rtl/>
        </w:rPr>
        <w:t>שחוו</w:t>
      </w:r>
      <w:r w:rsidRPr="008502D9">
        <w:rPr>
          <w:rtl/>
          <w:lang w:bidi="ar-SA"/>
        </w:rPr>
        <w:t xml:space="preserve"> </w:t>
      </w:r>
      <w:r w:rsidRPr="008502D9">
        <w:rPr>
          <w:rtl/>
        </w:rPr>
        <w:t>הבוגרים</w:t>
      </w:r>
      <w:r w:rsidRPr="008502D9">
        <w:rPr>
          <w:rtl/>
          <w:lang w:bidi="ar-SA"/>
        </w:rPr>
        <w:t xml:space="preserve"> </w:t>
      </w:r>
      <w:r w:rsidR="00401BFD">
        <w:rPr>
          <w:rFonts w:hint="cs"/>
          <w:rtl/>
        </w:rPr>
        <w:t xml:space="preserve">והבוגרות </w:t>
      </w:r>
      <w:r w:rsidRPr="008502D9">
        <w:rPr>
          <w:rtl/>
        </w:rPr>
        <w:t>בילדותם</w:t>
      </w:r>
      <w:r w:rsidRPr="008502D9">
        <w:rPr>
          <w:rtl/>
          <w:lang w:bidi="ar-SA"/>
        </w:rPr>
        <w:t>.</w:t>
      </w:r>
    </w:p>
    <w:p w14:paraId="440C69DB" w14:textId="5745725C" w:rsidR="00B16A5A" w:rsidRPr="008502D9" w:rsidRDefault="00B16A5A" w:rsidP="00B16A5A">
      <w:r w:rsidRPr="008502D9">
        <w:rPr>
          <w:rtl/>
        </w:rPr>
        <w:t>לבסוף</w:t>
      </w:r>
      <w:r w:rsidR="00451963">
        <w:rPr>
          <w:rtl/>
        </w:rPr>
        <w:t>,</w:t>
      </w:r>
      <w:r w:rsidRPr="008502D9">
        <w:rPr>
          <w:rtl/>
          <w:lang w:bidi="ar-SA"/>
        </w:rPr>
        <w:t xml:space="preserve"> </w:t>
      </w:r>
      <w:r w:rsidR="00A950C5">
        <w:rPr>
          <w:rtl/>
        </w:rPr>
        <w:t>ת'</w:t>
      </w:r>
      <w:r w:rsidRPr="008502D9">
        <w:rPr>
          <w:rtl/>
          <w:lang w:bidi="ar-SA"/>
        </w:rPr>
        <w:t xml:space="preserve"> </w:t>
      </w:r>
      <w:r w:rsidRPr="008502D9">
        <w:rPr>
          <w:rtl/>
        </w:rPr>
        <w:t>מעלה</w:t>
      </w:r>
      <w:r w:rsidRPr="008502D9">
        <w:rPr>
          <w:rtl/>
          <w:lang w:bidi="ar-SA"/>
        </w:rPr>
        <w:t xml:space="preserve"> </w:t>
      </w:r>
      <w:r w:rsidRPr="008502D9">
        <w:rPr>
          <w:rtl/>
        </w:rPr>
        <w:t>נקודה</w:t>
      </w:r>
      <w:r w:rsidRPr="008502D9">
        <w:rPr>
          <w:rtl/>
          <w:lang w:bidi="ar-SA"/>
        </w:rPr>
        <w:t xml:space="preserve"> </w:t>
      </w:r>
      <w:r w:rsidRPr="008502D9">
        <w:rPr>
          <w:rtl/>
        </w:rPr>
        <w:t>ייחודית</w:t>
      </w:r>
      <w:r w:rsidRPr="008502D9">
        <w:rPr>
          <w:rtl/>
          <w:lang w:bidi="ar-SA"/>
        </w:rPr>
        <w:t xml:space="preserve"> </w:t>
      </w:r>
      <w:r w:rsidRPr="008502D9">
        <w:rPr>
          <w:rtl/>
        </w:rPr>
        <w:t>שאינה</w:t>
      </w:r>
      <w:r w:rsidRPr="008502D9">
        <w:rPr>
          <w:rtl/>
          <w:lang w:bidi="ar-SA"/>
        </w:rPr>
        <w:t xml:space="preserve"> </w:t>
      </w:r>
      <w:r w:rsidRPr="008502D9">
        <w:rPr>
          <w:rtl/>
        </w:rPr>
        <w:t>מופיעה</w:t>
      </w:r>
      <w:r w:rsidRPr="008502D9">
        <w:rPr>
          <w:rtl/>
          <w:lang w:bidi="ar-SA"/>
        </w:rPr>
        <w:t xml:space="preserve"> </w:t>
      </w:r>
      <w:r w:rsidRPr="008502D9">
        <w:rPr>
          <w:rtl/>
        </w:rPr>
        <w:t>בספרות</w:t>
      </w:r>
      <w:r w:rsidRPr="008502D9">
        <w:rPr>
          <w:rtl/>
          <w:lang w:bidi="ar-SA"/>
        </w:rPr>
        <w:t xml:space="preserve"> </w:t>
      </w:r>
      <w:r w:rsidRPr="008502D9">
        <w:rPr>
          <w:rtl/>
        </w:rPr>
        <w:t>המחקרית</w:t>
      </w:r>
      <w:r w:rsidRPr="008502D9">
        <w:rPr>
          <w:rtl/>
          <w:lang w:bidi="ar-SA"/>
        </w:rPr>
        <w:t xml:space="preserve"> </w:t>
      </w:r>
      <w:r w:rsidRPr="008502D9">
        <w:rPr>
          <w:rtl/>
        </w:rPr>
        <w:t>ועוסקת</w:t>
      </w:r>
      <w:r w:rsidRPr="008502D9">
        <w:rPr>
          <w:rtl/>
          <w:lang w:bidi="ar-SA"/>
        </w:rPr>
        <w:t xml:space="preserve"> </w:t>
      </w:r>
      <w:r w:rsidRPr="008502D9">
        <w:rPr>
          <w:rtl/>
        </w:rPr>
        <w:t>בדינמיקה</w:t>
      </w:r>
      <w:r w:rsidRPr="008502D9">
        <w:rPr>
          <w:rtl/>
          <w:lang w:bidi="ar-SA"/>
        </w:rPr>
        <w:t xml:space="preserve"> </w:t>
      </w:r>
      <w:r w:rsidRPr="008502D9">
        <w:rPr>
          <w:rtl/>
        </w:rPr>
        <w:t>המגדרית</w:t>
      </w:r>
      <w:r w:rsidRPr="008502D9">
        <w:rPr>
          <w:rtl/>
          <w:lang w:bidi="ar-SA"/>
        </w:rPr>
        <w:t xml:space="preserve"> </w:t>
      </w:r>
      <w:r w:rsidRPr="008502D9">
        <w:rPr>
          <w:rtl/>
        </w:rPr>
        <w:t>ובמתח</w:t>
      </w:r>
      <w:r w:rsidRPr="008502D9">
        <w:rPr>
          <w:rtl/>
          <w:lang w:bidi="ar-SA"/>
        </w:rPr>
        <w:t xml:space="preserve"> </w:t>
      </w:r>
      <w:r w:rsidRPr="008502D9">
        <w:rPr>
          <w:rtl/>
        </w:rPr>
        <w:t>המיני</w:t>
      </w:r>
      <w:r w:rsidRPr="008502D9">
        <w:rPr>
          <w:rtl/>
          <w:lang w:bidi="ar-SA"/>
        </w:rPr>
        <w:t xml:space="preserve"> </w:t>
      </w:r>
      <w:r w:rsidRPr="008502D9">
        <w:rPr>
          <w:rtl/>
        </w:rPr>
        <w:t>והחברתי</w:t>
      </w:r>
      <w:r w:rsidRPr="008502D9">
        <w:rPr>
          <w:rtl/>
          <w:lang w:bidi="ar-SA"/>
        </w:rPr>
        <w:t xml:space="preserve"> </w:t>
      </w:r>
      <w:r w:rsidRPr="008502D9">
        <w:rPr>
          <w:rtl/>
        </w:rPr>
        <w:t>בתוך</w:t>
      </w:r>
      <w:r w:rsidRPr="008502D9">
        <w:rPr>
          <w:rtl/>
          <w:lang w:bidi="ar-SA"/>
        </w:rPr>
        <w:t xml:space="preserve"> </w:t>
      </w:r>
      <w:r w:rsidRPr="008502D9">
        <w:rPr>
          <w:rtl/>
        </w:rPr>
        <w:t>כיתות</w:t>
      </w:r>
      <w:r w:rsidRPr="008502D9">
        <w:rPr>
          <w:rtl/>
          <w:lang w:bidi="ar-SA"/>
        </w:rPr>
        <w:t xml:space="preserve"> </w:t>
      </w:r>
      <w:r w:rsidRPr="008502D9">
        <w:rPr>
          <w:rtl/>
        </w:rPr>
        <w:t>ולדורף</w:t>
      </w:r>
      <w:r w:rsidRPr="008502D9">
        <w:rPr>
          <w:rtl/>
          <w:lang w:bidi="ar-SA"/>
        </w:rPr>
        <w:t xml:space="preserve"> </w:t>
      </w:r>
      <w:r w:rsidRPr="008502D9">
        <w:rPr>
          <w:rtl/>
        </w:rPr>
        <w:t>הקטנות</w:t>
      </w:r>
      <w:r w:rsidRPr="008502D9">
        <w:rPr>
          <w:rtl/>
          <w:lang w:bidi="ar-SA"/>
        </w:rPr>
        <w:t xml:space="preserve"> </w:t>
      </w:r>
      <w:r w:rsidRPr="008502D9">
        <w:rPr>
          <w:rtl/>
        </w:rPr>
        <w:t>בגיל</w:t>
      </w:r>
      <w:r w:rsidRPr="008502D9">
        <w:rPr>
          <w:rtl/>
          <w:lang w:bidi="ar-SA"/>
        </w:rPr>
        <w:t xml:space="preserve"> </w:t>
      </w:r>
      <w:r w:rsidRPr="008502D9">
        <w:rPr>
          <w:rtl/>
        </w:rPr>
        <w:t>ההתבגרות</w:t>
      </w:r>
      <w:r w:rsidRPr="008502D9">
        <w:rPr>
          <w:rtl/>
          <w:lang w:bidi="ar-SA"/>
        </w:rPr>
        <w:t xml:space="preserve">. </w:t>
      </w:r>
      <w:r w:rsidR="00A950C5">
        <w:rPr>
          <w:rtl/>
        </w:rPr>
        <w:t>ת'</w:t>
      </w:r>
      <w:r w:rsidRPr="008502D9">
        <w:rPr>
          <w:rtl/>
          <w:lang w:bidi="ar-SA"/>
        </w:rPr>
        <w:t xml:space="preserve"> </w:t>
      </w:r>
      <w:r w:rsidRPr="008502D9">
        <w:rPr>
          <w:rtl/>
        </w:rPr>
        <w:t>מציין</w:t>
      </w:r>
      <w:r w:rsidRPr="008502D9">
        <w:rPr>
          <w:rtl/>
          <w:lang w:bidi="ar-SA"/>
        </w:rPr>
        <w:t xml:space="preserve"> </w:t>
      </w:r>
      <w:r w:rsidRPr="008502D9">
        <w:rPr>
          <w:rtl/>
        </w:rPr>
        <w:t>כי</w:t>
      </w:r>
      <w:r w:rsidRPr="008502D9">
        <w:rPr>
          <w:rtl/>
          <w:lang w:bidi="ar-SA"/>
        </w:rPr>
        <w:t xml:space="preserve"> </w:t>
      </w:r>
      <w:r w:rsidRPr="008502D9">
        <w:rPr>
          <w:rtl/>
        </w:rPr>
        <w:t>בשל</w:t>
      </w:r>
      <w:r w:rsidRPr="008502D9">
        <w:rPr>
          <w:rtl/>
          <w:lang w:bidi="ar-SA"/>
        </w:rPr>
        <w:t xml:space="preserve"> </w:t>
      </w:r>
      <w:r w:rsidRPr="008502D9">
        <w:rPr>
          <w:rtl/>
        </w:rPr>
        <w:t>המתח</w:t>
      </w:r>
      <w:r w:rsidRPr="008502D9">
        <w:rPr>
          <w:rtl/>
          <w:lang w:bidi="ar-SA"/>
        </w:rPr>
        <w:t xml:space="preserve"> </w:t>
      </w:r>
      <w:r w:rsidRPr="008502D9">
        <w:rPr>
          <w:rtl/>
        </w:rPr>
        <w:t>העז</w:t>
      </w:r>
      <w:r w:rsidRPr="008502D9">
        <w:rPr>
          <w:rtl/>
          <w:lang w:bidi="ar-SA"/>
        </w:rPr>
        <w:t xml:space="preserve"> </w:t>
      </w:r>
      <w:r w:rsidRPr="008502D9">
        <w:rPr>
          <w:rtl/>
        </w:rPr>
        <w:t>שנוצר</w:t>
      </w:r>
      <w:r w:rsidRPr="008502D9">
        <w:rPr>
          <w:rtl/>
          <w:lang w:bidi="ar-SA"/>
        </w:rPr>
        <w:t xml:space="preserve"> </w:t>
      </w:r>
      <w:r w:rsidRPr="008502D9">
        <w:rPr>
          <w:rtl/>
        </w:rPr>
        <w:t>בכיתות</w:t>
      </w:r>
      <w:r w:rsidRPr="008502D9">
        <w:rPr>
          <w:rtl/>
          <w:lang w:bidi="ar-SA"/>
        </w:rPr>
        <w:t xml:space="preserve"> </w:t>
      </w:r>
      <w:r w:rsidRPr="008502D9">
        <w:rPr>
          <w:rtl/>
        </w:rPr>
        <w:t>האורגניות</w:t>
      </w:r>
      <w:r w:rsidRPr="008502D9">
        <w:rPr>
          <w:rtl/>
          <w:lang w:bidi="ar-SA"/>
        </w:rPr>
        <w:t xml:space="preserve"> </w:t>
      </w:r>
      <w:r w:rsidRPr="008502D9">
        <w:rPr>
          <w:rtl/>
        </w:rPr>
        <w:t>הללו</w:t>
      </w:r>
      <w:r w:rsidR="00451963">
        <w:rPr>
          <w:rtl/>
        </w:rPr>
        <w:t>,</w:t>
      </w:r>
      <w:r w:rsidRPr="008502D9">
        <w:rPr>
          <w:rtl/>
          <w:lang w:bidi="ar-SA"/>
        </w:rPr>
        <w:t xml:space="preserve"> </w:t>
      </w:r>
      <w:r w:rsidRPr="008502D9">
        <w:rPr>
          <w:rtl/>
        </w:rPr>
        <w:t>הוא</w:t>
      </w:r>
      <w:r w:rsidRPr="008502D9">
        <w:rPr>
          <w:rtl/>
          <w:lang w:bidi="ar-SA"/>
        </w:rPr>
        <w:t xml:space="preserve"> </w:t>
      </w:r>
      <w:r w:rsidRPr="008502D9">
        <w:rPr>
          <w:rtl/>
        </w:rPr>
        <w:t>היה</w:t>
      </w:r>
      <w:r w:rsidRPr="008502D9">
        <w:rPr>
          <w:rtl/>
          <w:lang w:bidi="ar-SA"/>
        </w:rPr>
        <w:t xml:space="preserve"> </w:t>
      </w:r>
      <w:r w:rsidRPr="008502D9">
        <w:rPr>
          <w:rtl/>
        </w:rPr>
        <w:t>ממליץ</w:t>
      </w:r>
      <w:r w:rsidRPr="008502D9">
        <w:rPr>
          <w:rtl/>
          <w:lang w:bidi="ar-SA"/>
        </w:rPr>
        <w:t xml:space="preserve"> </w:t>
      </w:r>
      <w:r w:rsidRPr="008502D9">
        <w:rPr>
          <w:rtl/>
        </w:rPr>
        <w:t>למערכת</w:t>
      </w:r>
      <w:r w:rsidRPr="008502D9">
        <w:rPr>
          <w:rtl/>
          <w:lang w:bidi="ar-SA"/>
        </w:rPr>
        <w:t xml:space="preserve"> </w:t>
      </w:r>
      <w:r w:rsidRPr="008502D9">
        <w:rPr>
          <w:rtl/>
        </w:rPr>
        <w:t>לייצר</w:t>
      </w:r>
      <w:r w:rsidRPr="008502D9">
        <w:rPr>
          <w:rtl/>
          <w:lang w:bidi="ar-SA"/>
        </w:rPr>
        <w:t xml:space="preserve"> </w:t>
      </w:r>
      <w:r w:rsidRPr="008502D9">
        <w:rPr>
          <w:rtl/>
        </w:rPr>
        <w:t>יותר</w:t>
      </w:r>
      <w:r w:rsidRPr="008502D9">
        <w:rPr>
          <w:rtl/>
          <w:lang w:bidi="ar-SA"/>
        </w:rPr>
        <w:t xml:space="preserve"> </w:t>
      </w:r>
      <w:r w:rsidRPr="008502D9">
        <w:rPr>
          <w:rtl/>
        </w:rPr>
        <w:t>הפרדה</w:t>
      </w:r>
      <w:r w:rsidRPr="008502D9">
        <w:rPr>
          <w:rtl/>
          <w:lang w:bidi="ar-SA"/>
        </w:rPr>
        <w:t xml:space="preserve"> </w:t>
      </w:r>
      <w:r w:rsidRPr="008502D9">
        <w:rPr>
          <w:rtl/>
        </w:rPr>
        <w:t>מגדרית</w:t>
      </w:r>
      <w:r w:rsidRPr="008502D9">
        <w:rPr>
          <w:rtl/>
          <w:lang w:bidi="ar-SA"/>
        </w:rPr>
        <w:t xml:space="preserve"> </w:t>
      </w:r>
      <w:r w:rsidRPr="008502D9">
        <w:rPr>
          <w:rtl/>
        </w:rPr>
        <w:t>במקצועות</w:t>
      </w:r>
      <w:r w:rsidRPr="008502D9">
        <w:rPr>
          <w:rtl/>
          <w:lang w:bidi="ar-SA"/>
        </w:rPr>
        <w:t xml:space="preserve"> </w:t>
      </w:r>
      <w:r w:rsidRPr="008502D9">
        <w:rPr>
          <w:rtl/>
        </w:rPr>
        <w:t>השונים</w:t>
      </w:r>
      <w:r w:rsidRPr="008502D9">
        <w:rPr>
          <w:rtl/>
          <w:lang w:bidi="ar-SA"/>
        </w:rPr>
        <w:t>: "</w:t>
      </w:r>
      <w:r w:rsidRPr="008502D9">
        <w:rPr>
          <w:rtl/>
        </w:rPr>
        <w:t>הייתי</w:t>
      </w:r>
      <w:r w:rsidRPr="008502D9">
        <w:rPr>
          <w:rtl/>
          <w:lang w:bidi="ar-SA"/>
        </w:rPr>
        <w:t xml:space="preserve"> </w:t>
      </w:r>
      <w:r w:rsidR="00853B7B" w:rsidRPr="008502D9">
        <w:rPr>
          <w:rtl/>
        </w:rPr>
        <w:t>מ</w:t>
      </w:r>
      <w:r w:rsidR="00853B7B">
        <w:rPr>
          <w:rFonts w:hint="cs"/>
          <w:rtl/>
        </w:rPr>
        <w:t>יי</w:t>
      </w:r>
      <w:r w:rsidR="00853B7B" w:rsidRPr="008502D9">
        <w:rPr>
          <w:rtl/>
        </w:rPr>
        <w:t>חל</w:t>
      </w:r>
      <w:r w:rsidR="00853B7B" w:rsidRPr="008502D9">
        <w:rPr>
          <w:rtl/>
          <w:lang w:bidi="ar-SA"/>
        </w:rPr>
        <w:t xml:space="preserve"> </w:t>
      </w:r>
      <w:r w:rsidRPr="008502D9">
        <w:rPr>
          <w:rtl/>
        </w:rPr>
        <w:t>להרבה</w:t>
      </w:r>
      <w:r w:rsidRPr="008502D9">
        <w:rPr>
          <w:rtl/>
          <w:lang w:bidi="ar-SA"/>
        </w:rPr>
        <w:t xml:space="preserve"> </w:t>
      </w:r>
      <w:r w:rsidRPr="008502D9">
        <w:rPr>
          <w:rtl/>
        </w:rPr>
        <w:t>יותר</w:t>
      </w:r>
      <w:r w:rsidRPr="008502D9">
        <w:rPr>
          <w:rtl/>
          <w:lang w:bidi="ar-SA"/>
        </w:rPr>
        <w:t xml:space="preserve"> </w:t>
      </w:r>
      <w:r w:rsidRPr="008502D9">
        <w:rPr>
          <w:rtl/>
        </w:rPr>
        <w:t>הפרדה</w:t>
      </w:r>
      <w:r w:rsidRPr="008502D9">
        <w:rPr>
          <w:rtl/>
          <w:lang w:bidi="ar-SA"/>
        </w:rPr>
        <w:t xml:space="preserve"> </w:t>
      </w:r>
      <w:r w:rsidRPr="008502D9">
        <w:rPr>
          <w:rtl/>
        </w:rPr>
        <w:t>מגדרית</w:t>
      </w:r>
      <w:r w:rsidRPr="008502D9">
        <w:rPr>
          <w:rtl/>
          <w:lang w:bidi="ar-SA"/>
        </w:rPr>
        <w:t xml:space="preserve">... </w:t>
      </w:r>
      <w:r w:rsidRPr="008502D9">
        <w:rPr>
          <w:rtl/>
        </w:rPr>
        <w:t>בהרבה</w:t>
      </w:r>
      <w:r w:rsidRPr="008502D9">
        <w:rPr>
          <w:rtl/>
          <w:lang w:bidi="ar-SA"/>
        </w:rPr>
        <w:t xml:space="preserve"> </w:t>
      </w:r>
      <w:r w:rsidRPr="008502D9">
        <w:rPr>
          <w:rtl/>
        </w:rPr>
        <w:t>תחומים</w:t>
      </w:r>
      <w:r w:rsidRPr="008502D9">
        <w:rPr>
          <w:rtl/>
          <w:lang w:bidi="ar-SA"/>
        </w:rPr>
        <w:t xml:space="preserve"> </w:t>
      </w:r>
      <w:r w:rsidRPr="008502D9">
        <w:rPr>
          <w:rtl/>
        </w:rPr>
        <w:t>כי</w:t>
      </w:r>
      <w:r w:rsidRPr="008502D9">
        <w:rPr>
          <w:rtl/>
          <w:lang w:bidi="ar-SA"/>
        </w:rPr>
        <w:t xml:space="preserve"> </w:t>
      </w:r>
      <w:r w:rsidRPr="008502D9">
        <w:rPr>
          <w:rtl/>
        </w:rPr>
        <w:t>פשוט</w:t>
      </w:r>
      <w:r w:rsidRPr="008502D9">
        <w:rPr>
          <w:rtl/>
          <w:lang w:bidi="ar-SA"/>
        </w:rPr>
        <w:t xml:space="preserve">... </w:t>
      </w:r>
      <w:r w:rsidRPr="008502D9">
        <w:rPr>
          <w:rtl/>
        </w:rPr>
        <w:t>הבנות</w:t>
      </w:r>
      <w:r w:rsidRPr="008502D9">
        <w:rPr>
          <w:rtl/>
          <w:lang w:bidi="ar-SA"/>
        </w:rPr>
        <w:t xml:space="preserve"> </w:t>
      </w:r>
      <w:r w:rsidRPr="008502D9">
        <w:rPr>
          <w:rtl/>
        </w:rPr>
        <w:t>סובלות</w:t>
      </w:r>
      <w:r w:rsidRPr="008502D9">
        <w:rPr>
          <w:rtl/>
          <w:lang w:bidi="ar-SA"/>
        </w:rPr>
        <w:t xml:space="preserve"> </w:t>
      </w:r>
      <w:r w:rsidRPr="008502D9">
        <w:rPr>
          <w:rtl/>
        </w:rPr>
        <w:t>מזה</w:t>
      </w:r>
      <w:r w:rsidRPr="008502D9">
        <w:rPr>
          <w:rtl/>
          <w:lang w:bidi="ar-SA"/>
        </w:rPr>
        <w:t xml:space="preserve"> </w:t>
      </w:r>
      <w:r w:rsidRPr="008502D9">
        <w:rPr>
          <w:rtl/>
        </w:rPr>
        <w:t>ממש</w:t>
      </w:r>
      <w:r w:rsidRPr="008502D9">
        <w:rPr>
          <w:rtl/>
          <w:lang w:bidi="ar-SA"/>
        </w:rPr>
        <w:t xml:space="preserve">". </w:t>
      </w:r>
      <w:r w:rsidRPr="008502D9">
        <w:rPr>
          <w:rtl/>
        </w:rPr>
        <w:t>פער</w:t>
      </w:r>
      <w:r w:rsidRPr="008502D9">
        <w:rPr>
          <w:rtl/>
          <w:lang w:bidi="ar-SA"/>
        </w:rPr>
        <w:t xml:space="preserve"> </w:t>
      </w:r>
      <w:r w:rsidRPr="008502D9">
        <w:rPr>
          <w:rtl/>
        </w:rPr>
        <w:t>זה</w:t>
      </w:r>
      <w:r w:rsidRPr="008502D9">
        <w:rPr>
          <w:rtl/>
          <w:lang w:bidi="ar-SA"/>
        </w:rPr>
        <w:t xml:space="preserve"> </w:t>
      </w:r>
      <w:r w:rsidRPr="008502D9">
        <w:rPr>
          <w:rtl/>
        </w:rPr>
        <w:t>חושף</w:t>
      </w:r>
      <w:r w:rsidRPr="008502D9">
        <w:rPr>
          <w:rtl/>
          <w:lang w:bidi="ar-SA"/>
        </w:rPr>
        <w:t xml:space="preserve"> </w:t>
      </w:r>
      <w:r w:rsidRPr="008502D9">
        <w:rPr>
          <w:rtl/>
        </w:rPr>
        <w:t>כי</w:t>
      </w:r>
      <w:r w:rsidRPr="008502D9">
        <w:rPr>
          <w:rtl/>
          <w:lang w:bidi="ar-SA"/>
        </w:rPr>
        <w:t xml:space="preserve"> </w:t>
      </w:r>
      <w:r w:rsidRPr="008502D9">
        <w:rPr>
          <w:rtl/>
        </w:rPr>
        <w:t>מודל</w:t>
      </w:r>
      <w:r w:rsidRPr="008502D9">
        <w:rPr>
          <w:rtl/>
          <w:lang w:bidi="ar-SA"/>
        </w:rPr>
        <w:t xml:space="preserve"> </w:t>
      </w:r>
      <w:r w:rsidRPr="008502D9">
        <w:rPr>
          <w:rtl/>
        </w:rPr>
        <w:t>הכיתה</w:t>
      </w:r>
      <w:r w:rsidRPr="008502D9">
        <w:rPr>
          <w:rtl/>
          <w:lang w:bidi="ar-SA"/>
        </w:rPr>
        <w:t xml:space="preserve"> </w:t>
      </w:r>
      <w:r w:rsidRPr="008502D9">
        <w:rPr>
          <w:rtl/>
        </w:rPr>
        <w:t>המצומצמת</w:t>
      </w:r>
      <w:r w:rsidRPr="008502D9">
        <w:rPr>
          <w:rtl/>
          <w:lang w:bidi="ar-SA"/>
        </w:rPr>
        <w:t xml:space="preserve"> </w:t>
      </w:r>
      <w:r w:rsidRPr="008502D9">
        <w:rPr>
          <w:rtl/>
        </w:rPr>
        <w:t>והיציבה</w:t>
      </w:r>
      <w:r w:rsidR="00451963">
        <w:rPr>
          <w:rtl/>
        </w:rPr>
        <w:t>,</w:t>
      </w:r>
      <w:r w:rsidRPr="008502D9">
        <w:rPr>
          <w:rtl/>
          <w:lang w:bidi="ar-SA"/>
        </w:rPr>
        <w:t xml:space="preserve"> </w:t>
      </w:r>
      <w:r w:rsidRPr="008502D9">
        <w:rPr>
          <w:rtl/>
        </w:rPr>
        <w:t>המשובח</w:t>
      </w:r>
      <w:r w:rsidRPr="008502D9">
        <w:rPr>
          <w:rtl/>
          <w:lang w:bidi="ar-SA"/>
        </w:rPr>
        <w:t xml:space="preserve"> </w:t>
      </w:r>
      <w:r w:rsidRPr="008502D9">
        <w:rPr>
          <w:rtl/>
        </w:rPr>
        <w:t>בספרות</w:t>
      </w:r>
      <w:r w:rsidRPr="008502D9">
        <w:rPr>
          <w:rtl/>
          <w:lang w:bidi="ar-SA"/>
        </w:rPr>
        <w:t xml:space="preserve"> </w:t>
      </w:r>
      <w:r w:rsidRPr="008502D9">
        <w:rPr>
          <w:rtl/>
        </w:rPr>
        <w:t>ככלי</w:t>
      </w:r>
      <w:r w:rsidRPr="008502D9">
        <w:rPr>
          <w:rtl/>
          <w:lang w:bidi="ar-SA"/>
        </w:rPr>
        <w:t xml:space="preserve"> </w:t>
      </w:r>
      <w:r w:rsidRPr="008502D9">
        <w:rPr>
          <w:rtl/>
        </w:rPr>
        <w:t>לבניית</w:t>
      </w:r>
      <w:r w:rsidRPr="008502D9">
        <w:rPr>
          <w:rtl/>
          <w:lang w:bidi="ar-SA"/>
        </w:rPr>
        <w:t xml:space="preserve"> </w:t>
      </w:r>
      <w:r w:rsidRPr="008502D9">
        <w:rPr>
          <w:rtl/>
        </w:rPr>
        <w:t>שייכות</w:t>
      </w:r>
      <w:r w:rsidRPr="008502D9">
        <w:rPr>
          <w:rtl/>
          <w:lang w:bidi="ar-SA"/>
        </w:rPr>
        <w:t xml:space="preserve"> (</w:t>
      </w:r>
      <w:r w:rsidR="004025E6" w:rsidRPr="004025E6">
        <w:rPr>
          <w:lang w:bidi="ar-SA"/>
        </w:rPr>
        <w:t>Oberman, 2008</w:t>
      </w:r>
      <w:r w:rsidR="002A19BE">
        <w:rPr>
          <w:lang w:bidi="ar-SA"/>
        </w:rPr>
        <w:t>a</w:t>
      </w:r>
      <w:r w:rsidRPr="008502D9">
        <w:rPr>
          <w:rtl/>
          <w:lang w:bidi="ar-SA"/>
        </w:rPr>
        <w:t>)</w:t>
      </w:r>
      <w:r w:rsidR="00451963">
        <w:rPr>
          <w:rtl/>
        </w:rPr>
        <w:t>,</w:t>
      </w:r>
      <w:r w:rsidRPr="008502D9">
        <w:rPr>
          <w:rtl/>
          <w:lang w:bidi="ar-SA"/>
        </w:rPr>
        <w:t xml:space="preserve"> </w:t>
      </w:r>
      <w:r w:rsidRPr="008502D9">
        <w:rPr>
          <w:rtl/>
        </w:rPr>
        <w:t>הופך</w:t>
      </w:r>
      <w:r w:rsidRPr="008502D9">
        <w:rPr>
          <w:rtl/>
          <w:lang w:bidi="ar-SA"/>
        </w:rPr>
        <w:t xml:space="preserve"> </w:t>
      </w:r>
      <w:r w:rsidRPr="008502D9">
        <w:rPr>
          <w:rtl/>
        </w:rPr>
        <w:t>לעיתים</w:t>
      </w:r>
      <w:r w:rsidRPr="008502D9">
        <w:rPr>
          <w:rtl/>
          <w:lang w:bidi="ar-SA"/>
        </w:rPr>
        <w:t xml:space="preserve"> </w:t>
      </w:r>
      <w:r w:rsidRPr="008502D9">
        <w:rPr>
          <w:rtl/>
        </w:rPr>
        <w:t>למרחב</w:t>
      </w:r>
      <w:r w:rsidRPr="008502D9">
        <w:rPr>
          <w:rtl/>
          <w:lang w:bidi="ar-SA"/>
        </w:rPr>
        <w:t xml:space="preserve"> </w:t>
      </w:r>
      <w:r w:rsidRPr="008502D9">
        <w:rPr>
          <w:rtl/>
        </w:rPr>
        <w:t>של</w:t>
      </w:r>
      <w:r w:rsidRPr="008502D9">
        <w:rPr>
          <w:rtl/>
          <w:lang w:bidi="ar-SA"/>
        </w:rPr>
        <w:t xml:space="preserve"> </w:t>
      </w:r>
      <w:r w:rsidRPr="008502D9">
        <w:rPr>
          <w:rtl/>
        </w:rPr>
        <w:t>לחץ</w:t>
      </w:r>
      <w:r w:rsidRPr="008502D9">
        <w:rPr>
          <w:rtl/>
          <w:lang w:bidi="ar-SA"/>
        </w:rPr>
        <w:t xml:space="preserve"> </w:t>
      </w:r>
      <w:r w:rsidRPr="008502D9">
        <w:rPr>
          <w:rtl/>
        </w:rPr>
        <w:t>ומתח</w:t>
      </w:r>
      <w:r w:rsidRPr="008502D9">
        <w:rPr>
          <w:rtl/>
          <w:lang w:bidi="ar-SA"/>
        </w:rPr>
        <w:t xml:space="preserve"> </w:t>
      </w:r>
      <w:r w:rsidRPr="008502D9">
        <w:rPr>
          <w:rtl/>
        </w:rPr>
        <w:t>מגדרי</w:t>
      </w:r>
      <w:r w:rsidRPr="008502D9">
        <w:rPr>
          <w:rtl/>
          <w:lang w:bidi="ar-SA"/>
        </w:rPr>
        <w:t xml:space="preserve"> </w:t>
      </w:r>
      <w:r w:rsidRPr="008502D9">
        <w:rPr>
          <w:rtl/>
        </w:rPr>
        <w:t>קשה</w:t>
      </w:r>
      <w:r w:rsidRPr="008502D9">
        <w:rPr>
          <w:rtl/>
          <w:lang w:bidi="ar-SA"/>
        </w:rPr>
        <w:t xml:space="preserve"> </w:t>
      </w:r>
      <w:r w:rsidRPr="008502D9">
        <w:rPr>
          <w:rtl/>
        </w:rPr>
        <w:t>הפוגע</w:t>
      </w:r>
      <w:r w:rsidRPr="008502D9">
        <w:rPr>
          <w:rtl/>
          <w:lang w:bidi="ar-SA"/>
        </w:rPr>
        <w:t xml:space="preserve"> </w:t>
      </w:r>
      <w:r w:rsidRPr="008502D9">
        <w:rPr>
          <w:rtl/>
        </w:rPr>
        <w:t>ברווחתן</w:t>
      </w:r>
      <w:r w:rsidRPr="008502D9">
        <w:rPr>
          <w:rtl/>
          <w:lang w:bidi="ar-SA"/>
        </w:rPr>
        <w:t xml:space="preserve"> </w:t>
      </w:r>
      <w:r w:rsidRPr="008502D9">
        <w:rPr>
          <w:rtl/>
        </w:rPr>
        <w:t>של</w:t>
      </w:r>
      <w:r w:rsidRPr="008502D9">
        <w:rPr>
          <w:rtl/>
          <w:lang w:bidi="ar-SA"/>
        </w:rPr>
        <w:t xml:space="preserve"> </w:t>
      </w:r>
      <w:r w:rsidRPr="008502D9">
        <w:rPr>
          <w:rtl/>
        </w:rPr>
        <w:t>התלמידות</w:t>
      </w:r>
      <w:r w:rsidR="00451963">
        <w:rPr>
          <w:rtl/>
        </w:rPr>
        <w:t>,</w:t>
      </w:r>
      <w:r w:rsidRPr="008502D9">
        <w:rPr>
          <w:rtl/>
          <w:lang w:bidi="ar-SA"/>
        </w:rPr>
        <w:t xml:space="preserve"> </w:t>
      </w:r>
      <w:r w:rsidRPr="008502D9">
        <w:rPr>
          <w:rtl/>
        </w:rPr>
        <w:t>דבר</w:t>
      </w:r>
      <w:r w:rsidRPr="008502D9">
        <w:rPr>
          <w:rtl/>
          <w:lang w:bidi="ar-SA"/>
        </w:rPr>
        <w:t xml:space="preserve"> </w:t>
      </w:r>
      <w:r w:rsidRPr="008502D9">
        <w:rPr>
          <w:rtl/>
        </w:rPr>
        <w:t>המצריך</w:t>
      </w:r>
      <w:r w:rsidRPr="008502D9">
        <w:rPr>
          <w:rtl/>
          <w:lang w:bidi="ar-SA"/>
        </w:rPr>
        <w:t xml:space="preserve"> </w:t>
      </w:r>
      <w:r w:rsidRPr="008502D9">
        <w:rPr>
          <w:rtl/>
        </w:rPr>
        <w:t>התאמה</w:t>
      </w:r>
      <w:r w:rsidRPr="008502D9">
        <w:rPr>
          <w:rtl/>
          <w:lang w:bidi="ar-SA"/>
        </w:rPr>
        <w:t xml:space="preserve"> </w:t>
      </w:r>
      <w:r w:rsidRPr="008502D9">
        <w:rPr>
          <w:rtl/>
        </w:rPr>
        <w:t>מבנית</w:t>
      </w:r>
      <w:r w:rsidRPr="008502D9">
        <w:rPr>
          <w:rtl/>
          <w:lang w:bidi="ar-SA"/>
        </w:rPr>
        <w:t xml:space="preserve"> </w:t>
      </w:r>
      <w:r w:rsidRPr="008502D9">
        <w:rPr>
          <w:rtl/>
        </w:rPr>
        <w:t>של</w:t>
      </w:r>
      <w:r w:rsidRPr="008502D9">
        <w:rPr>
          <w:rtl/>
          <w:lang w:bidi="ar-SA"/>
        </w:rPr>
        <w:t xml:space="preserve"> </w:t>
      </w:r>
      <w:r w:rsidRPr="008502D9">
        <w:rPr>
          <w:rtl/>
        </w:rPr>
        <w:t>המערכת</w:t>
      </w:r>
      <w:r w:rsidRPr="008502D9">
        <w:rPr>
          <w:rtl/>
          <w:lang w:bidi="ar-SA"/>
        </w:rPr>
        <w:t xml:space="preserve"> </w:t>
      </w:r>
      <w:r w:rsidRPr="008502D9">
        <w:rPr>
          <w:rtl/>
        </w:rPr>
        <w:t>שאינה</w:t>
      </w:r>
      <w:r w:rsidRPr="008502D9">
        <w:rPr>
          <w:rtl/>
          <w:lang w:bidi="ar-SA"/>
        </w:rPr>
        <w:t xml:space="preserve"> </w:t>
      </w:r>
      <w:r w:rsidR="004025E6" w:rsidRPr="008502D9">
        <w:rPr>
          <w:rtl/>
        </w:rPr>
        <w:t>נ</w:t>
      </w:r>
      <w:r w:rsidR="004025E6">
        <w:rPr>
          <w:rFonts w:hint="cs"/>
          <w:rtl/>
        </w:rPr>
        <w:t>ד</w:t>
      </w:r>
      <w:r w:rsidR="004025E6" w:rsidRPr="008502D9">
        <w:rPr>
          <w:rtl/>
        </w:rPr>
        <w:t>ונה</w:t>
      </w:r>
      <w:r w:rsidR="004025E6" w:rsidRPr="008502D9">
        <w:rPr>
          <w:rtl/>
          <w:lang w:bidi="ar-SA"/>
        </w:rPr>
        <w:t xml:space="preserve"> </w:t>
      </w:r>
      <w:r w:rsidRPr="008502D9">
        <w:rPr>
          <w:rtl/>
        </w:rPr>
        <w:t>בספרות</w:t>
      </w:r>
      <w:r w:rsidRPr="008502D9">
        <w:rPr>
          <w:rtl/>
          <w:lang w:bidi="ar-SA"/>
        </w:rPr>
        <w:t xml:space="preserve"> </w:t>
      </w:r>
      <w:r w:rsidRPr="008502D9">
        <w:rPr>
          <w:rtl/>
        </w:rPr>
        <w:t>הכללית</w:t>
      </w:r>
      <w:r w:rsidRPr="008502D9">
        <w:rPr>
          <w:rtl/>
          <w:lang w:bidi="ar-SA"/>
        </w:rPr>
        <w:t>.</w:t>
      </w:r>
    </w:p>
    <w:p w14:paraId="2B45CA1B" w14:textId="1F252173" w:rsidR="00B16A5A" w:rsidRPr="008502D9" w:rsidRDefault="00DE489E" w:rsidP="00FE07CC">
      <w:pPr>
        <w:pStyle w:val="2"/>
      </w:pPr>
      <w:bookmarkStart w:id="90" w:name="_Toc239109246"/>
      <w:r>
        <w:rPr>
          <w:rFonts w:hint="cs"/>
          <w:rtl/>
        </w:rPr>
        <w:t>6.8</w:t>
      </w:r>
      <w:r w:rsidR="000C6DF7">
        <w:rPr>
          <w:rFonts w:hint="cs"/>
          <w:rtl/>
        </w:rPr>
        <w:t xml:space="preserve"> </w:t>
      </w:r>
      <w:r w:rsidR="00B16A5A" w:rsidRPr="008502D9">
        <w:rPr>
          <w:rtl/>
        </w:rPr>
        <w:t>סיכום השוואתי של הדומה והשונה (הפערים) בין הסקירה הספרותית לממצאים</w:t>
      </w:r>
      <w:bookmarkEnd w:id="90"/>
    </w:p>
    <w:p w14:paraId="2F673597" w14:textId="5FAE3EAF" w:rsidR="00B16A5A" w:rsidRPr="008502D9" w:rsidRDefault="00B16A5A" w:rsidP="00B16A5A">
      <w:r w:rsidRPr="008502D9">
        <w:rPr>
          <w:rtl/>
        </w:rPr>
        <w:t>לסיכום</w:t>
      </w:r>
      <w:r w:rsidR="00451963">
        <w:rPr>
          <w:rtl/>
        </w:rPr>
        <w:t>,</w:t>
      </w:r>
      <w:r w:rsidRPr="008502D9">
        <w:rPr>
          <w:rtl/>
          <w:lang w:bidi="ar-SA"/>
        </w:rPr>
        <w:t xml:space="preserve"> </w:t>
      </w:r>
      <w:r w:rsidRPr="008502D9">
        <w:rPr>
          <w:rtl/>
        </w:rPr>
        <w:t>הצלבת</w:t>
      </w:r>
      <w:r w:rsidRPr="008502D9">
        <w:rPr>
          <w:rtl/>
          <w:lang w:bidi="ar-SA"/>
        </w:rPr>
        <w:t xml:space="preserve"> </w:t>
      </w:r>
      <w:r w:rsidRPr="008502D9">
        <w:rPr>
          <w:rtl/>
        </w:rPr>
        <w:t>הסקירה</w:t>
      </w:r>
      <w:r w:rsidRPr="008502D9">
        <w:rPr>
          <w:rtl/>
          <w:lang w:bidi="ar-SA"/>
        </w:rPr>
        <w:t xml:space="preserve"> </w:t>
      </w:r>
      <w:r w:rsidRPr="008502D9">
        <w:rPr>
          <w:rtl/>
        </w:rPr>
        <w:t>הספרותית</w:t>
      </w:r>
      <w:r w:rsidRPr="008502D9">
        <w:rPr>
          <w:rtl/>
          <w:lang w:bidi="ar-SA"/>
        </w:rPr>
        <w:t xml:space="preserve"> </w:t>
      </w:r>
      <w:r w:rsidRPr="008502D9">
        <w:rPr>
          <w:rtl/>
        </w:rPr>
        <w:t>עם</w:t>
      </w:r>
      <w:r w:rsidRPr="008502D9">
        <w:rPr>
          <w:rtl/>
          <w:lang w:bidi="ar-SA"/>
        </w:rPr>
        <w:t xml:space="preserve"> </w:t>
      </w:r>
      <w:r w:rsidRPr="008502D9">
        <w:rPr>
          <w:rtl/>
        </w:rPr>
        <w:t>ממצאי</w:t>
      </w:r>
      <w:r w:rsidRPr="008502D9">
        <w:rPr>
          <w:rtl/>
          <w:lang w:bidi="ar-SA"/>
        </w:rPr>
        <w:t xml:space="preserve"> </w:t>
      </w:r>
      <w:r w:rsidRPr="008502D9">
        <w:rPr>
          <w:rtl/>
        </w:rPr>
        <w:t>הראיונות</w:t>
      </w:r>
      <w:r w:rsidRPr="008502D9">
        <w:rPr>
          <w:rtl/>
          <w:lang w:bidi="ar-SA"/>
        </w:rPr>
        <w:t xml:space="preserve"> </w:t>
      </w:r>
      <w:r w:rsidRPr="008502D9">
        <w:rPr>
          <w:rtl/>
        </w:rPr>
        <w:t>חושפת</w:t>
      </w:r>
      <w:r w:rsidRPr="008502D9">
        <w:rPr>
          <w:rtl/>
          <w:lang w:bidi="ar-SA"/>
        </w:rPr>
        <w:t xml:space="preserve"> </w:t>
      </w:r>
      <w:r w:rsidRPr="008502D9">
        <w:rPr>
          <w:rtl/>
        </w:rPr>
        <w:t>שורה</w:t>
      </w:r>
      <w:r w:rsidRPr="008502D9">
        <w:rPr>
          <w:rtl/>
          <w:lang w:bidi="ar-SA"/>
        </w:rPr>
        <w:t xml:space="preserve"> </w:t>
      </w:r>
      <w:r w:rsidRPr="008502D9">
        <w:rPr>
          <w:rtl/>
        </w:rPr>
        <w:t>של</w:t>
      </w:r>
      <w:r w:rsidRPr="008502D9">
        <w:rPr>
          <w:rtl/>
          <w:lang w:bidi="ar-SA"/>
        </w:rPr>
        <w:t xml:space="preserve"> </w:t>
      </w:r>
      <w:r w:rsidRPr="008502D9">
        <w:rPr>
          <w:rtl/>
        </w:rPr>
        <w:t>פערים</w:t>
      </w:r>
      <w:r w:rsidRPr="008502D9">
        <w:rPr>
          <w:rtl/>
          <w:lang w:bidi="ar-SA"/>
        </w:rPr>
        <w:t xml:space="preserve"> </w:t>
      </w:r>
      <w:r w:rsidRPr="008502D9">
        <w:rPr>
          <w:rtl/>
        </w:rPr>
        <w:t>מבניים</w:t>
      </w:r>
      <w:r w:rsidRPr="008502D9">
        <w:rPr>
          <w:rtl/>
          <w:lang w:bidi="ar-SA"/>
        </w:rPr>
        <w:t xml:space="preserve"> </w:t>
      </w:r>
      <w:r w:rsidRPr="008502D9">
        <w:rPr>
          <w:rtl/>
        </w:rPr>
        <w:t>וקיומיים</w:t>
      </w:r>
      <w:r w:rsidRPr="008502D9">
        <w:rPr>
          <w:rtl/>
          <w:lang w:bidi="ar-SA"/>
        </w:rPr>
        <w:t xml:space="preserve"> </w:t>
      </w:r>
      <w:r w:rsidRPr="008502D9">
        <w:rPr>
          <w:rtl/>
        </w:rPr>
        <w:t>המאתגרים</w:t>
      </w:r>
      <w:r w:rsidRPr="008502D9">
        <w:rPr>
          <w:rtl/>
          <w:lang w:bidi="ar-SA"/>
        </w:rPr>
        <w:t xml:space="preserve"> </w:t>
      </w:r>
      <w:r w:rsidRPr="008502D9">
        <w:rPr>
          <w:rtl/>
        </w:rPr>
        <w:t>את</w:t>
      </w:r>
      <w:r w:rsidRPr="008502D9">
        <w:rPr>
          <w:rtl/>
          <w:lang w:bidi="ar-SA"/>
        </w:rPr>
        <w:t xml:space="preserve"> </w:t>
      </w:r>
      <w:r w:rsidRPr="008502D9">
        <w:rPr>
          <w:rtl/>
        </w:rPr>
        <w:t>הנרטיב</w:t>
      </w:r>
      <w:r w:rsidRPr="008502D9">
        <w:rPr>
          <w:rtl/>
          <w:lang w:bidi="ar-SA"/>
        </w:rPr>
        <w:t xml:space="preserve"> </w:t>
      </w:r>
      <w:r w:rsidRPr="008502D9">
        <w:rPr>
          <w:rtl/>
        </w:rPr>
        <w:t>ההרמוני</w:t>
      </w:r>
      <w:r w:rsidRPr="008502D9">
        <w:rPr>
          <w:rtl/>
          <w:lang w:bidi="ar-SA"/>
        </w:rPr>
        <w:t xml:space="preserve"> </w:t>
      </w:r>
      <w:r w:rsidRPr="008502D9">
        <w:rPr>
          <w:rtl/>
        </w:rPr>
        <w:t>של</w:t>
      </w:r>
      <w:r w:rsidRPr="008502D9">
        <w:rPr>
          <w:rtl/>
          <w:lang w:bidi="ar-SA"/>
        </w:rPr>
        <w:t xml:space="preserve"> </w:t>
      </w:r>
      <w:r w:rsidRPr="008502D9">
        <w:rPr>
          <w:rtl/>
        </w:rPr>
        <w:t>חינוך</w:t>
      </w:r>
      <w:r w:rsidRPr="008502D9">
        <w:rPr>
          <w:rtl/>
          <w:lang w:bidi="ar-SA"/>
        </w:rPr>
        <w:t xml:space="preserve"> </w:t>
      </w:r>
      <w:r w:rsidRPr="008502D9">
        <w:rPr>
          <w:rtl/>
        </w:rPr>
        <w:t>ולדורף</w:t>
      </w:r>
      <w:r w:rsidRPr="008502D9">
        <w:rPr>
          <w:rtl/>
          <w:lang w:bidi="ar-SA"/>
        </w:rPr>
        <w:t xml:space="preserve">. </w:t>
      </w:r>
      <w:r w:rsidRPr="008502D9">
        <w:rPr>
          <w:rtl/>
        </w:rPr>
        <w:t>בעוד</w:t>
      </w:r>
      <w:r w:rsidRPr="008502D9">
        <w:rPr>
          <w:rtl/>
          <w:lang w:bidi="ar-SA"/>
        </w:rPr>
        <w:t xml:space="preserve"> </w:t>
      </w:r>
      <w:r w:rsidRPr="008502D9">
        <w:rPr>
          <w:rtl/>
        </w:rPr>
        <w:t>שקיימת</w:t>
      </w:r>
      <w:r w:rsidRPr="008502D9">
        <w:rPr>
          <w:rtl/>
          <w:lang w:bidi="ar-SA"/>
        </w:rPr>
        <w:t xml:space="preserve"> </w:t>
      </w:r>
      <w:r w:rsidRPr="008502D9">
        <w:rPr>
          <w:rtl/>
        </w:rPr>
        <w:t>הסכמה</w:t>
      </w:r>
      <w:r w:rsidRPr="008502D9">
        <w:rPr>
          <w:rtl/>
          <w:lang w:bidi="ar-SA"/>
        </w:rPr>
        <w:t xml:space="preserve"> </w:t>
      </w:r>
      <w:r w:rsidRPr="008502D9">
        <w:rPr>
          <w:rtl/>
        </w:rPr>
        <w:t>רחבה</w:t>
      </w:r>
      <w:r w:rsidRPr="008502D9">
        <w:rPr>
          <w:rtl/>
          <w:lang w:bidi="ar-SA"/>
        </w:rPr>
        <w:t xml:space="preserve"> </w:t>
      </w:r>
      <w:r w:rsidRPr="008502D9">
        <w:rPr>
          <w:rtl/>
        </w:rPr>
        <w:t>והלימה</w:t>
      </w:r>
      <w:r w:rsidRPr="008502D9">
        <w:rPr>
          <w:rtl/>
          <w:lang w:bidi="ar-SA"/>
        </w:rPr>
        <w:t xml:space="preserve"> </w:t>
      </w:r>
      <w:r w:rsidRPr="008502D9">
        <w:rPr>
          <w:rtl/>
        </w:rPr>
        <w:t>מלאה</w:t>
      </w:r>
      <w:r w:rsidRPr="008502D9">
        <w:rPr>
          <w:rtl/>
          <w:lang w:bidi="ar-SA"/>
        </w:rPr>
        <w:t xml:space="preserve"> </w:t>
      </w:r>
      <w:r w:rsidRPr="008502D9">
        <w:rPr>
          <w:rtl/>
        </w:rPr>
        <w:t>בנוגע</w:t>
      </w:r>
      <w:r w:rsidRPr="008502D9">
        <w:rPr>
          <w:rtl/>
          <w:lang w:bidi="ar-SA"/>
        </w:rPr>
        <w:t xml:space="preserve"> </w:t>
      </w:r>
      <w:r w:rsidRPr="008502D9">
        <w:rPr>
          <w:rtl/>
        </w:rPr>
        <w:t>לחוזקות</w:t>
      </w:r>
      <w:r w:rsidRPr="008502D9">
        <w:rPr>
          <w:rtl/>
          <w:lang w:bidi="ar-SA"/>
        </w:rPr>
        <w:t xml:space="preserve"> </w:t>
      </w:r>
      <w:r w:rsidRPr="008502D9">
        <w:rPr>
          <w:rtl/>
        </w:rPr>
        <w:t>הבוגרים</w:t>
      </w:r>
      <w:r w:rsidRPr="008502D9">
        <w:rPr>
          <w:rtl/>
          <w:lang w:bidi="ar-SA"/>
        </w:rPr>
        <w:t xml:space="preserve"> </w:t>
      </w:r>
      <w:r w:rsidRPr="008502D9">
        <w:rPr>
          <w:rtl/>
        </w:rPr>
        <w:t>בתחומי</w:t>
      </w:r>
      <w:r w:rsidRPr="008502D9">
        <w:rPr>
          <w:rtl/>
          <w:lang w:bidi="ar-SA"/>
        </w:rPr>
        <w:t xml:space="preserve"> </w:t>
      </w:r>
      <w:r w:rsidRPr="008502D9">
        <w:rPr>
          <w:rtl/>
        </w:rPr>
        <w:t>פיתוח</w:t>
      </w:r>
      <w:r w:rsidRPr="008502D9">
        <w:rPr>
          <w:rtl/>
          <w:lang w:bidi="ar-SA"/>
        </w:rPr>
        <w:t xml:space="preserve"> </w:t>
      </w:r>
      <w:r w:rsidRPr="008502D9">
        <w:rPr>
          <w:rtl/>
        </w:rPr>
        <w:t>כוח</w:t>
      </w:r>
      <w:r w:rsidRPr="008502D9">
        <w:rPr>
          <w:rtl/>
          <w:lang w:bidi="ar-SA"/>
        </w:rPr>
        <w:t xml:space="preserve"> </w:t>
      </w:r>
      <w:r w:rsidRPr="008502D9">
        <w:rPr>
          <w:rtl/>
        </w:rPr>
        <w:t>הרצון</w:t>
      </w:r>
      <w:r w:rsidR="00451963">
        <w:rPr>
          <w:rtl/>
        </w:rPr>
        <w:t>,</w:t>
      </w:r>
      <w:r w:rsidRPr="008502D9">
        <w:rPr>
          <w:rtl/>
          <w:lang w:bidi="ar-SA"/>
        </w:rPr>
        <w:t xml:space="preserve"> </w:t>
      </w:r>
      <w:r w:rsidRPr="008502D9">
        <w:rPr>
          <w:rtl/>
        </w:rPr>
        <w:t>החוסן</w:t>
      </w:r>
      <w:r w:rsidRPr="008502D9">
        <w:rPr>
          <w:rtl/>
          <w:lang w:bidi="ar-SA"/>
        </w:rPr>
        <w:t xml:space="preserve"> </w:t>
      </w:r>
      <w:r w:rsidRPr="008502D9">
        <w:rPr>
          <w:rtl/>
        </w:rPr>
        <w:t>הפנימי</w:t>
      </w:r>
      <w:r w:rsidR="00451963">
        <w:rPr>
          <w:rtl/>
        </w:rPr>
        <w:t>,</w:t>
      </w:r>
      <w:r w:rsidRPr="008502D9">
        <w:rPr>
          <w:rtl/>
          <w:lang w:bidi="ar-SA"/>
        </w:rPr>
        <w:t xml:space="preserve"> </w:t>
      </w:r>
      <w:r w:rsidRPr="008502D9">
        <w:rPr>
          <w:rtl/>
        </w:rPr>
        <w:t>המסוגלות</w:t>
      </w:r>
      <w:r w:rsidRPr="008502D9">
        <w:rPr>
          <w:rtl/>
          <w:lang w:bidi="ar-SA"/>
        </w:rPr>
        <w:t xml:space="preserve"> </w:t>
      </w:r>
      <w:r w:rsidRPr="008502D9">
        <w:rPr>
          <w:rtl/>
        </w:rPr>
        <w:t>החומרית</w:t>
      </w:r>
      <w:r w:rsidRPr="008502D9">
        <w:rPr>
          <w:rtl/>
          <w:lang w:bidi="ar-SA"/>
        </w:rPr>
        <w:t xml:space="preserve"> </w:t>
      </w:r>
      <w:r w:rsidRPr="008502D9">
        <w:rPr>
          <w:rtl/>
        </w:rPr>
        <w:t>והאינטליגנציה</w:t>
      </w:r>
      <w:r w:rsidRPr="008502D9">
        <w:rPr>
          <w:rtl/>
          <w:lang w:bidi="ar-SA"/>
        </w:rPr>
        <w:t xml:space="preserve"> </w:t>
      </w:r>
      <w:r w:rsidRPr="008502D9">
        <w:rPr>
          <w:rtl/>
        </w:rPr>
        <w:t>החברתית</w:t>
      </w:r>
      <w:r w:rsidR="00451963">
        <w:rPr>
          <w:rtl/>
        </w:rPr>
        <w:t>,</w:t>
      </w:r>
      <w:r w:rsidRPr="008502D9">
        <w:rPr>
          <w:rtl/>
          <w:lang w:bidi="ar-SA"/>
        </w:rPr>
        <w:t xml:space="preserve"> </w:t>
      </w:r>
      <w:r w:rsidRPr="008502D9">
        <w:rPr>
          <w:rtl/>
        </w:rPr>
        <w:t>מתגלים</w:t>
      </w:r>
      <w:r w:rsidRPr="008502D9">
        <w:rPr>
          <w:rtl/>
          <w:lang w:bidi="ar-SA"/>
        </w:rPr>
        <w:t xml:space="preserve"> </w:t>
      </w:r>
      <w:r w:rsidRPr="008502D9">
        <w:rPr>
          <w:rtl/>
        </w:rPr>
        <w:t>שלושה</w:t>
      </w:r>
      <w:r w:rsidRPr="008502D9">
        <w:rPr>
          <w:rtl/>
          <w:lang w:bidi="ar-SA"/>
        </w:rPr>
        <w:t xml:space="preserve"> </w:t>
      </w:r>
      <w:r w:rsidRPr="008502D9">
        <w:rPr>
          <w:rtl/>
        </w:rPr>
        <w:t>פערים</w:t>
      </w:r>
      <w:r w:rsidRPr="008502D9">
        <w:rPr>
          <w:rtl/>
          <w:lang w:bidi="ar-SA"/>
        </w:rPr>
        <w:t xml:space="preserve"> </w:t>
      </w:r>
      <w:r w:rsidRPr="008502D9">
        <w:rPr>
          <w:rtl/>
        </w:rPr>
        <w:t>מרכזיים</w:t>
      </w:r>
      <w:r w:rsidRPr="008502D9">
        <w:rPr>
          <w:rtl/>
          <w:lang w:bidi="ar-SA"/>
        </w:rPr>
        <w:t xml:space="preserve"> (</w:t>
      </w:r>
      <w:r w:rsidRPr="008502D9">
        <w:rPr>
          <w:rtl/>
        </w:rPr>
        <w:t>השונה</w:t>
      </w:r>
      <w:r w:rsidRPr="008502D9">
        <w:rPr>
          <w:rtl/>
          <w:lang w:bidi="ar-SA"/>
        </w:rPr>
        <w:t xml:space="preserve">) </w:t>
      </w:r>
      <w:r w:rsidRPr="008502D9">
        <w:rPr>
          <w:rtl/>
        </w:rPr>
        <w:t>המעצבים</w:t>
      </w:r>
      <w:r w:rsidRPr="008502D9">
        <w:rPr>
          <w:rtl/>
          <w:lang w:bidi="ar-SA"/>
        </w:rPr>
        <w:t xml:space="preserve"> </w:t>
      </w:r>
      <w:r w:rsidRPr="008502D9">
        <w:rPr>
          <w:rtl/>
        </w:rPr>
        <w:t>את</w:t>
      </w:r>
      <w:r w:rsidRPr="008502D9">
        <w:rPr>
          <w:rtl/>
          <w:lang w:bidi="ar-SA"/>
        </w:rPr>
        <w:t xml:space="preserve"> </w:t>
      </w:r>
      <w:r w:rsidRPr="008502D9">
        <w:rPr>
          <w:rtl/>
        </w:rPr>
        <w:t>המציאות</w:t>
      </w:r>
      <w:r w:rsidRPr="008502D9">
        <w:rPr>
          <w:rtl/>
          <w:lang w:bidi="ar-SA"/>
        </w:rPr>
        <w:t xml:space="preserve"> </w:t>
      </w:r>
      <w:r w:rsidRPr="008502D9">
        <w:rPr>
          <w:rtl/>
        </w:rPr>
        <w:t>האמיתית</w:t>
      </w:r>
      <w:r w:rsidRPr="008502D9">
        <w:rPr>
          <w:rtl/>
          <w:lang w:bidi="ar-SA"/>
        </w:rPr>
        <w:t xml:space="preserve"> </w:t>
      </w:r>
      <w:r w:rsidRPr="008502D9">
        <w:rPr>
          <w:rtl/>
        </w:rPr>
        <w:t>של</w:t>
      </w:r>
      <w:r w:rsidRPr="008502D9">
        <w:rPr>
          <w:rtl/>
          <w:lang w:bidi="ar-SA"/>
        </w:rPr>
        <w:t xml:space="preserve"> </w:t>
      </w:r>
      <w:r w:rsidR="00CB65A0">
        <w:rPr>
          <w:rFonts w:hint="cs"/>
          <w:rtl/>
        </w:rPr>
        <w:t>הבוגרות ו</w:t>
      </w:r>
      <w:r w:rsidRPr="008502D9">
        <w:rPr>
          <w:rtl/>
        </w:rPr>
        <w:t>הבוגרים</w:t>
      </w:r>
      <w:r w:rsidRPr="008502D9">
        <w:rPr>
          <w:rtl/>
          <w:lang w:bidi="ar-SA"/>
        </w:rPr>
        <w:t>:</w:t>
      </w:r>
    </w:p>
    <w:p w14:paraId="257FBC25" w14:textId="4CD9D912" w:rsidR="00B16A5A" w:rsidRPr="008502D9" w:rsidRDefault="00B16A5A" w:rsidP="00B16A5A">
      <w:r w:rsidRPr="008502D9">
        <w:rPr>
          <w:rtl/>
          <w:lang w:bidi="ar-SA"/>
        </w:rPr>
        <w:t xml:space="preserve">* </w:t>
      </w:r>
      <w:r w:rsidRPr="008502D9">
        <w:rPr>
          <w:rtl/>
        </w:rPr>
        <w:t>הפער</w:t>
      </w:r>
      <w:r w:rsidRPr="008502D9">
        <w:rPr>
          <w:rtl/>
          <w:lang w:bidi="ar-SA"/>
        </w:rPr>
        <w:t xml:space="preserve"> </w:t>
      </w:r>
      <w:r w:rsidRPr="008502D9">
        <w:rPr>
          <w:rtl/>
        </w:rPr>
        <w:t>האקדמי</w:t>
      </w:r>
      <w:r w:rsidRPr="008502D9">
        <w:rPr>
          <w:rtl/>
          <w:lang w:bidi="ar-SA"/>
        </w:rPr>
        <w:t>-</w:t>
      </w:r>
      <w:r w:rsidRPr="008502D9">
        <w:rPr>
          <w:rtl/>
        </w:rPr>
        <w:t>ריאלי</w:t>
      </w:r>
      <w:r w:rsidRPr="008502D9">
        <w:rPr>
          <w:rtl/>
          <w:lang w:bidi="ar-SA"/>
        </w:rPr>
        <w:t xml:space="preserve">: </w:t>
      </w:r>
      <w:r w:rsidRPr="008502D9">
        <w:rPr>
          <w:rtl/>
        </w:rPr>
        <w:t>בעוד</w:t>
      </w:r>
      <w:r w:rsidRPr="008502D9">
        <w:rPr>
          <w:rtl/>
          <w:lang w:bidi="ar-SA"/>
        </w:rPr>
        <w:t xml:space="preserve"> </w:t>
      </w:r>
      <w:r w:rsidRPr="008502D9">
        <w:rPr>
          <w:rtl/>
        </w:rPr>
        <w:t>שהספרות</w:t>
      </w:r>
      <w:r w:rsidRPr="008502D9">
        <w:rPr>
          <w:rtl/>
          <w:lang w:bidi="ar-SA"/>
        </w:rPr>
        <w:t xml:space="preserve"> </w:t>
      </w:r>
      <w:r w:rsidRPr="008502D9">
        <w:rPr>
          <w:rtl/>
        </w:rPr>
        <w:t>מציגה</w:t>
      </w:r>
      <w:r w:rsidRPr="008502D9">
        <w:rPr>
          <w:rtl/>
          <w:lang w:bidi="ar-SA"/>
        </w:rPr>
        <w:t xml:space="preserve"> </w:t>
      </w:r>
      <w:r w:rsidRPr="008502D9">
        <w:rPr>
          <w:rtl/>
        </w:rPr>
        <w:t>סגירת</w:t>
      </w:r>
      <w:r w:rsidRPr="008502D9">
        <w:rPr>
          <w:rtl/>
          <w:lang w:bidi="ar-SA"/>
        </w:rPr>
        <w:t xml:space="preserve"> </w:t>
      </w:r>
      <w:r w:rsidRPr="008502D9">
        <w:rPr>
          <w:rtl/>
        </w:rPr>
        <w:t>פערים</w:t>
      </w:r>
      <w:r w:rsidRPr="008502D9">
        <w:rPr>
          <w:rtl/>
          <w:lang w:bidi="ar-SA"/>
        </w:rPr>
        <w:t xml:space="preserve"> </w:t>
      </w:r>
      <w:r w:rsidRPr="008502D9">
        <w:rPr>
          <w:rtl/>
        </w:rPr>
        <w:t>לימודיים</w:t>
      </w:r>
      <w:r w:rsidRPr="008502D9">
        <w:rPr>
          <w:rtl/>
          <w:lang w:bidi="ar-SA"/>
        </w:rPr>
        <w:t xml:space="preserve"> </w:t>
      </w:r>
      <w:r w:rsidRPr="008502D9">
        <w:rPr>
          <w:rtl/>
        </w:rPr>
        <w:t>הדרגתית</w:t>
      </w:r>
      <w:r w:rsidRPr="008502D9">
        <w:rPr>
          <w:rtl/>
          <w:lang w:bidi="ar-SA"/>
        </w:rPr>
        <w:t xml:space="preserve"> </w:t>
      </w:r>
      <w:r w:rsidRPr="008502D9">
        <w:rPr>
          <w:rtl/>
        </w:rPr>
        <w:t>עד</w:t>
      </w:r>
      <w:r w:rsidRPr="008502D9">
        <w:rPr>
          <w:rtl/>
          <w:lang w:bidi="ar-SA"/>
        </w:rPr>
        <w:t xml:space="preserve"> </w:t>
      </w:r>
      <w:r w:rsidRPr="008502D9">
        <w:rPr>
          <w:rtl/>
        </w:rPr>
        <w:t>כיתה</w:t>
      </w:r>
      <w:r w:rsidRPr="008502D9">
        <w:rPr>
          <w:rtl/>
          <w:lang w:bidi="ar-SA"/>
        </w:rPr>
        <w:t xml:space="preserve"> </w:t>
      </w:r>
      <w:r w:rsidRPr="008502D9">
        <w:rPr>
          <w:rtl/>
        </w:rPr>
        <w:t>ח</w:t>
      </w:r>
      <w:r w:rsidRPr="008502D9">
        <w:rPr>
          <w:rtl/>
          <w:lang w:bidi="ar-SA"/>
        </w:rPr>
        <w:t>' (</w:t>
      </w:r>
      <w:r w:rsidR="00571E1E">
        <w:t>Salchegger, S., Wallner-Paschhon, C., &amp; Gnambs, T., 2021</w:t>
      </w:r>
      <w:r w:rsidRPr="008502D9">
        <w:rPr>
          <w:rtl/>
          <w:lang w:bidi="ar-SA"/>
        </w:rPr>
        <w:t>)</w:t>
      </w:r>
      <w:r w:rsidR="00451963">
        <w:rPr>
          <w:rtl/>
        </w:rPr>
        <w:t>,</w:t>
      </w:r>
      <w:r w:rsidRPr="008502D9">
        <w:rPr>
          <w:rtl/>
          <w:lang w:bidi="ar-SA"/>
        </w:rPr>
        <w:t xml:space="preserve"> </w:t>
      </w:r>
      <w:r w:rsidRPr="008502D9">
        <w:rPr>
          <w:rtl/>
        </w:rPr>
        <w:t>הממצאים</w:t>
      </w:r>
      <w:r w:rsidRPr="008502D9">
        <w:rPr>
          <w:rtl/>
          <w:lang w:bidi="ar-SA"/>
        </w:rPr>
        <w:t xml:space="preserve"> </w:t>
      </w:r>
      <w:r w:rsidRPr="008502D9">
        <w:rPr>
          <w:rtl/>
        </w:rPr>
        <w:t>מלמדים</w:t>
      </w:r>
      <w:r w:rsidRPr="008502D9">
        <w:rPr>
          <w:rtl/>
          <w:lang w:bidi="ar-SA"/>
        </w:rPr>
        <w:t xml:space="preserve"> </w:t>
      </w:r>
      <w:r w:rsidRPr="008502D9">
        <w:rPr>
          <w:rtl/>
        </w:rPr>
        <w:t>על</w:t>
      </w:r>
      <w:r w:rsidRPr="008502D9">
        <w:rPr>
          <w:rtl/>
          <w:lang w:bidi="ar-SA"/>
        </w:rPr>
        <w:t xml:space="preserve"> </w:t>
      </w:r>
      <w:r w:rsidRPr="008502D9">
        <w:rPr>
          <w:rtl/>
        </w:rPr>
        <w:t>קיומם</w:t>
      </w:r>
      <w:r w:rsidRPr="008502D9">
        <w:rPr>
          <w:rtl/>
          <w:lang w:bidi="ar-SA"/>
        </w:rPr>
        <w:t xml:space="preserve"> </w:t>
      </w:r>
      <w:r w:rsidRPr="008502D9">
        <w:rPr>
          <w:rtl/>
        </w:rPr>
        <w:t>של</w:t>
      </w:r>
      <w:r w:rsidRPr="008502D9">
        <w:rPr>
          <w:rtl/>
          <w:lang w:bidi="ar-SA"/>
        </w:rPr>
        <w:t xml:space="preserve"> </w:t>
      </w:r>
      <w:r w:rsidRPr="008502D9">
        <w:rPr>
          <w:rtl/>
        </w:rPr>
        <w:t>פערים</w:t>
      </w:r>
      <w:r w:rsidRPr="008502D9">
        <w:rPr>
          <w:rtl/>
          <w:lang w:bidi="ar-SA"/>
        </w:rPr>
        <w:t xml:space="preserve"> </w:t>
      </w:r>
      <w:r w:rsidRPr="008502D9">
        <w:rPr>
          <w:rtl/>
        </w:rPr>
        <w:t>עמוקים</w:t>
      </w:r>
      <w:r w:rsidR="00451963">
        <w:rPr>
          <w:rtl/>
        </w:rPr>
        <w:t>,</w:t>
      </w:r>
      <w:r w:rsidRPr="008502D9">
        <w:rPr>
          <w:rtl/>
          <w:lang w:bidi="ar-SA"/>
        </w:rPr>
        <w:t xml:space="preserve"> </w:t>
      </w:r>
      <w:r w:rsidRPr="008502D9">
        <w:rPr>
          <w:rtl/>
        </w:rPr>
        <w:t>מתמשכים</w:t>
      </w:r>
      <w:r w:rsidRPr="008502D9">
        <w:rPr>
          <w:rtl/>
          <w:lang w:bidi="ar-SA"/>
        </w:rPr>
        <w:t xml:space="preserve"> </w:t>
      </w:r>
      <w:r w:rsidRPr="008502D9">
        <w:rPr>
          <w:rtl/>
        </w:rPr>
        <w:t>ומעוררי</w:t>
      </w:r>
      <w:r w:rsidRPr="008502D9">
        <w:rPr>
          <w:rtl/>
          <w:lang w:bidi="ar-SA"/>
        </w:rPr>
        <w:t xml:space="preserve"> </w:t>
      </w:r>
      <w:r w:rsidRPr="008502D9">
        <w:rPr>
          <w:rtl/>
        </w:rPr>
        <w:t>חרדה</w:t>
      </w:r>
      <w:r w:rsidRPr="008502D9">
        <w:rPr>
          <w:rtl/>
          <w:lang w:bidi="ar-SA"/>
        </w:rPr>
        <w:t xml:space="preserve"> </w:t>
      </w:r>
      <w:r w:rsidRPr="008502D9">
        <w:rPr>
          <w:rtl/>
        </w:rPr>
        <w:t>במתמטיקה</w:t>
      </w:r>
      <w:r w:rsidRPr="008502D9">
        <w:rPr>
          <w:rtl/>
          <w:lang w:bidi="ar-SA"/>
        </w:rPr>
        <w:t xml:space="preserve"> </w:t>
      </w:r>
      <w:r w:rsidRPr="008502D9">
        <w:rPr>
          <w:rtl/>
        </w:rPr>
        <w:t>ובמדעים</w:t>
      </w:r>
      <w:r w:rsidR="00451963">
        <w:rPr>
          <w:rtl/>
        </w:rPr>
        <w:t>,</w:t>
      </w:r>
      <w:r w:rsidRPr="008502D9">
        <w:rPr>
          <w:rtl/>
          <w:lang w:bidi="ar-SA"/>
        </w:rPr>
        <w:t xml:space="preserve"> </w:t>
      </w:r>
      <w:r w:rsidRPr="008502D9">
        <w:rPr>
          <w:rtl/>
        </w:rPr>
        <w:t>הנובעים</w:t>
      </w:r>
      <w:r w:rsidRPr="008502D9">
        <w:rPr>
          <w:rtl/>
          <w:lang w:bidi="ar-SA"/>
        </w:rPr>
        <w:t xml:space="preserve"> </w:t>
      </w:r>
      <w:r w:rsidRPr="008502D9">
        <w:rPr>
          <w:rtl/>
        </w:rPr>
        <w:t>מהיעדר</w:t>
      </w:r>
      <w:r w:rsidRPr="008502D9">
        <w:rPr>
          <w:rtl/>
          <w:lang w:bidi="ar-SA"/>
        </w:rPr>
        <w:t xml:space="preserve"> </w:t>
      </w:r>
      <w:r w:rsidRPr="008502D9">
        <w:rPr>
          <w:rtl/>
        </w:rPr>
        <w:t>מורים</w:t>
      </w:r>
      <w:r w:rsidRPr="008502D9">
        <w:rPr>
          <w:rtl/>
          <w:lang w:bidi="ar-SA"/>
        </w:rPr>
        <w:t xml:space="preserve"> </w:t>
      </w:r>
      <w:r w:rsidRPr="008502D9">
        <w:rPr>
          <w:rtl/>
        </w:rPr>
        <w:t>מקצועיים</w:t>
      </w:r>
      <w:r w:rsidRPr="008502D9">
        <w:rPr>
          <w:rtl/>
          <w:lang w:bidi="ar-SA"/>
        </w:rPr>
        <w:t xml:space="preserve"> </w:t>
      </w:r>
      <w:r w:rsidRPr="008502D9">
        <w:rPr>
          <w:rtl/>
        </w:rPr>
        <w:t>ביסודי</w:t>
      </w:r>
      <w:r w:rsidRPr="008502D9">
        <w:rPr>
          <w:rtl/>
          <w:lang w:bidi="ar-SA"/>
        </w:rPr>
        <w:t xml:space="preserve"> </w:t>
      </w:r>
      <w:r w:rsidRPr="008502D9">
        <w:rPr>
          <w:rtl/>
        </w:rPr>
        <w:t>ומהנצחת</w:t>
      </w:r>
      <w:r w:rsidRPr="008502D9">
        <w:rPr>
          <w:rtl/>
          <w:lang w:bidi="ar-SA"/>
        </w:rPr>
        <w:t xml:space="preserve"> </w:t>
      </w:r>
      <w:r w:rsidRPr="008502D9">
        <w:rPr>
          <w:rtl/>
        </w:rPr>
        <w:t>בינוניות</w:t>
      </w:r>
      <w:r w:rsidRPr="008502D9">
        <w:rPr>
          <w:rtl/>
          <w:lang w:bidi="ar-SA"/>
        </w:rPr>
        <w:t xml:space="preserve"> </w:t>
      </w:r>
      <w:r w:rsidRPr="008502D9">
        <w:rPr>
          <w:rtl/>
        </w:rPr>
        <w:t>בתיכון</w:t>
      </w:r>
      <w:r w:rsidRPr="008502D9">
        <w:rPr>
          <w:rtl/>
          <w:lang w:bidi="ar-SA"/>
        </w:rPr>
        <w:t xml:space="preserve"> (</w:t>
      </w:r>
      <w:r w:rsidR="00E13729">
        <w:rPr>
          <w:lang w:bidi="ar-SA"/>
        </w:rPr>
        <w:t>Salchegger et al., 2021</w:t>
      </w:r>
      <w:r w:rsidRPr="008502D9">
        <w:rPr>
          <w:rtl/>
          <w:lang w:bidi="ar-SA"/>
        </w:rPr>
        <w:t>).</w:t>
      </w:r>
    </w:p>
    <w:p w14:paraId="3061AC90" w14:textId="7E640343" w:rsidR="00B16A5A" w:rsidRPr="008502D9" w:rsidRDefault="00B16A5A" w:rsidP="00B16A5A">
      <w:r w:rsidRPr="008502D9">
        <w:rPr>
          <w:rtl/>
          <w:lang w:bidi="ar-SA"/>
        </w:rPr>
        <w:t xml:space="preserve">* </w:t>
      </w:r>
      <w:r w:rsidRPr="008502D9">
        <w:rPr>
          <w:rtl/>
        </w:rPr>
        <w:t>פער</w:t>
      </w:r>
      <w:r w:rsidRPr="008502D9">
        <w:rPr>
          <w:rtl/>
          <w:lang w:bidi="ar-SA"/>
        </w:rPr>
        <w:t xml:space="preserve"> </w:t>
      </w:r>
      <w:r w:rsidRPr="008502D9">
        <w:rPr>
          <w:rtl/>
        </w:rPr>
        <w:t>המוכנות</w:t>
      </w:r>
      <w:r w:rsidRPr="008502D9">
        <w:rPr>
          <w:rtl/>
          <w:lang w:bidi="ar-SA"/>
        </w:rPr>
        <w:t xml:space="preserve"> </w:t>
      </w:r>
      <w:r w:rsidRPr="008502D9">
        <w:rPr>
          <w:rtl/>
        </w:rPr>
        <w:t>לחיים</w:t>
      </w:r>
      <w:r w:rsidRPr="008502D9">
        <w:rPr>
          <w:rtl/>
          <w:lang w:bidi="ar-SA"/>
        </w:rPr>
        <w:t xml:space="preserve"> </w:t>
      </w:r>
      <w:r w:rsidRPr="008502D9">
        <w:rPr>
          <w:rtl/>
        </w:rPr>
        <w:t>הפרקט</w:t>
      </w:r>
      <w:r w:rsidR="00FC77AD">
        <w:rPr>
          <w:rFonts w:hint="cs"/>
          <w:rtl/>
        </w:rPr>
        <w:t>י</w:t>
      </w:r>
      <w:r w:rsidRPr="008502D9">
        <w:rPr>
          <w:rtl/>
        </w:rPr>
        <w:t>ים</w:t>
      </w:r>
      <w:r w:rsidRPr="008502D9">
        <w:rPr>
          <w:rtl/>
          <w:lang w:bidi="ar-SA"/>
        </w:rPr>
        <w:t xml:space="preserve">: </w:t>
      </w:r>
      <w:r w:rsidRPr="008502D9">
        <w:rPr>
          <w:rtl/>
        </w:rPr>
        <w:t>בעוד</w:t>
      </w:r>
      <w:r w:rsidRPr="008502D9">
        <w:rPr>
          <w:rtl/>
          <w:lang w:bidi="ar-SA"/>
        </w:rPr>
        <w:t xml:space="preserve"> </w:t>
      </w:r>
      <w:r w:rsidRPr="008502D9">
        <w:rPr>
          <w:rtl/>
        </w:rPr>
        <w:t>שהספרות</w:t>
      </w:r>
      <w:r w:rsidRPr="008502D9">
        <w:rPr>
          <w:rtl/>
          <w:lang w:bidi="ar-SA"/>
        </w:rPr>
        <w:t xml:space="preserve"> </w:t>
      </w:r>
      <w:r w:rsidRPr="008502D9">
        <w:rPr>
          <w:rtl/>
        </w:rPr>
        <w:t>התיאורטית</w:t>
      </w:r>
      <w:r w:rsidRPr="008502D9">
        <w:rPr>
          <w:rtl/>
          <w:lang w:bidi="ar-SA"/>
        </w:rPr>
        <w:t xml:space="preserve"> </w:t>
      </w:r>
      <w:r w:rsidRPr="008502D9">
        <w:rPr>
          <w:rtl/>
        </w:rPr>
        <w:t>משבחת</w:t>
      </w:r>
      <w:r w:rsidRPr="008502D9">
        <w:rPr>
          <w:rtl/>
          <w:lang w:bidi="ar-SA"/>
        </w:rPr>
        <w:t xml:space="preserve"> </w:t>
      </w:r>
      <w:r w:rsidRPr="008502D9">
        <w:rPr>
          <w:rtl/>
        </w:rPr>
        <w:t>את</w:t>
      </w:r>
      <w:r w:rsidRPr="008502D9">
        <w:rPr>
          <w:rtl/>
          <w:lang w:bidi="ar-SA"/>
        </w:rPr>
        <w:t xml:space="preserve"> </w:t>
      </w:r>
      <w:r w:rsidRPr="008502D9">
        <w:rPr>
          <w:rtl/>
        </w:rPr>
        <w:t>הכנת</w:t>
      </w:r>
      <w:r w:rsidRPr="008502D9">
        <w:rPr>
          <w:rtl/>
          <w:lang w:bidi="ar-SA"/>
        </w:rPr>
        <w:t xml:space="preserve"> </w:t>
      </w:r>
      <w:r w:rsidRPr="008502D9">
        <w:rPr>
          <w:rtl/>
        </w:rPr>
        <w:t>הבוגר</w:t>
      </w:r>
      <w:r w:rsidRPr="008502D9">
        <w:rPr>
          <w:rtl/>
          <w:lang w:bidi="ar-SA"/>
        </w:rPr>
        <w:t xml:space="preserve"> </w:t>
      </w:r>
      <w:r w:rsidRPr="008502D9">
        <w:rPr>
          <w:rtl/>
        </w:rPr>
        <w:t>לעתיד</w:t>
      </w:r>
      <w:r w:rsidRPr="008502D9">
        <w:rPr>
          <w:rtl/>
          <w:lang w:bidi="ar-SA"/>
        </w:rPr>
        <w:t xml:space="preserve"> </w:t>
      </w:r>
      <w:r w:rsidRPr="008502D9">
        <w:rPr>
          <w:rtl/>
        </w:rPr>
        <w:t>המאופיין</w:t>
      </w:r>
      <w:r w:rsidRPr="008502D9">
        <w:rPr>
          <w:rtl/>
          <w:lang w:bidi="ar-SA"/>
        </w:rPr>
        <w:t xml:space="preserve"> </w:t>
      </w:r>
      <w:r w:rsidRPr="008502D9">
        <w:rPr>
          <w:rtl/>
        </w:rPr>
        <w:t>בחוסר</w:t>
      </w:r>
      <w:r w:rsidRPr="008502D9">
        <w:rPr>
          <w:rtl/>
          <w:lang w:bidi="ar-SA"/>
        </w:rPr>
        <w:t xml:space="preserve"> </w:t>
      </w:r>
      <w:r w:rsidRPr="008502D9">
        <w:rPr>
          <w:rtl/>
        </w:rPr>
        <w:t>ודאות</w:t>
      </w:r>
      <w:r w:rsidRPr="008502D9">
        <w:rPr>
          <w:rtl/>
          <w:lang w:bidi="ar-SA"/>
        </w:rPr>
        <w:t xml:space="preserve"> (</w:t>
      </w:r>
      <w:r w:rsidR="00FB6865" w:rsidRPr="00FB6865">
        <w:rPr>
          <w:lang w:bidi="ar-SA"/>
        </w:rPr>
        <w:t>Mitchell &amp; Gerwin, 2007</w:t>
      </w:r>
      <w:r w:rsidRPr="008502D9">
        <w:rPr>
          <w:rtl/>
          <w:lang w:bidi="ar-SA"/>
        </w:rPr>
        <w:t>)</w:t>
      </w:r>
      <w:r w:rsidR="00451963">
        <w:rPr>
          <w:rtl/>
        </w:rPr>
        <w:t>,</w:t>
      </w:r>
      <w:r w:rsidRPr="008502D9">
        <w:rPr>
          <w:rtl/>
          <w:lang w:bidi="ar-SA"/>
        </w:rPr>
        <w:t xml:space="preserve"> </w:t>
      </w:r>
      <w:r w:rsidRPr="008502D9">
        <w:rPr>
          <w:rtl/>
        </w:rPr>
        <w:t>השטח</w:t>
      </w:r>
      <w:r w:rsidRPr="008502D9">
        <w:rPr>
          <w:rtl/>
          <w:lang w:bidi="ar-SA"/>
        </w:rPr>
        <w:t xml:space="preserve"> </w:t>
      </w:r>
      <w:r w:rsidRPr="008502D9">
        <w:rPr>
          <w:rtl/>
        </w:rPr>
        <w:t>חושף</w:t>
      </w:r>
      <w:r w:rsidRPr="008502D9">
        <w:rPr>
          <w:rtl/>
          <w:lang w:bidi="ar-SA"/>
        </w:rPr>
        <w:t xml:space="preserve"> </w:t>
      </w:r>
      <w:r w:rsidRPr="008502D9">
        <w:rPr>
          <w:rtl/>
        </w:rPr>
        <w:t>חוסר</w:t>
      </w:r>
      <w:r w:rsidRPr="008502D9">
        <w:rPr>
          <w:rtl/>
          <w:lang w:bidi="ar-SA"/>
        </w:rPr>
        <w:t xml:space="preserve"> </w:t>
      </w:r>
      <w:r w:rsidRPr="008502D9">
        <w:rPr>
          <w:rtl/>
        </w:rPr>
        <w:t>אונים</w:t>
      </w:r>
      <w:r w:rsidRPr="008502D9">
        <w:rPr>
          <w:rtl/>
          <w:lang w:bidi="ar-SA"/>
        </w:rPr>
        <w:t xml:space="preserve"> </w:t>
      </w:r>
      <w:r w:rsidRPr="008502D9">
        <w:rPr>
          <w:rtl/>
        </w:rPr>
        <w:t>קשה</w:t>
      </w:r>
      <w:r w:rsidRPr="008502D9">
        <w:rPr>
          <w:rtl/>
          <w:lang w:bidi="ar-SA"/>
        </w:rPr>
        <w:t xml:space="preserve"> </w:t>
      </w:r>
      <w:r w:rsidRPr="008502D9">
        <w:rPr>
          <w:rtl/>
        </w:rPr>
        <w:t>ובורות</w:t>
      </w:r>
      <w:r w:rsidRPr="008502D9">
        <w:rPr>
          <w:rtl/>
          <w:lang w:bidi="ar-SA"/>
        </w:rPr>
        <w:t xml:space="preserve"> </w:t>
      </w:r>
      <w:r w:rsidRPr="008502D9">
        <w:rPr>
          <w:rtl/>
        </w:rPr>
        <w:t>מוחלטת</w:t>
      </w:r>
      <w:r w:rsidRPr="008502D9">
        <w:rPr>
          <w:rtl/>
          <w:lang w:bidi="ar-SA"/>
        </w:rPr>
        <w:t xml:space="preserve"> </w:t>
      </w:r>
      <w:r w:rsidRPr="008502D9">
        <w:rPr>
          <w:rtl/>
        </w:rPr>
        <w:t>בכישורי</w:t>
      </w:r>
      <w:r w:rsidRPr="008502D9">
        <w:rPr>
          <w:rtl/>
          <w:lang w:bidi="ar-SA"/>
        </w:rPr>
        <w:t xml:space="preserve"> </w:t>
      </w:r>
      <w:r w:rsidRPr="008502D9">
        <w:rPr>
          <w:rtl/>
        </w:rPr>
        <w:t>חיים</w:t>
      </w:r>
      <w:r w:rsidRPr="008502D9">
        <w:rPr>
          <w:rtl/>
          <w:lang w:bidi="ar-SA"/>
        </w:rPr>
        <w:t xml:space="preserve"> </w:t>
      </w:r>
      <w:r w:rsidRPr="008502D9">
        <w:rPr>
          <w:rtl/>
        </w:rPr>
        <w:t>אלמנטריים</w:t>
      </w:r>
      <w:r w:rsidRPr="008502D9">
        <w:rPr>
          <w:rtl/>
          <w:lang w:bidi="ar-SA"/>
        </w:rPr>
        <w:t xml:space="preserve"> – </w:t>
      </w:r>
      <w:r w:rsidRPr="008502D9">
        <w:rPr>
          <w:rtl/>
        </w:rPr>
        <w:t>כגון</w:t>
      </w:r>
      <w:r w:rsidRPr="008502D9">
        <w:rPr>
          <w:rtl/>
          <w:lang w:bidi="ar-SA"/>
        </w:rPr>
        <w:t xml:space="preserve"> </w:t>
      </w:r>
      <w:r w:rsidRPr="008502D9">
        <w:rPr>
          <w:rtl/>
        </w:rPr>
        <w:t>פיננסים</w:t>
      </w:r>
      <w:r w:rsidR="00451963">
        <w:rPr>
          <w:rtl/>
        </w:rPr>
        <w:t>,</w:t>
      </w:r>
      <w:r w:rsidRPr="008502D9">
        <w:rPr>
          <w:rtl/>
          <w:lang w:bidi="ar-SA"/>
        </w:rPr>
        <w:t xml:space="preserve"> </w:t>
      </w:r>
      <w:r w:rsidRPr="008502D9">
        <w:rPr>
          <w:rtl/>
        </w:rPr>
        <w:t>מיניות</w:t>
      </w:r>
      <w:r w:rsidR="00451963">
        <w:rPr>
          <w:rtl/>
        </w:rPr>
        <w:t>,</w:t>
      </w:r>
      <w:r w:rsidRPr="008502D9">
        <w:rPr>
          <w:rtl/>
          <w:lang w:bidi="ar-SA"/>
        </w:rPr>
        <w:t xml:space="preserve"> </w:t>
      </w:r>
      <w:r w:rsidRPr="008502D9">
        <w:rPr>
          <w:rtl/>
        </w:rPr>
        <w:t>ביטוח</w:t>
      </w:r>
      <w:r w:rsidRPr="008502D9">
        <w:rPr>
          <w:rtl/>
          <w:lang w:bidi="ar-SA"/>
        </w:rPr>
        <w:t xml:space="preserve"> </w:t>
      </w:r>
      <w:r w:rsidRPr="008502D9">
        <w:rPr>
          <w:rtl/>
        </w:rPr>
        <w:t>לאומי</w:t>
      </w:r>
      <w:r w:rsidRPr="008502D9">
        <w:rPr>
          <w:rtl/>
          <w:lang w:bidi="ar-SA"/>
        </w:rPr>
        <w:t xml:space="preserve"> </w:t>
      </w:r>
      <w:r w:rsidRPr="008502D9">
        <w:rPr>
          <w:rtl/>
        </w:rPr>
        <w:t>ובירוקרטיה</w:t>
      </w:r>
      <w:r w:rsidRPr="008502D9">
        <w:rPr>
          <w:rtl/>
          <w:lang w:bidi="ar-SA"/>
        </w:rPr>
        <w:t>.</w:t>
      </w:r>
    </w:p>
    <w:p w14:paraId="2E25D0FA" w14:textId="2E473FB6" w:rsidR="00B16A5A" w:rsidRPr="008502D9" w:rsidRDefault="00B16A5A" w:rsidP="00B16A5A">
      <w:r w:rsidRPr="008502D9">
        <w:rPr>
          <w:rtl/>
          <w:lang w:bidi="ar-SA"/>
        </w:rPr>
        <w:t xml:space="preserve">* </w:t>
      </w:r>
      <w:r w:rsidRPr="008502D9">
        <w:rPr>
          <w:rtl/>
        </w:rPr>
        <w:t>פער</w:t>
      </w:r>
      <w:r w:rsidRPr="008502D9">
        <w:rPr>
          <w:rtl/>
          <w:lang w:bidi="ar-SA"/>
        </w:rPr>
        <w:t xml:space="preserve"> </w:t>
      </w:r>
      <w:r w:rsidRPr="008502D9">
        <w:rPr>
          <w:rtl/>
        </w:rPr>
        <w:t>הסמכות</w:t>
      </w:r>
      <w:r w:rsidRPr="008502D9">
        <w:rPr>
          <w:rtl/>
          <w:lang w:bidi="ar-SA"/>
        </w:rPr>
        <w:t xml:space="preserve"> </w:t>
      </w:r>
      <w:r w:rsidRPr="008502D9">
        <w:rPr>
          <w:rtl/>
        </w:rPr>
        <w:t>והגבולות</w:t>
      </w:r>
      <w:r w:rsidRPr="008502D9">
        <w:rPr>
          <w:rtl/>
          <w:lang w:bidi="ar-SA"/>
        </w:rPr>
        <w:t xml:space="preserve"> </w:t>
      </w:r>
      <w:r w:rsidRPr="008502D9">
        <w:rPr>
          <w:rtl/>
        </w:rPr>
        <w:t>הקהילתיים</w:t>
      </w:r>
      <w:r w:rsidRPr="008502D9">
        <w:rPr>
          <w:rtl/>
          <w:lang w:bidi="ar-SA"/>
        </w:rPr>
        <w:t xml:space="preserve">: </w:t>
      </w:r>
      <w:r w:rsidRPr="008502D9">
        <w:rPr>
          <w:rtl/>
        </w:rPr>
        <w:t>בעוד</w:t>
      </w:r>
      <w:r w:rsidRPr="008502D9">
        <w:rPr>
          <w:rtl/>
          <w:lang w:bidi="ar-SA"/>
        </w:rPr>
        <w:t xml:space="preserve"> </w:t>
      </w:r>
      <w:r w:rsidRPr="008502D9">
        <w:rPr>
          <w:rtl/>
        </w:rPr>
        <w:t>שהספרות</w:t>
      </w:r>
      <w:r w:rsidRPr="008502D9">
        <w:rPr>
          <w:rtl/>
          <w:lang w:bidi="ar-SA"/>
        </w:rPr>
        <w:t xml:space="preserve"> </w:t>
      </w:r>
      <w:r w:rsidRPr="008502D9">
        <w:rPr>
          <w:rtl/>
        </w:rPr>
        <w:t>מתארת</w:t>
      </w:r>
      <w:r w:rsidRPr="008502D9">
        <w:rPr>
          <w:rtl/>
          <w:lang w:bidi="ar-SA"/>
        </w:rPr>
        <w:t xml:space="preserve"> </w:t>
      </w:r>
      <w:r w:rsidRPr="008502D9">
        <w:rPr>
          <w:rtl/>
        </w:rPr>
        <w:t>קהילה</w:t>
      </w:r>
      <w:r w:rsidRPr="008502D9">
        <w:rPr>
          <w:rtl/>
          <w:lang w:bidi="ar-SA"/>
        </w:rPr>
        <w:t xml:space="preserve"> </w:t>
      </w:r>
      <w:r w:rsidRPr="008502D9">
        <w:rPr>
          <w:rtl/>
        </w:rPr>
        <w:t>דמוקרטית</w:t>
      </w:r>
      <w:r w:rsidRPr="008502D9">
        <w:rPr>
          <w:rtl/>
          <w:lang w:bidi="ar-SA"/>
        </w:rPr>
        <w:t xml:space="preserve"> </w:t>
      </w:r>
      <w:r w:rsidRPr="008502D9">
        <w:rPr>
          <w:rtl/>
        </w:rPr>
        <w:t>ומכילה</w:t>
      </w:r>
      <w:r w:rsidRPr="008502D9">
        <w:rPr>
          <w:rtl/>
          <w:lang w:bidi="ar-SA"/>
        </w:rPr>
        <w:t xml:space="preserve"> (</w:t>
      </w:r>
      <w:r w:rsidR="00076878" w:rsidRPr="00076878">
        <w:rPr>
          <w:lang w:bidi="ar-SA"/>
        </w:rPr>
        <w:t>AWSNA, 2015</w:t>
      </w:r>
      <w:r w:rsidRPr="008502D9">
        <w:rPr>
          <w:rtl/>
          <w:lang w:bidi="ar-SA"/>
        </w:rPr>
        <w:t xml:space="preserve">), </w:t>
      </w:r>
      <w:r w:rsidRPr="008502D9">
        <w:rPr>
          <w:rtl/>
        </w:rPr>
        <w:t>השטח</w:t>
      </w:r>
      <w:r w:rsidRPr="008502D9">
        <w:rPr>
          <w:rtl/>
          <w:lang w:bidi="ar-SA"/>
        </w:rPr>
        <w:t xml:space="preserve"> </w:t>
      </w:r>
      <w:r w:rsidRPr="008502D9">
        <w:rPr>
          <w:rtl/>
        </w:rPr>
        <w:t>חושף</w:t>
      </w:r>
      <w:r w:rsidRPr="008502D9">
        <w:rPr>
          <w:rtl/>
          <w:lang w:bidi="ar-SA"/>
        </w:rPr>
        <w:t xml:space="preserve"> </w:t>
      </w:r>
      <w:r w:rsidRPr="008502D9">
        <w:rPr>
          <w:rtl/>
        </w:rPr>
        <w:t>קיומן</w:t>
      </w:r>
      <w:r w:rsidRPr="008502D9">
        <w:rPr>
          <w:rtl/>
          <w:lang w:bidi="ar-SA"/>
        </w:rPr>
        <w:t xml:space="preserve"> </w:t>
      </w:r>
      <w:r w:rsidRPr="008502D9">
        <w:rPr>
          <w:rtl/>
        </w:rPr>
        <w:t>של</w:t>
      </w:r>
      <w:r w:rsidRPr="008502D9">
        <w:rPr>
          <w:rtl/>
          <w:lang w:bidi="ar-SA"/>
        </w:rPr>
        <w:t xml:space="preserve"> </w:t>
      </w:r>
      <w:r w:rsidRPr="008502D9">
        <w:rPr>
          <w:rtl/>
        </w:rPr>
        <w:t>פגיעות</w:t>
      </w:r>
      <w:r w:rsidRPr="008502D9">
        <w:rPr>
          <w:rtl/>
          <w:lang w:bidi="ar-SA"/>
        </w:rPr>
        <w:t xml:space="preserve"> </w:t>
      </w:r>
      <w:r w:rsidRPr="008502D9">
        <w:rPr>
          <w:rtl/>
        </w:rPr>
        <w:t>רגשיות</w:t>
      </w:r>
      <w:r w:rsidRPr="008502D9">
        <w:rPr>
          <w:rtl/>
          <w:lang w:bidi="ar-SA"/>
        </w:rPr>
        <w:t xml:space="preserve"> </w:t>
      </w:r>
      <w:r w:rsidRPr="008502D9">
        <w:rPr>
          <w:rtl/>
        </w:rPr>
        <w:t>מצד</w:t>
      </w:r>
      <w:r w:rsidRPr="008502D9">
        <w:rPr>
          <w:rtl/>
          <w:lang w:bidi="ar-SA"/>
        </w:rPr>
        <w:t xml:space="preserve"> </w:t>
      </w:r>
      <w:r w:rsidRPr="008502D9">
        <w:rPr>
          <w:rtl/>
        </w:rPr>
        <w:t>מורים</w:t>
      </w:r>
      <w:r w:rsidRPr="008502D9">
        <w:rPr>
          <w:rtl/>
          <w:lang w:bidi="ar-SA"/>
        </w:rPr>
        <w:t xml:space="preserve">, </w:t>
      </w:r>
      <w:r w:rsidRPr="008502D9">
        <w:rPr>
          <w:rtl/>
        </w:rPr>
        <w:t>טשטוש</w:t>
      </w:r>
      <w:r w:rsidRPr="008502D9">
        <w:rPr>
          <w:rtl/>
          <w:lang w:bidi="ar-SA"/>
        </w:rPr>
        <w:t xml:space="preserve"> </w:t>
      </w:r>
      <w:r w:rsidRPr="008502D9">
        <w:rPr>
          <w:rtl/>
        </w:rPr>
        <w:t>גבולות</w:t>
      </w:r>
      <w:r w:rsidRPr="008502D9">
        <w:rPr>
          <w:rtl/>
          <w:lang w:bidi="ar-SA"/>
        </w:rPr>
        <w:t xml:space="preserve"> </w:t>
      </w:r>
      <w:r w:rsidRPr="008502D9">
        <w:rPr>
          <w:rtl/>
        </w:rPr>
        <w:t>פדגוגי</w:t>
      </w:r>
      <w:r w:rsidRPr="008502D9">
        <w:rPr>
          <w:rtl/>
          <w:lang w:bidi="ar-SA"/>
        </w:rPr>
        <w:t xml:space="preserve"> </w:t>
      </w:r>
      <w:r w:rsidRPr="008502D9">
        <w:rPr>
          <w:rtl/>
        </w:rPr>
        <w:t>בתיכון</w:t>
      </w:r>
      <w:r w:rsidRPr="008502D9">
        <w:rPr>
          <w:rtl/>
          <w:lang w:bidi="ar-SA"/>
        </w:rPr>
        <w:t xml:space="preserve">, </w:t>
      </w:r>
      <w:r w:rsidRPr="008502D9">
        <w:rPr>
          <w:rtl/>
        </w:rPr>
        <w:t>לחץ</w:t>
      </w:r>
      <w:r w:rsidRPr="008502D9">
        <w:rPr>
          <w:rtl/>
          <w:lang w:bidi="ar-SA"/>
        </w:rPr>
        <w:t xml:space="preserve"> </w:t>
      </w:r>
      <w:r w:rsidRPr="008502D9">
        <w:rPr>
          <w:rtl/>
        </w:rPr>
        <w:t>קבוצתי</w:t>
      </w:r>
      <w:r w:rsidRPr="008502D9">
        <w:rPr>
          <w:rtl/>
          <w:lang w:bidi="ar-SA"/>
        </w:rPr>
        <w:t xml:space="preserve"> </w:t>
      </w:r>
      <w:r w:rsidRPr="008502D9">
        <w:rPr>
          <w:rtl/>
        </w:rPr>
        <w:t>קשוח</w:t>
      </w:r>
      <w:r w:rsidRPr="008502D9">
        <w:rPr>
          <w:rtl/>
          <w:lang w:bidi="ar-SA"/>
        </w:rPr>
        <w:t xml:space="preserve"> </w:t>
      </w:r>
      <w:r w:rsidRPr="008502D9">
        <w:rPr>
          <w:rtl/>
        </w:rPr>
        <w:t>להתאמה</w:t>
      </w:r>
      <w:r w:rsidRPr="008502D9">
        <w:rPr>
          <w:rtl/>
          <w:lang w:bidi="ar-SA"/>
        </w:rPr>
        <w:t xml:space="preserve"> </w:t>
      </w:r>
      <w:r w:rsidRPr="008502D9">
        <w:rPr>
          <w:rtl/>
        </w:rPr>
        <w:t>לסטריאוטיפ</w:t>
      </w:r>
      <w:r w:rsidRPr="008502D9">
        <w:rPr>
          <w:rtl/>
          <w:lang w:bidi="ar-SA"/>
        </w:rPr>
        <w:t xml:space="preserve"> </w:t>
      </w:r>
      <w:r w:rsidRPr="008502D9">
        <w:rPr>
          <w:rtl/>
        </w:rPr>
        <w:t>הקהילתי</w:t>
      </w:r>
      <w:r w:rsidRPr="008502D9">
        <w:rPr>
          <w:rtl/>
          <w:lang w:bidi="ar-SA"/>
        </w:rPr>
        <w:t xml:space="preserve">, </w:t>
      </w:r>
      <w:r w:rsidRPr="008502D9">
        <w:rPr>
          <w:rtl/>
        </w:rPr>
        <w:t>והדרה</w:t>
      </w:r>
      <w:r w:rsidRPr="008502D9">
        <w:rPr>
          <w:rtl/>
          <w:lang w:bidi="ar-SA"/>
        </w:rPr>
        <w:t xml:space="preserve"> </w:t>
      </w:r>
      <w:r w:rsidRPr="008502D9">
        <w:rPr>
          <w:rtl/>
        </w:rPr>
        <w:t>מבנית</w:t>
      </w:r>
      <w:r w:rsidRPr="008502D9">
        <w:rPr>
          <w:rtl/>
          <w:lang w:bidi="ar-SA"/>
        </w:rPr>
        <w:t xml:space="preserve"> </w:t>
      </w:r>
      <w:r w:rsidRPr="008502D9">
        <w:rPr>
          <w:rtl/>
        </w:rPr>
        <w:t>של</w:t>
      </w:r>
      <w:r w:rsidRPr="008502D9">
        <w:rPr>
          <w:rtl/>
          <w:lang w:bidi="ar-SA"/>
        </w:rPr>
        <w:t xml:space="preserve"> </w:t>
      </w:r>
      <w:r w:rsidRPr="008502D9">
        <w:rPr>
          <w:rtl/>
        </w:rPr>
        <w:t>נרטיבים</w:t>
      </w:r>
      <w:r w:rsidRPr="008502D9">
        <w:rPr>
          <w:rtl/>
          <w:lang w:bidi="ar-SA"/>
        </w:rPr>
        <w:t xml:space="preserve"> </w:t>
      </w:r>
      <w:r w:rsidRPr="008502D9">
        <w:rPr>
          <w:rtl/>
        </w:rPr>
        <w:t>שאינם</w:t>
      </w:r>
      <w:r w:rsidRPr="008502D9">
        <w:rPr>
          <w:rtl/>
          <w:lang w:bidi="ar-SA"/>
        </w:rPr>
        <w:t xml:space="preserve"> </w:t>
      </w:r>
      <w:r w:rsidRPr="008502D9">
        <w:rPr>
          <w:rtl/>
        </w:rPr>
        <w:t>יהודיים</w:t>
      </w:r>
      <w:r w:rsidRPr="008502D9">
        <w:rPr>
          <w:rtl/>
          <w:lang w:bidi="ar-SA"/>
        </w:rPr>
        <w:t>-</w:t>
      </w:r>
      <w:r w:rsidRPr="008502D9">
        <w:rPr>
          <w:rtl/>
        </w:rPr>
        <w:t>ציוניים</w:t>
      </w:r>
      <w:r w:rsidRPr="008502D9">
        <w:rPr>
          <w:rtl/>
          <w:lang w:bidi="ar-SA"/>
        </w:rPr>
        <w:t xml:space="preserve">. </w:t>
      </w:r>
      <w:r w:rsidRPr="008502D9">
        <w:rPr>
          <w:rtl/>
        </w:rPr>
        <w:t>פערים</w:t>
      </w:r>
      <w:r w:rsidRPr="008502D9">
        <w:rPr>
          <w:rtl/>
          <w:lang w:bidi="ar-SA"/>
        </w:rPr>
        <w:t xml:space="preserve"> </w:t>
      </w:r>
      <w:r w:rsidRPr="008502D9">
        <w:rPr>
          <w:rtl/>
        </w:rPr>
        <w:t>אלו</w:t>
      </w:r>
      <w:r w:rsidRPr="008502D9">
        <w:rPr>
          <w:rtl/>
          <w:lang w:bidi="ar-SA"/>
        </w:rPr>
        <w:t xml:space="preserve"> </w:t>
      </w:r>
      <w:r w:rsidRPr="008502D9">
        <w:rPr>
          <w:rtl/>
        </w:rPr>
        <w:t>מבהירים</w:t>
      </w:r>
      <w:r w:rsidRPr="008502D9">
        <w:rPr>
          <w:rtl/>
          <w:lang w:bidi="ar-SA"/>
        </w:rPr>
        <w:t xml:space="preserve"> </w:t>
      </w:r>
      <w:r w:rsidRPr="008502D9">
        <w:rPr>
          <w:rtl/>
        </w:rPr>
        <w:t>כי</w:t>
      </w:r>
      <w:r w:rsidRPr="008502D9">
        <w:rPr>
          <w:rtl/>
          <w:lang w:bidi="ar-SA"/>
        </w:rPr>
        <w:t xml:space="preserve"> </w:t>
      </w:r>
      <w:r w:rsidRPr="008502D9">
        <w:rPr>
          <w:rtl/>
        </w:rPr>
        <w:t>המפגש</w:t>
      </w:r>
      <w:r w:rsidRPr="008502D9">
        <w:rPr>
          <w:rtl/>
          <w:lang w:bidi="ar-SA"/>
        </w:rPr>
        <w:t xml:space="preserve"> </w:t>
      </w:r>
      <w:r w:rsidRPr="008502D9">
        <w:rPr>
          <w:rtl/>
        </w:rPr>
        <w:t>של</w:t>
      </w:r>
      <w:r w:rsidRPr="008502D9">
        <w:rPr>
          <w:rtl/>
          <w:lang w:bidi="ar-SA"/>
        </w:rPr>
        <w:t xml:space="preserve"> </w:t>
      </w:r>
      <w:r w:rsidRPr="008502D9">
        <w:rPr>
          <w:rtl/>
        </w:rPr>
        <w:t>הפדגוגיה</w:t>
      </w:r>
      <w:r w:rsidRPr="008502D9">
        <w:rPr>
          <w:rtl/>
          <w:lang w:bidi="ar-SA"/>
        </w:rPr>
        <w:t xml:space="preserve"> </w:t>
      </w:r>
      <w:r w:rsidRPr="008502D9">
        <w:rPr>
          <w:rtl/>
        </w:rPr>
        <w:t>האנתרופוסופית</w:t>
      </w:r>
      <w:r w:rsidRPr="008502D9">
        <w:rPr>
          <w:rtl/>
          <w:lang w:bidi="ar-SA"/>
        </w:rPr>
        <w:t xml:space="preserve"> </w:t>
      </w:r>
      <w:r w:rsidRPr="008502D9">
        <w:rPr>
          <w:rtl/>
        </w:rPr>
        <w:t>עם</w:t>
      </w:r>
      <w:r w:rsidRPr="008502D9">
        <w:rPr>
          <w:rtl/>
          <w:lang w:bidi="ar-SA"/>
        </w:rPr>
        <w:t xml:space="preserve"> </w:t>
      </w:r>
      <w:r w:rsidRPr="008502D9">
        <w:rPr>
          <w:rtl/>
        </w:rPr>
        <w:t>השטח</w:t>
      </w:r>
      <w:r w:rsidRPr="008502D9">
        <w:rPr>
          <w:rtl/>
          <w:lang w:bidi="ar-SA"/>
        </w:rPr>
        <w:t xml:space="preserve"> </w:t>
      </w:r>
      <w:r w:rsidRPr="008502D9">
        <w:rPr>
          <w:rtl/>
        </w:rPr>
        <w:t>מייצר</w:t>
      </w:r>
      <w:r w:rsidRPr="008502D9">
        <w:rPr>
          <w:rtl/>
          <w:lang w:bidi="ar-SA"/>
        </w:rPr>
        <w:t xml:space="preserve"> </w:t>
      </w:r>
      <w:r w:rsidRPr="008502D9">
        <w:rPr>
          <w:rtl/>
        </w:rPr>
        <w:t>דינמיקות</w:t>
      </w:r>
      <w:r w:rsidRPr="008502D9">
        <w:rPr>
          <w:rtl/>
          <w:lang w:bidi="ar-SA"/>
        </w:rPr>
        <w:t xml:space="preserve"> </w:t>
      </w:r>
      <w:r w:rsidRPr="008502D9">
        <w:rPr>
          <w:rtl/>
        </w:rPr>
        <w:t>מורכבות</w:t>
      </w:r>
      <w:r w:rsidRPr="008502D9">
        <w:rPr>
          <w:rtl/>
          <w:lang w:bidi="ar-SA"/>
        </w:rPr>
        <w:t xml:space="preserve"> </w:t>
      </w:r>
      <w:r w:rsidRPr="008502D9">
        <w:rPr>
          <w:rtl/>
        </w:rPr>
        <w:t>ופרדוקסליות</w:t>
      </w:r>
      <w:r w:rsidRPr="008502D9">
        <w:rPr>
          <w:rtl/>
          <w:lang w:bidi="ar-SA"/>
        </w:rPr>
        <w:t xml:space="preserve">, </w:t>
      </w:r>
      <w:r w:rsidRPr="008502D9">
        <w:rPr>
          <w:rtl/>
        </w:rPr>
        <w:t>המצריכות</w:t>
      </w:r>
      <w:r w:rsidRPr="008502D9">
        <w:rPr>
          <w:rtl/>
          <w:lang w:bidi="ar-SA"/>
        </w:rPr>
        <w:t xml:space="preserve"> </w:t>
      </w:r>
      <w:r w:rsidRPr="008502D9">
        <w:rPr>
          <w:rtl/>
        </w:rPr>
        <w:t>את</w:t>
      </w:r>
      <w:r w:rsidRPr="008502D9">
        <w:rPr>
          <w:rtl/>
          <w:lang w:bidi="ar-SA"/>
        </w:rPr>
        <w:t xml:space="preserve"> </w:t>
      </w:r>
      <w:r w:rsidRPr="008502D9">
        <w:rPr>
          <w:rtl/>
        </w:rPr>
        <w:t>המערכת</w:t>
      </w:r>
      <w:r w:rsidRPr="008502D9">
        <w:rPr>
          <w:rtl/>
          <w:lang w:bidi="ar-SA"/>
        </w:rPr>
        <w:t xml:space="preserve"> </w:t>
      </w:r>
      <w:r w:rsidRPr="008502D9">
        <w:rPr>
          <w:rtl/>
        </w:rPr>
        <w:t>לחשב</w:t>
      </w:r>
      <w:r w:rsidRPr="008502D9">
        <w:rPr>
          <w:rtl/>
          <w:lang w:bidi="ar-SA"/>
        </w:rPr>
        <w:t xml:space="preserve"> </w:t>
      </w:r>
      <w:r w:rsidRPr="008502D9">
        <w:rPr>
          <w:rtl/>
        </w:rPr>
        <w:t>מסלול</w:t>
      </w:r>
      <w:r w:rsidRPr="008502D9">
        <w:rPr>
          <w:rtl/>
          <w:lang w:bidi="ar-SA"/>
        </w:rPr>
        <w:t xml:space="preserve"> </w:t>
      </w:r>
      <w:r w:rsidRPr="008502D9">
        <w:rPr>
          <w:rtl/>
        </w:rPr>
        <w:t>מחדש</w:t>
      </w:r>
      <w:r w:rsidRPr="008502D9">
        <w:rPr>
          <w:rtl/>
          <w:lang w:bidi="ar-SA"/>
        </w:rPr>
        <w:t xml:space="preserve"> </w:t>
      </w:r>
      <w:r w:rsidRPr="008502D9">
        <w:rPr>
          <w:rtl/>
        </w:rPr>
        <w:t>לקראת</w:t>
      </w:r>
      <w:r w:rsidRPr="008502D9">
        <w:rPr>
          <w:rtl/>
          <w:lang w:bidi="ar-SA"/>
        </w:rPr>
        <w:t xml:space="preserve"> </w:t>
      </w:r>
      <w:r w:rsidRPr="008502D9">
        <w:rPr>
          <w:rtl/>
        </w:rPr>
        <w:t>אתגרי</w:t>
      </w:r>
      <w:r w:rsidRPr="008502D9">
        <w:rPr>
          <w:rtl/>
          <w:lang w:bidi="ar-SA"/>
        </w:rPr>
        <w:t xml:space="preserve"> </w:t>
      </w:r>
      <w:r w:rsidRPr="008502D9">
        <w:rPr>
          <w:rtl/>
        </w:rPr>
        <w:t>המאה</w:t>
      </w:r>
      <w:r w:rsidRPr="008502D9">
        <w:rPr>
          <w:rtl/>
          <w:lang w:bidi="ar-SA"/>
        </w:rPr>
        <w:t xml:space="preserve"> </w:t>
      </w:r>
      <w:r w:rsidRPr="008502D9">
        <w:rPr>
          <w:rtl/>
        </w:rPr>
        <w:t>ה</w:t>
      </w:r>
      <w:r w:rsidRPr="008502D9">
        <w:rPr>
          <w:rtl/>
          <w:lang w:bidi="ar-SA"/>
        </w:rPr>
        <w:t>-</w:t>
      </w:r>
      <w:r w:rsidR="00076878">
        <w:rPr>
          <w:rFonts w:hint="cs"/>
          <w:rtl/>
        </w:rPr>
        <w:t>21</w:t>
      </w:r>
      <w:r w:rsidRPr="008502D9">
        <w:rPr>
          <w:rtl/>
          <w:lang w:bidi="ar-SA"/>
        </w:rPr>
        <w:t xml:space="preserve"> (</w:t>
      </w:r>
      <w:r w:rsidR="004B2963" w:rsidRPr="004B2963">
        <w:rPr>
          <w:lang w:bidi="ar-SA"/>
        </w:rPr>
        <w:t>Carey &amp; Haralambous, 2023</w:t>
      </w:r>
      <w:r w:rsidRPr="008502D9">
        <w:rPr>
          <w:rtl/>
          <w:lang w:bidi="ar-SA"/>
        </w:rPr>
        <w:t>).</w:t>
      </w:r>
    </w:p>
    <w:p w14:paraId="7BCED74A" w14:textId="767A3AB9" w:rsidR="00B16A5A" w:rsidRPr="008502D9" w:rsidRDefault="00DE489E" w:rsidP="00FE07CC">
      <w:pPr>
        <w:pStyle w:val="2"/>
        <w:rPr>
          <w:rtl/>
        </w:rPr>
      </w:pPr>
      <w:bookmarkStart w:id="91" w:name="_Toc239109247"/>
      <w:r>
        <w:rPr>
          <w:rFonts w:hint="cs"/>
          <w:rtl/>
        </w:rPr>
        <w:t>6.9</w:t>
      </w:r>
      <w:r w:rsidR="00B16A5A" w:rsidRPr="008502D9">
        <w:rPr>
          <w:rtl/>
        </w:rPr>
        <w:t xml:space="preserve"> מגבלות המחקר</w:t>
      </w:r>
      <w:bookmarkEnd w:id="91"/>
      <w:r w:rsidR="00B16A5A" w:rsidRPr="008502D9">
        <w:rPr>
          <w:rtl/>
        </w:rPr>
        <w:t xml:space="preserve"> </w:t>
      </w:r>
    </w:p>
    <w:p w14:paraId="4926353B" w14:textId="328A187A" w:rsidR="00B16A5A" w:rsidRPr="008502D9" w:rsidRDefault="00B16A5A" w:rsidP="00B16A5A">
      <w:r w:rsidRPr="008502D9">
        <w:rPr>
          <w:rtl/>
        </w:rPr>
        <w:t>סקירת</w:t>
      </w:r>
      <w:r w:rsidRPr="008502D9">
        <w:rPr>
          <w:rtl/>
          <w:lang w:bidi="ar-SA"/>
        </w:rPr>
        <w:t xml:space="preserve"> </w:t>
      </w:r>
      <w:r w:rsidRPr="008502D9">
        <w:rPr>
          <w:rtl/>
        </w:rPr>
        <w:t>ממצאי</w:t>
      </w:r>
      <w:r w:rsidRPr="008502D9">
        <w:rPr>
          <w:rtl/>
          <w:lang w:bidi="ar-SA"/>
        </w:rPr>
        <w:t xml:space="preserve"> </w:t>
      </w:r>
      <w:r w:rsidRPr="008502D9">
        <w:rPr>
          <w:rtl/>
        </w:rPr>
        <w:t>השטח</w:t>
      </w:r>
      <w:r w:rsidRPr="008502D9">
        <w:rPr>
          <w:rtl/>
          <w:lang w:bidi="ar-SA"/>
        </w:rPr>
        <w:t xml:space="preserve"> </w:t>
      </w:r>
      <w:r w:rsidRPr="008502D9">
        <w:rPr>
          <w:rtl/>
        </w:rPr>
        <w:t>והספרות</w:t>
      </w:r>
      <w:r w:rsidRPr="008502D9">
        <w:rPr>
          <w:rtl/>
          <w:lang w:bidi="ar-SA"/>
        </w:rPr>
        <w:t xml:space="preserve"> </w:t>
      </w:r>
      <w:r w:rsidRPr="008502D9">
        <w:rPr>
          <w:rtl/>
        </w:rPr>
        <w:t>האמפירית</w:t>
      </w:r>
      <w:r w:rsidRPr="008502D9">
        <w:rPr>
          <w:rtl/>
          <w:lang w:bidi="ar-SA"/>
        </w:rPr>
        <w:t xml:space="preserve"> </w:t>
      </w:r>
      <w:r w:rsidRPr="008502D9">
        <w:rPr>
          <w:rtl/>
        </w:rPr>
        <w:t>מעלה</w:t>
      </w:r>
      <w:r w:rsidRPr="008502D9">
        <w:rPr>
          <w:rtl/>
          <w:lang w:bidi="ar-SA"/>
        </w:rPr>
        <w:t xml:space="preserve"> </w:t>
      </w:r>
      <w:r w:rsidRPr="008502D9">
        <w:rPr>
          <w:rtl/>
        </w:rPr>
        <w:t>מספר</w:t>
      </w:r>
      <w:r w:rsidRPr="008502D9">
        <w:rPr>
          <w:rtl/>
          <w:lang w:bidi="ar-SA"/>
        </w:rPr>
        <w:t xml:space="preserve"> </w:t>
      </w:r>
      <w:r w:rsidRPr="008502D9">
        <w:rPr>
          <w:rtl/>
        </w:rPr>
        <w:t>מגבלות</w:t>
      </w:r>
      <w:r w:rsidRPr="008502D9">
        <w:rPr>
          <w:rtl/>
          <w:lang w:bidi="ar-SA"/>
        </w:rPr>
        <w:t xml:space="preserve"> </w:t>
      </w:r>
      <w:r w:rsidRPr="008502D9">
        <w:rPr>
          <w:rtl/>
        </w:rPr>
        <w:t>מתודולוגיות</w:t>
      </w:r>
      <w:r w:rsidRPr="008502D9">
        <w:rPr>
          <w:rtl/>
          <w:lang w:bidi="ar-SA"/>
        </w:rPr>
        <w:t xml:space="preserve"> </w:t>
      </w:r>
      <w:r w:rsidRPr="008502D9">
        <w:rPr>
          <w:rtl/>
        </w:rPr>
        <w:t>משמעותיות</w:t>
      </w:r>
      <w:r w:rsidRPr="008502D9">
        <w:rPr>
          <w:rtl/>
          <w:lang w:bidi="ar-SA"/>
        </w:rPr>
        <w:t xml:space="preserve"> </w:t>
      </w:r>
      <w:r w:rsidRPr="008502D9">
        <w:rPr>
          <w:rtl/>
        </w:rPr>
        <w:t>המאפיינות</w:t>
      </w:r>
      <w:r w:rsidRPr="008502D9">
        <w:rPr>
          <w:rtl/>
          <w:lang w:bidi="ar-SA"/>
        </w:rPr>
        <w:t xml:space="preserve"> </w:t>
      </w:r>
      <w:r w:rsidRPr="008502D9">
        <w:rPr>
          <w:rtl/>
        </w:rPr>
        <w:t>את</w:t>
      </w:r>
      <w:r w:rsidRPr="008502D9">
        <w:rPr>
          <w:rtl/>
          <w:lang w:bidi="ar-SA"/>
        </w:rPr>
        <w:t xml:space="preserve"> </w:t>
      </w:r>
      <w:r w:rsidRPr="008502D9">
        <w:rPr>
          <w:rtl/>
        </w:rPr>
        <w:t>המחקר</w:t>
      </w:r>
      <w:r w:rsidRPr="008502D9">
        <w:rPr>
          <w:rtl/>
          <w:lang w:bidi="ar-SA"/>
        </w:rPr>
        <w:t xml:space="preserve"> </w:t>
      </w:r>
      <w:r w:rsidRPr="008502D9">
        <w:rPr>
          <w:rtl/>
        </w:rPr>
        <w:t>הקיים</w:t>
      </w:r>
      <w:r w:rsidRPr="008502D9">
        <w:rPr>
          <w:rtl/>
          <w:lang w:bidi="ar-SA"/>
        </w:rPr>
        <w:t xml:space="preserve"> </w:t>
      </w:r>
      <w:r w:rsidRPr="008502D9">
        <w:rPr>
          <w:rtl/>
        </w:rPr>
        <w:t>בתחום</w:t>
      </w:r>
      <w:r w:rsidRPr="008502D9">
        <w:rPr>
          <w:rtl/>
          <w:lang w:bidi="ar-SA"/>
        </w:rPr>
        <w:t xml:space="preserve"> </w:t>
      </w:r>
      <w:r w:rsidRPr="008502D9">
        <w:rPr>
          <w:rtl/>
        </w:rPr>
        <w:t>חינוך</w:t>
      </w:r>
      <w:r w:rsidRPr="008502D9">
        <w:rPr>
          <w:rtl/>
          <w:lang w:bidi="ar-SA"/>
        </w:rPr>
        <w:t xml:space="preserve"> </w:t>
      </w:r>
      <w:r w:rsidRPr="008502D9">
        <w:rPr>
          <w:rtl/>
        </w:rPr>
        <w:t>ולדורף</w:t>
      </w:r>
      <w:r w:rsidRPr="008502D9">
        <w:rPr>
          <w:rtl/>
          <w:lang w:bidi="ar-SA"/>
        </w:rPr>
        <w:t xml:space="preserve">. </w:t>
      </w:r>
      <w:r w:rsidRPr="008502D9">
        <w:rPr>
          <w:rtl/>
        </w:rPr>
        <w:t>ראשית</w:t>
      </w:r>
      <w:r w:rsidR="00451963">
        <w:rPr>
          <w:rtl/>
        </w:rPr>
        <w:t>,</w:t>
      </w:r>
      <w:r w:rsidRPr="008502D9">
        <w:rPr>
          <w:rtl/>
          <w:lang w:bidi="ar-SA"/>
        </w:rPr>
        <w:t xml:space="preserve"> </w:t>
      </w:r>
      <w:r w:rsidRPr="008502D9">
        <w:rPr>
          <w:rtl/>
        </w:rPr>
        <w:t>קיים</w:t>
      </w:r>
      <w:r w:rsidRPr="008502D9">
        <w:rPr>
          <w:rtl/>
          <w:lang w:bidi="ar-SA"/>
        </w:rPr>
        <w:t xml:space="preserve"> </w:t>
      </w:r>
      <w:r w:rsidRPr="008502D9">
        <w:rPr>
          <w:rtl/>
        </w:rPr>
        <w:t>מחסור</w:t>
      </w:r>
      <w:r w:rsidRPr="008502D9">
        <w:rPr>
          <w:rtl/>
          <w:lang w:bidi="ar-SA"/>
        </w:rPr>
        <w:t xml:space="preserve"> </w:t>
      </w:r>
      <w:r w:rsidRPr="008502D9">
        <w:rPr>
          <w:rtl/>
        </w:rPr>
        <w:t>חמור</w:t>
      </w:r>
      <w:r w:rsidRPr="008502D9">
        <w:rPr>
          <w:rtl/>
          <w:lang w:bidi="ar-SA"/>
        </w:rPr>
        <w:t xml:space="preserve"> </w:t>
      </w:r>
      <w:r w:rsidRPr="008502D9">
        <w:rPr>
          <w:rtl/>
        </w:rPr>
        <w:t>במחקרים</w:t>
      </w:r>
      <w:r w:rsidRPr="008502D9">
        <w:rPr>
          <w:rtl/>
          <w:lang w:bidi="ar-SA"/>
        </w:rPr>
        <w:t xml:space="preserve"> </w:t>
      </w:r>
      <w:r w:rsidRPr="008502D9">
        <w:rPr>
          <w:rtl/>
        </w:rPr>
        <w:t>אמפיריים</w:t>
      </w:r>
      <w:r w:rsidRPr="008502D9">
        <w:rPr>
          <w:rtl/>
          <w:lang w:bidi="ar-SA"/>
        </w:rPr>
        <w:t xml:space="preserve"> </w:t>
      </w:r>
      <w:r w:rsidRPr="008502D9">
        <w:rPr>
          <w:rtl/>
        </w:rPr>
        <w:t>רחבי</w:t>
      </w:r>
      <w:r w:rsidRPr="008502D9">
        <w:rPr>
          <w:rtl/>
          <w:lang w:bidi="ar-SA"/>
        </w:rPr>
        <w:t>-</w:t>
      </w:r>
      <w:r w:rsidRPr="008502D9">
        <w:rPr>
          <w:rtl/>
        </w:rPr>
        <w:t>היקף</w:t>
      </w:r>
      <w:r w:rsidRPr="008502D9">
        <w:rPr>
          <w:rtl/>
          <w:lang w:bidi="ar-SA"/>
        </w:rPr>
        <w:t xml:space="preserve"> </w:t>
      </w:r>
      <w:r w:rsidRPr="008502D9">
        <w:rPr>
          <w:rtl/>
        </w:rPr>
        <w:t>המתבצעים</w:t>
      </w:r>
      <w:r w:rsidRPr="008502D9">
        <w:rPr>
          <w:rtl/>
          <w:lang w:bidi="ar-SA"/>
        </w:rPr>
        <w:t xml:space="preserve"> </w:t>
      </w:r>
      <w:r w:rsidRPr="008502D9">
        <w:rPr>
          <w:rtl/>
        </w:rPr>
        <w:t>בישראל</w:t>
      </w:r>
      <w:r w:rsidR="00451963">
        <w:rPr>
          <w:rtl/>
        </w:rPr>
        <w:t>,</w:t>
      </w:r>
      <w:r w:rsidRPr="008502D9">
        <w:rPr>
          <w:rtl/>
          <w:lang w:bidi="ar-SA"/>
        </w:rPr>
        <w:t xml:space="preserve"> </w:t>
      </w:r>
      <w:r w:rsidRPr="008502D9">
        <w:rPr>
          <w:rtl/>
        </w:rPr>
        <w:t>ולפיכך</w:t>
      </w:r>
      <w:r w:rsidRPr="008502D9">
        <w:rPr>
          <w:rtl/>
          <w:lang w:bidi="ar-SA"/>
        </w:rPr>
        <w:t xml:space="preserve"> </w:t>
      </w:r>
      <w:r w:rsidRPr="008502D9">
        <w:rPr>
          <w:rtl/>
        </w:rPr>
        <w:t>קושי</w:t>
      </w:r>
      <w:r w:rsidRPr="008502D9">
        <w:rPr>
          <w:rtl/>
          <w:lang w:bidi="ar-SA"/>
        </w:rPr>
        <w:t xml:space="preserve"> </w:t>
      </w:r>
      <w:r w:rsidRPr="008502D9">
        <w:rPr>
          <w:rtl/>
        </w:rPr>
        <w:t>ניכר</w:t>
      </w:r>
      <w:r w:rsidRPr="008502D9">
        <w:rPr>
          <w:rtl/>
          <w:lang w:bidi="ar-SA"/>
        </w:rPr>
        <w:t xml:space="preserve"> </w:t>
      </w:r>
      <w:r w:rsidRPr="008502D9">
        <w:rPr>
          <w:rtl/>
        </w:rPr>
        <w:t>להכליל</w:t>
      </w:r>
      <w:r w:rsidRPr="008502D9">
        <w:rPr>
          <w:rtl/>
          <w:lang w:bidi="ar-SA"/>
        </w:rPr>
        <w:t xml:space="preserve"> </w:t>
      </w:r>
      <w:r w:rsidRPr="008502D9">
        <w:rPr>
          <w:rtl/>
        </w:rPr>
        <w:t>ממצאים</w:t>
      </w:r>
      <w:r w:rsidRPr="008502D9">
        <w:rPr>
          <w:rtl/>
          <w:lang w:bidi="ar-SA"/>
        </w:rPr>
        <w:t xml:space="preserve"> </w:t>
      </w:r>
      <w:r w:rsidRPr="008502D9">
        <w:rPr>
          <w:rtl/>
        </w:rPr>
        <w:t>בינלאומיים</w:t>
      </w:r>
      <w:r w:rsidRPr="008502D9">
        <w:rPr>
          <w:rtl/>
          <w:lang w:bidi="ar-SA"/>
        </w:rPr>
        <w:t xml:space="preserve"> </w:t>
      </w:r>
      <w:r w:rsidRPr="008502D9">
        <w:rPr>
          <w:rtl/>
        </w:rPr>
        <w:t>ישירות</w:t>
      </w:r>
      <w:r w:rsidRPr="008502D9">
        <w:rPr>
          <w:rtl/>
          <w:lang w:bidi="ar-SA"/>
        </w:rPr>
        <w:t xml:space="preserve"> </w:t>
      </w:r>
      <w:r w:rsidRPr="008502D9">
        <w:rPr>
          <w:rtl/>
        </w:rPr>
        <w:t>להקשר</w:t>
      </w:r>
      <w:r w:rsidRPr="008502D9">
        <w:rPr>
          <w:rtl/>
          <w:lang w:bidi="ar-SA"/>
        </w:rPr>
        <w:t xml:space="preserve"> </w:t>
      </w:r>
      <w:r w:rsidRPr="008502D9">
        <w:rPr>
          <w:rtl/>
        </w:rPr>
        <w:t>התרבותי</w:t>
      </w:r>
      <w:r w:rsidR="00451963">
        <w:rPr>
          <w:rtl/>
        </w:rPr>
        <w:t>,</w:t>
      </w:r>
      <w:r w:rsidRPr="008502D9">
        <w:rPr>
          <w:rtl/>
          <w:lang w:bidi="ar-SA"/>
        </w:rPr>
        <w:t xml:space="preserve"> </w:t>
      </w:r>
      <w:r w:rsidRPr="008502D9">
        <w:rPr>
          <w:rtl/>
        </w:rPr>
        <w:t>החברתי</w:t>
      </w:r>
      <w:r w:rsidRPr="008502D9">
        <w:rPr>
          <w:rtl/>
          <w:lang w:bidi="ar-SA"/>
        </w:rPr>
        <w:t xml:space="preserve"> </w:t>
      </w:r>
      <w:r w:rsidRPr="008502D9">
        <w:rPr>
          <w:rtl/>
        </w:rPr>
        <w:lastRenderedPageBreak/>
        <w:t>והפוליטי</w:t>
      </w:r>
      <w:r w:rsidRPr="008502D9">
        <w:rPr>
          <w:rtl/>
          <w:lang w:bidi="ar-SA"/>
        </w:rPr>
        <w:t xml:space="preserve"> </w:t>
      </w:r>
      <w:r w:rsidRPr="008502D9">
        <w:rPr>
          <w:rtl/>
        </w:rPr>
        <w:t>הייחודי</w:t>
      </w:r>
      <w:r w:rsidRPr="008502D9">
        <w:rPr>
          <w:rtl/>
          <w:lang w:bidi="ar-SA"/>
        </w:rPr>
        <w:t xml:space="preserve"> </w:t>
      </w:r>
      <w:r w:rsidRPr="008502D9">
        <w:rPr>
          <w:rtl/>
        </w:rPr>
        <w:t>של</w:t>
      </w:r>
      <w:r w:rsidRPr="008502D9">
        <w:rPr>
          <w:rtl/>
          <w:lang w:bidi="ar-SA"/>
        </w:rPr>
        <w:t xml:space="preserve"> </w:t>
      </w:r>
      <w:r w:rsidRPr="008502D9">
        <w:rPr>
          <w:rtl/>
        </w:rPr>
        <w:t>מדינת</w:t>
      </w:r>
      <w:r w:rsidRPr="008502D9">
        <w:rPr>
          <w:rtl/>
          <w:lang w:bidi="ar-SA"/>
        </w:rPr>
        <w:t xml:space="preserve"> </w:t>
      </w:r>
      <w:r w:rsidRPr="008502D9">
        <w:rPr>
          <w:rtl/>
        </w:rPr>
        <w:t>ישראל</w:t>
      </w:r>
      <w:r w:rsidRPr="008502D9">
        <w:rPr>
          <w:rtl/>
          <w:lang w:bidi="ar-SA"/>
        </w:rPr>
        <w:t xml:space="preserve"> (</w:t>
      </w:r>
      <w:r w:rsidRPr="008502D9">
        <w:rPr>
          <w:rtl/>
        </w:rPr>
        <w:t>גולדשמידט</w:t>
      </w:r>
      <w:r w:rsidR="00451963">
        <w:rPr>
          <w:rtl/>
        </w:rPr>
        <w:t>,</w:t>
      </w:r>
      <w:r w:rsidR="006524D9">
        <w:rPr>
          <w:rFonts w:hint="cs"/>
          <w:rtl/>
        </w:rPr>
        <w:t xml:space="preserve"> 2013</w:t>
      </w:r>
      <w:r w:rsidRPr="008502D9">
        <w:rPr>
          <w:rtl/>
          <w:lang w:bidi="ar-SA"/>
        </w:rPr>
        <w:t>).</w:t>
      </w:r>
      <w:r>
        <w:rPr>
          <w:rFonts w:cs="Times New Roman"/>
          <w:rtl/>
          <w:lang w:bidi="ar-SA"/>
        </w:rPr>
        <w:t xml:space="preserve"> </w:t>
      </w:r>
      <w:r w:rsidRPr="008502D9">
        <w:rPr>
          <w:rtl/>
        </w:rPr>
        <w:t>שנית</w:t>
      </w:r>
      <w:r w:rsidR="00451963">
        <w:rPr>
          <w:rtl/>
        </w:rPr>
        <w:t>,</w:t>
      </w:r>
      <w:r w:rsidRPr="008502D9">
        <w:rPr>
          <w:rtl/>
          <w:lang w:bidi="ar-SA"/>
        </w:rPr>
        <w:t xml:space="preserve"> </w:t>
      </w:r>
      <w:r w:rsidRPr="008502D9">
        <w:rPr>
          <w:rtl/>
        </w:rPr>
        <w:t>מרבית</w:t>
      </w:r>
      <w:r w:rsidRPr="008502D9">
        <w:rPr>
          <w:rtl/>
          <w:lang w:bidi="ar-SA"/>
        </w:rPr>
        <w:t xml:space="preserve"> </w:t>
      </w:r>
      <w:r w:rsidRPr="008502D9">
        <w:rPr>
          <w:rtl/>
        </w:rPr>
        <w:t>המחקרים</w:t>
      </w:r>
      <w:r w:rsidRPr="008502D9">
        <w:rPr>
          <w:rtl/>
          <w:lang w:bidi="ar-SA"/>
        </w:rPr>
        <w:t xml:space="preserve"> </w:t>
      </w:r>
      <w:r w:rsidRPr="008502D9">
        <w:rPr>
          <w:rtl/>
        </w:rPr>
        <w:t>הקיימים</w:t>
      </w:r>
      <w:r w:rsidRPr="008502D9">
        <w:rPr>
          <w:rtl/>
          <w:lang w:bidi="ar-SA"/>
        </w:rPr>
        <w:t xml:space="preserve"> </w:t>
      </w:r>
      <w:r w:rsidRPr="008502D9">
        <w:rPr>
          <w:rtl/>
        </w:rPr>
        <w:t>בוחנים</w:t>
      </w:r>
      <w:r w:rsidRPr="008502D9">
        <w:rPr>
          <w:rtl/>
          <w:lang w:bidi="ar-SA"/>
        </w:rPr>
        <w:t xml:space="preserve"> </w:t>
      </w:r>
      <w:r w:rsidRPr="008502D9">
        <w:rPr>
          <w:rtl/>
        </w:rPr>
        <w:t>קהילות</w:t>
      </w:r>
      <w:r w:rsidRPr="008502D9">
        <w:rPr>
          <w:rtl/>
          <w:lang w:bidi="ar-SA"/>
        </w:rPr>
        <w:t xml:space="preserve"> </w:t>
      </w:r>
      <w:r w:rsidRPr="008502D9">
        <w:rPr>
          <w:rtl/>
        </w:rPr>
        <w:t>בוגרים</w:t>
      </w:r>
      <w:r w:rsidRPr="008502D9">
        <w:rPr>
          <w:rtl/>
          <w:lang w:bidi="ar-SA"/>
        </w:rPr>
        <w:t xml:space="preserve"> </w:t>
      </w:r>
      <w:r w:rsidRPr="008502D9">
        <w:rPr>
          <w:rtl/>
        </w:rPr>
        <w:t>מצומצמות</w:t>
      </w:r>
      <w:r w:rsidRPr="008502D9">
        <w:rPr>
          <w:rtl/>
          <w:lang w:bidi="ar-SA"/>
        </w:rPr>
        <w:t xml:space="preserve"> </w:t>
      </w:r>
      <w:r w:rsidRPr="008502D9">
        <w:rPr>
          <w:rtl/>
        </w:rPr>
        <w:t>ומתקשים</w:t>
      </w:r>
      <w:r w:rsidRPr="008502D9">
        <w:rPr>
          <w:rtl/>
          <w:lang w:bidi="ar-SA"/>
        </w:rPr>
        <w:t xml:space="preserve"> </w:t>
      </w:r>
      <w:r w:rsidRPr="008502D9">
        <w:rPr>
          <w:rtl/>
        </w:rPr>
        <w:t>לנטרל</w:t>
      </w:r>
      <w:r w:rsidRPr="008502D9">
        <w:rPr>
          <w:rtl/>
          <w:lang w:bidi="ar-SA"/>
        </w:rPr>
        <w:t xml:space="preserve"> </w:t>
      </w:r>
      <w:r w:rsidRPr="008502D9">
        <w:rPr>
          <w:rtl/>
        </w:rPr>
        <w:t>משתנים</w:t>
      </w:r>
      <w:r w:rsidRPr="008502D9">
        <w:rPr>
          <w:rtl/>
          <w:lang w:bidi="ar-SA"/>
        </w:rPr>
        <w:t xml:space="preserve"> </w:t>
      </w:r>
      <w:r w:rsidRPr="008502D9">
        <w:rPr>
          <w:rtl/>
        </w:rPr>
        <w:t>מתערבים</w:t>
      </w:r>
      <w:r w:rsidRPr="008502D9">
        <w:rPr>
          <w:rtl/>
          <w:lang w:bidi="ar-SA"/>
        </w:rPr>
        <w:t xml:space="preserve"> </w:t>
      </w:r>
      <w:r w:rsidRPr="008502D9">
        <w:rPr>
          <w:rtl/>
        </w:rPr>
        <w:t>קריטיים</w:t>
      </w:r>
      <w:r w:rsidR="00451963">
        <w:rPr>
          <w:rtl/>
        </w:rPr>
        <w:t>,</w:t>
      </w:r>
      <w:r w:rsidRPr="008502D9">
        <w:rPr>
          <w:rtl/>
          <w:lang w:bidi="ar-SA"/>
        </w:rPr>
        <w:t xml:space="preserve"> </w:t>
      </w:r>
      <w:r w:rsidRPr="008502D9">
        <w:rPr>
          <w:rtl/>
        </w:rPr>
        <w:t>ובראשם</w:t>
      </w:r>
      <w:r w:rsidRPr="008502D9">
        <w:rPr>
          <w:rtl/>
          <w:lang w:bidi="ar-SA"/>
        </w:rPr>
        <w:t xml:space="preserve"> </w:t>
      </w:r>
      <w:r w:rsidRPr="008502D9">
        <w:rPr>
          <w:rtl/>
        </w:rPr>
        <w:t>הרקע</w:t>
      </w:r>
      <w:r w:rsidRPr="008502D9">
        <w:rPr>
          <w:rtl/>
          <w:lang w:bidi="ar-SA"/>
        </w:rPr>
        <w:t xml:space="preserve"> </w:t>
      </w:r>
      <w:r w:rsidRPr="008502D9">
        <w:rPr>
          <w:rtl/>
        </w:rPr>
        <w:t>הסוציו</w:t>
      </w:r>
      <w:r w:rsidRPr="008502D9">
        <w:rPr>
          <w:rtl/>
          <w:lang w:bidi="ar-SA"/>
        </w:rPr>
        <w:t>-</w:t>
      </w:r>
      <w:r w:rsidRPr="008502D9">
        <w:rPr>
          <w:rtl/>
        </w:rPr>
        <w:t>אקונומי</w:t>
      </w:r>
      <w:r w:rsidRPr="008502D9">
        <w:rPr>
          <w:rtl/>
          <w:lang w:bidi="ar-SA"/>
        </w:rPr>
        <w:t xml:space="preserve"> (</w:t>
      </w:r>
      <w:r w:rsidR="00005F83" w:rsidRPr="00005F83">
        <w:rPr>
          <w:lang w:bidi="ar-SA"/>
        </w:rPr>
        <w:t>SES</w:t>
      </w:r>
      <w:r w:rsidRPr="008502D9">
        <w:rPr>
          <w:rtl/>
          <w:lang w:bidi="ar-SA"/>
        </w:rPr>
        <w:t xml:space="preserve">) </w:t>
      </w:r>
      <w:r w:rsidRPr="008502D9">
        <w:rPr>
          <w:rtl/>
        </w:rPr>
        <w:t>הגבוה</w:t>
      </w:r>
      <w:r w:rsidRPr="008502D9">
        <w:rPr>
          <w:rtl/>
          <w:lang w:bidi="ar-SA"/>
        </w:rPr>
        <w:t xml:space="preserve"> </w:t>
      </w:r>
      <w:r w:rsidRPr="008502D9">
        <w:rPr>
          <w:rtl/>
        </w:rPr>
        <w:t>של</w:t>
      </w:r>
      <w:r w:rsidRPr="008502D9">
        <w:rPr>
          <w:rtl/>
          <w:lang w:bidi="ar-SA"/>
        </w:rPr>
        <w:t xml:space="preserve"> </w:t>
      </w:r>
      <w:r w:rsidRPr="008502D9">
        <w:rPr>
          <w:rtl/>
        </w:rPr>
        <w:t>משפחות</w:t>
      </w:r>
      <w:r w:rsidRPr="008502D9">
        <w:rPr>
          <w:rtl/>
          <w:lang w:bidi="ar-SA"/>
        </w:rPr>
        <w:t xml:space="preserve"> </w:t>
      </w:r>
      <w:r w:rsidRPr="008502D9">
        <w:rPr>
          <w:rtl/>
        </w:rPr>
        <w:t>התלמידים</w:t>
      </w:r>
      <w:r w:rsidR="00451963">
        <w:rPr>
          <w:rtl/>
        </w:rPr>
        <w:t>,</w:t>
      </w:r>
      <w:r w:rsidRPr="008502D9">
        <w:rPr>
          <w:rtl/>
          <w:lang w:bidi="ar-SA"/>
        </w:rPr>
        <w:t xml:space="preserve"> </w:t>
      </w:r>
      <w:r w:rsidRPr="008502D9">
        <w:rPr>
          <w:rtl/>
        </w:rPr>
        <w:t>אשר</w:t>
      </w:r>
      <w:r w:rsidRPr="008502D9">
        <w:rPr>
          <w:rtl/>
          <w:lang w:bidi="ar-SA"/>
        </w:rPr>
        <w:t xml:space="preserve"> </w:t>
      </w:r>
      <w:r w:rsidRPr="008502D9">
        <w:rPr>
          <w:rtl/>
        </w:rPr>
        <w:t>עשוי</w:t>
      </w:r>
      <w:r w:rsidRPr="008502D9">
        <w:rPr>
          <w:rtl/>
          <w:lang w:bidi="ar-SA"/>
        </w:rPr>
        <w:t xml:space="preserve"> </w:t>
      </w:r>
      <w:r w:rsidRPr="008502D9">
        <w:rPr>
          <w:rtl/>
        </w:rPr>
        <w:t>להסביר</w:t>
      </w:r>
      <w:r w:rsidRPr="008502D9">
        <w:rPr>
          <w:rtl/>
          <w:lang w:bidi="ar-SA"/>
        </w:rPr>
        <w:t xml:space="preserve"> </w:t>
      </w:r>
      <w:r w:rsidRPr="008502D9">
        <w:rPr>
          <w:rtl/>
        </w:rPr>
        <w:t>חלק</w:t>
      </w:r>
      <w:r w:rsidRPr="008502D9">
        <w:rPr>
          <w:rtl/>
          <w:lang w:bidi="ar-SA"/>
        </w:rPr>
        <w:t xml:space="preserve"> </w:t>
      </w:r>
      <w:r w:rsidRPr="008502D9">
        <w:rPr>
          <w:rtl/>
        </w:rPr>
        <w:t>ניכר</w:t>
      </w:r>
      <w:r w:rsidRPr="008502D9">
        <w:rPr>
          <w:rtl/>
          <w:lang w:bidi="ar-SA"/>
        </w:rPr>
        <w:t xml:space="preserve"> </w:t>
      </w:r>
      <w:r w:rsidRPr="008502D9">
        <w:rPr>
          <w:rtl/>
        </w:rPr>
        <w:t>מהישגיהם</w:t>
      </w:r>
      <w:r w:rsidRPr="008502D9">
        <w:rPr>
          <w:rtl/>
          <w:lang w:bidi="ar-SA"/>
        </w:rPr>
        <w:t xml:space="preserve"> </w:t>
      </w:r>
      <w:r w:rsidRPr="008502D9">
        <w:rPr>
          <w:rtl/>
        </w:rPr>
        <w:t>האקדמיים</w:t>
      </w:r>
      <w:r w:rsidRPr="008502D9">
        <w:rPr>
          <w:rtl/>
          <w:lang w:bidi="ar-SA"/>
        </w:rPr>
        <w:t xml:space="preserve"> </w:t>
      </w:r>
      <w:r w:rsidRPr="008502D9">
        <w:rPr>
          <w:rtl/>
        </w:rPr>
        <w:t>והתעסוקתיים</w:t>
      </w:r>
      <w:r w:rsidRPr="008502D9">
        <w:rPr>
          <w:rtl/>
          <w:lang w:bidi="ar-SA"/>
        </w:rPr>
        <w:t xml:space="preserve"> </w:t>
      </w:r>
      <w:r w:rsidRPr="008502D9">
        <w:rPr>
          <w:rtl/>
        </w:rPr>
        <w:t>ללא</w:t>
      </w:r>
      <w:r w:rsidRPr="008502D9">
        <w:rPr>
          <w:rtl/>
          <w:lang w:bidi="ar-SA"/>
        </w:rPr>
        <w:t xml:space="preserve"> </w:t>
      </w:r>
      <w:r w:rsidRPr="008502D9">
        <w:rPr>
          <w:rtl/>
        </w:rPr>
        <w:t>קשר</w:t>
      </w:r>
      <w:r w:rsidRPr="008502D9">
        <w:rPr>
          <w:rtl/>
          <w:lang w:bidi="ar-SA"/>
        </w:rPr>
        <w:t xml:space="preserve"> </w:t>
      </w:r>
      <w:r w:rsidRPr="008502D9">
        <w:rPr>
          <w:rtl/>
        </w:rPr>
        <w:t>ישיר</w:t>
      </w:r>
      <w:r w:rsidRPr="008502D9">
        <w:rPr>
          <w:rtl/>
          <w:lang w:bidi="ar-SA"/>
        </w:rPr>
        <w:t xml:space="preserve"> </w:t>
      </w:r>
      <w:r w:rsidRPr="008502D9">
        <w:rPr>
          <w:rtl/>
        </w:rPr>
        <w:t>לשיטה</w:t>
      </w:r>
      <w:r w:rsidRPr="008502D9">
        <w:rPr>
          <w:rtl/>
          <w:lang w:bidi="ar-SA"/>
        </w:rPr>
        <w:t xml:space="preserve"> </w:t>
      </w:r>
      <w:r w:rsidRPr="008502D9">
        <w:rPr>
          <w:rtl/>
        </w:rPr>
        <w:t>הפדגוגית</w:t>
      </w:r>
      <w:r w:rsidRPr="008502D9">
        <w:rPr>
          <w:rtl/>
          <w:lang w:bidi="ar-SA"/>
        </w:rPr>
        <w:t xml:space="preserve"> </w:t>
      </w:r>
      <w:r w:rsidRPr="008502D9">
        <w:rPr>
          <w:rtl/>
        </w:rPr>
        <w:t>עצמה</w:t>
      </w:r>
      <w:r w:rsidRPr="008502D9">
        <w:rPr>
          <w:rtl/>
          <w:lang w:bidi="ar-SA"/>
        </w:rPr>
        <w:t xml:space="preserve"> (</w:t>
      </w:r>
      <w:r w:rsidR="006524D9" w:rsidRPr="006524D9">
        <w:rPr>
          <w:lang w:bidi="ar-SA"/>
        </w:rPr>
        <w:t>Salchegger et al., 2021</w:t>
      </w:r>
      <w:r w:rsidRPr="008502D9">
        <w:rPr>
          <w:rtl/>
          <w:lang w:bidi="ar-SA"/>
        </w:rPr>
        <w:t>).</w:t>
      </w:r>
    </w:p>
    <w:p w14:paraId="59D5024E" w14:textId="76D9C6AD" w:rsidR="00B16A5A" w:rsidRPr="008502D9" w:rsidRDefault="00B16A5A" w:rsidP="00B16A5A">
      <w:r w:rsidRPr="008502D9">
        <w:rPr>
          <w:rtl/>
        </w:rPr>
        <w:t>לאור</w:t>
      </w:r>
      <w:r w:rsidRPr="008502D9">
        <w:rPr>
          <w:rtl/>
          <w:lang w:bidi="ar-SA"/>
        </w:rPr>
        <w:t xml:space="preserve"> </w:t>
      </w:r>
      <w:r w:rsidRPr="008502D9">
        <w:rPr>
          <w:rtl/>
        </w:rPr>
        <w:t>פערים</w:t>
      </w:r>
      <w:r w:rsidRPr="008502D9">
        <w:rPr>
          <w:rtl/>
          <w:lang w:bidi="ar-SA"/>
        </w:rPr>
        <w:t xml:space="preserve"> </w:t>
      </w:r>
      <w:r w:rsidRPr="008502D9">
        <w:rPr>
          <w:rtl/>
        </w:rPr>
        <w:t>אלו</w:t>
      </w:r>
      <w:r w:rsidR="00451963">
        <w:rPr>
          <w:rtl/>
        </w:rPr>
        <w:t>,</w:t>
      </w:r>
      <w:r w:rsidRPr="008502D9">
        <w:rPr>
          <w:rtl/>
          <w:lang w:bidi="ar-SA"/>
        </w:rPr>
        <w:t xml:space="preserve"> </w:t>
      </w:r>
      <w:r w:rsidRPr="008502D9">
        <w:rPr>
          <w:rtl/>
        </w:rPr>
        <w:t>מומלץ</w:t>
      </w:r>
      <w:r w:rsidRPr="008502D9">
        <w:rPr>
          <w:rtl/>
          <w:lang w:bidi="ar-SA"/>
        </w:rPr>
        <w:t xml:space="preserve"> </w:t>
      </w:r>
      <w:r w:rsidRPr="008502D9">
        <w:rPr>
          <w:rtl/>
        </w:rPr>
        <w:t>לשדה</w:t>
      </w:r>
      <w:r w:rsidRPr="008502D9">
        <w:rPr>
          <w:rtl/>
          <w:lang w:bidi="ar-SA"/>
        </w:rPr>
        <w:t xml:space="preserve"> </w:t>
      </w:r>
      <w:r w:rsidRPr="008502D9">
        <w:rPr>
          <w:rtl/>
        </w:rPr>
        <w:t>החינוכי</w:t>
      </w:r>
      <w:r w:rsidRPr="008502D9">
        <w:rPr>
          <w:rtl/>
          <w:lang w:bidi="ar-SA"/>
        </w:rPr>
        <w:t xml:space="preserve"> </w:t>
      </w:r>
      <w:r w:rsidRPr="008502D9">
        <w:rPr>
          <w:rtl/>
        </w:rPr>
        <w:t>ולמחקר</w:t>
      </w:r>
      <w:r w:rsidRPr="008502D9">
        <w:rPr>
          <w:rtl/>
          <w:lang w:bidi="ar-SA"/>
        </w:rPr>
        <w:t xml:space="preserve"> </w:t>
      </w:r>
      <w:r w:rsidRPr="008502D9">
        <w:rPr>
          <w:rtl/>
        </w:rPr>
        <w:t>העתידי</w:t>
      </w:r>
      <w:r w:rsidRPr="008502D9">
        <w:rPr>
          <w:rtl/>
          <w:lang w:bidi="ar-SA"/>
        </w:rPr>
        <w:t xml:space="preserve"> </w:t>
      </w:r>
      <w:r w:rsidRPr="008502D9">
        <w:rPr>
          <w:rtl/>
        </w:rPr>
        <w:t>לפעול</w:t>
      </w:r>
      <w:r w:rsidRPr="008502D9">
        <w:rPr>
          <w:rtl/>
          <w:lang w:bidi="ar-SA"/>
        </w:rPr>
        <w:t xml:space="preserve"> </w:t>
      </w:r>
      <w:r w:rsidRPr="008502D9">
        <w:rPr>
          <w:rtl/>
        </w:rPr>
        <w:t>בכמה</w:t>
      </w:r>
      <w:r w:rsidRPr="008502D9">
        <w:rPr>
          <w:rtl/>
          <w:lang w:bidi="ar-SA"/>
        </w:rPr>
        <w:t xml:space="preserve"> </w:t>
      </w:r>
      <w:r w:rsidRPr="008502D9">
        <w:rPr>
          <w:rtl/>
        </w:rPr>
        <w:t>אפיקים</w:t>
      </w:r>
      <w:r w:rsidRPr="008502D9">
        <w:rPr>
          <w:rtl/>
          <w:lang w:bidi="ar-SA"/>
        </w:rPr>
        <w:t>:</w:t>
      </w:r>
    </w:p>
    <w:p w14:paraId="5BC65D6D" w14:textId="1BA7CA32" w:rsidR="00B16A5A" w:rsidRPr="008502D9" w:rsidRDefault="00B16A5A" w:rsidP="00B16A5A">
      <w:pPr>
        <w:pStyle w:val="11"/>
      </w:pPr>
      <w:r w:rsidRPr="008502D9">
        <w:rPr>
          <w:rtl/>
          <w:lang w:bidi="ar-SA"/>
        </w:rPr>
        <w:t xml:space="preserve">1. </w:t>
      </w:r>
      <w:r>
        <w:rPr>
          <w:rtl/>
        </w:rPr>
        <w:tab/>
      </w:r>
      <w:r w:rsidRPr="008502D9">
        <w:rPr>
          <w:rtl/>
        </w:rPr>
        <w:t>מחקר</w:t>
      </w:r>
      <w:r w:rsidRPr="008502D9">
        <w:rPr>
          <w:rtl/>
          <w:lang w:bidi="ar-SA"/>
        </w:rPr>
        <w:t xml:space="preserve"> </w:t>
      </w:r>
      <w:r w:rsidRPr="008502D9">
        <w:rPr>
          <w:rtl/>
        </w:rPr>
        <w:t>השוואתי</w:t>
      </w:r>
      <w:r w:rsidRPr="008502D9">
        <w:rPr>
          <w:rtl/>
          <w:lang w:bidi="ar-SA"/>
        </w:rPr>
        <w:t xml:space="preserve"> </w:t>
      </w:r>
      <w:r w:rsidRPr="008502D9">
        <w:rPr>
          <w:rtl/>
        </w:rPr>
        <w:t>מקומי</w:t>
      </w:r>
      <w:r w:rsidRPr="008502D9">
        <w:rPr>
          <w:rtl/>
          <w:lang w:bidi="ar-SA"/>
        </w:rPr>
        <w:t xml:space="preserve">: </w:t>
      </w:r>
      <w:r w:rsidRPr="008502D9">
        <w:rPr>
          <w:rtl/>
        </w:rPr>
        <w:t>ביסוס</w:t>
      </w:r>
      <w:r w:rsidRPr="008502D9">
        <w:rPr>
          <w:rtl/>
          <w:lang w:bidi="ar-SA"/>
        </w:rPr>
        <w:t xml:space="preserve"> </w:t>
      </w:r>
      <w:r w:rsidRPr="008502D9">
        <w:rPr>
          <w:rtl/>
        </w:rPr>
        <w:t>מחקר</w:t>
      </w:r>
      <w:r w:rsidRPr="008502D9">
        <w:rPr>
          <w:rtl/>
          <w:lang w:bidi="ar-SA"/>
        </w:rPr>
        <w:t xml:space="preserve"> </w:t>
      </w:r>
      <w:r w:rsidRPr="008502D9">
        <w:rPr>
          <w:rtl/>
        </w:rPr>
        <w:t>כמותי</w:t>
      </w:r>
      <w:r w:rsidRPr="008502D9">
        <w:rPr>
          <w:rtl/>
          <w:lang w:bidi="ar-SA"/>
        </w:rPr>
        <w:t xml:space="preserve"> </w:t>
      </w:r>
      <w:r w:rsidRPr="008502D9">
        <w:rPr>
          <w:rtl/>
        </w:rPr>
        <w:t>ואיכותני</w:t>
      </w:r>
      <w:r w:rsidRPr="008502D9">
        <w:rPr>
          <w:rtl/>
          <w:lang w:bidi="ar-SA"/>
        </w:rPr>
        <w:t xml:space="preserve"> </w:t>
      </w:r>
      <w:r w:rsidRPr="008502D9">
        <w:rPr>
          <w:rtl/>
        </w:rPr>
        <w:t>מקיף</w:t>
      </w:r>
      <w:r w:rsidRPr="008502D9">
        <w:rPr>
          <w:rtl/>
          <w:lang w:bidi="ar-SA"/>
        </w:rPr>
        <w:t xml:space="preserve"> </w:t>
      </w:r>
      <w:r w:rsidRPr="008502D9">
        <w:rPr>
          <w:rtl/>
        </w:rPr>
        <w:t>המשווה</w:t>
      </w:r>
      <w:r w:rsidRPr="008502D9">
        <w:rPr>
          <w:rtl/>
          <w:lang w:bidi="ar-SA"/>
        </w:rPr>
        <w:t xml:space="preserve"> </w:t>
      </w:r>
      <w:r w:rsidRPr="008502D9">
        <w:rPr>
          <w:rtl/>
        </w:rPr>
        <w:t>בין</w:t>
      </w:r>
      <w:r w:rsidRPr="008502D9">
        <w:rPr>
          <w:rtl/>
          <w:lang w:bidi="ar-SA"/>
        </w:rPr>
        <w:t xml:space="preserve"> </w:t>
      </w:r>
      <w:r w:rsidRPr="008502D9">
        <w:rPr>
          <w:rtl/>
        </w:rPr>
        <w:t>בוגרי</w:t>
      </w:r>
      <w:r w:rsidRPr="008502D9">
        <w:rPr>
          <w:rtl/>
          <w:lang w:bidi="ar-SA"/>
        </w:rPr>
        <w:t xml:space="preserve"> </w:t>
      </w:r>
      <w:r w:rsidRPr="008502D9">
        <w:rPr>
          <w:rtl/>
        </w:rPr>
        <w:t>בתי</w:t>
      </w:r>
      <w:r w:rsidRPr="008502D9">
        <w:rPr>
          <w:rtl/>
          <w:lang w:bidi="ar-SA"/>
        </w:rPr>
        <w:t xml:space="preserve"> </w:t>
      </w:r>
      <w:r w:rsidRPr="008502D9">
        <w:rPr>
          <w:rtl/>
        </w:rPr>
        <w:t>ספר</w:t>
      </w:r>
      <w:r w:rsidRPr="008502D9">
        <w:rPr>
          <w:rtl/>
          <w:lang w:bidi="ar-SA"/>
        </w:rPr>
        <w:t xml:space="preserve"> </w:t>
      </w:r>
      <w:r w:rsidRPr="008502D9">
        <w:rPr>
          <w:rtl/>
        </w:rPr>
        <w:t>ולדורף</w:t>
      </w:r>
      <w:r w:rsidRPr="008502D9">
        <w:rPr>
          <w:rtl/>
          <w:lang w:bidi="ar-SA"/>
        </w:rPr>
        <w:t xml:space="preserve"> </w:t>
      </w:r>
      <w:r w:rsidRPr="008502D9">
        <w:rPr>
          <w:rtl/>
        </w:rPr>
        <w:t>ישראליים</w:t>
      </w:r>
      <w:r w:rsidRPr="008502D9">
        <w:rPr>
          <w:rtl/>
          <w:lang w:bidi="ar-SA"/>
        </w:rPr>
        <w:t xml:space="preserve"> </w:t>
      </w:r>
      <w:r w:rsidRPr="008502D9">
        <w:rPr>
          <w:rtl/>
        </w:rPr>
        <w:t>לבין</w:t>
      </w:r>
      <w:r w:rsidRPr="008502D9">
        <w:rPr>
          <w:rtl/>
          <w:lang w:bidi="ar-SA"/>
        </w:rPr>
        <w:t xml:space="preserve"> </w:t>
      </w:r>
      <w:r w:rsidRPr="008502D9">
        <w:rPr>
          <w:rtl/>
        </w:rPr>
        <w:t>בוגרי</w:t>
      </w:r>
      <w:r w:rsidRPr="008502D9">
        <w:rPr>
          <w:rtl/>
          <w:lang w:bidi="ar-SA"/>
        </w:rPr>
        <w:t xml:space="preserve"> </w:t>
      </w:r>
      <w:r w:rsidRPr="008502D9">
        <w:rPr>
          <w:rtl/>
        </w:rPr>
        <w:t>מערכת</w:t>
      </w:r>
      <w:r w:rsidRPr="008502D9">
        <w:rPr>
          <w:rtl/>
          <w:lang w:bidi="ar-SA"/>
        </w:rPr>
        <w:t xml:space="preserve"> </w:t>
      </w:r>
      <w:r w:rsidRPr="008502D9">
        <w:rPr>
          <w:rtl/>
        </w:rPr>
        <w:t>החינוך</w:t>
      </w:r>
      <w:r w:rsidRPr="008502D9">
        <w:rPr>
          <w:rtl/>
          <w:lang w:bidi="ar-SA"/>
        </w:rPr>
        <w:t xml:space="preserve"> </w:t>
      </w:r>
      <w:r w:rsidRPr="008502D9">
        <w:rPr>
          <w:rtl/>
        </w:rPr>
        <w:t>הממלכתית</w:t>
      </w:r>
      <w:r w:rsidR="00451963">
        <w:rPr>
          <w:rtl/>
        </w:rPr>
        <w:t>,</w:t>
      </w:r>
      <w:r w:rsidRPr="008502D9">
        <w:rPr>
          <w:rtl/>
          <w:lang w:bidi="ar-SA"/>
        </w:rPr>
        <w:t xml:space="preserve"> </w:t>
      </w:r>
      <w:r w:rsidRPr="008502D9">
        <w:rPr>
          <w:rtl/>
        </w:rPr>
        <w:t>תוך</w:t>
      </w:r>
      <w:r w:rsidRPr="008502D9">
        <w:rPr>
          <w:rtl/>
          <w:lang w:bidi="ar-SA"/>
        </w:rPr>
        <w:t xml:space="preserve"> </w:t>
      </w:r>
      <w:r w:rsidRPr="008502D9">
        <w:rPr>
          <w:rtl/>
        </w:rPr>
        <w:t>בקרה</w:t>
      </w:r>
      <w:r w:rsidRPr="008502D9">
        <w:rPr>
          <w:rtl/>
          <w:lang w:bidi="ar-SA"/>
        </w:rPr>
        <w:t xml:space="preserve"> </w:t>
      </w:r>
      <w:r w:rsidRPr="008502D9">
        <w:rPr>
          <w:rtl/>
        </w:rPr>
        <w:t>סטטיסטית</w:t>
      </w:r>
      <w:r w:rsidRPr="008502D9">
        <w:rPr>
          <w:rtl/>
          <w:lang w:bidi="ar-SA"/>
        </w:rPr>
        <w:t xml:space="preserve"> </w:t>
      </w:r>
      <w:r w:rsidRPr="008502D9">
        <w:rPr>
          <w:rtl/>
        </w:rPr>
        <w:t>קפדנית</w:t>
      </w:r>
      <w:r w:rsidRPr="008502D9">
        <w:rPr>
          <w:rtl/>
          <w:lang w:bidi="ar-SA"/>
        </w:rPr>
        <w:t xml:space="preserve"> </w:t>
      </w:r>
      <w:r w:rsidRPr="008502D9">
        <w:rPr>
          <w:rtl/>
        </w:rPr>
        <w:t>על</w:t>
      </w:r>
      <w:r w:rsidRPr="008502D9">
        <w:rPr>
          <w:rtl/>
          <w:lang w:bidi="ar-SA"/>
        </w:rPr>
        <w:t xml:space="preserve"> </w:t>
      </w:r>
      <w:r w:rsidRPr="008502D9">
        <w:rPr>
          <w:rtl/>
        </w:rPr>
        <w:t>הרקע</w:t>
      </w:r>
      <w:r w:rsidRPr="008502D9">
        <w:rPr>
          <w:rtl/>
          <w:lang w:bidi="ar-SA"/>
        </w:rPr>
        <w:t xml:space="preserve"> </w:t>
      </w:r>
      <w:r w:rsidRPr="008502D9">
        <w:rPr>
          <w:rtl/>
        </w:rPr>
        <w:t>הסוציו</w:t>
      </w:r>
      <w:r w:rsidRPr="008502D9">
        <w:rPr>
          <w:rtl/>
          <w:lang w:bidi="ar-SA"/>
        </w:rPr>
        <w:t>-</w:t>
      </w:r>
      <w:r w:rsidRPr="008502D9">
        <w:rPr>
          <w:rtl/>
        </w:rPr>
        <w:t>אקונומי</w:t>
      </w:r>
      <w:r w:rsidRPr="008502D9">
        <w:rPr>
          <w:rtl/>
          <w:lang w:bidi="ar-SA"/>
        </w:rPr>
        <w:t xml:space="preserve"> </w:t>
      </w:r>
      <w:r w:rsidRPr="008502D9">
        <w:rPr>
          <w:rtl/>
        </w:rPr>
        <w:t>של</w:t>
      </w:r>
      <w:r w:rsidRPr="008502D9">
        <w:rPr>
          <w:rtl/>
          <w:lang w:bidi="ar-SA"/>
        </w:rPr>
        <w:t xml:space="preserve"> </w:t>
      </w:r>
      <w:r w:rsidRPr="008502D9">
        <w:rPr>
          <w:rtl/>
        </w:rPr>
        <w:t>המשתתפים</w:t>
      </w:r>
      <w:r w:rsidRPr="008502D9">
        <w:rPr>
          <w:rtl/>
          <w:lang w:bidi="ar-SA"/>
        </w:rPr>
        <w:t>.</w:t>
      </w:r>
    </w:p>
    <w:p w14:paraId="63FAF86F" w14:textId="6A868F2D" w:rsidR="00B16A5A" w:rsidRPr="008502D9" w:rsidRDefault="00B16A5A" w:rsidP="00B16A5A">
      <w:pPr>
        <w:pStyle w:val="11"/>
      </w:pPr>
      <w:r w:rsidRPr="008502D9">
        <w:rPr>
          <w:rtl/>
          <w:lang w:bidi="ar-SA"/>
        </w:rPr>
        <w:t xml:space="preserve">2. </w:t>
      </w:r>
      <w:r>
        <w:rPr>
          <w:rtl/>
        </w:rPr>
        <w:tab/>
      </w:r>
      <w:r w:rsidRPr="008502D9">
        <w:rPr>
          <w:rtl/>
        </w:rPr>
        <w:t>פיתוח תוכנית התערבות בנושא:</w:t>
      </w:r>
      <w:r w:rsidR="00571E1E">
        <w:rPr>
          <w:rFonts w:hint="cs"/>
          <w:rtl/>
        </w:rPr>
        <w:t xml:space="preserve"> </w:t>
      </w:r>
      <w:r w:rsidRPr="008502D9">
        <w:rPr>
          <w:rtl/>
        </w:rPr>
        <w:t>הקניית יכולות פיננסיות</w:t>
      </w:r>
      <w:r w:rsidRPr="008502D9">
        <w:rPr>
          <w:rtl/>
          <w:lang w:bidi="ar-SA"/>
        </w:rPr>
        <w:t xml:space="preserve"> </w:t>
      </w:r>
      <w:r w:rsidRPr="008502D9">
        <w:rPr>
          <w:rtl/>
        </w:rPr>
        <w:t>ודיגיטליות</w:t>
      </w:r>
      <w:r w:rsidRPr="008502D9">
        <w:rPr>
          <w:rtl/>
          <w:lang w:bidi="ar-SA"/>
        </w:rPr>
        <w:t xml:space="preserve">: </w:t>
      </w:r>
      <w:r w:rsidRPr="008502D9">
        <w:rPr>
          <w:rtl/>
        </w:rPr>
        <w:t>על</w:t>
      </w:r>
      <w:r w:rsidRPr="008502D9">
        <w:rPr>
          <w:rtl/>
          <w:lang w:bidi="ar-SA"/>
        </w:rPr>
        <w:t xml:space="preserve"> </w:t>
      </w:r>
      <w:r w:rsidRPr="008502D9">
        <w:rPr>
          <w:rtl/>
        </w:rPr>
        <w:t>בתי</w:t>
      </w:r>
      <w:r w:rsidRPr="008502D9">
        <w:rPr>
          <w:rtl/>
          <w:lang w:bidi="ar-SA"/>
        </w:rPr>
        <w:t xml:space="preserve"> </w:t>
      </w:r>
      <w:r w:rsidRPr="008502D9">
        <w:rPr>
          <w:rtl/>
        </w:rPr>
        <w:t>הספר</w:t>
      </w:r>
      <w:r w:rsidRPr="008502D9">
        <w:rPr>
          <w:rtl/>
          <w:lang w:bidi="ar-SA"/>
        </w:rPr>
        <w:t xml:space="preserve"> </w:t>
      </w:r>
      <w:r w:rsidRPr="008502D9">
        <w:rPr>
          <w:rtl/>
        </w:rPr>
        <w:t>ולדורף</w:t>
      </w:r>
      <w:r w:rsidRPr="008502D9">
        <w:rPr>
          <w:rtl/>
          <w:lang w:bidi="ar-SA"/>
        </w:rPr>
        <w:t xml:space="preserve"> </w:t>
      </w:r>
      <w:r w:rsidRPr="008502D9">
        <w:rPr>
          <w:rtl/>
        </w:rPr>
        <w:t>לגשר</w:t>
      </w:r>
      <w:r w:rsidRPr="008502D9">
        <w:rPr>
          <w:rtl/>
          <w:lang w:bidi="ar-SA"/>
        </w:rPr>
        <w:t xml:space="preserve"> </w:t>
      </w:r>
      <w:r w:rsidRPr="008502D9">
        <w:rPr>
          <w:rtl/>
        </w:rPr>
        <w:t>באופן</w:t>
      </w:r>
      <w:r w:rsidRPr="008502D9">
        <w:rPr>
          <w:rtl/>
          <w:lang w:bidi="ar-SA"/>
        </w:rPr>
        <w:t xml:space="preserve"> </w:t>
      </w:r>
      <w:r w:rsidRPr="008502D9">
        <w:rPr>
          <w:rtl/>
        </w:rPr>
        <w:t>אקטיבי</w:t>
      </w:r>
      <w:r w:rsidRPr="008502D9">
        <w:rPr>
          <w:rtl/>
          <w:lang w:bidi="ar-SA"/>
        </w:rPr>
        <w:t xml:space="preserve"> </w:t>
      </w:r>
      <w:r w:rsidRPr="008502D9">
        <w:rPr>
          <w:rtl/>
        </w:rPr>
        <w:t>על</w:t>
      </w:r>
      <w:r w:rsidRPr="008502D9">
        <w:rPr>
          <w:rtl/>
          <w:lang w:bidi="ar-SA"/>
        </w:rPr>
        <w:t xml:space="preserve"> </w:t>
      </w:r>
      <w:r w:rsidRPr="008502D9">
        <w:rPr>
          <w:rtl/>
        </w:rPr>
        <w:t>הפערים</w:t>
      </w:r>
      <w:r w:rsidRPr="008502D9">
        <w:rPr>
          <w:rtl/>
          <w:lang w:bidi="ar-SA"/>
        </w:rPr>
        <w:t xml:space="preserve"> </w:t>
      </w:r>
      <w:r w:rsidRPr="008502D9">
        <w:rPr>
          <w:rtl/>
        </w:rPr>
        <w:t>המעשיים</w:t>
      </w:r>
      <w:r w:rsidRPr="008502D9">
        <w:rPr>
          <w:rtl/>
          <w:lang w:bidi="ar-SA"/>
        </w:rPr>
        <w:t xml:space="preserve"> </w:t>
      </w:r>
      <w:r w:rsidRPr="008502D9">
        <w:rPr>
          <w:rtl/>
        </w:rPr>
        <w:t>שזוהו</w:t>
      </w:r>
      <w:r w:rsidRPr="008502D9">
        <w:rPr>
          <w:rtl/>
          <w:lang w:bidi="ar-SA"/>
        </w:rPr>
        <w:t xml:space="preserve"> </w:t>
      </w:r>
      <w:r w:rsidRPr="008502D9">
        <w:rPr>
          <w:rtl/>
        </w:rPr>
        <w:t>על</w:t>
      </w:r>
      <w:r w:rsidRPr="008502D9">
        <w:rPr>
          <w:rtl/>
          <w:lang w:bidi="ar-SA"/>
        </w:rPr>
        <w:t xml:space="preserve"> </w:t>
      </w:r>
      <w:r w:rsidRPr="008502D9">
        <w:rPr>
          <w:rtl/>
        </w:rPr>
        <w:t>ידי</w:t>
      </w:r>
      <w:r w:rsidRPr="008502D9">
        <w:rPr>
          <w:rtl/>
          <w:lang w:bidi="ar-SA"/>
        </w:rPr>
        <w:t xml:space="preserve"> </w:t>
      </w:r>
      <w:r w:rsidRPr="008502D9">
        <w:rPr>
          <w:rtl/>
        </w:rPr>
        <w:t>הבוגרים</w:t>
      </w:r>
      <w:r w:rsidR="00451963">
        <w:rPr>
          <w:rtl/>
        </w:rPr>
        <w:t>,</w:t>
      </w:r>
      <w:r w:rsidRPr="008502D9">
        <w:rPr>
          <w:rtl/>
          <w:lang w:bidi="ar-SA"/>
        </w:rPr>
        <w:t xml:space="preserve"> </w:t>
      </w:r>
      <w:r w:rsidRPr="008502D9">
        <w:rPr>
          <w:rtl/>
        </w:rPr>
        <w:t>באמצעות</w:t>
      </w:r>
      <w:r w:rsidRPr="008502D9">
        <w:rPr>
          <w:rtl/>
          <w:lang w:bidi="ar-SA"/>
        </w:rPr>
        <w:t xml:space="preserve"> </w:t>
      </w:r>
      <w:r w:rsidRPr="008502D9">
        <w:rPr>
          <w:rtl/>
        </w:rPr>
        <w:t>שילוב</w:t>
      </w:r>
      <w:r w:rsidRPr="008502D9">
        <w:rPr>
          <w:rtl/>
          <w:lang w:bidi="ar-SA"/>
        </w:rPr>
        <w:t xml:space="preserve"> </w:t>
      </w:r>
      <w:r w:rsidRPr="008502D9">
        <w:rPr>
          <w:rtl/>
        </w:rPr>
        <w:t>תוכניות</w:t>
      </w:r>
      <w:r w:rsidRPr="008502D9">
        <w:rPr>
          <w:rtl/>
          <w:lang w:bidi="ar-SA"/>
        </w:rPr>
        <w:t xml:space="preserve"> </w:t>
      </w:r>
      <w:r w:rsidRPr="008502D9">
        <w:rPr>
          <w:rtl/>
        </w:rPr>
        <w:t>ייעודיות</w:t>
      </w:r>
      <w:r w:rsidRPr="008502D9">
        <w:rPr>
          <w:rtl/>
          <w:lang w:bidi="ar-SA"/>
        </w:rPr>
        <w:t xml:space="preserve"> </w:t>
      </w:r>
      <w:r w:rsidRPr="008502D9">
        <w:rPr>
          <w:rtl/>
        </w:rPr>
        <w:t>למיומנויות</w:t>
      </w:r>
      <w:r w:rsidRPr="008502D9">
        <w:rPr>
          <w:rtl/>
          <w:lang w:bidi="ar-SA"/>
        </w:rPr>
        <w:t xml:space="preserve"> </w:t>
      </w:r>
      <w:r w:rsidRPr="008502D9">
        <w:rPr>
          <w:rtl/>
        </w:rPr>
        <w:t>טכנולוגיות</w:t>
      </w:r>
      <w:r w:rsidRPr="008502D9">
        <w:rPr>
          <w:rtl/>
          <w:lang w:bidi="ar-SA"/>
        </w:rPr>
        <w:t xml:space="preserve"> (</w:t>
      </w:r>
      <w:r w:rsidR="009C25DE" w:rsidRPr="009C25DE">
        <w:rPr>
          <w:lang w:bidi="ar-SA"/>
        </w:rPr>
        <w:t>IT</w:t>
      </w:r>
      <w:r w:rsidRPr="008502D9">
        <w:rPr>
          <w:rtl/>
          <w:lang w:bidi="ar-SA"/>
        </w:rPr>
        <w:t xml:space="preserve">) </w:t>
      </w:r>
      <w:r w:rsidRPr="008502D9">
        <w:rPr>
          <w:rtl/>
        </w:rPr>
        <w:t>ומוכנות</w:t>
      </w:r>
      <w:r w:rsidRPr="008502D9">
        <w:rPr>
          <w:rtl/>
          <w:lang w:bidi="ar-SA"/>
        </w:rPr>
        <w:t xml:space="preserve"> </w:t>
      </w:r>
      <w:r w:rsidRPr="008502D9">
        <w:rPr>
          <w:rtl/>
        </w:rPr>
        <w:t>לחיים</w:t>
      </w:r>
      <w:r w:rsidRPr="008502D9">
        <w:rPr>
          <w:rtl/>
          <w:lang w:bidi="ar-SA"/>
        </w:rPr>
        <w:t xml:space="preserve"> </w:t>
      </w:r>
      <w:r w:rsidRPr="008502D9">
        <w:rPr>
          <w:rtl/>
        </w:rPr>
        <w:t>הפיננסיים</w:t>
      </w:r>
      <w:r w:rsidRPr="008502D9">
        <w:rPr>
          <w:rtl/>
          <w:lang w:bidi="ar-SA"/>
        </w:rPr>
        <w:t xml:space="preserve"> </w:t>
      </w:r>
      <w:r w:rsidRPr="008502D9">
        <w:rPr>
          <w:rtl/>
        </w:rPr>
        <w:t>והבירוקרטיים</w:t>
      </w:r>
      <w:r w:rsidRPr="008502D9">
        <w:rPr>
          <w:rtl/>
          <w:lang w:bidi="ar-SA"/>
        </w:rPr>
        <w:t xml:space="preserve"> </w:t>
      </w:r>
      <w:r w:rsidRPr="008502D9">
        <w:rPr>
          <w:rtl/>
        </w:rPr>
        <w:t>בשנות</w:t>
      </w:r>
      <w:r w:rsidRPr="008502D9">
        <w:rPr>
          <w:rtl/>
          <w:lang w:bidi="ar-SA"/>
        </w:rPr>
        <w:t xml:space="preserve"> </w:t>
      </w:r>
      <w:r w:rsidRPr="008502D9">
        <w:rPr>
          <w:rtl/>
        </w:rPr>
        <w:t>התיכון</w:t>
      </w:r>
      <w:r w:rsidRPr="008502D9">
        <w:rPr>
          <w:rtl/>
          <w:lang w:bidi="ar-SA"/>
        </w:rPr>
        <w:t xml:space="preserve"> </w:t>
      </w:r>
      <w:r w:rsidRPr="008502D9">
        <w:rPr>
          <w:rtl/>
        </w:rPr>
        <w:t>המאוחרות</w:t>
      </w:r>
      <w:r w:rsidRPr="008502D9">
        <w:rPr>
          <w:rtl/>
          <w:lang w:bidi="ar-SA"/>
        </w:rPr>
        <w:t xml:space="preserve"> (</w:t>
      </w:r>
      <w:r w:rsidR="009C25DE" w:rsidRPr="009C25DE">
        <w:rPr>
          <w:lang w:bidi="ar-SA"/>
        </w:rPr>
        <w:t>Carey &amp; Haralambous, 2023</w:t>
      </w:r>
      <w:r w:rsidRPr="008502D9">
        <w:rPr>
          <w:rtl/>
          <w:lang w:bidi="ar-SA"/>
        </w:rPr>
        <w:t>).</w:t>
      </w:r>
    </w:p>
    <w:p w14:paraId="2E19B25C" w14:textId="7CE73289" w:rsidR="00B16A5A" w:rsidRPr="008502D9" w:rsidRDefault="00B16A5A" w:rsidP="00B16A5A">
      <w:pPr>
        <w:pStyle w:val="11"/>
        <w:rPr>
          <w:rtl/>
        </w:rPr>
      </w:pPr>
      <w:r w:rsidRPr="008502D9">
        <w:rPr>
          <w:rtl/>
          <w:lang w:bidi="ar-SA"/>
        </w:rPr>
        <w:t xml:space="preserve">3. </w:t>
      </w:r>
      <w:r>
        <w:rPr>
          <w:rtl/>
        </w:rPr>
        <w:tab/>
      </w:r>
      <w:r w:rsidRPr="008502D9">
        <w:rPr>
          <w:rtl/>
        </w:rPr>
        <w:t>הגדרת</w:t>
      </w:r>
      <w:r w:rsidRPr="008502D9">
        <w:rPr>
          <w:rtl/>
          <w:lang w:bidi="ar-SA"/>
        </w:rPr>
        <w:t xml:space="preserve"> </w:t>
      </w:r>
      <w:r w:rsidRPr="008502D9">
        <w:rPr>
          <w:rtl/>
        </w:rPr>
        <w:t>גבולות</w:t>
      </w:r>
      <w:r w:rsidRPr="008502D9">
        <w:rPr>
          <w:rtl/>
          <w:lang w:bidi="ar-SA"/>
        </w:rPr>
        <w:t xml:space="preserve"> </w:t>
      </w:r>
      <w:r w:rsidRPr="008502D9">
        <w:rPr>
          <w:rtl/>
        </w:rPr>
        <w:t>חינוכיים</w:t>
      </w:r>
      <w:r w:rsidRPr="008502D9">
        <w:rPr>
          <w:rtl/>
          <w:lang w:bidi="ar-SA"/>
        </w:rPr>
        <w:t xml:space="preserve"> </w:t>
      </w:r>
      <w:r w:rsidRPr="008502D9">
        <w:rPr>
          <w:rtl/>
        </w:rPr>
        <w:t>ברורים</w:t>
      </w:r>
      <w:r w:rsidRPr="008502D9">
        <w:rPr>
          <w:rtl/>
          <w:lang w:bidi="ar-SA"/>
        </w:rPr>
        <w:t xml:space="preserve">: </w:t>
      </w:r>
      <w:r w:rsidRPr="008502D9">
        <w:rPr>
          <w:rtl/>
        </w:rPr>
        <w:t>חיזוק</w:t>
      </w:r>
      <w:r w:rsidRPr="008502D9">
        <w:rPr>
          <w:rtl/>
          <w:lang w:bidi="ar-SA"/>
        </w:rPr>
        <w:t xml:space="preserve"> </w:t>
      </w:r>
      <w:r w:rsidRPr="008502D9">
        <w:rPr>
          <w:rtl/>
        </w:rPr>
        <w:t>הסמכות</w:t>
      </w:r>
      <w:r w:rsidRPr="008502D9">
        <w:rPr>
          <w:rtl/>
          <w:lang w:bidi="ar-SA"/>
        </w:rPr>
        <w:t xml:space="preserve"> </w:t>
      </w:r>
      <w:r w:rsidRPr="008502D9">
        <w:rPr>
          <w:rtl/>
        </w:rPr>
        <w:t>הפדגוגית</w:t>
      </w:r>
      <w:r w:rsidRPr="008502D9">
        <w:rPr>
          <w:rtl/>
          <w:lang w:bidi="ar-SA"/>
        </w:rPr>
        <w:t xml:space="preserve"> </w:t>
      </w:r>
      <w:r w:rsidRPr="008502D9">
        <w:rPr>
          <w:rtl/>
        </w:rPr>
        <w:t>והצבת</w:t>
      </w:r>
      <w:r w:rsidRPr="008502D9">
        <w:rPr>
          <w:rtl/>
          <w:lang w:bidi="ar-SA"/>
        </w:rPr>
        <w:t xml:space="preserve"> </w:t>
      </w:r>
      <w:r w:rsidRPr="008502D9">
        <w:rPr>
          <w:rtl/>
        </w:rPr>
        <w:t>גבולות</w:t>
      </w:r>
      <w:r w:rsidRPr="008502D9">
        <w:rPr>
          <w:rtl/>
          <w:lang w:bidi="ar-SA"/>
        </w:rPr>
        <w:t xml:space="preserve"> </w:t>
      </w:r>
      <w:r w:rsidRPr="008502D9">
        <w:rPr>
          <w:rtl/>
        </w:rPr>
        <w:t>ברורים</w:t>
      </w:r>
      <w:r w:rsidRPr="008502D9">
        <w:rPr>
          <w:rtl/>
          <w:lang w:bidi="ar-SA"/>
        </w:rPr>
        <w:t xml:space="preserve"> </w:t>
      </w:r>
      <w:r w:rsidRPr="008502D9">
        <w:rPr>
          <w:rtl/>
        </w:rPr>
        <w:t>בתיכוני</w:t>
      </w:r>
      <w:r w:rsidRPr="008502D9">
        <w:rPr>
          <w:rtl/>
          <w:lang w:bidi="ar-SA"/>
        </w:rPr>
        <w:t xml:space="preserve"> </w:t>
      </w:r>
      <w:r w:rsidRPr="008502D9">
        <w:rPr>
          <w:rtl/>
        </w:rPr>
        <w:t>ולדורף</w:t>
      </w:r>
      <w:r w:rsidR="00451963">
        <w:rPr>
          <w:rtl/>
        </w:rPr>
        <w:t>,</w:t>
      </w:r>
      <w:r w:rsidRPr="008502D9">
        <w:rPr>
          <w:rtl/>
          <w:lang w:bidi="ar-SA"/>
        </w:rPr>
        <w:t xml:space="preserve"> </w:t>
      </w:r>
      <w:r w:rsidRPr="008502D9">
        <w:rPr>
          <w:rtl/>
        </w:rPr>
        <w:t>תוך</w:t>
      </w:r>
      <w:r w:rsidRPr="008502D9">
        <w:rPr>
          <w:rtl/>
          <w:lang w:bidi="ar-SA"/>
        </w:rPr>
        <w:t xml:space="preserve"> </w:t>
      </w:r>
      <w:r w:rsidRPr="008502D9">
        <w:rPr>
          <w:rtl/>
        </w:rPr>
        <w:t>הימנעות</w:t>
      </w:r>
      <w:r w:rsidRPr="008502D9">
        <w:rPr>
          <w:rtl/>
          <w:lang w:bidi="ar-SA"/>
        </w:rPr>
        <w:t xml:space="preserve"> </w:t>
      </w:r>
      <w:r w:rsidRPr="008502D9">
        <w:rPr>
          <w:rtl/>
        </w:rPr>
        <w:t>מטשטוש</w:t>
      </w:r>
      <w:r w:rsidRPr="008502D9">
        <w:rPr>
          <w:rtl/>
          <w:lang w:bidi="ar-SA"/>
        </w:rPr>
        <w:t xml:space="preserve"> </w:t>
      </w:r>
      <w:r w:rsidRPr="008502D9">
        <w:rPr>
          <w:rtl/>
        </w:rPr>
        <w:t>גבולות</w:t>
      </w:r>
      <w:r w:rsidRPr="008502D9">
        <w:rPr>
          <w:rtl/>
          <w:lang w:bidi="ar-SA"/>
        </w:rPr>
        <w:t xml:space="preserve"> </w:t>
      </w:r>
      <w:r w:rsidRPr="008502D9">
        <w:rPr>
          <w:rtl/>
        </w:rPr>
        <w:t>בין</w:t>
      </w:r>
      <w:r w:rsidRPr="008502D9">
        <w:rPr>
          <w:rtl/>
          <w:lang w:bidi="ar-SA"/>
        </w:rPr>
        <w:t xml:space="preserve"> </w:t>
      </w:r>
      <w:r w:rsidRPr="008502D9">
        <w:rPr>
          <w:rtl/>
        </w:rPr>
        <w:t>מורים</w:t>
      </w:r>
      <w:r w:rsidRPr="008502D9">
        <w:rPr>
          <w:rtl/>
          <w:lang w:bidi="ar-SA"/>
        </w:rPr>
        <w:t xml:space="preserve"> </w:t>
      </w:r>
      <w:r w:rsidRPr="008502D9">
        <w:rPr>
          <w:rtl/>
        </w:rPr>
        <w:t>לתלמידים</w:t>
      </w:r>
      <w:r w:rsidR="00451963">
        <w:rPr>
          <w:rtl/>
        </w:rPr>
        <w:t>,</w:t>
      </w:r>
      <w:r w:rsidRPr="008502D9">
        <w:rPr>
          <w:rtl/>
          <w:lang w:bidi="ar-SA"/>
        </w:rPr>
        <w:t xml:space="preserve"> </w:t>
      </w:r>
      <w:r w:rsidRPr="008502D9">
        <w:rPr>
          <w:rtl/>
        </w:rPr>
        <w:t>במטרה</w:t>
      </w:r>
      <w:r w:rsidRPr="008502D9">
        <w:rPr>
          <w:rtl/>
          <w:lang w:bidi="ar-SA"/>
        </w:rPr>
        <w:t xml:space="preserve"> </w:t>
      </w:r>
      <w:r w:rsidRPr="008502D9">
        <w:rPr>
          <w:rtl/>
        </w:rPr>
        <w:t>להעניק</w:t>
      </w:r>
      <w:r w:rsidRPr="008502D9">
        <w:rPr>
          <w:rtl/>
          <w:lang w:bidi="ar-SA"/>
        </w:rPr>
        <w:t xml:space="preserve"> </w:t>
      </w:r>
      <w:r w:rsidRPr="008502D9">
        <w:rPr>
          <w:rtl/>
        </w:rPr>
        <w:t>לתלמידים</w:t>
      </w:r>
      <w:r w:rsidRPr="008502D9">
        <w:rPr>
          <w:rtl/>
          <w:lang w:bidi="ar-SA"/>
        </w:rPr>
        <w:t xml:space="preserve"> </w:t>
      </w:r>
      <w:r w:rsidRPr="008502D9">
        <w:rPr>
          <w:rtl/>
        </w:rPr>
        <w:t>את</w:t>
      </w:r>
      <w:r w:rsidRPr="008502D9">
        <w:rPr>
          <w:rtl/>
          <w:lang w:bidi="ar-SA"/>
        </w:rPr>
        <w:t xml:space="preserve"> </w:t>
      </w:r>
      <w:r w:rsidRPr="008502D9">
        <w:rPr>
          <w:rtl/>
        </w:rPr>
        <w:t>התמיכה</w:t>
      </w:r>
      <w:r w:rsidRPr="008502D9">
        <w:rPr>
          <w:rtl/>
          <w:lang w:bidi="ar-SA"/>
        </w:rPr>
        <w:t xml:space="preserve"> </w:t>
      </w:r>
      <w:r w:rsidRPr="008502D9">
        <w:rPr>
          <w:rtl/>
        </w:rPr>
        <w:t>והאיזון</w:t>
      </w:r>
      <w:r w:rsidRPr="008502D9">
        <w:rPr>
          <w:rtl/>
          <w:lang w:bidi="ar-SA"/>
        </w:rPr>
        <w:t xml:space="preserve"> </w:t>
      </w:r>
      <w:r w:rsidRPr="008502D9">
        <w:rPr>
          <w:rtl/>
        </w:rPr>
        <w:t>הנדרשים</w:t>
      </w:r>
      <w:r w:rsidRPr="008502D9">
        <w:rPr>
          <w:rtl/>
          <w:lang w:bidi="ar-SA"/>
        </w:rPr>
        <w:t xml:space="preserve"> </w:t>
      </w:r>
      <w:r w:rsidRPr="008502D9">
        <w:rPr>
          <w:rtl/>
        </w:rPr>
        <w:t>להתפתחות</w:t>
      </w:r>
      <w:r w:rsidRPr="008502D9">
        <w:rPr>
          <w:rtl/>
          <w:lang w:bidi="ar-SA"/>
        </w:rPr>
        <w:t xml:space="preserve"> </w:t>
      </w:r>
      <w:r w:rsidRPr="008502D9">
        <w:rPr>
          <w:rtl/>
        </w:rPr>
        <w:t>קוגניטיבית</w:t>
      </w:r>
      <w:r w:rsidRPr="008502D9">
        <w:rPr>
          <w:rtl/>
          <w:lang w:bidi="ar-SA"/>
        </w:rPr>
        <w:t xml:space="preserve"> </w:t>
      </w:r>
      <w:r w:rsidRPr="008502D9">
        <w:rPr>
          <w:rtl/>
        </w:rPr>
        <w:t>ואקדמית</w:t>
      </w:r>
      <w:r w:rsidRPr="008502D9">
        <w:rPr>
          <w:rtl/>
          <w:lang w:bidi="ar-SA"/>
        </w:rPr>
        <w:t xml:space="preserve"> </w:t>
      </w:r>
      <w:r w:rsidRPr="008502D9">
        <w:rPr>
          <w:rtl/>
        </w:rPr>
        <w:t>מיטבית</w:t>
      </w:r>
      <w:r w:rsidRPr="008502D9">
        <w:rPr>
          <w:rtl/>
          <w:lang w:bidi="ar-SA"/>
        </w:rPr>
        <w:t>.</w:t>
      </w:r>
    </w:p>
    <w:p w14:paraId="2ADC4CD0" w14:textId="77777777" w:rsidR="00B16A5A" w:rsidRPr="00C751BF" w:rsidRDefault="00B16A5A" w:rsidP="00B16A5A">
      <w:pPr>
        <w:pStyle w:val="11"/>
        <w:rPr>
          <w:rtl/>
        </w:rPr>
      </w:pPr>
      <w:r w:rsidRPr="00C751BF">
        <w:rPr>
          <w:rtl/>
        </w:rPr>
        <w:t xml:space="preserve">4. </w:t>
      </w:r>
      <w:r w:rsidRPr="00C751BF">
        <w:rPr>
          <w:rtl/>
        </w:rPr>
        <w:tab/>
        <w:t>פיתוח תוכנית התערבות שכוללת מפגשים עם אוכלוסיות בני אותו גיל בחברה הישראלית כדי לאפשר לילדים פתיחות והכלה של אוכלוסיות שונות ולא התנשאות.</w:t>
      </w:r>
    </w:p>
    <w:p w14:paraId="074634B2" w14:textId="49484E0F" w:rsidR="00B16A5A" w:rsidRPr="008502D9" w:rsidRDefault="00F700DC" w:rsidP="00B16A5A">
      <w:r>
        <w:rPr>
          <w:rFonts w:hint="cs"/>
          <w:rtl/>
        </w:rPr>
        <w:t>המחקרים שה</w:t>
      </w:r>
      <w:r w:rsidR="000D7CEF">
        <w:rPr>
          <w:rFonts w:hint="cs"/>
          <w:rtl/>
        </w:rPr>
        <w:t>ו</w:t>
      </w:r>
      <w:r>
        <w:rPr>
          <w:rFonts w:hint="cs"/>
          <w:rtl/>
        </w:rPr>
        <w:t>באו בסקירת הספרות משנים 2014</w:t>
      </w:r>
      <w:r w:rsidR="000D7CEF">
        <w:rPr>
          <w:rFonts w:hint="eastAsia"/>
          <w:rtl/>
        </w:rPr>
        <w:t>–</w:t>
      </w:r>
      <w:r>
        <w:rPr>
          <w:rFonts w:hint="cs"/>
          <w:rtl/>
        </w:rPr>
        <w:t xml:space="preserve">2022 חוקרים אוכלוסיית בוגרי וולדורף </w:t>
      </w:r>
      <w:r w:rsidR="00B16A5A" w:rsidRPr="008502D9">
        <w:rPr>
          <w:rtl/>
        </w:rPr>
        <w:t>אנגלו-אמריקאי</w:t>
      </w:r>
      <w:r>
        <w:rPr>
          <w:rFonts w:hint="cs"/>
          <w:rtl/>
        </w:rPr>
        <w:t>ם</w:t>
      </w:r>
      <w:r w:rsidR="000D7CEF">
        <w:rPr>
          <w:rFonts w:hint="cs"/>
          <w:rtl/>
        </w:rPr>
        <w:t>;</w:t>
      </w:r>
      <w:r w:rsidR="00B16A5A" w:rsidRPr="008502D9">
        <w:rPr>
          <w:rtl/>
        </w:rPr>
        <w:t xml:space="preserve"> </w:t>
      </w:r>
      <w:r>
        <w:rPr>
          <w:rFonts w:hint="cs"/>
          <w:rtl/>
        </w:rPr>
        <w:t xml:space="preserve">הם </w:t>
      </w:r>
      <w:r w:rsidR="00B16A5A" w:rsidRPr="008502D9">
        <w:rPr>
          <w:rtl/>
        </w:rPr>
        <w:t>אינ</w:t>
      </w:r>
      <w:r>
        <w:rPr>
          <w:rFonts w:hint="cs"/>
          <w:rtl/>
        </w:rPr>
        <w:t>ם</w:t>
      </w:r>
      <w:r w:rsidR="00B16A5A" w:rsidRPr="008502D9">
        <w:rPr>
          <w:rtl/>
        </w:rPr>
        <w:t xml:space="preserve"> עוסק</w:t>
      </w:r>
      <w:r>
        <w:rPr>
          <w:rFonts w:hint="cs"/>
          <w:rtl/>
        </w:rPr>
        <w:t>ים</w:t>
      </w:r>
      <w:r w:rsidR="00B16A5A" w:rsidRPr="008502D9">
        <w:rPr>
          <w:rtl/>
        </w:rPr>
        <w:t xml:space="preserve"> כלל באוכלוסיית בוגרים ישראלית. מחסור זה בספרות עברית ביקורתית</w:t>
      </w:r>
      <w:r w:rsidR="00451963">
        <w:rPr>
          <w:rtl/>
        </w:rPr>
        <w:t>,</w:t>
      </w:r>
      <w:r w:rsidR="00B16A5A" w:rsidRPr="008502D9">
        <w:rPr>
          <w:rtl/>
        </w:rPr>
        <w:t xml:space="preserve"> המשלבת בין נקודת המבט הפנימית של בוגרי המערכת לבין ניתוח ביקורתי-אקדמי של יחסי הסמכות בה</w:t>
      </w:r>
      <w:r w:rsidR="00451963">
        <w:rPr>
          <w:rtl/>
        </w:rPr>
        <w:t>,</w:t>
      </w:r>
      <w:r w:rsidR="00B16A5A" w:rsidRPr="008502D9">
        <w:rPr>
          <w:rtl/>
        </w:rPr>
        <w:t xml:space="preserve"> מצביע על צורך ממשי במחקרי המשך שיבחנו לעומק</w:t>
      </w:r>
      <w:r w:rsidR="00451963">
        <w:rPr>
          <w:rtl/>
        </w:rPr>
        <w:t>,</w:t>
      </w:r>
      <w:r w:rsidR="00B16A5A" w:rsidRPr="008502D9">
        <w:rPr>
          <w:rtl/>
        </w:rPr>
        <w:t xml:space="preserve"> ובאמצעות מתודולוגיה איכותנית או משולבת</w:t>
      </w:r>
      <w:r w:rsidR="00451963">
        <w:rPr>
          <w:rtl/>
        </w:rPr>
        <w:t>,</w:t>
      </w:r>
      <w:r w:rsidR="00B16A5A" w:rsidRPr="008502D9">
        <w:rPr>
          <w:rtl/>
        </w:rPr>
        <w:t xml:space="preserve"> את חוויית הסמכות מנקודת מבטם של בוגרי חינוך ולדורף בישראל – הן ביחס לתרומתה לתחושת הביטחון והיציבות שעליה הצביעו המרואיינים במחקר הנוכחי</w:t>
      </w:r>
      <w:r w:rsidR="00451963">
        <w:rPr>
          <w:rtl/>
        </w:rPr>
        <w:t>,</w:t>
      </w:r>
      <w:r w:rsidR="00B16A5A" w:rsidRPr="008502D9">
        <w:rPr>
          <w:rtl/>
        </w:rPr>
        <w:t xml:space="preserve"> והן ביחס להשלכותיה האפשריות על התפתחות האוטונומיה והפרטיות של הילד/ה. מחקר עתידי מסוג זה יוכל להיעזר במסגרות תיאורטיות כגון אלו שפיתחה</w:t>
      </w:r>
      <w:r w:rsidR="00B16A5A" w:rsidRPr="008502D9">
        <w:t xml:space="preserve"> </w:t>
      </w:r>
      <w:r w:rsidR="00E02B69">
        <w:rPr>
          <w:rFonts w:hint="cs"/>
          <w:rtl/>
        </w:rPr>
        <w:t>וילסון (</w:t>
      </w:r>
      <w:r w:rsidR="00E02B69" w:rsidRPr="00E02B69">
        <w:t>Wilson 2014, 2022</w:t>
      </w:r>
      <w:r w:rsidR="00E02B69">
        <w:rPr>
          <w:rFonts w:hint="cs"/>
          <w:rtl/>
        </w:rPr>
        <w:t xml:space="preserve">) </w:t>
      </w:r>
      <w:r w:rsidR="00B16A5A" w:rsidRPr="008502D9">
        <w:rPr>
          <w:rtl/>
        </w:rPr>
        <w:t>בהקשר האמריקאי</w:t>
      </w:r>
      <w:r w:rsidR="00451963">
        <w:rPr>
          <w:rtl/>
        </w:rPr>
        <w:t>,</w:t>
      </w:r>
      <w:r w:rsidR="00B16A5A" w:rsidRPr="008502D9">
        <w:rPr>
          <w:rtl/>
        </w:rPr>
        <w:t xml:space="preserve"> ולבחון את מידת ההתאמה או השונות שלהן להקשר התרבותי-חינוכי הישראלי הייחודי</w:t>
      </w:r>
      <w:r w:rsidR="00B16A5A" w:rsidRPr="008502D9">
        <w:t>.</w:t>
      </w:r>
    </w:p>
    <w:p w14:paraId="2B604B30" w14:textId="77777777" w:rsidR="00B16A5A" w:rsidRPr="008502D9" w:rsidRDefault="00B16A5A" w:rsidP="00B16A5A">
      <w:pPr>
        <w:rPr>
          <w:rtl/>
        </w:rPr>
      </w:pPr>
    </w:p>
    <w:p w14:paraId="28312CF9" w14:textId="77777777" w:rsidR="00B16A5A" w:rsidRPr="008502D9" w:rsidRDefault="00B16A5A" w:rsidP="00B16A5A">
      <w:r w:rsidRPr="008502D9">
        <w:br w:type="page"/>
      </w:r>
    </w:p>
    <w:p w14:paraId="1B031D1F" w14:textId="77777777" w:rsidR="00B16A5A" w:rsidRPr="00854DFB" w:rsidRDefault="00B16A5A" w:rsidP="000A6354">
      <w:pPr>
        <w:rPr>
          <w:rtl/>
        </w:rPr>
      </w:pPr>
    </w:p>
    <w:p w14:paraId="320208E1" w14:textId="1439698C" w:rsidR="00D97AC0" w:rsidRPr="00D97AC0" w:rsidRDefault="000A6354" w:rsidP="00DC39CF">
      <w:pPr>
        <w:pStyle w:val="1"/>
        <w:rPr>
          <w:rtl/>
        </w:rPr>
      </w:pPr>
      <w:bookmarkStart w:id="92" w:name="_Toc239109248"/>
      <w:r>
        <w:rPr>
          <w:rFonts w:hint="cs"/>
          <w:rtl/>
        </w:rPr>
        <w:t>7</w:t>
      </w:r>
      <w:r w:rsidR="00D97AC0">
        <w:rPr>
          <w:rFonts w:hint="cs"/>
          <w:rtl/>
        </w:rPr>
        <w:t xml:space="preserve">. </w:t>
      </w:r>
      <w:r w:rsidR="00D97AC0" w:rsidRPr="00D97AC0">
        <w:rPr>
          <w:rtl/>
        </w:rPr>
        <w:t>המלצות לשדה החינוך ולמחקר עתידי</w:t>
      </w:r>
      <w:bookmarkEnd w:id="92"/>
    </w:p>
    <w:p w14:paraId="206FF04D" w14:textId="423FC925" w:rsidR="00D97AC0" w:rsidRPr="00D97AC0" w:rsidRDefault="00D97AC0" w:rsidP="00A37757">
      <w:pPr>
        <w:rPr>
          <w:rtl/>
        </w:rPr>
      </w:pPr>
      <w:r w:rsidRPr="00D97AC0">
        <w:rPr>
          <w:rtl/>
        </w:rPr>
        <w:t>לסיכום עבודת המחקר</w:t>
      </w:r>
      <w:r w:rsidR="00451963">
        <w:rPr>
          <w:rtl/>
        </w:rPr>
        <w:t>,</w:t>
      </w:r>
      <w:r w:rsidRPr="00D97AC0">
        <w:rPr>
          <w:rtl/>
        </w:rPr>
        <w:t xml:space="preserve"> אפשר להבחין שהממצאים מחזקים את הרלוונטיות של </w:t>
      </w:r>
      <w:r w:rsidR="00D24E40">
        <w:rPr>
          <w:rtl/>
        </w:rPr>
        <w:t>חינוך וַלדורף</w:t>
      </w:r>
      <w:r w:rsidR="00451963">
        <w:rPr>
          <w:rtl/>
        </w:rPr>
        <w:t>,</w:t>
      </w:r>
      <w:r w:rsidRPr="00D97AC0">
        <w:rPr>
          <w:rtl/>
        </w:rPr>
        <w:t xml:space="preserve"> נוכחותו של חינוך המבקש לחזק את האדם החופשי</w:t>
      </w:r>
      <w:r w:rsidR="00451963">
        <w:rPr>
          <w:rtl/>
        </w:rPr>
        <w:t>,</w:t>
      </w:r>
      <w:r w:rsidRPr="00D97AC0">
        <w:rPr>
          <w:rtl/>
        </w:rPr>
        <w:t xml:space="preserve"> גישה המתבוננת באדם מנקודות מבט שאינן רק חומריות (כמו הגוף הפיזי)</w:t>
      </w:r>
      <w:r w:rsidR="00451963">
        <w:rPr>
          <w:rtl/>
        </w:rPr>
        <w:t>,</w:t>
      </w:r>
      <w:r w:rsidRPr="00D97AC0">
        <w:rPr>
          <w:rtl/>
        </w:rPr>
        <w:t xml:space="preserve"> אנשי חינוך המלווים את השאלות העמוקות של הילד</w:t>
      </w:r>
      <w:r w:rsidR="00910ECB">
        <w:rPr>
          <w:rFonts w:hint="cs"/>
          <w:rtl/>
        </w:rPr>
        <w:t xml:space="preserve"> והילדה,</w:t>
      </w:r>
      <w:r w:rsidRPr="00D97AC0">
        <w:rPr>
          <w:rtl/>
        </w:rPr>
        <w:t xml:space="preserve"> ועוד נקודות מפתח העולות מתוך הסקירה והממצאים. הרלוונטיות מתחזקת על רקע המציאות המדגישה את המדעי והטכנולוגי כמובילי דעה וכך יוצרת ניכור בין בני האדם כשהאנושיות הולכת ומתעמעמת.</w:t>
      </w:r>
    </w:p>
    <w:p w14:paraId="01628295" w14:textId="6A3455D5" w:rsidR="00D97AC0" w:rsidRPr="00D97AC0" w:rsidRDefault="00D97AC0" w:rsidP="00A37757">
      <w:pPr>
        <w:rPr>
          <w:rtl/>
        </w:rPr>
      </w:pPr>
      <w:r w:rsidRPr="00D97AC0">
        <w:rPr>
          <w:rtl/>
        </w:rPr>
        <w:t xml:space="preserve">המחקר כלל </w:t>
      </w:r>
      <w:r w:rsidR="00910ECB">
        <w:rPr>
          <w:rFonts w:hint="cs"/>
          <w:rtl/>
        </w:rPr>
        <w:t xml:space="preserve">מספר </w:t>
      </w:r>
      <w:r w:rsidRPr="00D97AC0">
        <w:rPr>
          <w:rtl/>
        </w:rPr>
        <w:t>קטן של בוגרים משכבה סוציו-אקונומית דומה</w:t>
      </w:r>
      <w:r w:rsidR="00451963">
        <w:rPr>
          <w:rtl/>
        </w:rPr>
        <w:t>,</w:t>
      </w:r>
      <w:r w:rsidRPr="00D97AC0">
        <w:rPr>
          <w:rtl/>
        </w:rPr>
        <w:t xml:space="preserve"> וסקירת הספרות התייחסה</w:t>
      </w:r>
      <w:r w:rsidR="00C751BF">
        <w:rPr>
          <w:rtl/>
        </w:rPr>
        <w:t xml:space="preserve"> </w:t>
      </w:r>
      <w:r w:rsidRPr="00D97AC0">
        <w:rPr>
          <w:rtl/>
        </w:rPr>
        <w:t xml:space="preserve">בעיקר לבוגרים </w:t>
      </w:r>
      <w:r w:rsidR="00451C40">
        <w:rPr>
          <w:rFonts w:hint="cs"/>
          <w:rtl/>
        </w:rPr>
        <w:t xml:space="preserve">ובוגרות </w:t>
      </w:r>
      <w:r w:rsidRPr="00D97AC0">
        <w:rPr>
          <w:rtl/>
        </w:rPr>
        <w:t>מרחבי העולם ולא לכאלה שגדלו בחברה הישראלית. לכן התגלו פערים שלא היו חלק מהתחזית הראשונית</w:t>
      </w:r>
      <w:r w:rsidR="00451963">
        <w:rPr>
          <w:rtl/>
        </w:rPr>
        <w:t>,</w:t>
      </w:r>
      <w:r w:rsidRPr="00D97AC0">
        <w:rPr>
          <w:rtl/>
        </w:rPr>
        <w:t xml:space="preserve"> עובדה זו מצדיקה את הרלוונטיות של המחקר הזה כפורץ דרך בחברה הישראלית שאופייה שונה כל כך מהקהילות רבות בעולם.</w:t>
      </w:r>
    </w:p>
    <w:p w14:paraId="3B3841FB" w14:textId="01817AAB" w:rsidR="00D97AC0" w:rsidRPr="00D97AC0" w:rsidRDefault="00D97AC0" w:rsidP="00A37757">
      <w:pPr>
        <w:rPr>
          <w:rtl/>
        </w:rPr>
      </w:pPr>
      <w:r w:rsidRPr="00D97AC0">
        <w:rPr>
          <w:rtl/>
        </w:rPr>
        <w:t>בתור מורה המלמדת בפועל</w:t>
      </w:r>
      <w:r w:rsidR="0023106A">
        <w:rPr>
          <w:rFonts w:hint="cs"/>
          <w:rtl/>
        </w:rPr>
        <w:t>,</w:t>
      </w:r>
      <w:r w:rsidRPr="00D97AC0">
        <w:rPr>
          <w:rtl/>
        </w:rPr>
        <w:t xml:space="preserve"> אני יכולה להגיד שישנם ממצאים שחשוב להציג אותם בבתי הספר</w:t>
      </w:r>
      <w:r w:rsidR="00451963">
        <w:rPr>
          <w:rtl/>
        </w:rPr>
        <w:t>,</w:t>
      </w:r>
      <w:r w:rsidRPr="00D97AC0">
        <w:rPr>
          <w:rtl/>
        </w:rPr>
        <w:t xml:space="preserve"> על מנת לחזק את הצוות החינוכי שעושה ימים כלילות למען איכות השדה החינוכי בו הוא עובד. ממצאים שניתן להדגיש: רגישות לאחר</w:t>
      </w:r>
      <w:r w:rsidR="00451963">
        <w:rPr>
          <w:rtl/>
        </w:rPr>
        <w:t>,</w:t>
      </w:r>
      <w:r w:rsidRPr="00D97AC0">
        <w:rPr>
          <w:rtl/>
        </w:rPr>
        <w:t xml:space="preserve"> ביטחון עצמי</w:t>
      </w:r>
      <w:r w:rsidR="00451963">
        <w:rPr>
          <w:rtl/>
        </w:rPr>
        <w:t>,</w:t>
      </w:r>
      <w:r w:rsidRPr="00D97AC0">
        <w:rPr>
          <w:rtl/>
        </w:rPr>
        <w:t xml:space="preserve"> מפגש עם אנשים מסורים</w:t>
      </w:r>
      <w:r w:rsidR="0023106A">
        <w:rPr>
          <w:rFonts w:hint="cs"/>
          <w:rtl/>
        </w:rPr>
        <w:t xml:space="preserve"> –</w:t>
      </w:r>
      <w:r w:rsidRPr="00D97AC0">
        <w:rPr>
          <w:rtl/>
        </w:rPr>
        <w:t xml:space="preserve"> המורים</w:t>
      </w:r>
      <w:r w:rsidR="00451C40">
        <w:rPr>
          <w:rFonts w:hint="cs"/>
          <w:rtl/>
        </w:rPr>
        <w:t xml:space="preserve"> והמורות</w:t>
      </w:r>
      <w:r w:rsidR="00451963">
        <w:rPr>
          <w:rtl/>
        </w:rPr>
        <w:t>,</w:t>
      </w:r>
      <w:r w:rsidRPr="00D97AC0">
        <w:rPr>
          <w:rtl/>
        </w:rPr>
        <w:t xml:space="preserve"> מצפן מוסרי</w:t>
      </w:r>
      <w:r w:rsidR="00451963">
        <w:rPr>
          <w:rtl/>
        </w:rPr>
        <w:t>,</w:t>
      </w:r>
      <w:r w:rsidRPr="00D97AC0">
        <w:rPr>
          <w:rtl/>
        </w:rPr>
        <w:t xml:space="preserve"> טיפוח אנשים חופשיים</w:t>
      </w:r>
      <w:r w:rsidR="00451963">
        <w:rPr>
          <w:rtl/>
        </w:rPr>
        <w:t>,</w:t>
      </w:r>
      <w:r w:rsidRPr="00D97AC0">
        <w:rPr>
          <w:rtl/>
        </w:rPr>
        <w:t xml:space="preserve"> התפתחות עצמית</w:t>
      </w:r>
      <w:r w:rsidR="00451963">
        <w:rPr>
          <w:rtl/>
        </w:rPr>
        <w:t>,</w:t>
      </w:r>
      <w:r w:rsidRPr="00D97AC0">
        <w:rPr>
          <w:rtl/>
        </w:rPr>
        <w:t xml:space="preserve"> נגיעה בחומרים שונים</w:t>
      </w:r>
      <w:r w:rsidR="0023106A">
        <w:rPr>
          <w:rFonts w:hint="cs"/>
          <w:rtl/>
        </w:rPr>
        <w:t>,</w:t>
      </w:r>
      <w:r w:rsidRPr="00D97AC0">
        <w:rPr>
          <w:rtl/>
        </w:rPr>
        <w:t xml:space="preserve"> חיזוק הביטחון בעולם ועוד.</w:t>
      </w:r>
    </w:p>
    <w:p w14:paraId="78480855" w14:textId="64B61E64" w:rsidR="00D97AC0" w:rsidRPr="00D97AC0" w:rsidRDefault="00D97AC0" w:rsidP="00A37757">
      <w:pPr>
        <w:rPr>
          <w:rtl/>
        </w:rPr>
      </w:pPr>
      <w:r w:rsidRPr="00D97AC0">
        <w:rPr>
          <w:rtl/>
        </w:rPr>
        <w:t>מצד שני חשוב שיובאו גם הפערים שקיימים בין הת</w:t>
      </w:r>
      <w:r w:rsidR="0023106A">
        <w:rPr>
          <w:rFonts w:hint="cs"/>
          <w:rtl/>
        </w:rPr>
        <w:t>י</w:t>
      </w:r>
      <w:r w:rsidRPr="00D97AC0">
        <w:rPr>
          <w:rtl/>
        </w:rPr>
        <w:t>אוריה לבין המציאות כמו: נוקשות</w:t>
      </w:r>
      <w:r w:rsidR="00451963">
        <w:rPr>
          <w:rtl/>
        </w:rPr>
        <w:t>,</w:t>
      </w:r>
      <w:r w:rsidRPr="00D97AC0">
        <w:rPr>
          <w:rtl/>
        </w:rPr>
        <w:t xml:space="preserve"> חדירה למרחב הפרטי</w:t>
      </w:r>
      <w:r w:rsidR="00451963">
        <w:rPr>
          <w:rtl/>
        </w:rPr>
        <w:t>,</w:t>
      </w:r>
      <w:r w:rsidRPr="00D97AC0">
        <w:rPr>
          <w:rtl/>
        </w:rPr>
        <w:t xml:space="preserve"> שיח על מיניות</w:t>
      </w:r>
      <w:r w:rsidR="00451963">
        <w:rPr>
          <w:rtl/>
        </w:rPr>
        <w:t>,</w:t>
      </w:r>
      <w:r w:rsidRPr="00D97AC0">
        <w:rPr>
          <w:rtl/>
        </w:rPr>
        <w:t xml:space="preserve"> תיעול לאומי/ציוני ועוד.</w:t>
      </w:r>
    </w:p>
    <w:p w14:paraId="7E749B7D" w14:textId="245403FE" w:rsidR="00D97AC0" w:rsidRPr="00D97AC0" w:rsidRDefault="00D97AC0" w:rsidP="00FE07CC">
      <w:pPr>
        <w:pStyle w:val="2"/>
        <w:rPr>
          <w:rtl/>
        </w:rPr>
      </w:pPr>
      <w:bookmarkStart w:id="93" w:name="_Toc239109249"/>
      <w:r w:rsidRPr="00D97AC0">
        <w:rPr>
          <w:rtl/>
        </w:rPr>
        <w:t>הצעה שלי למחקר המשך</w:t>
      </w:r>
      <w:bookmarkEnd w:id="93"/>
    </w:p>
    <w:p w14:paraId="5A7DF8EE" w14:textId="169B460E" w:rsidR="00D97AC0" w:rsidRPr="00D97AC0" w:rsidRDefault="00D97AC0" w:rsidP="00A37757">
      <w:pPr>
        <w:rPr>
          <w:rtl/>
        </w:rPr>
      </w:pPr>
      <w:r w:rsidRPr="00D97AC0">
        <w:rPr>
          <w:rtl/>
        </w:rPr>
        <w:t>הפער בין סמכות מוחלטת שגם מהווה מקום בטוח ויציב לפי דבריהם של המרואיינים</w:t>
      </w:r>
      <w:r w:rsidR="00451963">
        <w:rPr>
          <w:rtl/>
        </w:rPr>
        <w:t>,</w:t>
      </w:r>
      <w:r w:rsidRPr="00D97AC0">
        <w:rPr>
          <w:rtl/>
        </w:rPr>
        <w:t xml:space="preserve"> לבין הפגיעה בחופש והחדירה לפרטיות הילד/ה במסגרת חינוך הוולדורף.</w:t>
      </w:r>
    </w:p>
    <w:p w14:paraId="2DC3994E" w14:textId="123A6F54" w:rsidR="00D97AC0" w:rsidRPr="00D97AC0" w:rsidRDefault="00D97AC0" w:rsidP="00A37757">
      <w:r w:rsidRPr="00D97AC0">
        <w:rPr>
          <w:rtl/>
        </w:rPr>
        <w:t xml:space="preserve">בעיון במחקרים שנעשו בתחום מצאתי מאמר </w:t>
      </w:r>
      <w:r w:rsidR="002B6B17">
        <w:rPr>
          <w:rFonts w:hint="cs"/>
          <w:rtl/>
        </w:rPr>
        <w:t>ה</w:t>
      </w:r>
      <w:r w:rsidR="002B6B17" w:rsidRPr="00D97AC0">
        <w:rPr>
          <w:rtl/>
        </w:rPr>
        <w:t>עוסק בנושא</w:t>
      </w:r>
      <w:r w:rsidR="002B6B17">
        <w:rPr>
          <w:rFonts w:hint="cs"/>
          <w:rtl/>
        </w:rPr>
        <w:t xml:space="preserve">, שאותו </w:t>
      </w:r>
      <w:r w:rsidRPr="00D97AC0">
        <w:rPr>
          <w:rtl/>
        </w:rPr>
        <w:t>כתבה חוקרת בגן</w:t>
      </w:r>
      <w:r w:rsidR="00BE3998">
        <w:rPr>
          <w:rtl/>
        </w:rPr>
        <w:t xml:space="preserve"> וַלדורף</w:t>
      </w:r>
      <w:r w:rsidR="00350275">
        <w:rPr>
          <w:rFonts w:hint="cs"/>
          <w:rtl/>
        </w:rPr>
        <w:t>.</w:t>
      </w:r>
      <w:r w:rsidRPr="00D97AC0">
        <w:rPr>
          <w:rtl/>
        </w:rPr>
        <w:t xml:space="preserve"> להלן הממצאים והמסקנות שלה:</w:t>
      </w:r>
      <w:r w:rsidR="00A831AC">
        <w:rPr>
          <w:rStyle w:val="a9"/>
          <w:rtl/>
        </w:rPr>
        <w:footnoteReference w:id="2"/>
      </w:r>
    </w:p>
    <w:p w14:paraId="1DE79BE9" w14:textId="0F23898F" w:rsidR="006612CE" w:rsidRDefault="00D97AC0" w:rsidP="006612CE">
      <w:r w:rsidRPr="00D97AC0">
        <w:rPr>
          <w:rtl/>
        </w:rPr>
        <w:t xml:space="preserve">מחקרים שונים מראים כי בוגרי </w:t>
      </w:r>
      <w:r w:rsidR="0056693E">
        <w:rPr>
          <w:rFonts w:hint="cs"/>
          <w:rtl/>
        </w:rPr>
        <w:t xml:space="preserve">ובוגרות </w:t>
      </w:r>
      <w:r w:rsidR="00D24E40">
        <w:rPr>
          <w:rtl/>
        </w:rPr>
        <w:t>חינוך וַלדורף</w:t>
      </w:r>
      <w:r w:rsidRPr="00D97AC0">
        <w:rPr>
          <w:rtl/>
        </w:rPr>
        <w:t xml:space="preserve"> יוצאים אל העולם כשהם מצוידים במערך עשיר של כישורים אישיים</w:t>
      </w:r>
      <w:r w:rsidR="00451963">
        <w:rPr>
          <w:rtl/>
        </w:rPr>
        <w:t>,</w:t>
      </w:r>
      <w:r w:rsidRPr="00D97AC0">
        <w:rPr>
          <w:rtl/>
        </w:rPr>
        <w:t xml:space="preserve"> חברתיים ואקדמיים יוצאי דופן</w:t>
      </w:r>
      <w:r w:rsidR="0023106A">
        <w:rPr>
          <w:rFonts w:hint="cs"/>
          <w:rtl/>
        </w:rPr>
        <w:t xml:space="preserve"> (</w:t>
      </w:r>
      <w:r w:rsidR="0023106A" w:rsidRPr="0023106A">
        <w:t>Ionova, 2013</w:t>
      </w:r>
      <w:r w:rsidR="0023106A">
        <w:rPr>
          <w:rFonts w:hint="cs"/>
          <w:rtl/>
        </w:rPr>
        <w:t xml:space="preserve">). </w:t>
      </w:r>
      <w:r w:rsidRPr="00D97AC0">
        <w:rPr>
          <w:rtl/>
        </w:rPr>
        <w:t>בוגרי השיטה ניחנים ברמות גבוהות של משמעת עצמית</w:t>
      </w:r>
      <w:r w:rsidR="00451963">
        <w:rPr>
          <w:rtl/>
        </w:rPr>
        <w:t>,</w:t>
      </w:r>
      <w:r w:rsidRPr="00D97AC0">
        <w:rPr>
          <w:rtl/>
        </w:rPr>
        <w:t xml:space="preserve"> יכולת הסתגלות רחבה</w:t>
      </w:r>
      <w:r w:rsidR="00451963">
        <w:rPr>
          <w:rtl/>
        </w:rPr>
        <w:t>,</w:t>
      </w:r>
      <w:r w:rsidRPr="00D97AC0">
        <w:rPr>
          <w:rtl/>
        </w:rPr>
        <w:t xml:space="preserve"> אמון בכוחותיהם וגישה חיובית ותומכת כלפי החיים והבריאות</w:t>
      </w:r>
      <w:r w:rsidR="006947D6">
        <w:rPr>
          <w:rtl/>
        </w:rPr>
        <w:t xml:space="preserve"> </w:t>
      </w:r>
      <w:r w:rsidR="009E3D37">
        <w:rPr>
          <w:rFonts w:hint="cs"/>
          <w:rtl/>
        </w:rPr>
        <w:t>(</w:t>
      </w:r>
      <w:r w:rsidR="009E3D37" w:rsidRPr="0023106A">
        <w:t>Ionova, 2013</w:t>
      </w:r>
      <w:r w:rsidR="009E3D37">
        <w:rPr>
          <w:rFonts w:hint="cs"/>
          <w:rtl/>
        </w:rPr>
        <w:t xml:space="preserve">). </w:t>
      </w:r>
      <w:r w:rsidRPr="00D97AC0">
        <w:rPr>
          <w:rtl/>
        </w:rPr>
        <w:t>מבחינה קוגניטיבית ואקדמית</w:t>
      </w:r>
      <w:r w:rsidR="00451963">
        <w:rPr>
          <w:rtl/>
        </w:rPr>
        <w:t>,</w:t>
      </w:r>
      <w:r w:rsidRPr="00D97AC0">
        <w:rPr>
          <w:rtl/>
        </w:rPr>
        <w:t xml:space="preserve"> תלמידי</w:t>
      </w:r>
      <w:r w:rsidR="00BE3998">
        <w:rPr>
          <w:rtl/>
        </w:rPr>
        <w:t xml:space="preserve"> </w:t>
      </w:r>
      <w:r w:rsidR="0056693E">
        <w:rPr>
          <w:rFonts w:hint="cs"/>
          <w:rtl/>
        </w:rPr>
        <w:t xml:space="preserve">ותלמידות </w:t>
      </w:r>
      <w:r w:rsidR="00BE3998">
        <w:rPr>
          <w:rtl/>
        </w:rPr>
        <w:t>וַלדורף</w:t>
      </w:r>
      <w:r w:rsidRPr="00D97AC0">
        <w:rPr>
          <w:rtl/>
        </w:rPr>
        <w:t xml:space="preserve"> מפגינים הישגים מרשימים במשימות חשיבה יצירתית ומשיגים ציונים גבוהים משמעותית במבחני יצירתיות סטנדרטיים בהשוואה לעמיתיהם בחינוך הציבורי הרגיל</w:t>
      </w:r>
      <w:r w:rsidR="00F06176">
        <w:rPr>
          <w:rFonts w:hint="cs"/>
          <w:rtl/>
        </w:rPr>
        <w:t xml:space="preserve"> (</w:t>
      </w:r>
      <w:r w:rsidR="00F06176" w:rsidRPr="00F06176">
        <w:t>Curry, 2020</w:t>
      </w:r>
      <w:r w:rsidR="00F06176">
        <w:rPr>
          <w:rFonts w:hint="cs"/>
          <w:rtl/>
        </w:rPr>
        <w:t xml:space="preserve">). </w:t>
      </w:r>
      <w:r w:rsidR="002B1FF2">
        <w:rPr>
          <w:rFonts w:hint="cs"/>
          <w:rtl/>
        </w:rPr>
        <w:t>ש</w:t>
      </w:r>
      <w:r w:rsidRPr="00D97AC0">
        <w:rPr>
          <w:rtl/>
        </w:rPr>
        <w:t>ילוב ה</w:t>
      </w:r>
      <w:r w:rsidR="007362DF">
        <w:rPr>
          <w:rtl/>
        </w:rPr>
        <w:t>אמנות</w:t>
      </w:r>
      <w:r w:rsidRPr="00D97AC0">
        <w:rPr>
          <w:rtl/>
        </w:rPr>
        <w:t xml:space="preserve"> והתהליכים החווייתיים בלמידה מעניק לבוגרים יכולת שימור מידע מעמיקה וכלים קוגניטיביים המאפשרים להם להצליח גם במסגרות חוץ-אקדמיות מגוונות</w:t>
      </w:r>
      <w:r w:rsidR="00BA2A04">
        <w:rPr>
          <w:rFonts w:hint="cs"/>
          <w:rtl/>
        </w:rPr>
        <w:t xml:space="preserve"> (</w:t>
      </w:r>
      <w:r w:rsidR="00BA2A04" w:rsidRPr="00BA2A04">
        <w:t>Nordlund, 2013</w:t>
      </w:r>
      <w:r w:rsidR="00BA2A04">
        <w:rPr>
          <w:rFonts w:hint="cs"/>
          <w:rtl/>
        </w:rPr>
        <w:t xml:space="preserve">). </w:t>
      </w:r>
      <w:r w:rsidRPr="00D97AC0">
        <w:rPr>
          <w:rtl/>
        </w:rPr>
        <w:t>נוסף על כך</w:t>
      </w:r>
      <w:r w:rsidR="00451963">
        <w:rPr>
          <w:rtl/>
        </w:rPr>
        <w:t>,</w:t>
      </w:r>
      <w:r w:rsidRPr="00D97AC0">
        <w:rPr>
          <w:rtl/>
        </w:rPr>
        <w:t xml:space="preserve"> הדחייה המתוכננת של הוראת הקריאה הפורמלית לטובת טיפוח שפה דבורה עשירה ונרטיבים </w:t>
      </w:r>
      <w:r w:rsidR="007362DF">
        <w:rPr>
          <w:rtl/>
        </w:rPr>
        <w:t>אמנות</w:t>
      </w:r>
      <w:r w:rsidRPr="00D97AC0">
        <w:rPr>
          <w:rtl/>
        </w:rPr>
        <w:t xml:space="preserve">יים מובילה בטווח הארוך לפיתוח הבנת הנקרא רב-תחומית </w:t>
      </w:r>
      <w:r w:rsidRPr="00D97AC0">
        <w:rPr>
          <w:rtl/>
        </w:rPr>
        <w:lastRenderedPageBreak/>
        <w:t>ואינטגרטיבית</w:t>
      </w:r>
      <w:r w:rsidR="00451963">
        <w:rPr>
          <w:rtl/>
        </w:rPr>
        <w:t>,</w:t>
      </w:r>
      <w:r w:rsidRPr="00D97AC0">
        <w:rPr>
          <w:rtl/>
        </w:rPr>
        <w:t xml:space="preserve"> המלווה במוטיבציה פנימית עמוקה לקריאה לאורך שנים</w:t>
      </w:r>
      <w:r w:rsidR="00D15FE2">
        <w:rPr>
          <w:rFonts w:hint="cs"/>
          <w:rtl/>
        </w:rPr>
        <w:t xml:space="preserve"> (</w:t>
      </w:r>
      <w:r w:rsidR="00D15FE2" w:rsidRPr="00D15FE2">
        <w:t>Montenegro, 2024</w:t>
      </w:r>
      <w:r w:rsidR="00D15FE2">
        <w:rPr>
          <w:rFonts w:hint="cs"/>
          <w:rtl/>
        </w:rPr>
        <w:t xml:space="preserve">). </w:t>
      </w:r>
      <w:r w:rsidRPr="00D97AC0">
        <w:rPr>
          <w:rtl/>
        </w:rPr>
        <w:t>הבוגרים בולטים בביטחונם העצמי</w:t>
      </w:r>
      <w:r w:rsidR="00451963">
        <w:rPr>
          <w:rtl/>
        </w:rPr>
        <w:t>,</w:t>
      </w:r>
      <w:r w:rsidRPr="00D97AC0">
        <w:rPr>
          <w:rtl/>
        </w:rPr>
        <w:t xml:space="preserve"> בטוב ל</w:t>
      </w:r>
      <w:r w:rsidR="00D15FE2">
        <w:rPr>
          <w:rFonts w:hint="cs"/>
          <w:rtl/>
        </w:rPr>
        <w:t>י</w:t>
      </w:r>
      <w:r w:rsidRPr="00D97AC0">
        <w:rPr>
          <w:rtl/>
        </w:rPr>
        <w:t>בם ובאינטליגנציה החברתית שלהם</w:t>
      </w:r>
      <w:r w:rsidR="00451963">
        <w:rPr>
          <w:rtl/>
        </w:rPr>
        <w:t>,</w:t>
      </w:r>
      <w:r w:rsidRPr="00D97AC0">
        <w:rPr>
          <w:rtl/>
        </w:rPr>
        <w:t xml:space="preserve"> המשתקפת גם ביכולתם לגלות אמפתיה והבנה הדדית כלפי האחר</w:t>
      </w:r>
      <w:r w:rsidR="00D15FE2">
        <w:rPr>
          <w:rFonts w:hint="cs"/>
          <w:rtl/>
        </w:rPr>
        <w:t xml:space="preserve"> (</w:t>
      </w:r>
      <w:r w:rsidR="006612CE" w:rsidRPr="006612CE">
        <w:t>Curry, 2020</w:t>
      </w:r>
      <w:r w:rsidR="006612CE">
        <w:rPr>
          <w:rFonts w:hint="cs"/>
          <w:rtl/>
        </w:rPr>
        <w:t xml:space="preserve">). </w:t>
      </w:r>
      <w:r w:rsidRPr="00D97AC0">
        <w:rPr>
          <w:rtl/>
        </w:rPr>
        <w:t>כישורים חברתיים אלו מבוססים על התנסות מוקדמת במשחק חופשי בחומרי גלם פתוחים</w:t>
      </w:r>
      <w:r w:rsidR="00451963">
        <w:rPr>
          <w:rtl/>
        </w:rPr>
        <w:t>,</w:t>
      </w:r>
      <w:r w:rsidRPr="00D97AC0">
        <w:rPr>
          <w:rtl/>
        </w:rPr>
        <w:t xml:space="preserve"> המפתח בתלמידים</w:t>
      </w:r>
      <w:r w:rsidR="00881001">
        <w:rPr>
          <w:rFonts w:hint="cs"/>
          <w:rtl/>
        </w:rPr>
        <w:t xml:space="preserve"> ובתלמידות</w:t>
      </w:r>
      <w:r w:rsidRPr="00D97AC0">
        <w:rPr>
          <w:rtl/>
        </w:rPr>
        <w:t xml:space="preserve"> יכולות משא ומתן דמוקרטיות וכישורי פתרון קונפליקטים בקבוצה</w:t>
      </w:r>
      <w:r w:rsidR="006612CE">
        <w:rPr>
          <w:rFonts w:hint="cs"/>
          <w:rtl/>
        </w:rPr>
        <w:t xml:space="preserve"> (</w:t>
      </w:r>
      <w:r w:rsidR="006612CE" w:rsidRPr="006612CE">
        <w:t>Nome, 2024</w:t>
      </w:r>
      <w:r w:rsidR="006612CE">
        <w:rPr>
          <w:rFonts w:hint="cs"/>
          <w:rtl/>
        </w:rPr>
        <w:t xml:space="preserve">). </w:t>
      </w:r>
      <w:r w:rsidRPr="00D97AC0">
        <w:rPr>
          <w:rtl/>
        </w:rPr>
        <w:t>לבסוף</w:t>
      </w:r>
      <w:r w:rsidR="00451963">
        <w:rPr>
          <w:rtl/>
        </w:rPr>
        <w:t>,</w:t>
      </w:r>
      <w:r w:rsidRPr="00D97AC0">
        <w:rPr>
          <w:rtl/>
        </w:rPr>
        <w:t xml:space="preserve"> תמורות פדגוגיות עכשוויות הכוללות תוכניות מובנות כגון</w:t>
      </w:r>
      <w:r w:rsidRPr="00D97AC0">
        <w:t xml:space="preserve"> </w:t>
      </w:r>
      <w:r w:rsidR="006612CE">
        <w:rPr>
          <w:rFonts w:hint="cs"/>
          <w:rtl/>
        </w:rPr>
        <w:t>"</w:t>
      </w:r>
      <w:r w:rsidR="006612CE" w:rsidRPr="006612CE">
        <w:t>Sounds Write</w:t>
      </w:r>
      <w:r w:rsidR="006612CE">
        <w:rPr>
          <w:rFonts w:hint="cs"/>
          <w:rtl/>
        </w:rPr>
        <w:t xml:space="preserve">" </w:t>
      </w:r>
      <w:r w:rsidRPr="00D97AC0">
        <w:rPr>
          <w:rtl/>
        </w:rPr>
        <w:t>לרכישת אוריינות ו</w:t>
      </w:r>
      <w:r w:rsidR="006612CE">
        <w:rPr>
          <w:rFonts w:hint="cs"/>
          <w:rtl/>
        </w:rPr>
        <w:t>-"</w:t>
      </w:r>
      <w:r w:rsidR="006612CE" w:rsidRPr="006612CE">
        <w:t>Math for Love</w:t>
      </w:r>
      <w:r w:rsidR="006612CE">
        <w:rPr>
          <w:rFonts w:hint="cs"/>
          <w:rtl/>
        </w:rPr>
        <w:t xml:space="preserve">" </w:t>
      </w:r>
      <w:r w:rsidRPr="00D97AC0">
        <w:rPr>
          <w:rtl/>
        </w:rPr>
        <w:t>ללמידת מתמטיקה יצירתית</w:t>
      </w:r>
      <w:r w:rsidR="00451963">
        <w:rPr>
          <w:rtl/>
        </w:rPr>
        <w:t>,</w:t>
      </w:r>
      <w:r w:rsidRPr="00D97AC0">
        <w:rPr>
          <w:rtl/>
        </w:rPr>
        <w:t xml:space="preserve"> מחזקות עוד יותר את הישגיהם האורייניים והאקדמיים של התלמידים תוך שמירה על הליבה החווייתית וההוליסטית של השיטה</w:t>
      </w:r>
      <w:r w:rsidR="006612CE">
        <w:rPr>
          <w:rFonts w:hint="cs"/>
          <w:rtl/>
        </w:rPr>
        <w:t xml:space="preserve"> (</w:t>
      </w:r>
      <w:r w:rsidR="0075505D">
        <w:t>Solvason et al., 2025</w:t>
      </w:r>
      <w:r w:rsidR="006612CE">
        <w:rPr>
          <w:rFonts w:hint="cs"/>
          <w:rtl/>
        </w:rPr>
        <w:t>).</w:t>
      </w:r>
    </w:p>
    <w:p w14:paraId="0179C2AE" w14:textId="4285D1EF" w:rsidR="00F3049A" w:rsidRDefault="00D97AC0" w:rsidP="00F3049A">
      <w:pPr>
        <w:rPr>
          <w:rtl/>
        </w:rPr>
      </w:pPr>
      <w:r w:rsidRPr="00D97AC0">
        <w:rPr>
          <w:rtl/>
        </w:rPr>
        <w:t>לצד טיפוח האוטונומיה והחשיבה החופשית</w:t>
      </w:r>
      <w:r w:rsidR="00451963">
        <w:rPr>
          <w:rtl/>
        </w:rPr>
        <w:t>,</w:t>
      </w:r>
      <w:r w:rsidRPr="00D97AC0">
        <w:rPr>
          <w:rtl/>
        </w:rPr>
        <w:t xml:space="preserve"> עולה שאלת המתח המובנה ב</w:t>
      </w:r>
      <w:r w:rsidR="00D24E40">
        <w:rPr>
          <w:rtl/>
        </w:rPr>
        <w:t>חינוך וַלדורף</w:t>
      </w:r>
      <w:r w:rsidRPr="00D97AC0">
        <w:rPr>
          <w:rtl/>
        </w:rPr>
        <w:t xml:space="preserve"> בין סמכות המורה לבין חופש הפעולה של התלמיד</w:t>
      </w:r>
      <w:r w:rsidR="00451963">
        <w:rPr>
          <w:rtl/>
        </w:rPr>
        <w:t>,</w:t>
      </w:r>
      <w:r w:rsidRPr="00D97AC0">
        <w:rPr>
          <w:rtl/>
        </w:rPr>
        <w:t xml:space="preserve"> סוגיה המעוררת דיון פדגוגי ער בספרות המחקר</w:t>
      </w:r>
      <w:r w:rsidR="00334317">
        <w:rPr>
          <w:rFonts w:hint="cs"/>
          <w:rtl/>
        </w:rPr>
        <w:t xml:space="preserve"> (</w:t>
      </w:r>
      <w:r w:rsidR="00334317" w:rsidRPr="00334317">
        <w:t>Mepham, 2002</w:t>
      </w:r>
      <w:r w:rsidR="00334317">
        <w:rPr>
          <w:rFonts w:hint="cs"/>
          <w:rtl/>
        </w:rPr>
        <w:t xml:space="preserve">). </w:t>
      </w:r>
      <w:r w:rsidRPr="00D97AC0">
        <w:rPr>
          <w:rtl/>
        </w:rPr>
        <w:t>מחד גיסא</w:t>
      </w:r>
      <w:r w:rsidR="00451963">
        <w:rPr>
          <w:rtl/>
        </w:rPr>
        <w:t>,</w:t>
      </w:r>
      <w:r w:rsidRPr="00D97AC0">
        <w:rPr>
          <w:rtl/>
        </w:rPr>
        <w:t xml:space="preserve"> הגישה הממוקדת בילד</w:t>
      </w:r>
      <w:r w:rsidRPr="00D97AC0">
        <w:t xml:space="preserve"> </w:t>
      </w:r>
      <w:r w:rsidR="00334317">
        <w:rPr>
          <w:rFonts w:hint="cs"/>
          <w:rtl/>
        </w:rPr>
        <w:t>(</w:t>
      </w:r>
      <w:r w:rsidR="00334317" w:rsidRPr="00334317">
        <w:t>child-centeredness</w:t>
      </w:r>
      <w:r w:rsidR="00334317">
        <w:rPr>
          <w:rFonts w:hint="cs"/>
          <w:rtl/>
        </w:rPr>
        <w:t xml:space="preserve">) </w:t>
      </w:r>
      <w:r w:rsidRPr="00D97AC0">
        <w:rPr>
          <w:rtl/>
        </w:rPr>
        <w:t>סופגת ביקורת מצד חוקרים המזהים בה סכנה של הבניית הילד כישות אגולוגית</w:t>
      </w:r>
      <w:r w:rsidR="00334317">
        <w:rPr>
          <w:rFonts w:hint="cs"/>
          <w:rtl/>
        </w:rPr>
        <w:t xml:space="preserve"> (</w:t>
      </w:r>
      <w:r w:rsidR="00334317" w:rsidRPr="00334317">
        <w:t>egological being</w:t>
      </w:r>
      <w:r w:rsidR="00334317">
        <w:rPr>
          <w:rFonts w:hint="cs"/>
          <w:rtl/>
        </w:rPr>
        <w:t xml:space="preserve">) </w:t>
      </w:r>
      <w:r w:rsidRPr="00D97AC0">
        <w:rPr>
          <w:rtl/>
        </w:rPr>
        <w:t>הממוקדת בעצמה ומנותקת מהקשרים חברתיים וסביבתיים רחבים יותר</w:t>
      </w:r>
      <w:r w:rsidR="00334317">
        <w:rPr>
          <w:rFonts w:hint="cs"/>
          <w:rtl/>
        </w:rPr>
        <w:t xml:space="preserve"> (</w:t>
      </w:r>
      <w:r w:rsidR="00334317" w:rsidRPr="00334317">
        <w:t>Floom &amp; Janzen, 2018</w:t>
      </w:r>
      <w:r w:rsidR="00334317">
        <w:rPr>
          <w:rFonts w:hint="cs"/>
          <w:rtl/>
        </w:rPr>
        <w:t>).</w:t>
      </w:r>
      <w:r w:rsidRPr="00D97AC0">
        <w:t xml:space="preserve"> </w:t>
      </w:r>
      <w:r w:rsidRPr="00D97AC0">
        <w:rPr>
          <w:rtl/>
        </w:rPr>
        <w:t>מאידך גיסא</w:t>
      </w:r>
      <w:r w:rsidR="00451963">
        <w:rPr>
          <w:rtl/>
        </w:rPr>
        <w:t>,</w:t>
      </w:r>
      <w:r w:rsidRPr="00D97AC0">
        <w:rPr>
          <w:rtl/>
        </w:rPr>
        <w:t xml:space="preserve"> ביקורות אתנוגרפיות ממוקדות וביקורת שיח פוקוייאנית טוענות כי ה"ילדות המוגנת" המשווקת בוולדורף אינה בהכרח משחררת את הילד</w:t>
      </w:r>
      <w:r w:rsidR="00451963">
        <w:rPr>
          <w:rtl/>
        </w:rPr>
        <w:t>,</w:t>
      </w:r>
      <w:r w:rsidRPr="00D97AC0">
        <w:rPr>
          <w:rtl/>
        </w:rPr>
        <w:t xml:space="preserve"> אלא משמשת בפועל כמנגנון שליטה ורגולציה מתוחכם</w:t>
      </w:r>
      <w:r w:rsidR="00CC4D22">
        <w:rPr>
          <w:rFonts w:hint="cs"/>
          <w:rtl/>
        </w:rPr>
        <w:t xml:space="preserve"> (</w:t>
      </w:r>
      <w:r w:rsidR="00CC4D22" w:rsidRPr="00CC4D22">
        <w:t>discourse of control</w:t>
      </w:r>
      <w:r w:rsidR="00CC4D22">
        <w:rPr>
          <w:rFonts w:hint="cs"/>
          <w:rtl/>
        </w:rPr>
        <w:t xml:space="preserve">) </w:t>
      </w:r>
      <w:r w:rsidRPr="00D97AC0">
        <w:rPr>
          <w:rtl/>
        </w:rPr>
        <w:t>המעצב את התלמיד בדרכים המוכתבות מראש על ידי עולם המבוגרים</w:t>
      </w:r>
      <w:r w:rsidR="00CC4D22">
        <w:rPr>
          <w:rFonts w:hint="cs"/>
          <w:rtl/>
        </w:rPr>
        <w:t xml:space="preserve"> (</w:t>
      </w:r>
      <w:r w:rsidR="00CC4D22" w:rsidRPr="00CC4D22">
        <w:t>Wilson, 2022</w:t>
      </w:r>
      <w:r w:rsidR="00CC4D22">
        <w:rPr>
          <w:rFonts w:hint="cs"/>
          <w:rtl/>
        </w:rPr>
        <w:t xml:space="preserve">). </w:t>
      </w:r>
      <w:r w:rsidRPr="00D97AC0">
        <w:rPr>
          <w:rtl/>
        </w:rPr>
        <w:t>הבניה חברתית זו של מושגי ה"ילדות" וה"טבע" נשענת על נורמות מערביות מובהקות של המעמד הבינוני</w:t>
      </w:r>
      <w:r w:rsidR="00451963">
        <w:rPr>
          <w:rtl/>
        </w:rPr>
        <w:t>,</w:t>
      </w:r>
      <w:r w:rsidRPr="00D97AC0">
        <w:rPr>
          <w:rtl/>
        </w:rPr>
        <w:t xml:space="preserve"> המציגות מודל התפתחותי אוניברסלי נוקשה שעלול לתייג ילדים שאינם מתאימים לנורמה כחריגים או מעוכבי התפתחות</w:t>
      </w:r>
      <w:r w:rsidR="008665AB">
        <w:rPr>
          <w:rFonts w:hint="cs"/>
          <w:rtl/>
        </w:rPr>
        <w:t xml:space="preserve"> (</w:t>
      </w:r>
      <w:r w:rsidR="008665AB" w:rsidRPr="008665AB">
        <w:t>Knight, 2024</w:t>
      </w:r>
      <w:r w:rsidR="008665AB">
        <w:rPr>
          <w:rFonts w:hint="cs"/>
          <w:rtl/>
        </w:rPr>
        <w:t xml:space="preserve">). </w:t>
      </w:r>
      <w:r w:rsidRPr="00D97AC0">
        <w:rPr>
          <w:rtl/>
        </w:rPr>
        <w:t>יתר על כן</w:t>
      </w:r>
      <w:r w:rsidR="00451963">
        <w:rPr>
          <w:rtl/>
        </w:rPr>
        <w:t>,</w:t>
      </w:r>
      <w:r w:rsidRPr="00D97AC0">
        <w:rPr>
          <w:rtl/>
        </w:rPr>
        <w:t xml:space="preserve"> סמכות המורה בוולדורף נתפסת כעוגן הכרחי להדרכת הילד בין הגילאים 7 ל-14</w:t>
      </w:r>
      <w:r w:rsidR="00451963">
        <w:rPr>
          <w:rtl/>
        </w:rPr>
        <w:t>,</w:t>
      </w:r>
      <w:r w:rsidRPr="00D97AC0">
        <w:rPr>
          <w:rtl/>
        </w:rPr>
        <w:t xml:space="preserve"> אך היא נתקלת באתגרים בעידן הפוסט-מודרני המאופיין בשחיקת היררכיות מסורתיות ובדרישה גוברת לשוויון זכויות ולכיבוד הדדי</w:t>
      </w:r>
      <w:r w:rsidRPr="00D97AC0">
        <w:t xml:space="preserve"> </w:t>
      </w:r>
      <w:r w:rsidR="008665AB">
        <w:rPr>
          <w:rFonts w:hint="cs"/>
          <w:rtl/>
        </w:rPr>
        <w:t>(</w:t>
      </w:r>
      <w:r w:rsidR="008665AB" w:rsidRPr="008665AB">
        <w:t>Mepham, 2002</w:t>
      </w:r>
      <w:r w:rsidR="008665AB">
        <w:rPr>
          <w:rFonts w:hint="cs"/>
          <w:rtl/>
        </w:rPr>
        <w:t xml:space="preserve">). </w:t>
      </w:r>
      <w:r w:rsidRPr="00D97AC0">
        <w:rPr>
          <w:rtl/>
        </w:rPr>
        <w:t>פער זה מחריף כאשר תפיסות תיאורטיות נוקשות של אנתרופוסופיה פטליסטית</w:t>
      </w:r>
      <w:r w:rsidR="00451963">
        <w:rPr>
          <w:rtl/>
        </w:rPr>
        <w:t>,</w:t>
      </w:r>
      <w:r w:rsidRPr="00D97AC0">
        <w:rPr>
          <w:rtl/>
        </w:rPr>
        <w:t xml:space="preserve"> כגון שימוש מוטעה במושגי קארמה וגלגול נשמות</w:t>
      </w:r>
      <w:r w:rsidR="00451963">
        <w:rPr>
          <w:rtl/>
        </w:rPr>
        <w:t>,</w:t>
      </w:r>
      <w:r w:rsidRPr="00D97AC0">
        <w:rPr>
          <w:rtl/>
        </w:rPr>
        <w:t xml:space="preserve"> משמשות מורים כצידוק להימנעות מהתערבות אקטיבית בקשיים חברתיים או במקרי בריונות בין תלמידים</w:t>
      </w:r>
      <w:r w:rsidR="00E70422">
        <w:rPr>
          <w:rFonts w:hint="cs"/>
          <w:rtl/>
        </w:rPr>
        <w:t xml:space="preserve"> (</w:t>
      </w:r>
      <w:r w:rsidR="00E70422" w:rsidRPr="00E70422">
        <w:t xml:space="preserve">Orsini et al., 2016; Tyson, </w:t>
      </w:r>
      <w:r w:rsidR="00C50560" w:rsidRPr="00E70422">
        <w:t>202</w:t>
      </w:r>
      <w:r w:rsidR="00C50560">
        <w:t>3</w:t>
      </w:r>
      <w:r w:rsidR="00E70422">
        <w:rPr>
          <w:rFonts w:hint="cs"/>
          <w:rtl/>
        </w:rPr>
        <w:t>).</w:t>
      </w:r>
    </w:p>
    <w:p w14:paraId="2A139573" w14:textId="02DF7403" w:rsidR="00B53990" w:rsidRDefault="00D97AC0" w:rsidP="0039085F">
      <w:pPr>
        <w:rPr>
          <w:rtl/>
        </w:rPr>
      </w:pPr>
      <w:r w:rsidRPr="00D97AC0">
        <w:rPr>
          <w:rtl/>
        </w:rPr>
        <w:t>על מנת לגשר על הפער שבין סמכות מוחלטת לאוטונומיה פרקטית</w:t>
      </w:r>
      <w:r w:rsidR="00451963">
        <w:rPr>
          <w:rtl/>
        </w:rPr>
        <w:t>,</w:t>
      </w:r>
      <w:r w:rsidRPr="00D97AC0">
        <w:rPr>
          <w:rtl/>
        </w:rPr>
        <w:t xml:space="preserve"> חוקרים מציעים שינוי תפיסתי עמוק ביחס לתיאוריה ההתפתחותית ולתוכנית הלימודים</w:t>
      </w:r>
      <w:r w:rsidR="00EB28C9">
        <w:rPr>
          <w:rFonts w:hint="cs"/>
          <w:rtl/>
        </w:rPr>
        <w:t xml:space="preserve"> (</w:t>
      </w:r>
      <w:r w:rsidR="00EB28C9" w:rsidRPr="00EB28C9">
        <w:t>Rawson, 2024</w:t>
      </w:r>
      <w:r w:rsidR="00EB28C9">
        <w:rPr>
          <w:rFonts w:hint="cs"/>
          <w:rtl/>
        </w:rPr>
        <w:t xml:space="preserve">). </w:t>
      </w:r>
      <w:r w:rsidRPr="00D97AC0">
        <w:rPr>
          <w:rtl/>
        </w:rPr>
        <w:t>הצעה מרכזית היא לחדול מהתייחסות לשלבי ההתפתחות האנתרופוסופיים כאל חוקים נורמטיביים וקבועים מראש</w:t>
      </w:r>
      <w:r w:rsidR="00451963">
        <w:rPr>
          <w:rtl/>
        </w:rPr>
        <w:t>,</w:t>
      </w:r>
      <w:r w:rsidRPr="00D97AC0">
        <w:rPr>
          <w:rtl/>
        </w:rPr>
        <w:t xml:space="preserve"> ובמקום זאת לאמץ אותם כרעיונות גבול היוריסטיים</w:t>
      </w:r>
      <w:r w:rsidR="00EB28C9">
        <w:rPr>
          <w:rFonts w:hint="cs"/>
          <w:rtl/>
        </w:rPr>
        <w:t xml:space="preserve"> (</w:t>
      </w:r>
      <w:r w:rsidR="00EB28C9" w:rsidRPr="00EB28C9">
        <w:t>heuristic</w:t>
      </w:r>
      <w:r w:rsidR="00EB28C9">
        <w:rPr>
          <w:rFonts w:hint="cs"/>
          <w:rtl/>
        </w:rPr>
        <w:t xml:space="preserve">) </w:t>
      </w:r>
      <w:r w:rsidRPr="00D97AC0">
        <w:rPr>
          <w:rtl/>
        </w:rPr>
        <w:t>וכמודלים של טיפוס-אידיאלי</w:t>
      </w:r>
      <w:r w:rsidR="00EB28C9">
        <w:rPr>
          <w:rFonts w:hint="cs"/>
          <w:rtl/>
        </w:rPr>
        <w:t xml:space="preserve"> (</w:t>
      </w:r>
      <w:r w:rsidR="00EB28C9" w:rsidRPr="00EB28C9">
        <w:rPr>
          <w:rtl/>
        </w:rPr>
        <w:t>(</w:t>
      </w:r>
      <w:r w:rsidR="00EB28C9" w:rsidRPr="00EB28C9">
        <w:t>ideal-types</w:t>
      </w:r>
      <w:r w:rsidR="00EB28C9">
        <w:rPr>
          <w:rFonts w:hint="cs"/>
          <w:rtl/>
        </w:rPr>
        <w:t xml:space="preserve">) </w:t>
      </w:r>
      <w:r w:rsidRPr="00D97AC0">
        <w:rPr>
          <w:rtl/>
        </w:rPr>
        <w:t>המנחים את תשומת ליבו של המורה ברגישות ומתוך התאמה סובייקטיבית לילד</w:t>
      </w:r>
      <w:r w:rsidR="00EB28C9">
        <w:rPr>
          <w:rFonts w:hint="cs"/>
          <w:rtl/>
        </w:rPr>
        <w:t xml:space="preserve"> (</w:t>
      </w:r>
      <w:r w:rsidR="00EB28C9" w:rsidRPr="00EB28C9">
        <w:t>Rawson, 2024</w:t>
      </w:r>
      <w:r w:rsidR="00EB28C9">
        <w:rPr>
          <w:rFonts w:hint="cs"/>
          <w:rtl/>
        </w:rPr>
        <w:t>).</w:t>
      </w:r>
      <w:r w:rsidRPr="00D97AC0">
        <w:t xml:space="preserve"> </w:t>
      </w:r>
      <w:r w:rsidRPr="00D97AC0">
        <w:rPr>
          <w:rtl/>
        </w:rPr>
        <w:t>פיתוח של "תוכנית לימודים שכבתית</w:t>
      </w:r>
      <w:r w:rsidR="00427217">
        <w:rPr>
          <w:rFonts w:hint="cs"/>
          <w:rtl/>
        </w:rPr>
        <w:t>" (</w:t>
      </w:r>
      <w:r w:rsidR="00427217" w:rsidRPr="00427217">
        <w:t>layered curriculum</w:t>
      </w:r>
      <w:r w:rsidR="00427217">
        <w:rPr>
          <w:rFonts w:hint="cs"/>
          <w:rtl/>
        </w:rPr>
        <w:t xml:space="preserve">) </w:t>
      </w:r>
      <w:r w:rsidRPr="00D97AC0">
        <w:rPr>
          <w:rtl/>
        </w:rPr>
        <w:t>מאפשר חלוקה בין הרמה המ</w:t>
      </w:r>
      <w:r w:rsidR="00427217">
        <w:rPr>
          <w:rFonts w:hint="cs"/>
          <w:rtl/>
        </w:rPr>
        <w:t>ַ</w:t>
      </w:r>
      <w:r w:rsidRPr="00D97AC0">
        <w:rPr>
          <w:rtl/>
        </w:rPr>
        <w:t>קרו-התפתחותית של הנושאים</w:t>
      </w:r>
      <w:r w:rsidR="00451963">
        <w:rPr>
          <w:rtl/>
        </w:rPr>
        <w:t>,</w:t>
      </w:r>
      <w:r w:rsidRPr="00D97AC0">
        <w:rPr>
          <w:rtl/>
        </w:rPr>
        <w:t xml:space="preserve"> לבין הרמה המ</w:t>
      </w:r>
      <w:r w:rsidR="00427217">
        <w:rPr>
          <w:rFonts w:hint="cs"/>
          <w:rtl/>
        </w:rPr>
        <w:t>ֶ</w:t>
      </w:r>
      <w:r w:rsidRPr="00D97AC0">
        <w:rPr>
          <w:rtl/>
        </w:rPr>
        <w:t>זו-פדגוגית והרמה המיקרו-כיתתית שבה המורה מתאים את התוכן באופן גמיש לחוויות החיים הממשיות של התלמידים בקבוצה</w:t>
      </w:r>
      <w:r w:rsidR="00427217">
        <w:rPr>
          <w:rFonts w:hint="cs"/>
          <w:rtl/>
        </w:rPr>
        <w:t xml:space="preserve"> (</w:t>
      </w:r>
      <w:r w:rsidR="0075505D">
        <w:t>Solvason et al., 2025</w:t>
      </w:r>
      <w:r w:rsidR="00427217">
        <w:rPr>
          <w:rFonts w:hint="cs"/>
          <w:rtl/>
        </w:rPr>
        <w:t xml:space="preserve">). </w:t>
      </w:r>
      <w:r w:rsidRPr="00D97AC0">
        <w:rPr>
          <w:rtl/>
        </w:rPr>
        <w:t>גישה זו מחייבת תהליך עמוק של דה-קולוניזציה פדגוגית</w:t>
      </w:r>
      <w:r w:rsidR="00451963">
        <w:rPr>
          <w:rtl/>
        </w:rPr>
        <w:t>,</w:t>
      </w:r>
      <w:r w:rsidRPr="00D97AC0">
        <w:rPr>
          <w:rtl/>
        </w:rPr>
        <w:t xml:space="preserve"> המפרקת את תוכנית הלימודים האירוצנטרית המסורתית ומחליפה אותה בייצוגים תרבותיים</w:t>
      </w:r>
      <w:r w:rsidR="00451963">
        <w:rPr>
          <w:rtl/>
        </w:rPr>
        <w:t>,</w:t>
      </w:r>
      <w:r w:rsidRPr="00D97AC0">
        <w:rPr>
          <w:rtl/>
        </w:rPr>
        <w:t xml:space="preserve"> גאוגרפיים ואתניים מקומיים ומגוונים המשקפים את הסביבה שבה בית הספר פועל</w:t>
      </w:r>
      <w:r w:rsidR="00F06B55">
        <w:rPr>
          <w:rFonts w:hint="cs"/>
          <w:rtl/>
        </w:rPr>
        <w:t xml:space="preserve"> (</w:t>
      </w:r>
      <w:r w:rsidR="00F06B55" w:rsidRPr="00F06B55">
        <w:t>Boland, 2015</w:t>
      </w:r>
      <w:r w:rsidR="00F06B55">
        <w:rPr>
          <w:rFonts w:hint="cs"/>
          <w:rtl/>
        </w:rPr>
        <w:t xml:space="preserve">). </w:t>
      </w:r>
      <w:r w:rsidRPr="00D97AC0">
        <w:rPr>
          <w:rtl/>
        </w:rPr>
        <w:t>כמו כן</w:t>
      </w:r>
      <w:r w:rsidR="00451963">
        <w:rPr>
          <w:rtl/>
        </w:rPr>
        <w:t>,</w:t>
      </w:r>
      <w:r w:rsidRPr="00D97AC0">
        <w:rPr>
          <w:rtl/>
        </w:rPr>
        <w:t xml:space="preserve"> מוצע להחליף את המדידות ההשוואתיות הנוקשות בהערכות חלופיות מבוססות-צפייה ואיסוף עבודות</w:t>
      </w:r>
      <w:r w:rsidRPr="00D97AC0">
        <w:t xml:space="preserve"> </w:t>
      </w:r>
      <w:r w:rsidR="00883FFE">
        <w:rPr>
          <w:rFonts w:hint="cs"/>
          <w:rtl/>
        </w:rPr>
        <w:t>(</w:t>
      </w:r>
      <w:r w:rsidR="00883FFE" w:rsidRPr="00883FFE">
        <w:t>alternative assessments</w:t>
      </w:r>
      <w:r w:rsidR="00883FFE">
        <w:rPr>
          <w:rFonts w:hint="cs"/>
          <w:rtl/>
        </w:rPr>
        <w:t>),</w:t>
      </w:r>
      <w:r w:rsidRPr="00D97AC0">
        <w:t xml:space="preserve"> </w:t>
      </w:r>
      <w:r w:rsidRPr="00D97AC0">
        <w:rPr>
          <w:rtl/>
        </w:rPr>
        <w:t>המתעדות את מסלול ההתפתחות הייחודי של הילד ללא הפעלת לחץ הישגי מוקד</w:t>
      </w:r>
      <w:r w:rsidR="00883FFE">
        <w:rPr>
          <w:rFonts w:hint="cs"/>
          <w:rtl/>
        </w:rPr>
        <w:t>ם (</w:t>
      </w:r>
      <w:r w:rsidR="00D66CA0" w:rsidRPr="00D66CA0">
        <w:t>Becker et al., 2023</w:t>
      </w:r>
      <w:r w:rsidR="00883FFE">
        <w:rPr>
          <w:rFonts w:hint="cs"/>
          <w:rtl/>
        </w:rPr>
        <w:t xml:space="preserve">). </w:t>
      </w:r>
      <w:r w:rsidRPr="00D97AC0">
        <w:rPr>
          <w:rtl/>
        </w:rPr>
        <w:t>במערכות</w:t>
      </w:r>
      <w:r w:rsidR="00BE3998">
        <w:rPr>
          <w:rtl/>
        </w:rPr>
        <w:t xml:space="preserve"> וַלדורף</w:t>
      </w:r>
      <w:r w:rsidRPr="00D97AC0">
        <w:rPr>
          <w:rtl/>
        </w:rPr>
        <w:t xml:space="preserve"> מודרניות</w:t>
      </w:r>
      <w:r w:rsidR="00451963">
        <w:rPr>
          <w:rtl/>
        </w:rPr>
        <w:t>,</w:t>
      </w:r>
      <w:r w:rsidRPr="00D97AC0">
        <w:rPr>
          <w:rtl/>
        </w:rPr>
        <w:t xml:space="preserve"> יישום פ</w:t>
      </w:r>
      <w:r w:rsidR="00F52CB7">
        <w:rPr>
          <w:rFonts w:hint="cs"/>
          <w:rtl/>
        </w:rPr>
        <w:t>ּ</w:t>
      </w:r>
      <w:r w:rsidRPr="00D97AC0">
        <w:rPr>
          <w:rtl/>
        </w:rPr>
        <w:t>ר</w:t>
      </w:r>
      <w:r w:rsidR="00F52CB7">
        <w:rPr>
          <w:rFonts w:hint="cs"/>
          <w:rtl/>
        </w:rPr>
        <w:t>ַ</w:t>
      </w:r>
      <w:r w:rsidRPr="00D97AC0">
        <w:rPr>
          <w:rtl/>
        </w:rPr>
        <w:t>קטי של עיקרון זה מתבצע באמצעות תיעוד הערכות תקופתיות איכותניות בתיקיות ייעודיות וקיום מפגשי שיח מקצועיים של הצוות</w:t>
      </w:r>
      <w:r w:rsidR="00451963">
        <w:rPr>
          <w:rtl/>
        </w:rPr>
        <w:t>,</w:t>
      </w:r>
      <w:r w:rsidRPr="00D97AC0">
        <w:rPr>
          <w:rtl/>
        </w:rPr>
        <w:t xml:space="preserve"> המאפשרים </w:t>
      </w:r>
      <w:r w:rsidRPr="00D97AC0">
        <w:rPr>
          <w:rtl/>
        </w:rPr>
        <w:lastRenderedPageBreak/>
        <w:t>לזהות את צורכי התלמיד ולספק לו מענה דיפרנציאלי מכיל המכבד את חירותו</w:t>
      </w:r>
      <w:r w:rsidR="00F52CB7">
        <w:rPr>
          <w:rFonts w:hint="cs"/>
          <w:rtl/>
        </w:rPr>
        <w:t xml:space="preserve"> (</w:t>
      </w:r>
      <w:r w:rsidR="0075505D">
        <w:t>Solvason et al., 2025</w:t>
      </w:r>
      <w:r w:rsidR="00F52CB7">
        <w:rPr>
          <w:rFonts w:hint="cs"/>
          <w:rtl/>
        </w:rPr>
        <w:t xml:space="preserve">). </w:t>
      </w:r>
      <w:r w:rsidRPr="00D97AC0">
        <w:rPr>
          <w:rtl/>
        </w:rPr>
        <w:t>מתוך הפערים שעולים במחקר שלי</w:t>
      </w:r>
      <w:r w:rsidR="00F52CB7">
        <w:rPr>
          <w:rFonts w:hint="cs"/>
          <w:rtl/>
        </w:rPr>
        <w:t>,</w:t>
      </w:r>
      <w:r w:rsidRPr="00D97AC0">
        <w:rPr>
          <w:rtl/>
        </w:rPr>
        <w:t xml:space="preserve"> אני מזהה</w:t>
      </w:r>
      <w:r w:rsidR="00F52CB7">
        <w:rPr>
          <w:rFonts w:hint="cs"/>
          <w:rtl/>
        </w:rPr>
        <w:t xml:space="preserve">, </w:t>
      </w:r>
      <w:r w:rsidRPr="00D97AC0">
        <w:rPr>
          <w:rtl/>
        </w:rPr>
        <w:t>שלצד הפער התוכני שהתגלה במחקר הנוכחי – בין תפיסת הסמכות החינוכית כמקור לתחושת ביטחון ויציבות</w:t>
      </w:r>
      <w:r w:rsidR="00451963">
        <w:rPr>
          <w:rtl/>
        </w:rPr>
        <w:t>,</w:t>
      </w:r>
      <w:r w:rsidRPr="00D97AC0">
        <w:rPr>
          <w:rtl/>
        </w:rPr>
        <w:t xml:space="preserve"> לבין הפוטנציאל הגלום בה לפגיעה באוטונומיה ובפרטיות הילד/ה – ראוי להצביע גם על פער בספרות המחקרית עצמה</w:t>
      </w:r>
      <w:r w:rsidR="00451963">
        <w:rPr>
          <w:rtl/>
        </w:rPr>
        <w:t>,</w:t>
      </w:r>
      <w:r w:rsidRPr="00D97AC0">
        <w:rPr>
          <w:rtl/>
        </w:rPr>
        <w:t xml:space="preserve"> המחזק את הצורך במחקרי המשך בנושא. סקירת הספרות מעלה כי הכתיבה האקדמית העברית העוסקת בחינוך ולדורף (למשל גולדשמידט</w:t>
      </w:r>
      <w:r w:rsidR="00451963">
        <w:rPr>
          <w:rtl/>
        </w:rPr>
        <w:t>,</w:t>
      </w:r>
      <w:r w:rsidRPr="00D97AC0">
        <w:rPr>
          <w:rtl/>
        </w:rPr>
        <w:t xml:space="preserve"> 2016</w:t>
      </w:r>
      <w:r w:rsidR="00451963">
        <w:rPr>
          <w:rtl/>
        </w:rPr>
        <w:t>,</w:t>
      </w:r>
      <w:r w:rsidRPr="00D97AC0">
        <w:rPr>
          <w:rtl/>
        </w:rPr>
        <w:t xml:space="preserve"> 2023) נכתבת ברובה מתוך זיקה פנימית לתנועה החינוכית ולתפיסתה העצמית</w:t>
      </w:r>
      <w:r w:rsidR="00451963">
        <w:rPr>
          <w:rtl/>
        </w:rPr>
        <w:t>,</w:t>
      </w:r>
      <w:r w:rsidRPr="00D97AC0">
        <w:rPr>
          <w:rtl/>
        </w:rPr>
        <w:t xml:space="preserve"> ומתמקדת בהצגת עקרונותיה הפילוסופיים והפדגוגיים מנקודת מבט אוהדת ותיאורית. לעומת זאת</w:t>
      </w:r>
      <w:r w:rsidR="00451963">
        <w:rPr>
          <w:rtl/>
        </w:rPr>
        <w:t>,</w:t>
      </w:r>
      <w:r w:rsidRPr="00D97AC0">
        <w:rPr>
          <w:rtl/>
        </w:rPr>
        <w:t xml:space="preserve"> הספרות המחקרית המציעה בחינה ביקורתית של יחסי הכוח</w:t>
      </w:r>
      <w:r w:rsidR="00451963">
        <w:rPr>
          <w:rtl/>
        </w:rPr>
        <w:t>,</w:t>
      </w:r>
      <w:r w:rsidRPr="00D97AC0">
        <w:rPr>
          <w:rtl/>
        </w:rPr>
        <w:t xml:space="preserve"> הסמכות והשליטה במרחב החינוכי הוולדורפי – ובפרט זו הנסמכת על אתנוגרפיה</w:t>
      </w:r>
      <w:r w:rsidR="00451963">
        <w:rPr>
          <w:rtl/>
        </w:rPr>
        <w:t>,</w:t>
      </w:r>
      <w:r w:rsidRPr="00D97AC0">
        <w:rPr>
          <w:rtl/>
        </w:rPr>
        <w:t xml:space="preserve"> ניתוח שיח וסוציולוגיה ביקורתית של הילדות</w:t>
      </w:r>
      <w:r w:rsidR="00463932">
        <w:rPr>
          <w:rFonts w:hint="cs"/>
          <w:rtl/>
        </w:rPr>
        <w:t xml:space="preserve"> </w:t>
      </w:r>
      <w:r w:rsidR="0039085F">
        <w:rPr>
          <w:rFonts w:hint="cs"/>
          <w:rtl/>
        </w:rPr>
        <w:t>(</w:t>
      </w:r>
      <w:r w:rsidR="000D7CEF">
        <w:t>Wilson, 2022</w:t>
      </w:r>
      <w:r w:rsidR="0039085F">
        <w:rPr>
          <w:rFonts w:hint="cs"/>
          <w:rtl/>
        </w:rPr>
        <w:t>)</w:t>
      </w:r>
      <w:r w:rsidR="00CA5610">
        <w:rPr>
          <w:rFonts w:hint="cs"/>
          <w:rtl/>
        </w:rPr>
        <w:t>.</w:t>
      </w:r>
      <w:r w:rsidR="0039085F">
        <w:t xml:space="preserve"> </w:t>
      </w:r>
    </w:p>
    <w:p w14:paraId="6DA00E14" w14:textId="77777777" w:rsidR="00454116" w:rsidRDefault="00454116">
      <w:pPr>
        <w:spacing w:after="0" w:line="240" w:lineRule="auto"/>
        <w:ind w:firstLine="0"/>
        <w:rPr>
          <w:rtl/>
        </w:rPr>
      </w:pPr>
    </w:p>
    <w:p w14:paraId="455AFF01" w14:textId="77777777" w:rsidR="00454116" w:rsidRPr="00334363" w:rsidRDefault="00454116" w:rsidP="005630C7">
      <w:pPr>
        <w:pStyle w:val="2"/>
        <w:rPr>
          <w:rFonts w:eastAsia="Times New Roman"/>
          <w:sz w:val="24"/>
          <w:szCs w:val="24"/>
          <w:rtl/>
        </w:rPr>
      </w:pPr>
      <w:bookmarkStart w:id="94" w:name="_Toc239109250"/>
      <w:r w:rsidRPr="00334363">
        <w:rPr>
          <w:rtl/>
        </w:rPr>
        <w:t>סיכום בני</w:t>
      </w:r>
      <w:r w:rsidRPr="00334363">
        <w:rPr>
          <w:rFonts w:eastAsia="Times New Roman"/>
          <w:sz w:val="24"/>
          <w:szCs w:val="24"/>
          <w:rtl/>
        </w:rPr>
        <w:t>מה אישית</w:t>
      </w:r>
      <w:bookmarkEnd w:id="94"/>
    </w:p>
    <w:p w14:paraId="409132EB" w14:textId="77777777" w:rsidR="00454116" w:rsidRPr="00334363" w:rsidRDefault="00454116" w:rsidP="00454116">
      <w:pPr>
        <w:rPr>
          <w:rFonts w:ascii="David" w:eastAsia="Times New Roman" w:hAnsi="David"/>
          <w:kern w:val="0"/>
          <w:sz w:val="24"/>
          <w:rtl/>
          <w14:ligatures w14:val="none"/>
        </w:rPr>
      </w:pPr>
      <w:r w:rsidRPr="00334363">
        <w:rPr>
          <w:rFonts w:ascii="David" w:eastAsia="Times New Roman" w:hAnsi="David"/>
          <w:kern w:val="0"/>
          <w:sz w:val="24"/>
          <w:rtl/>
          <w14:ligatures w14:val="none"/>
        </w:rPr>
        <w:t>עבודת גמר זו נולדה מתוך מקום אישי מאוד. לאחר כמעט שלושים שנה של עשייה חינוכית בחינוך ולדורף, חשתי צורך לעצור ולשאול: מה בעצם נשאר אצל הבוגרים</w:t>
      </w:r>
      <w:r>
        <w:rPr>
          <w:rFonts w:ascii="David" w:eastAsia="Times New Roman" w:hAnsi="David" w:hint="cs"/>
          <w:kern w:val="0"/>
          <w:sz w:val="24"/>
          <w:rtl/>
          <w14:ligatures w14:val="none"/>
        </w:rPr>
        <w:t xml:space="preserve"> והבוגרות</w:t>
      </w:r>
      <w:r w:rsidRPr="00334363">
        <w:rPr>
          <w:rFonts w:ascii="David" w:eastAsia="Times New Roman" w:hAnsi="David"/>
          <w:kern w:val="0"/>
          <w:sz w:val="24"/>
          <w:rtl/>
          <w14:ligatures w14:val="none"/>
        </w:rPr>
        <w:t>, שנים אחרי שסיימו את מסלול הלימודים? בחרתי לבחון את הכישורים המנטליים והאיכותיים שמתפתחים אצל בוגרי</w:t>
      </w:r>
      <w:r>
        <w:rPr>
          <w:rFonts w:ascii="David" w:eastAsia="Times New Roman" w:hAnsi="David" w:hint="cs"/>
          <w:kern w:val="0"/>
          <w:sz w:val="24"/>
          <w:rtl/>
          <w14:ligatures w14:val="none"/>
        </w:rPr>
        <w:t xml:space="preserve"> ובוגרות</w:t>
      </w:r>
      <w:r w:rsidRPr="00334363">
        <w:rPr>
          <w:rFonts w:ascii="David" w:eastAsia="Times New Roman" w:hAnsi="David"/>
          <w:kern w:val="0"/>
          <w:sz w:val="24"/>
          <w:rtl/>
          <w14:ligatures w14:val="none"/>
        </w:rPr>
        <w:t xml:space="preserve"> ולדורף לאורך שתים עשרה שנות לימוד, מתוך רצון לחזק בעצמי את המשמעות והאמונה במה שאני עושה מדי יום בכיתה, ומתוך תקווה שהדברים שיעלו יוכלו לתרום גם לזרם החינוכי כולו ולכל מי שעוסק במלאכת הקודש הזו – מורים</w:t>
      </w:r>
      <w:r>
        <w:rPr>
          <w:rFonts w:ascii="David" w:eastAsia="Times New Roman" w:hAnsi="David" w:hint="cs"/>
          <w:kern w:val="0"/>
          <w:sz w:val="24"/>
          <w:rtl/>
          <w14:ligatures w14:val="none"/>
        </w:rPr>
        <w:t xml:space="preserve"> ומורות</w:t>
      </w:r>
      <w:r w:rsidRPr="00334363">
        <w:rPr>
          <w:rFonts w:ascii="David" w:eastAsia="Times New Roman" w:hAnsi="David"/>
          <w:kern w:val="0"/>
          <w:sz w:val="24"/>
          <w:rtl/>
          <w14:ligatures w14:val="none"/>
        </w:rPr>
        <w:t xml:space="preserve">, הורים ואנשי </w:t>
      </w:r>
      <w:r>
        <w:rPr>
          <w:rFonts w:ascii="David" w:eastAsia="Times New Roman" w:hAnsi="David" w:hint="cs"/>
          <w:kern w:val="0"/>
          <w:sz w:val="24"/>
          <w:rtl/>
          <w14:ligatures w14:val="none"/>
        </w:rPr>
        <w:t xml:space="preserve">ונשות </w:t>
      </w:r>
      <w:r w:rsidRPr="00334363">
        <w:rPr>
          <w:rFonts w:ascii="David" w:eastAsia="Times New Roman" w:hAnsi="David"/>
          <w:kern w:val="0"/>
          <w:sz w:val="24"/>
          <w:rtl/>
          <w14:ligatures w14:val="none"/>
        </w:rPr>
        <w:t>חינוך.</w:t>
      </w:r>
    </w:p>
    <w:p w14:paraId="4CD39CA1" w14:textId="77777777" w:rsidR="00454116" w:rsidRPr="00334363" w:rsidRDefault="00454116" w:rsidP="00454116">
      <w:pPr>
        <w:rPr>
          <w:rFonts w:ascii="David" w:eastAsia="Times New Roman" w:hAnsi="David"/>
          <w:kern w:val="0"/>
          <w:sz w:val="24"/>
          <w:rtl/>
          <w14:ligatures w14:val="none"/>
        </w:rPr>
      </w:pPr>
      <w:r w:rsidRPr="00334363">
        <w:rPr>
          <w:rFonts w:ascii="David" w:eastAsia="Times New Roman" w:hAnsi="David"/>
          <w:kern w:val="0"/>
          <w:sz w:val="24"/>
          <w:rtl/>
          <w14:ligatures w14:val="none"/>
        </w:rPr>
        <w:t xml:space="preserve">ממצאי המחקר הפתיעו אותי בשני כיוונים מנוגדים לכאורה, שדווקא יחד יצרו תמונה עשירה יותר. מצד אחד, הכישורים שעלו מתוך הראיונות עם </w:t>
      </w:r>
      <w:r>
        <w:rPr>
          <w:rFonts w:ascii="David" w:eastAsia="Times New Roman" w:hAnsi="David" w:hint="cs"/>
          <w:kern w:val="0"/>
          <w:sz w:val="24"/>
          <w:rtl/>
          <w14:ligatures w14:val="none"/>
        </w:rPr>
        <w:t>הבוגרות ו</w:t>
      </w:r>
      <w:r w:rsidRPr="00334363">
        <w:rPr>
          <w:rFonts w:ascii="David" w:eastAsia="Times New Roman" w:hAnsi="David"/>
          <w:kern w:val="0"/>
          <w:sz w:val="24"/>
          <w:rtl/>
          <w14:ligatures w14:val="none"/>
        </w:rPr>
        <w:t xml:space="preserve">הבוגרים הישראלים תאמו באופן מובהק את הספרות המחקרית הבינלאומית בנושא – עדות לכך שיש משהו עקבי ואוניברסלי בתהליך שמתרחש בבתי ספר ולדורף, מעבר לתרבות ולמקום. מצד שני, עלו מהראיונות זוויות שלא ציפיתי להן ושהרחיבו את נקודת המבט שלי כחוקרת וכמורה גם יחד. הבולטת שבהן היא היחס המורכב, כמעט פרדוקסלי, של המרואיינים כלפי </w:t>
      </w:r>
      <w:r>
        <w:rPr>
          <w:rFonts w:ascii="David" w:eastAsia="Times New Roman" w:hAnsi="David" w:hint="cs"/>
          <w:kern w:val="0"/>
          <w:sz w:val="24"/>
          <w:rtl/>
          <w14:ligatures w14:val="none"/>
        </w:rPr>
        <w:t>מורותיהם ו</w:t>
      </w:r>
      <w:r w:rsidRPr="00334363">
        <w:rPr>
          <w:rFonts w:ascii="David" w:eastAsia="Times New Roman" w:hAnsi="David"/>
          <w:kern w:val="0"/>
          <w:sz w:val="24"/>
          <w:rtl/>
          <w14:ligatures w14:val="none"/>
        </w:rPr>
        <w:t xml:space="preserve">מוריהם: מצד אחד תיאורים חוזרים ונשנים של דמויות מורים </w:t>
      </w:r>
      <w:r>
        <w:rPr>
          <w:rFonts w:ascii="David" w:eastAsia="Times New Roman" w:hAnsi="David" w:hint="cs"/>
          <w:kern w:val="0"/>
          <w:sz w:val="24"/>
          <w:rtl/>
          <w14:ligatures w14:val="none"/>
        </w:rPr>
        <w:t xml:space="preserve">ומורות </w:t>
      </w:r>
      <w:r w:rsidRPr="00334363">
        <w:rPr>
          <w:rFonts w:ascii="David" w:eastAsia="Times New Roman" w:hAnsi="David"/>
          <w:kern w:val="0"/>
          <w:sz w:val="24"/>
          <w:rtl/>
          <w14:ligatures w14:val="none"/>
        </w:rPr>
        <w:t>יוצאות דופן במסירותן, בעומק המחויבות שלהן ובנוכחות שהותירו בחייהם; ומצד שני – שאלה עמוקה יותר שליוותה אותי לאורך כל ניתוח הממצאים, כיצד דווקא סמכות טוטאלית כל כך, כזו שמלווה את הילד</w:t>
      </w:r>
      <w:r>
        <w:rPr>
          <w:rFonts w:ascii="David" w:eastAsia="Times New Roman" w:hAnsi="David" w:hint="cs"/>
          <w:kern w:val="0"/>
          <w:sz w:val="24"/>
          <w:rtl/>
          <w14:ligatures w14:val="none"/>
        </w:rPr>
        <w:t xml:space="preserve"> או הילדה </w:t>
      </w:r>
      <w:r w:rsidRPr="00334363">
        <w:rPr>
          <w:rFonts w:ascii="David" w:eastAsia="Times New Roman" w:hAnsi="David"/>
          <w:kern w:val="0"/>
          <w:sz w:val="24"/>
          <w:rtl/>
          <w14:ligatures w14:val="none"/>
        </w:rPr>
        <w:t>שנים ארוכות, הצליחה במקרים רבים לא לדכא אלא דווקא לשמר ואף לטפח את החופש הפנימי של הילד או הילדה.</w:t>
      </w:r>
    </w:p>
    <w:p w14:paraId="6D2CACFE" w14:textId="77777777" w:rsidR="00454116" w:rsidRPr="00334363" w:rsidRDefault="00454116" w:rsidP="00454116">
      <w:pPr>
        <w:rPr>
          <w:rFonts w:ascii="David" w:eastAsia="Times New Roman" w:hAnsi="David"/>
          <w:kern w:val="0"/>
          <w:sz w:val="24"/>
          <w:rtl/>
          <w14:ligatures w14:val="none"/>
        </w:rPr>
      </w:pPr>
      <w:r w:rsidRPr="00334363">
        <w:rPr>
          <w:rFonts w:ascii="David" w:eastAsia="Times New Roman" w:hAnsi="David"/>
          <w:kern w:val="0"/>
          <w:sz w:val="24"/>
          <w:rtl/>
          <w14:ligatures w14:val="none"/>
        </w:rPr>
        <w:t xml:space="preserve">מתוך ההיכרות האישית שלי עם המערכת, ומתוך שיחות רבות עם עמיתים </w:t>
      </w:r>
      <w:r>
        <w:rPr>
          <w:rFonts w:ascii="David" w:eastAsia="Times New Roman" w:hAnsi="David" w:hint="cs"/>
          <w:kern w:val="0"/>
          <w:sz w:val="24"/>
          <w:rtl/>
          <w14:ligatures w14:val="none"/>
        </w:rPr>
        <w:t xml:space="preserve">ועמיתות </w:t>
      </w:r>
      <w:r w:rsidRPr="00334363">
        <w:rPr>
          <w:rFonts w:ascii="David" w:eastAsia="Times New Roman" w:hAnsi="David"/>
          <w:kern w:val="0"/>
          <w:sz w:val="24"/>
          <w:rtl/>
          <w14:ligatures w14:val="none"/>
        </w:rPr>
        <w:t xml:space="preserve">לאורך השנים, אני חווה שוב ושוב מורים </w:t>
      </w:r>
      <w:r>
        <w:rPr>
          <w:rFonts w:ascii="David" w:eastAsia="Times New Roman" w:hAnsi="David" w:hint="cs"/>
          <w:kern w:val="0"/>
          <w:sz w:val="24"/>
          <w:rtl/>
          <w14:ligatures w14:val="none"/>
        </w:rPr>
        <w:t xml:space="preserve">ומורות </w:t>
      </w:r>
      <w:r w:rsidRPr="00334363">
        <w:rPr>
          <w:rFonts w:ascii="David" w:eastAsia="Times New Roman" w:hAnsi="David"/>
          <w:kern w:val="0"/>
          <w:sz w:val="24"/>
          <w:rtl/>
          <w14:ligatures w14:val="none"/>
        </w:rPr>
        <w:t>המחפשים בכל דרך אפשרית את הדרך אל ליבם של הילדים – לא מתוך שאננות אלא מתוך רצון מתמיד להשתפר, להיות אנושיים ושלמים יותר, הן ביחסם לתוכן הנלמד והן ביחסם לכל תלמיד ותלמידה כאדם שלם. זהו, לתחושתי, המפתח האמיתי שמאחורי הממצאים: לא מערכת מושלמת, אלא בני אדם המנסים, שוב ושוב, להיות נוכחים באמת.</w:t>
      </w:r>
    </w:p>
    <w:p w14:paraId="20DAB550" w14:textId="0F607817" w:rsidR="00543E7C" w:rsidRDefault="00454116">
      <w:pPr>
        <w:spacing w:after="0" w:line="240" w:lineRule="auto"/>
        <w:ind w:firstLine="0"/>
        <w:rPr>
          <w:rtl/>
        </w:rPr>
      </w:pPr>
      <w:r w:rsidRPr="00334363">
        <w:rPr>
          <w:rFonts w:ascii="David" w:eastAsia="Times New Roman" w:hAnsi="David"/>
          <w:kern w:val="0"/>
          <w:sz w:val="24"/>
          <w:rtl/>
          <w14:ligatures w14:val="none"/>
        </w:rPr>
        <w:t>אני מאמינה שהעמקת המודעות למושג של סמכות אוהבת – סמכות שאינה סותרת חופש אלא מאפשרת אותו – לצד נקודות נוספות שהמחקר הזה חשף בנוגע לממד האנושי שבמפגש החינוכי</w:t>
      </w:r>
      <w:r>
        <w:rPr>
          <w:rFonts w:ascii="David" w:eastAsia="Times New Roman" w:hAnsi="David" w:hint="cs"/>
          <w:kern w:val="0"/>
          <w:sz w:val="24"/>
          <w:rtl/>
          <w14:ligatures w14:val="none"/>
        </w:rPr>
        <w:t xml:space="preserve"> –</w:t>
      </w:r>
      <w:r w:rsidRPr="00334363">
        <w:rPr>
          <w:rFonts w:ascii="David" w:eastAsia="Times New Roman" w:hAnsi="David"/>
          <w:kern w:val="0"/>
          <w:sz w:val="24"/>
          <w:rtl/>
          <w14:ligatures w14:val="none"/>
        </w:rPr>
        <w:t xml:space="preserve"> יכולות להוביל את העשייה החינוכית ב</w:t>
      </w:r>
      <w:r>
        <w:rPr>
          <w:rFonts w:ascii="David" w:eastAsia="Times New Roman" w:hAnsi="David" w:hint="cs"/>
          <w:kern w:val="0"/>
          <w:sz w:val="24"/>
          <w:rtl/>
          <w14:ligatures w14:val="none"/>
        </w:rPr>
        <w:t xml:space="preserve">בתי הספר </w:t>
      </w:r>
      <w:r w:rsidRPr="00334363">
        <w:rPr>
          <w:rFonts w:ascii="David" w:eastAsia="Times New Roman" w:hAnsi="David"/>
          <w:kern w:val="0"/>
          <w:sz w:val="24"/>
          <w:rtl/>
          <w14:ligatures w14:val="none"/>
        </w:rPr>
        <w:t>ולדורף לכיוון של איכות נקייה, מודעת ומכוונת יותר. זו איננה קריאה לשינוי דרמטי, אלא הזמנה מתמשכת להתבוננות פנימית – הן ברמת המורה הבודד</w:t>
      </w:r>
      <w:r>
        <w:rPr>
          <w:rFonts w:ascii="David" w:eastAsia="Times New Roman" w:hAnsi="David" w:hint="cs"/>
          <w:kern w:val="0"/>
          <w:sz w:val="24"/>
          <w:rtl/>
          <w14:ligatures w14:val="none"/>
        </w:rPr>
        <w:t>/ת</w:t>
      </w:r>
      <w:r w:rsidRPr="00334363">
        <w:rPr>
          <w:rFonts w:ascii="David" w:eastAsia="Times New Roman" w:hAnsi="David"/>
          <w:kern w:val="0"/>
          <w:sz w:val="24"/>
          <w:rtl/>
          <w14:ligatures w14:val="none"/>
        </w:rPr>
        <w:t xml:space="preserve"> והן ברמת הזרם כולו – מתוך אמונה שהחינוך הטוב ביותר נולד תמיד ממפגש אנושי כן ואוהב.</w:t>
      </w:r>
      <w:r w:rsidR="00543E7C">
        <w:rPr>
          <w:rtl/>
        </w:rPr>
        <w:br w:type="page"/>
      </w:r>
    </w:p>
    <w:p w14:paraId="278B27B1" w14:textId="77777777" w:rsidR="00D97AC0" w:rsidRPr="00FC337B" w:rsidRDefault="00D97AC0" w:rsidP="00A37757"/>
    <w:p w14:paraId="27A5E791" w14:textId="38360B34" w:rsidR="00FC337B" w:rsidRDefault="001D348C" w:rsidP="0049566E">
      <w:pPr>
        <w:pStyle w:val="1"/>
        <w:rPr>
          <w:rtl/>
        </w:rPr>
      </w:pPr>
      <w:bookmarkStart w:id="95" w:name="_Toc239109251"/>
      <w:r>
        <w:rPr>
          <w:rFonts w:hint="cs"/>
          <w:rtl/>
        </w:rPr>
        <w:t>8.</w:t>
      </w:r>
      <w:r w:rsidR="00FC337B" w:rsidRPr="00FC337B">
        <w:rPr>
          <w:rtl/>
          <w:lang w:bidi="ar-SA"/>
        </w:rPr>
        <w:t xml:space="preserve"> </w:t>
      </w:r>
      <w:r w:rsidR="0078326F">
        <w:rPr>
          <w:rFonts w:hint="cs"/>
          <w:rtl/>
        </w:rPr>
        <w:t>רשימת מקורות</w:t>
      </w:r>
      <w:bookmarkEnd w:id="95"/>
    </w:p>
    <w:p w14:paraId="09FE1C03" w14:textId="77777777" w:rsidR="00F066D9" w:rsidRPr="004F60E0" w:rsidRDefault="00F066D9" w:rsidP="004F60E0">
      <w:pPr>
        <w:pStyle w:val="aff"/>
        <w:rPr>
          <w:rtl/>
        </w:rPr>
      </w:pPr>
    </w:p>
    <w:p w14:paraId="795B303B" w14:textId="4E95C189" w:rsidR="007106EB" w:rsidRDefault="00D53CAF" w:rsidP="00597508">
      <w:pPr>
        <w:pStyle w:val="aff"/>
        <w:rPr>
          <w:rtl/>
        </w:rPr>
      </w:pPr>
      <w:r w:rsidRPr="00D53CAF">
        <w:rPr>
          <w:rtl/>
        </w:rPr>
        <w:t>גולדשמידט, ג</w:t>
      </w:r>
      <w:r w:rsidR="003C5D76">
        <w:rPr>
          <w:rFonts w:hint="cs"/>
          <w:rtl/>
        </w:rPr>
        <w:t xml:space="preserve">' (2010). </w:t>
      </w:r>
      <w:r w:rsidRPr="004F60E0">
        <w:rPr>
          <w:b/>
          <w:bCs/>
          <w:rtl/>
        </w:rPr>
        <w:t>עולמה של הילדות: ילדות, חינוך וליווי הילד מנקודת המבט של חינוך ולדורף</w:t>
      </w:r>
      <w:r w:rsidR="003C5D76">
        <w:rPr>
          <w:rFonts w:hint="cs"/>
          <w:rtl/>
        </w:rPr>
        <w:t xml:space="preserve">. </w:t>
      </w:r>
      <w:r w:rsidRPr="00D53CAF">
        <w:rPr>
          <w:rtl/>
        </w:rPr>
        <w:t>הרדוף</w:t>
      </w:r>
      <w:r w:rsidRPr="00D53CAF">
        <w:t>.</w:t>
      </w:r>
    </w:p>
    <w:p w14:paraId="34D2F9D9" w14:textId="77777777" w:rsidR="00CD05FE" w:rsidRDefault="00CD05FE" w:rsidP="00CD05FE">
      <w:pPr>
        <w:pStyle w:val="aff"/>
        <w:rPr>
          <w:rtl/>
        </w:rPr>
      </w:pPr>
      <w:r w:rsidRPr="00FC337B">
        <w:rPr>
          <w:rtl/>
        </w:rPr>
        <w:t>גולדשמידט</w:t>
      </w:r>
      <w:r w:rsidRPr="00FC337B">
        <w:rPr>
          <w:rtl/>
          <w:lang w:bidi="ar-SA"/>
        </w:rPr>
        <w:t xml:space="preserve">, </w:t>
      </w:r>
      <w:r w:rsidRPr="00FC337B">
        <w:rPr>
          <w:rtl/>
        </w:rPr>
        <w:t>ג</w:t>
      </w:r>
      <w:r w:rsidRPr="00FC337B">
        <w:rPr>
          <w:rtl/>
          <w:lang w:bidi="ar-SA"/>
        </w:rPr>
        <w:t>' (</w:t>
      </w:r>
      <w:r>
        <w:rPr>
          <w:rFonts w:hint="cs"/>
          <w:rtl/>
        </w:rPr>
        <w:t>2013</w:t>
      </w:r>
      <w:r w:rsidRPr="00FC337B">
        <w:rPr>
          <w:rtl/>
          <w:lang w:bidi="ar-SA"/>
        </w:rPr>
        <w:t xml:space="preserve">). </w:t>
      </w:r>
      <w:r w:rsidRPr="00264DA5">
        <w:rPr>
          <w:b/>
          <w:bCs/>
          <w:rtl/>
        </w:rPr>
        <w:t>אני</w:t>
      </w:r>
      <w:r w:rsidRPr="00264DA5">
        <w:rPr>
          <w:b/>
          <w:bCs/>
          <w:rtl/>
          <w:lang w:bidi="ar-SA"/>
        </w:rPr>
        <w:t xml:space="preserve"> </w:t>
      </w:r>
      <w:r w:rsidRPr="00264DA5">
        <w:rPr>
          <w:b/>
          <w:bCs/>
          <w:rtl/>
        </w:rPr>
        <w:t>מביט</w:t>
      </w:r>
      <w:r w:rsidRPr="00264DA5">
        <w:rPr>
          <w:b/>
          <w:bCs/>
          <w:rtl/>
          <w:lang w:bidi="ar-SA"/>
        </w:rPr>
        <w:t xml:space="preserve"> </w:t>
      </w:r>
      <w:r w:rsidRPr="00264DA5">
        <w:rPr>
          <w:b/>
          <w:bCs/>
          <w:rtl/>
        </w:rPr>
        <w:t>אל</w:t>
      </w:r>
      <w:r w:rsidRPr="00264DA5">
        <w:rPr>
          <w:b/>
          <w:bCs/>
          <w:rtl/>
          <w:lang w:bidi="ar-SA"/>
        </w:rPr>
        <w:t xml:space="preserve"> </w:t>
      </w:r>
      <w:r w:rsidRPr="00264DA5">
        <w:rPr>
          <w:b/>
          <w:bCs/>
          <w:rtl/>
        </w:rPr>
        <w:t>העולם</w:t>
      </w:r>
      <w:r w:rsidRPr="00264DA5">
        <w:rPr>
          <w:b/>
          <w:bCs/>
          <w:rtl/>
          <w:lang w:bidi="ar-SA"/>
        </w:rPr>
        <w:t xml:space="preserve">: </w:t>
      </w:r>
      <w:r w:rsidRPr="00264DA5">
        <w:rPr>
          <w:b/>
          <w:bCs/>
          <w:rtl/>
        </w:rPr>
        <w:t>מחקר</w:t>
      </w:r>
      <w:r w:rsidRPr="00264DA5">
        <w:rPr>
          <w:b/>
          <w:bCs/>
          <w:rtl/>
          <w:lang w:bidi="ar-SA"/>
        </w:rPr>
        <w:t xml:space="preserve"> </w:t>
      </w:r>
      <w:r w:rsidRPr="00264DA5">
        <w:rPr>
          <w:b/>
          <w:bCs/>
          <w:rtl/>
        </w:rPr>
        <w:t>איכותני</w:t>
      </w:r>
      <w:r w:rsidRPr="00264DA5">
        <w:rPr>
          <w:b/>
          <w:bCs/>
          <w:rtl/>
          <w:lang w:bidi="ar-SA"/>
        </w:rPr>
        <w:t xml:space="preserve"> </w:t>
      </w:r>
      <w:r w:rsidRPr="00264DA5">
        <w:rPr>
          <w:b/>
          <w:bCs/>
          <w:rtl/>
        </w:rPr>
        <w:t>על</w:t>
      </w:r>
      <w:r w:rsidRPr="00264DA5">
        <w:rPr>
          <w:b/>
          <w:bCs/>
          <w:rtl/>
          <w:lang w:bidi="ar-SA"/>
        </w:rPr>
        <w:t xml:space="preserve"> </w:t>
      </w:r>
      <w:r w:rsidRPr="00264DA5">
        <w:rPr>
          <w:b/>
          <w:bCs/>
          <w:rtl/>
        </w:rPr>
        <w:t>בוגרי</w:t>
      </w:r>
      <w:r w:rsidRPr="00264DA5">
        <w:rPr>
          <w:b/>
          <w:bCs/>
          <w:rtl/>
          <w:lang w:bidi="ar-SA"/>
        </w:rPr>
        <w:t xml:space="preserve"> </w:t>
      </w:r>
      <w:r w:rsidRPr="00264DA5">
        <w:rPr>
          <w:b/>
          <w:bCs/>
          <w:rtl/>
        </w:rPr>
        <w:t>חינוך</w:t>
      </w:r>
      <w:r w:rsidRPr="00264DA5">
        <w:rPr>
          <w:b/>
          <w:bCs/>
          <w:rtl/>
          <w:lang w:bidi="ar-SA"/>
        </w:rPr>
        <w:t xml:space="preserve"> </w:t>
      </w:r>
      <w:r w:rsidRPr="00264DA5">
        <w:rPr>
          <w:b/>
          <w:bCs/>
          <w:rtl/>
        </w:rPr>
        <w:t>ולדורף</w:t>
      </w:r>
      <w:r w:rsidRPr="00FC337B">
        <w:rPr>
          <w:rtl/>
          <w:lang w:bidi="ar-SA"/>
        </w:rPr>
        <w:t xml:space="preserve">. </w:t>
      </w:r>
      <w:r w:rsidRPr="00FC337B">
        <w:rPr>
          <w:rtl/>
        </w:rPr>
        <w:t>הוצאת</w:t>
      </w:r>
      <w:r w:rsidRPr="00FC337B">
        <w:rPr>
          <w:rtl/>
          <w:lang w:bidi="ar-SA"/>
        </w:rPr>
        <w:t xml:space="preserve"> </w:t>
      </w:r>
      <w:r w:rsidRPr="00FC337B">
        <w:rPr>
          <w:rtl/>
        </w:rPr>
        <w:t>הרדוף</w:t>
      </w:r>
      <w:r w:rsidRPr="00FC337B">
        <w:rPr>
          <w:rtl/>
          <w:lang w:bidi="ar-SA"/>
        </w:rPr>
        <w:t>.</w:t>
      </w:r>
    </w:p>
    <w:p w14:paraId="0E72558E" w14:textId="77777777" w:rsidR="00A34300" w:rsidRDefault="00A34300" w:rsidP="00A34300">
      <w:pPr>
        <w:pStyle w:val="aff"/>
        <w:rPr>
          <w:rtl/>
          <w:lang w:eastAsia="he-IL"/>
        </w:rPr>
      </w:pPr>
      <w:r>
        <w:rPr>
          <w:rtl/>
          <w:lang w:eastAsia="he-IL"/>
        </w:rPr>
        <w:t xml:space="preserve">גולדשמידט, ג' (2014). כיצד מתמודדים בוגרי בית ספר ולדורף עם האתגרים העומדים לפניהם בשירות הצבאי: מבט של עשור. </w:t>
      </w:r>
      <w:r w:rsidRPr="0039076E">
        <w:rPr>
          <w:b/>
          <w:bCs/>
          <w:rtl/>
          <w:lang w:eastAsia="he-IL"/>
        </w:rPr>
        <w:t>החינוך וסביבו, ל"ו</w:t>
      </w:r>
      <w:r>
        <w:rPr>
          <w:rtl/>
          <w:lang w:eastAsia="he-IL"/>
        </w:rPr>
        <w:t>, 81–96.</w:t>
      </w:r>
    </w:p>
    <w:p w14:paraId="5348E6B3" w14:textId="77777777" w:rsidR="00A34300" w:rsidRPr="00D25470" w:rsidRDefault="00A34300" w:rsidP="00A34300">
      <w:pPr>
        <w:rPr>
          <w:rtl/>
        </w:rPr>
      </w:pPr>
      <w:r w:rsidRPr="0070614F">
        <w:rPr>
          <w:rtl/>
        </w:rPr>
        <w:t xml:space="preserve">גולדשמידט, ג' (2020). שלושה זרמים בחינוך אלטרנטיבי – השוואה פילוסופית, פדגוגית ומעשית: מהם הקווים המשותפים והשונים בזרמי החינוך האלטרנטיבי: חינוך דמוקרטי, חינוך ולדורף וחינוך מונטסורי? </w:t>
      </w:r>
      <w:r w:rsidRPr="004C161D">
        <w:rPr>
          <w:b/>
          <w:bCs/>
          <w:rtl/>
        </w:rPr>
        <w:t>במעגלי חינוך, 9</w:t>
      </w:r>
      <w:r>
        <w:rPr>
          <w:rFonts w:hint="cs"/>
          <w:rtl/>
        </w:rPr>
        <w:t>.</w:t>
      </w:r>
    </w:p>
    <w:p w14:paraId="33F11ADC" w14:textId="145FE30E" w:rsidR="00CB5AA4" w:rsidRDefault="00860E55" w:rsidP="004F60E0">
      <w:pPr>
        <w:pStyle w:val="aff"/>
        <w:rPr>
          <w:rtl/>
        </w:rPr>
      </w:pPr>
      <w:r>
        <w:rPr>
          <w:rFonts w:hint="cs"/>
          <w:rtl/>
        </w:rPr>
        <w:t xml:space="preserve">שטיינר, ר' (1963). </w:t>
      </w:r>
      <w:r w:rsidRPr="004F60E0">
        <w:rPr>
          <w:rFonts w:hint="eastAsia"/>
          <w:b/>
          <w:bCs/>
          <w:rtl/>
        </w:rPr>
        <w:t>חינוך</w:t>
      </w:r>
      <w:r w:rsidRPr="004F60E0">
        <w:rPr>
          <w:b/>
          <w:bCs/>
          <w:rtl/>
        </w:rPr>
        <w:t xml:space="preserve"> הילד </w:t>
      </w:r>
      <w:r w:rsidRPr="004F60E0">
        <w:rPr>
          <w:rFonts w:hint="eastAsia"/>
          <w:b/>
          <w:bCs/>
          <w:rtl/>
        </w:rPr>
        <w:t>לאור</w:t>
      </w:r>
      <w:r w:rsidRPr="004F60E0">
        <w:rPr>
          <w:b/>
          <w:bCs/>
          <w:rtl/>
        </w:rPr>
        <w:t xml:space="preserve"> מדע הרוח</w:t>
      </w:r>
      <w:r>
        <w:rPr>
          <w:rFonts w:hint="cs"/>
          <w:rtl/>
        </w:rPr>
        <w:t xml:space="preserve">. </w:t>
      </w:r>
      <w:r w:rsidR="00597508">
        <w:rPr>
          <w:rFonts w:hint="cs"/>
          <w:rtl/>
        </w:rPr>
        <w:t xml:space="preserve">(י' מישורי, מתרגם). </w:t>
      </w:r>
      <w:r>
        <w:rPr>
          <w:rFonts w:hint="cs"/>
          <w:rtl/>
        </w:rPr>
        <w:t xml:space="preserve">הוצאת מיכאל. </w:t>
      </w:r>
    </w:p>
    <w:p w14:paraId="728BBB61" w14:textId="1282E9C4" w:rsidR="00CB5AA4" w:rsidRDefault="00CB5AA4" w:rsidP="004F60E0">
      <w:pPr>
        <w:pStyle w:val="aff"/>
        <w:rPr>
          <w:rtl/>
        </w:rPr>
      </w:pPr>
      <w:r>
        <w:rPr>
          <w:rFonts w:hint="cs"/>
          <w:rtl/>
        </w:rPr>
        <w:t xml:space="preserve">שטיינר, ר' (1917). </w:t>
      </w:r>
      <w:r w:rsidRPr="004F60E0">
        <w:rPr>
          <w:rFonts w:hint="eastAsia"/>
          <w:b/>
          <w:bCs/>
          <w:rtl/>
        </w:rPr>
        <w:t>אמיתות</w:t>
      </w:r>
      <w:r w:rsidRPr="004F60E0">
        <w:rPr>
          <w:b/>
          <w:bCs/>
          <w:rtl/>
        </w:rPr>
        <w:t xml:space="preserve"> הקשורות לאבולוציה של האדם והאנושות</w:t>
      </w:r>
      <w:r>
        <w:rPr>
          <w:rFonts w:hint="cs"/>
          <w:rtl/>
        </w:rPr>
        <w:t xml:space="preserve">. </w:t>
      </w:r>
      <w:r w:rsidR="0018420F">
        <w:rPr>
          <w:rFonts w:hint="cs"/>
          <w:rtl/>
        </w:rPr>
        <w:t xml:space="preserve">(מ' פטרי, מתרגמת). </w:t>
      </w:r>
      <w:r>
        <w:rPr>
          <w:rFonts w:hint="cs"/>
          <w:rtl/>
        </w:rPr>
        <w:t xml:space="preserve">הארכיב המקוון של דניאל זהבי. </w:t>
      </w:r>
      <w:hyperlink r:id="rId9" w:history="1">
        <w:r w:rsidR="000B56F1" w:rsidRPr="003552C7">
          <w:rPr>
            <w:rStyle w:val="Hyperlink"/>
          </w:rPr>
          <w:t>https://daniel-zahavi.co.il/%D7%90%D7%9E%D7%99%D7%AA%D7%95%D7%AA-%D7%94%D7%A7%D7%A9%D7%95%D7%A8%D7%95%D7%AA-%D7%9C%D7%90%D7%91%D7%95%D7%9C%D7%95%D7%A6%D7%99%D7%94-%D7%A9%D7%9C-%D7%94%D7%90%D7%93%D7%9D-%D7%95%D7%94%D7%90%D7%A0</w:t>
        </w:r>
        <w:r w:rsidR="000B56F1" w:rsidRPr="003552C7">
          <w:rPr>
            <w:rStyle w:val="Hyperlink"/>
            <w:rtl/>
          </w:rPr>
          <w:t>/</w:t>
        </w:r>
      </w:hyperlink>
      <w:r w:rsidR="000B56F1">
        <w:rPr>
          <w:rFonts w:hint="cs"/>
          <w:rtl/>
        </w:rPr>
        <w:t xml:space="preserve"> </w:t>
      </w:r>
    </w:p>
    <w:p w14:paraId="0046CD29" w14:textId="77777777" w:rsidR="00581206" w:rsidRPr="00581206" w:rsidRDefault="00581206" w:rsidP="00581206">
      <w:pPr>
        <w:pStyle w:val="NormalWeb"/>
        <w:ind w:left="567" w:hanging="567"/>
        <w:rPr>
          <w:lang w:val="de-DE"/>
        </w:rPr>
      </w:pPr>
      <w:r w:rsidRPr="00581206">
        <w:rPr>
          <w:lang w:val="de-DE"/>
        </w:rPr>
        <w:t xml:space="preserve">Anthropoi. (2023). Wie wollen wir unser Selbstverständnis als anthroposophisches Sozialwesen entwickeln? Einladung zu einem offenen und kritischen Dialog. </w:t>
      </w:r>
    </w:p>
    <w:p w14:paraId="071664A3" w14:textId="606640AB" w:rsidR="003B4340" w:rsidRDefault="003B4340" w:rsidP="00F26CD5">
      <w:pPr>
        <w:pStyle w:val="NormalWeb"/>
        <w:ind w:left="567" w:hanging="567"/>
      </w:pPr>
      <w:r w:rsidRPr="00581206">
        <w:rPr>
          <w:lang w:val="de-DE"/>
        </w:rPr>
        <w:t xml:space="preserve">Ashley, M., &amp; Woods, P. (2005). </w:t>
      </w:r>
      <w:r>
        <w:rPr>
          <w:i/>
          <w:iCs/>
        </w:rPr>
        <w:t>Democratic schools and Waldorf education: Cohesion, conflict, and consensus.</w:t>
      </w:r>
      <w:r>
        <w:t xml:space="preserve"> Routledge.</w:t>
      </w:r>
    </w:p>
    <w:p w14:paraId="011F8388" w14:textId="77777777" w:rsidR="003B4340" w:rsidRDefault="003B4340" w:rsidP="00F26CD5">
      <w:pPr>
        <w:pStyle w:val="NormalWeb"/>
        <w:ind w:left="567" w:hanging="567"/>
      </w:pPr>
      <w:r>
        <w:t xml:space="preserve">Association of Waldorf Schools of North America (AWSNA). (2015). </w:t>
      </w:r>
      <w:r>
        <w:rPr>
          <w:i/>
          <w:iCs/>
        </w:rPr>
        <w:t>Waldorf education: A holistic perspective.</w:t>
      </w:r>
    </w:p>
    <w:p w14:paraId="3105A25E" w14:textId="4C19BB8A" w:rsidR="003B4340" w:rsidRDefault="003B4340" w:rsidP="00F26CD5">
      <w:pPr>
        <w:pStyle w:val="NormalWeb"/>
        <w:ind w:left="567" w:hanging="567"/>
      </w:pPr>
      <w:r>
        <w:t xml:space="preserve">Attfield, R. (2024a). </w:t>
      </w:r>
      <w:r>
        <w:rPr>
          <w:i/>
          <w:iCs/>
        </w:rPr>
        <w:t>The foundational principles of Waldorf education.</w:t>
      </w:r>
      <w:r>
        <w:t xml:space="preserve"> Steiner Books.</w:t>
      </w:r>
    </w:p>
    <w:p w14:paraId="4032BF33" w14:textId="123C6EBC" w:rsidR="003B4340" w:rsidRDefault="003B4340" w:rsidP="00F26CD5">
      <w:pPr>
        <w:pStyle w:val="NormalWeb"/>
        <w:ind w:left="567" w:hanging="567"/>
      </w:pPr>
      <w:r>
        <w:t xml:space="preserve">Attfield, R. (2024b). </w:t>
      </w:r>
      <w:r>
        <w:rPr>
          <w:i/>
          <w:iCs/>
        </w:rPr>
        <w:t>The Waldorf curriculum and child development: Foundations of Steiner education.</w:t>
      </w:r>
      <w:r>
        <w:t xml:space="preserve"> Steiner Books.</w:t>
      </w:r>
    </w:p>
    <w:p w14:paraId="75DDDEB4" w14:textId="210235D1" w:rsidR="003B4340" w:rsidRDefault="003B4340" w:rsidP="00F26CD5">
      <w:pPr>
        <w:pStyle w:val="NormalWeb"/>
        <w:ind w:left="567" w:hanging="567"/>
      </w:pPr>
      <w:r>
        <w:t xml:space="preserve">Boud, D., Keogh, R., &amp; Walker, D. (Eds.). (1985). </w:t>
      </w:r>
      <w:r>
        <w:rPr>
          <w:i/>
          <w:iCs/>
        </w:rPr>
        <w:t>Reflection: Turning experience into learning.</w:t>
      </w:r>
      <w:r>
        <w:t xml:space="preserve"> Kogan Page.</w:t>
      </w:r>
    </w:p>
    <w:p w14:paraId="5BB5995F" w14:textId="7619F168" w:rsidR="003B4340" w:rsidRDefault="003B4340" w:rsidP="00F26CD5">
      <w:pPr>
        <w:pStyle w:val="NormalWeb"/>
        <w:ind w:left="567" w:hanging="567"/>
      </w:pPr>
      <w:r>
        <w:t xml:space="preserve">Carey, M., &amp; Haralambous, B. (2023). </w:t>
      </w:r>
      <w:r>
        <w:rPr>
          <w:i/>
          <w:iCs/>
        </w:rPr>
        <w:t>Australian Steiner graduate outcomes research project report</w:t>
      </w:r>
      <w:r>
        <w:t xml:space="preserve"> (2nd ed.). Steiner Education Australia.</w:t>
      </w:r>
    </w:p>
    <w:p w14:paraId="302603DE" w14:textId="77777777" w:rsidR="0034646D" w:rsidRPr="0034646D" w:rsidRDefault="0034646D" w:rsidP="0034646D">
      <w:pPr>
        <w:pStyle w:val="NormalWeb"/>
      </w:pPr>
      <w:r w:rsidRPr="0034646D">
        <w:t xml:space="preserve">Carey, M. D., &amp; Haralambous, B. (2024). The study, work choices, and personal attributes of Steiner Waldorf alumni and graduates: An international comparison of Australia-New Zealand, Germany, and </w:t>
      </w:r>
      <w:r w:rsidRPr="0034646D">
        <w:lastRenderedPageBreak/>
        <w:t xml:space="preserve">North America. </w:t>
      </w:r>
      <w:r w:rsidRPr="0034646D">
        <w:rPr>
          <w:i/>
          <w:iCs/>
        </w:rPr>
        <w:t>Social Sciences &amp; Humanities Open, 10</w:t>
      </w:r>
      <w:r w:rsidRPr="0034646D">
        <w:t>, 101142. https://doi.org/10.1016/j.ssaho.2024.101142</w:t>
      </w:r>
    </w:p>
    <w:p w14:paraId="60C9C69F" w14:textId="63B30738" w:rsidR="003B4340" w:rsidRPr="00D13D70" w:rsidRDefault="003B4340" w:rsidP="00F26CD5">
      <w:pPr>
        <w:pStyle w:val="NormalWeb"/>
        <w:ind w:left="567" w:hanging="567"/>
        <w:rPr>
          <w:lang w:val="de-DE"/>
          <w:rPrChange w:id="96" w:author="גלעד גולדשמידט" w:date="2026-09-06T10:16:00Z">
            <w:rPr/>
          </w:rPrChange>
        </w:rPr>
      </w:pPr>
      <w:r>
        <w:t xml:space="preserve">Demmin-Ferneau, O. (2026, March 16). Waldorf schools: Flourishing off the beaten path of a traditional education. </w:t>
      </w:r>
      <w:r w:rsidRPr="00D13D70">
        <w:rPr>
          <w:i/>
          <w:iCs/>
          <w:lang w:val="de-DE"/>
          <w:rPrChange w:id="97" w:author="גלעד גולדשמידט" w:date="2026-09-06T10:16:00Z">
            <w:rPr>
              <w:i/>
              <w:iCs/>
            </w:rPr>
          </w:rPrChange>
        </w:rPr>
        <w:t>Align Magazine</w:t>
      </w:r>
      <w:r w:rsidRPr="00D13D70">
        <w:rPr>
          <w:lang w:val="de-DE"/>
          <w:rPrChange w:id="98" w:author="גלעד גולדשמידט" w:date="2026-09-06T10:16:00Z">
            <w:rPr/>
          </w:rPrChange>
        </w:rPr>
        <w:t xml:space="preserve">. </w:t>
      </w:r>
      <w:r w:rsidR="00D13D70">
        <w:rPr>
          <w:rStyle w:val="Hyperlink"/>
        </w:rPr>
        <w:fldChar w:fldCharType="begin"/>
      </w:r>
      <w:r w:rsidR="00D13D70" w:rsidRPr="00D13D70">
        <w:rPr>
          <w:rStyle w:val="Hyperlink"/>
          <w:lang w:val="de-DE"/>
          <w:rPrChange w:id="99" w:author="גלעד גולדשמידט" w:date="2026-09-06T10:16:00Z">
            <w:rPr>
              <w:rStyle w:val="Hyperlink"/>
            </w:rPr>
          </w:rPrChange>
        </w:rPr>
        <w:instrText xml:space="preserve"> HYPERLINK "https://www.alignmaguo.com/winter-2026/waldorf-schools-flourishing" \t "_blank" </w:instrText>
      </w:r>
      <w:r w:rsidR="00D13D70">
        <w:rPr>
          <w:rStyle w:val="Hyperlink"/>
        </w:rPr>
        <w:fldChar w:fldCharType="separate"/>
      </w:r>
      <w:r w:rsidRPr="00D13D70">
        <w:rPr>
          <w:rStyle w:val="Hyperlink"/>
          <w:lang w:val="de-DE"/>
          <w:rPrChange w:id="100" w:author="גלעד גולדשמידט" w:date="2026-09-06T10:16:00Z">
            <w:rPr>
              <w:rStyle w:val="Hyperlink"/>
            </w:rPr>
          </w:rPrChange>
        </w:rPr>
        <w:t>https://www.alignmaguo.com/winter-2026/waldorf-schools-flourishing</w:t>
      </w:r>
      <w:r w:rsidR="00D13D70">
        <w:rPr>
          <w:rStyle w:val="Hyperlink"/>
        </w:rPr>
        <w:fldChar w:fldCharType="end"/>
      </w:r>
    </w:p>
    <w:p w14:paraId="37D5BE4B" w14:textId="6628DF96" w:rsidR="003B4340" w:rsidRDefault="003B4340" w:rsidP="00F26CD5">
      <w:pPr>
        <w:pStyle w:val="NormalWeb"/>
        <w:ind w:left="567" w:hanging="567"/>
      </w:pPr>
      <w:r w:rsidRPr="00D13D70">
        <w:rPr>
          <w:lang w:val="de-DE"/>
          <w:rPrChange w:id="101" w:author="גלעד גולדשמידט" w:date="2026-09-06T10:16:00Z">
            <w:rPr/>
          </w:rPrChange>
        </w:rPr>
        <w:t xml:space="preserve">Dewey, J. (1916). </w:t>
      </w:r>
      <w:r>
        <w:rPr>
          <w:i/>
          <w:iCs/>
        </w:rPr>
        <w:t>Democracy and education: An introduction to the philosophy of education.</w:t>
      </w:r>
      <w:r>
        <w:t xml:space="preserve"> Macmillan.</w:t>
      </w:r>
    </w:p>
    <w:p w14:paraId="1DF218BE" w14:textId="49165B14" w:rsidR="003B4340" w:rsidRDefault="003B4340" w:rsidP="00F26CD5">
      <w:pPr>
        <w:pStyle w:val="NormalWeb"/>
        <w:ind w:left="567" w:hanging="567"/>
      </w:pPr>
      <w:r>
        <w:t xml:space="preserve">Dewey, J. (1933). </w:t>
      </w:r>
      <w:r>
        <w:rPr>
          <w:i/>
          <w:iCs/>
        </w:rPr>
        <w:t>How we think: A restatement of the relation of reflective thinking to the educative process.</w:t>
      </w:r>
      <w:r>
        <w:t xml:space="preserve"> D. C. Heath.</w:t>
      </w:r>
    </w:p>
    <w:p w14:paraId="6BABEE2A" w14:textId="79B0E315" w:rsidR="003B4340" w:rsidRDefault="003B4340" w:rsidP="00F26CD5">
      <w:pPr>
        <w:pStyle w:val="NormalWeb"/>
        <w:ind w:left="567" w:hanging="567"/>
      </w:pPr>
      <w:r>
        <w:t xml:space="preserve">Dewey, J. (1938). </w:t>
      </w:r>
      <w:r>
        <w:rPr>
          <w:i/>
          <w:iCs/>
        </w:rPr>
        <w:t>Experience and education.</w:t>
      </w:r>
      <w:r>
        <w:t xml:space="preserve"> Macmillan.</w:t>
      </w:r>
    </w:p>
    <w:p w14:paraId="3DDCA37D" w14:textId="1E797779" w:rsidR="003B4340" w:rsidRDefault="003B4340" w:rsidP="00F26CD5">
      <w:pPr>
        <w:pStyle w:val="NormalWeb"/>
        <w:ind w:left="567" w:hanging="567"/>
      </w:pPr>
      <w:r w:rsidRPr="00A70E0E">
        <w:t xml:space="preserve">Fredrickson, B. L., &amp; Branigan, C. (2005). </w:t>
      </w:r>
      <w:r>
        <w:t xml:space="preserve">Positive emotions broaden the scope of attention and thought-action repertoires. </w:t>
      </w:r>
      <w:r>
        <w:rPr>
          <w:i/>
          <w:iCs/>
        </w:rPr>
        <w:t>Cognition &amp; Emotion, 19</w:t>
      </w:r>
      <w:r>
        <w:t>(3), 313–332.</w:t>
      </w:r>
    </w:p>
    <w:p w14:paraId="5478D158" w14:textId="34E92FE7" w:rsidR="003B4340" w:rsidRDefault="003B4340" w:rsidP="00F26CD5">
      <w:pPr>
        <w:pStyle w:val="NormalWeb"/>
        <w:ind w:left="567" w:hanging="567"/>
      </w:pPr>
      <w:r>
        <w:t xml:space="preserve">Gardner, H. (1983). </w:t>
      </w:r>
      <w:r>
        <w:rPr>
          <w:i/>
          <w:iCs/>
        </w:rPr>
        <w:t>Frames of mind: The theory of multiple intelligences.</w:t>
      </w:r>
      <w:r>
        <w:t xml:space="preserve"> Basic Books.</w:t>
      </w:r>
    </w:p>
    <w:p w14:paraId="3A03FC21" w14:textId="70DF8DAD" w:rsidR="003B4340" w:rsidRDefault="003B4340" w:rsidP="00F26CD5">
      <w:pPr>
        <w:pStyle w:val="NormalWeb"/>
        <w:ind w:left="567" w:hanging="567"/>
      </w:pPr>
      <w:r>
        <w:t xml:space="preserve">Gardner, H. (1999). </w:t>
      </w:r>
      <w:r>
        <w:rPr>
          <w:i/>
          <w:iCs/>
        </w:rPr>
        <w:t>Intelligence reframed: Multiple intelligences for the 21st century.</w:t>
      </w:r>
      <w:r>
        <w:t xml:space="preserve"> Basic Books.</w:t>
      </w:r>
    </w:p>
    <w:p w14:paraId="45EC4BB0" w14:textId="11AFDE5E" w:rsidR="003B4340" w:rsidRDefault="003B4340" w:rsidP="00F26CD5">
      <w:pPr>
        <w:pStyle w:val="NormalWeb"/>
        <w:ind w:left="567" w:hanging="567"/>
      </w:pPr>
      <w:r>
        <w:t xml:space="preserve">Gerwin, D., &amp; Mitchell, D. (Eds.). (2008). </w:t>
      </w:r>
      <w:r>
        <w:rPr>
          <w:i/>
          <w:iCs/>
        </w:rPr>
        <w:t>Survey of Waldorf graduates, Phase III.</w:t>
      </w:r>
      <w:r>
        <w:t xml:space="preserve"> Research Institute for Waldorf Education.</w:t>
      </w:r>
    </w:p>
    <w:p w14:paraId="152086A4" w14:textId="42E2083A" w:rsidR="003B4340" w:rsidRDefault="003B4340" w:rsidP="00F26CD5">
      <w:pPr>
        <w:pStyle w:val="NormalWeb"/>
        <w:ind w:left="567" w:hanging="567"/>
      </w:pPr>
      <w:r>
        <w:t xml:space="preserve">Gottlieb, G. (1997). Noise pollution and children's development. </w:t>
      </w:r>
      <w:r>
        <w:rPr>
          <w:i/>
          <w:iCs/>
        </w:rPr>
        <w:t>Environmental Psychology, 14</w:t>
      </w:r>
      <w:r>
        <w:t>(2), 115–130.</w:t>
      </w:r>
    </w:p>
    <w:p w14:paraId="396B0DDB" w14:textId="77777777" w:rsidR="004E53FE" w:rsidRPr="004E53FE" w:rsidRDefault="004E53FE" w:rsidP="004E53FE">
      <w:pPr>
        <w:pStyle w:val="NormalWeb"/>
      </w:pPr>
      <w:r w:rsidRPr="004F60E0">
        <w:t xml:space="preserve">Guerrero, S., Valenciano-Valcárcel, J., &amp; Rodríguez, A. (2024). </w:t>
      </w:r>
      <w:r w:rsidRPr="004E53FE">
        <w:t>Unveiling alternative schools: A systematic review of cognitive and social-emotional development in different educational approaches. Children and Youth Services Review, 158, Article 107480. https://doi.org/10.1016/j.childyouth.2024.107480</w:t>
      </w:r>
    </w:p>
    <w:p w14:paraId="5AFF5F60" w14:textId="77777777" w:rsidR="004E53FE" w:rsidRPr="004E53FE" w:rsidRDefault="004E53FE" w:rsidP="004E53FE">
      <w:pPr>
        <w:pStyle w:val="NormalWeb"/>
      </w:pPr>
      <w:r w:rsidRPr="004E53FE">
        <w:t>Haralambous, B., &amp; Carey, M. (2022). An inquiry into Steiner graduate outcomes in Australia and New Zealand: The role played by "subjectification" in Steiner pedagogy.</w:t>
      </w:r>
      <w:r w:rsidRPr="004E53FE">
        <w:rPr>
          <w:i/>
          <w:iCs/>
        </w:rPr>
        <w:t xml:space="preserve"> Research on Steiner Education, 13</w:t>
      </w:r>
      <w:r w:rsidRPr="004E53FE">
        <w:t>(2), 1–17</w:t>
      </w:r>
      <w:r w:rsidRPr="004E53FE">
        <w:rPr>
          <w:rtl/>
          <w:lang w:eastAsia="he-IL"/>
        </w:rPr>
        <w:t>.</w:t>
      </w:r>
    </w:p>
    <w:p w14:paraId="1BDA040B" w14:textId="0DBB6355" w:rsidR="003B4340" w:rsidRDefault="003B4340" w:rsidP="00F26CD5">
      <w:pPr>
        <w:pStyle w:val="NormalWeb"/>
        <w:ind w:left="567" w:hanging="567"/>
      </w:pPr>
      <w:r>
        <w:t xml:space="preserve">Hase, S., &amp; Kenyon, C. (2007). Heutagogy: A child of complexity theory. </w:t>
      </w:r>
      <w:r>
        <w:rPr>
          <w:i/>
          <w:iCs/>
        </w:rPr>
        <w:t>Complicity: An International Journal of Complexity and Education, 4</w:t>
      </w:r>
      <w:r>
        <w:t>(1), 111–118.</w:t>
      </w:r>
    </w:p>
    <w:p w14:paraId="15D9D1E5" w14:textId="0655D053" w:rsidR="003B4340" w:rsidRDefault="003B4340" w:rsidP="00F26CD5">
      <w:pPr>
        <w:pStyle w:val="NormalWeb"/>
        <w:ind w:left="567" w:hanging="567"/>
      </w:pPr>
      <w:r>
        <w:t xml:space="preserve">Huppert, F. A. (2009). A new approach to quantifying well-being on a national scale. </w:t>
      </w:r>
      <w:r>
        <w:rPr>
          <w:i/>
          <w:iCs/>
        </w:rPr>
        <w:t>Social Indicators Research, 90</w:t>
      </w:r>
      <w:r>
        <w:t>(1), 53–67.</w:t>
      </w:r>
    </w:p>
    <w:p w14:paraId="5F0A9D6D" w14:textId="5133A15F" w:rsidR="003B4340" w:rsidRDefault="003B4340" w:rsidP="00F26CD5">
      <w:pPr>
        <w:pStyle w:val="NormalWeb"/>
        <w:ind w:left="567" w:hanging="567"/>
      </w:pPr>
      <w:r>
        <w:t xml:space="preserve">Kaplan, R., &amp; Kaplan, S. (1989). </w:t>
      </w:r>
      <w:r>
        <w:rPr>
          <w:i/>
          <w:iCs/>
        </w:rPr>
        <w:t>The experience of nature: A psychological perspective.</w:t>
      </w:r>
      <w:r>
        <w:t xml:space="preserve"> Cambridge University Press.</w:t>
      </w:r>
    </w:p>
    <w:p w14:paraId="354642ED" w14:textId="4B48D835" w:rsidR="003B4340" w:rsidRDefault="003B4340" w:rsidP="00F26CD5">
      <w:pPr>
        <w:pStyle w:val="NormalWeb"/>
        <w:ind w:left="567" w:hanging="567"/>
      </w:pPr>
      <w:r>
        <w:t xml:space="preserve">Kellert, S. R. (2002). Experiencing nature: Affective, cognitive, and evaluative development in children. In P. H. Kahn, Jr. &amp; S. R. Kellert (Eds.), </w:t>
      </w:r>
      <w:r>
        <w:rPr>
          <w:i/>
          <w:iCs/>
        </w:rPr>
        <w:t>Children and nature: Psychological, sociocultural, and evolutionary investigations</w:t>
      </w:r>
      <w:r>
        <w:t xml:space="preserve"> (pp. 117–151). MIT Press.</w:t>
      </w:r>
    </w:p>
    <w:p w14:paraId="1BB37582" w14:textId="33409C65" w:rsidR="003B4340" w:rsidRDefault="003B4340" w:rsidP="00F26CD5">
      <w:pPr>
        <w:pStyle w:val="NormalWeb"/>
        <w:ind w:left="567" w:hanging="567"/>
      </w:pPr>
      <w:r>
        <w:t xml:space="preserve">Lawton, M. (2016). Transition challenges: Waldorf students entering mainstream high schools. </w:t>
      </w:r>
      <w:r>
        <w:rPr>
          <w:i/>
          <w:iCs/>
        </w:rPr>
        <w:t>Journal of Alternative Education, 8</w:t>
      </w:r>
      <w:r>
        <w:t>(4), 45–58.</w:t>
      </w:r>
    </w:p>
    <w:p w14:paraId="4EAFB22D" w14:textId="50BC8F94" w:rsidR="003B4340" w:rsidRDefault="003B4340" w:rsidP="00F26CD5">
      <w:pPr>
        <w:pStyle w:val="NormalWeb"/>
        <w:ind w:left="567" w:hanging="567"/>
      </w:pPr>
      <w:r>
        <w:t xml:space="preserve">Lewin, K. (1951). </w:t>
      </w:r>
      <w:r>
        <w:rPr>
          <w:i/>
          <w:iCs/>
        </w:rPr>
        <w:t>Field theory in social science: Selected theoretical papers.</w:t>
      </w:r>
      <w:r>
        <w:t xml:space="preserve"> Harper &amp; Brothers.</w:t>
      </w:r>
    </w:p>
    <w:p w14:paraId="455339CB" w14:textId="6CDD0624" w:rsidR="003B4340" w:rsidRDefault="003B4340" w:rsidP="00F26CD5">
      <w:pPr>
        <w:pStyle w:val="NormalWeb"/>
        <w:ind w:left="567" w:hanging="567"/>
      </w:pPr>
      <w:r>
        <w:lastRenderedPageBreak/>
        <w:t xml:space="preserve">Lipman, M. (2003). </w:t>
      </w:r>
      <w:r>
        <w:rPr>
          <w:i/>
          <w:iCs/>
        </w:rPr>
        <w:t>Thinking in education</w:t>
      </w:r>
      <w:r>
        <w:t xml:space="preserve"> (2nd ed.). Cambridge University Press.</w:t>
      </w:r>
    </w:p>
    <w:p w14:paraId="24DD0B99" w14:textId="76418A10" w:rsidR="003B4340" w:rsidRDefault="003B4340" w:rsidP="00F26CD5">
      <w:pPr>
        <w:pStyle w:val="NormalWeb"/>
        <w:ind w:left="567" w:hanging="567"/>
      </w:pPr>
      <w:r>
        <w:t xml:space="preserve">Louv, R. (2005). </w:t>
      </w:r>
      <w:r>
        <w:rPr>
          <w:i/>
          <w:iCs/>
        </w:rPr>
        <w:t>Last child in the woods: Saving our children from nature-deficit disorder.</w:t>
      </w:r>
      <w:r>
        <w:t xml:space="preserve"> Algonquin Books.</w:t>
      </w:r>
    </w:p>
    <w:p w14:paraId="4F12A0CE" w14:textId="0F35B2F1" w:rsidR="003B4340" w:rsidRDefault="003B4340" w:rsidP="00F26CD5">
      <w:pPr>
        <w:pStyle w:val="NormalWeb"/>
        <w:ind w:left="567" w:hanging="567"/>
      </w:pPr>
      <w:r>
        <w:t xml:space="preserve">Meltzer, S. (2018). Wellbeing and pedagogical practices in forest kindergartens. </w:t>
      </w:r>
      <w:r>
        <w:rPr>
          <w:i/>
          <w:iCs/>
        </w:rPr>
        <w:t>Environmental Education Journal, 22</w:t>
      </w:r>
      <w:r>
        <w:t>(1), 34–49.</w:t>
      </w:r>
    </w:p>
    <w:p w14:paraId="18AFEFD5" w14:textId="47F56EA6" w:rsidR="003B4340" w:rsidRDefault="003B4340" w:rsidP="00F26CD5">
      <w:pPr>
        <w:pStyle w:val="NormalWeb"/>
        <w:ind w:left="567" w:hanging="567"/>
      </w:pPr>
      <w:r>
        <w:t xml:space="preserve">Mitchell, D., &amp; Gerwin, D. (Eds.). (2007). </w:t>
      </w:r>
      <w:r>
        <w:rPr>
          <w:i/>
          <w:iCs/>
        </w:rPr>
        <w:t>Standing out without standing alone: Profile of Waldorf school graduates.</w:t>
      </w:r>
      <w:r>
        <w:t xml:space="preserve"> Research Institute for Waldorf Education.</w:t>
      </w:r>
    </w:p>
    <w:p w14:paraId="30906E8F" w14:textId="2DA2A7AE" w:rsidR="003B4340" w:rsidRDefault="003B4340" w:rsidP="00F26CD5">
      <w:pPr>
        <w:pStyle w:val="NormalWeb"/>
        <w:ind w:left="567" w:hanging="567"/>
      </w:pPr>
      <w:r>
        <w:t xml:space="preserve">Montessori, M. (1912). </w:t>
      </w:r>
      <w:r>
        <w:rPr>
          <w:i/>
          <w:iCs/>
        </w:rPr>
        <w:t>The Montessori method.</w:t>
      </w:r>
      <w:r>
        <w:t xml:space="preserve"> Stokes.</w:t>
      </w:r>
    </w:p>
    <w:p w14:paraId="2C55C3F5" w14:textId="4B1CBE6E" w:rsidR="003B4340" w:rsidRDefault="003B4340" w:rsidP="00F26CD5">
      <w:pPr>
        <w:pStyle w:val="NormalWeb"/>
        <w:ind w:left="567" w:hanging="567"/>
      </w:pPr>
      <w:r>
        <w:t xml:space="preserve">O'Brien, L., &amp; Murray, R. (2007). Forest School and its impacts on young children. </w:t>
      </w:r>
      <w:r>
        <w:rPr>
          <w:i/>
          <w:iCs/>
        </w:rPr>
        <w:t>International Journal of Early Years Education, 15</w:t>
      </w:r>
      <w:r>
        <w:t>(3), 249–265.</w:t>
      </w:r>
    </w:p>
    <w:p w14:paraId="391C6213" w14:textId="24AEC594" w:rsidR="00802260" w:rsidRDefault="00802260" w:rsidP="00802260">
      <w:pPr>
        <w:pStyle w:val="NormalWeb"/>
        <w:ind w:left="567" w:hanging="567"/>
      </w:pPr>
      <w:r w:rsidRPr="00802260">
        <w:t>Oberman, I. (2008</w:t>
      </w:r>
      <w:r>
        <w:t>a</w:t>
      </w:r>
      <w:r w:rsidRPr="00802260">
        <w:t xml:space="preserve">). </w:t>
      </w:r>
      <w:r w:rsidRPr="00802260">
        <w:rPr>
          <w:i/>
          <w:iCs/>
        </w:rPr>
        <w:t>The Waldorf movement in education from European cradle to American crucible, 1919–2008</w:t>
      </w:r>
      <w:r w:rsidRPr="00802260">
        <w:t>. Edwin Mellen Press.</w:t>
      </w:r>
    </w:p>
    <w:p w14:paraId="66C81224" w14:textId="448B45D3" w:rsidR="006A0CDC" w:rsidRDefault="006A0CDC" w:rsidP="00802260">
      <w:pPr>
        <w:pStyle w:val="NormalWeb"/>
        <w:ind w:left="567" w:hanging="567"/>
      </w:pPr>
      <w:r>
        <w:t xml:space="preserve">Oberman, I. (2008b). Waldorf education and its spread into the public sector. </w:t>
      </w:r>
      <w:r>
        <w:rPr>
          <w:i/>
          <w:iCs/>
        </w:rPr>
        <w:t>Encounter: Education for Meaning and Social Justice</w:t>
      </w:r>
      <w:r>
        <w:t xml:space="preserve">, </w:t>
      </w:r>
      <w:r>
        <w:rPr>
          <w:i/>
          <w:iCs/>
        </w:rPr>
        <w:t>21</w:t>
      </w:r>
      <w:r>
        <w:t>(2), 12–21.</w:t>
      </w:r>
    </w:p>
    <w:p w14:paraId="49A60FFC" w14:textId="0261D5C2" w:rsidR="003B4340" w:rsidRDefault="003B4340" w:rsidP="00F26CD5">
      <w:pPr>
        <w:pStyle w:val="NormalWeb"/>
        <w:ind w:left="567" w:hanging="567"/>
      </w:pPr>
      <w:r>
        <w:t xml:space="preserve">Ogletree, E. J. (1996). </w:t>
      </w:r>
      <w:r>
        <w:rPr>
          <w:i/>
          <w:iCs/>
        </w:rPr>
        <w:t>The comparative creativity of Waldorf and public school children</w:t>
      </w:r>
      <w:r>
        <w:t xml:space="preserve"> [Research report]. Illinois University.</w:t>
      </w:r>
    </w:p>
    <w:p w14:paraId="02C02093" w14:textId="7E522274" w:rsidR="003B4340" w:rsidRDefault="003B4340" w:rsidP="00F26CD5">
      <w:pPr>
        <w:pStyle w:val="NormalWeb"/>
        <w:ind w:left="567" w:hanging="567"/>
      </w:pPr>
      <w:r>
        <w:t xml:space="preserve">Ogletree, E. J. (1998). </w:t>
      </w:r>
      <w:r>
        <w:rPr>
          <w:i/>
          <w:iCs/>
        </w:rPr>
        <w:t>International survey of the status of Waldorf schools</w:t>
      </w:r>
      <w:r>
        <w:t>. Educational Resources Information Center (ERIC). ED 438 075.</w:t>
      </w:r>
    </w:p>
    <w:p w14:paraId="1FAE5BB4" w14:textId="220EA339" w:rsidR="003B4340" w:rsidRDefault="003B4340" w:rsidP="00F26CD5">
      <w:pPr>
        <w:pStyle w:val="NormalWeb"/>
        <w:ind w:left="567" w:hanging="567"/>
      </w:pPr>
      <w:r w:rsidRPr="00F26CD5">
        <w:t xml:space="preserve">Orsini, C., Binnie, V. I., &amp; Wilson, S. L. (2016). </w:t>
      </w:r>
      <w:r>
        <w:t xml:space="preserve">Determinants and outcomes of motivation in health professions education: A systematic review based on self-determination theory. </w:t>
      </w:r>
      <w:r>
        <w:rPr>
          <w:i/>
          <w:iCs/>
        </w:rPr>
        <w:t>Journal of Educational Evaluation for Health Professions, 13</w:t>
      </w:r>
      <w:r>
        <w:t xml:space="preserve">, 19. </w:t>
      </w:r>
      <w:hyperlink r:id="rId10" w:tgtFrame="_blank" w:history="1">
        <w:r>
          <w:rPr>
            <w:rStyle w:val="Hyperlink"/>
          </w:rPr>
          <w:t>https://doi.org/10.3352/jeehp.2016.13.19</w:t>
        </w:r>
      </w:hyperlink>
    </w:p>
    <w:p w14:paraId="7F00D9FD" w14:textId="3AB498AC" w:rsidR="003B4340" w:rsidRDefault="003B4340" w:rsidP="00DB21C7">
      <w:pPr>
        <w:pStyle w:val="NormalWeb"/>
        <w:ind w:left="567" w:hanging="567"/>
      </w:pPr>
      <w:r>
        <w:t xml:space="preserve">Papadimos, T. J. (2009). Reflective thinking and medical students: Some thoughtful distillations regarding </w:t>
      </w:r>
      <w:r w:rsidR="00BB0713" w:rsidRPr="00BB0713">
        <w:t>John Dewey</w:t>
      </w:r>
      <w:r>
        <w:t xml:space="preserve"> and Hannah Arendt. </w:t>
      </w:r>
      <w:r>
        <w:rPr>
          <w:i/>
          <w:iCs/>
        </w:rPr>
        <w:t>Philosophy, Ethics, and Humanities in Medicine, 4</w:t>
      </w:r>
      <w:r>
        <w:t xml:space="preserve">(1), Article 5. </w:t>
      </w:r>
      <w:hyperlink r:id="rId11" w:tgtFrame="_blank" w:history="1">
        <w:r>
          <w:rPr>
            <w:rStyle w:val="Hyperlink"/>
          </w:rPr>
          <w:t>https://doi.org/10.1186/1747-5341-4-5</w:t>
        </w:r>
      </w:hyperlink>
    </w:p>
    <w:p w14:paraId="3389D6A6" w14:textId="77777777" w:rsidR="00577902" w:rsidRPr="005630C7" w:rsidRDefault="00577902" w:rsidP="00577902">
      <w:pPr>
        <w:pStyle w:val="NormalWeb"/>
        <w:ind w:left="567" w:hanging="567"/>
        <w:rPr>
          <w:lang w:val="fr-FR"/>
        </w:rPr>
      </w:pPr>
      <w:r w:rsidRPr="00136210">
        <w:t xml:space="preserve">Parsons, R., Tassinary, L. G., Ulrich, R. S., Hebl, M. R., &amp; Grossman-Alexander, M. (1998). The view from the road: Implications for stress recovery and immunization. </w:t>
      </w:r>
      <w:r w:rsidRPr="005630C7">
        <w:rPr>
          <w:i/>
          <w:iCs/>
          <w:lang w:val="fr-FR"/>
        </w:rPr>
        <w:t>Journal of Environmental Psychology, 18(2)</w:t>
      </w:r>
      <w:r w:rsidRPr="005630C7">
        <w:rPr>
          <w:lang w:val="fr-FR"/>
        </w:rPr>
        <w:t xml:space="preserve">, 113–140. https://doi.org/10.1006/jevp.1998.0086 </w:t>
      </w:r>
    </w:p>
    <w:p w14:paraId="5EB7A855" w14:textId="1116A88C" w:rsidR="003B4340" w:rsidRDefault="003B4340" w:rsidP="00F26CD5">
      <w:pPr>
        <w:pStyle w:val="NormalWeb"/>
        <w:ind w:left="567" w:hanging="567"/>
      </w:pPr>
      <w:r w:rsidRPr="005630C7">
        <w:rPr>
          <w:lang w:val="fr-FR"/>
        </w:rPr>
        <w:t xml:space="preserve">Salchegger, A., et al. </w:t>
      </w:r>
      <w:r>
        <w:t xml:space="preserve">(2021). </w:t>
      </w:r>
      <w:r>
        <w:rPr>
          <w:i/>
          <w:iCs/>
        </w:rPr>
        <w:t>High motivation but average achievement in science among Steiner students: Inquiry-based learning as the key?</w:t>
      </w:r>
      <w:r>
        <w:t xml:space="preserve"> PISA Research Brief Austria.</w:t>
      </w:r>
    </w:p>
    <w:p w14:paraId="46C1B499" w14:textId="6AEC0022" w:rsidR="003B4340" w:rsidRDefault="003B4340" w:rsidP="00F26CD5">
      <w:pPr>
        <w:pStyle w:val="NormalWeb"/>
        <w:ind w:left="567" w:hanging="567"/>
      </w:pPr>
      <w:r>
        <w:t xml:space="preserve">Salchegger, S., Wallner-Paschhon, C., &amp; Gnambs, T. (2021). Explaining the high science motivation but average science achievement of Steiner school students: Is inquiry-based learning the key? </w:t>
      </w:r>
      <w:r>
        <w:rPr>
          <w:i/>
          <w:iCs/>
        </w:rPr>
        <w:t>Research in Science Education, 51</w:t>
      </w:r>
      <w:r>
        <w:t>(3), 1205–1221.</w:t>
      </w:r>
    </w:p>
    <w:p w14:paraId="103A24C1" w14:textId="7ACDFA81" w:rsidR="003B4340" w:rsidRDefault="003B4340" w:rsidP="00F26CD5">
      <w:pPr>
        <w:pStyle w:val="NormalWeb"/>
        <w:ind w:left="567" w:hanging="567"/>
      </w:pPr>
      <w:r>
        <w:t xml:space="preserve">Schieren, J. (Ed.). (2012). </w:t>
      </w:r>
      <w:r>
        <w:rPr>
          <w:i/>
          <w:iCs/>
        </w:rPr>
        <w:t>The farm internship in Waldorf high schools.</w:t>
      </w:r>
      <w:r>
        <w:t xml:space="preserve"> Routledge.</w:t>
      </w:r>
    </w:p>
    <w:p w14:paraId="21A0CB6B" w14:textId="4B102544" w:rsidR="003B4340" w:rsidRDefault="003B4340" w:rsidP="00F26CD5">
      <w:pPr>
        <w:pStyle w:val="NormalWeb"/>
        <w:ind w:left="567" w:hanging="567"/>
      </w:pPr>
      <w:r>
        <w:t xml:space="preserve">Schön, D. (1983). </w:t>
      </w:r>
      <w:r>
        <w:rPr>
          <w:i/>
          <w:iCs/>
        </w:rPr>
        <w:t>The reflective practitioner: How professionals think in action.</w:t>
      </w:r>
      <w:r>
        <w:t xml:space="preserve"> Temple Smith.</w:t>
      </w:r>
    </w:p>
    <w:p w14:paraId="3859FBAC" w14:textId="5CAB0F35" w:rsidR="0036671B" w:rsidRDefault="0036671B" w:rsidP="0036671B">
      <w:pPr>
        <w:pStyle w:val="NormalWeb"/>
        <w:ind w:left="567" w:hanging="567"/>
      </w:pPr>
      <w:r w:rsidRPr="0036671B">
        <w:t xml:space="preserve">Solvason, C., Hodgkins, A., &amp; Sutton-Tsang, S. (2025). </w:t>
      </w:r>
      <w:r w:rsidRPr="0036671B">
        <w:rPr>
          <w:i/>
          <w:iCs/>
        </w:rPr>
        <w:t>Steiner Waldorf: Distance travelled – An evaluative review of progress from 2018–2024</w:t>
      </w:r>
      <w:r w:rsidRPr="0036671B">
        <w:t xml:space="preserve"> (Research Report). University of Worcester.</w:t>
      </w:r>
    </w:p>
    <w:p w14:paraId="69842477" w14:textId="70277C26" w:rsidR="00845D67" w:rsidRDefault="00D1154B" w:rsidP="00845D67">
      <w:pPr>
        <w:pStyle w:val="NormalWeb"/>
        <w:ind w:left="567" w:hanging="567"/>
      </w:pPr>
      <w:r>
        <w:lastRenderedPageBreak/>
        <w:t>Steiner, R. (2020)</w:t>
      </w:r>
      <w:r>
        <w:rPr>
          <w:i/>
          <w:iCs/>
        </w:rPr>
        <w:t xml:space="preserve">. </w:t>
      </w:r>
      <w:r w:rsidR="00845D67" w:rsidRPr="00845D67">
        <w:rPr>
          <w:i/>
          <w:iCs/>
        </w:rPr>
        <w:t>The First Teachers' Course: Anthropological Foundations, Methods of Teaching, Practical Discussions</w:t>
      </w:r>
      <w:r w:rsidR="00845D67" w:rsidRPr="00845D67">
        <w:t xml:space="preserve"> (M. M. Saar, Trans.; N. Boland &amp; J. McAlice, Eds.). Waldorf Publications [Original work published 1919, GA 293–295]. [</w:t>
      </w:r>
      <w:hyperlink r:id="rId12" w:history="1">
        <w:r w:rsidR="00845D67" w:rsidRPr="00845D67">
          <w:rPr>
            <w:rStyle w:val="Hyperlink"/>
          </w:rPr>
          <w:t>1</w:t>
        </w:r>
      </w:hyperlink>
      <w:r w:rsidR="00845D67" w:rsidRPr="00845D67">
        <w:t xml:space="preserve">, </w:t>
      </w:r>
      <w:hyperlink r:id="rId13" w:history="1">
        <w:r w:rsidR="00845D67" w:rsidRPr="00845D67">
          <w:rPr>
            <w:rStyle w:val="Hyperlink"/>
          </w:rPr>
          <w:t>2</w:t>
        </w:r>
      </w:hyperlink>
      <w:r w:rsidR="00845D67" w:rsidRPr="00845D67">
        <w:t xml:space="preserve">, </w:t>
      </w:r>
      <w:hyperlink r:id="rId14" w:history="1">
        <w:r w:rsidR="00845D67" w:rsidRPr="00845D67">
          <w:rPr>
            <w:rStyle w:val="Hyperlink"/>
          </w:rPr>
          <w:t>3</w:t>
        </w:r>
      </w:hyperlink>
      <w:r w:rsidR="00845D67" w:rsidRPr="00845D67">
        <w:t>]</w:t>
      </w:r>
    </w:p>
    <w:p w14:paraId="3CDF5608" w14:textId="51CE118D" w:rsidR="003B4340" w:rsidRDefault="003B4340" w:rsidP="00F26CD5">
      <w:pPr>
        <w:pStyle w:val="NormalWeb"/>
        <w:ind w:left="567" w:hanging="567"/>
      </w:pPr>
      <w:r>
        <w:t xml:space="preserve">Steiner, R. (1996). </w:t>
      </w:r>
      <w:r>
        <w:rPr>
          <w:i/>
          <w:iCs/>
        </w:rPr>
        <w:t>The education of the child and early lectures on education</w:t>
      </w:r>
      <w:r>
        <w:t xml:space="preserve"> (R. F. Lathe &amp; N. P. Whittaker, Trans.). Anthroposophic Press.</w:t>
      </w:r>
    </w:p>
    <w:p w14:paraId="59AE380B" w14:textId="53992D5B" w:rsidR="003B4340" w:rsidRDefault="003B4340" w:rsidP="00F26CD5">
      <w:pPr>
        <w:pStyle w:val="NormalWeb"/>
        <w:ind w:left="567" w:hanging="567"/>
      </w:pPr>
      <w:r>
        <w:t xml:space="preserve">Traub, H. (2019). </w:t>
      </w:r>
      <w:r>
        <w:rPr>
          <w:i/>
          <w:iCs/>
        </w:rPr>
        <w:t>The developmental stages of childhood in Steiner's pedagogy.</w:t>
      </w:r>
      <w:r>
        <w:t xml:space="preserve"> Waldorf Resources.</w:t>
      </w:r>
    </w:p>
    <w:p w14:paraId="4A68206E" w14:textId="77777777" w:rsidR="00694A43" w:rsidRPr="00D13D70" w:rsidRDefault="00694A43" w:rsidP="00694A43">
      <w:pPr>
        <w:pStyle w:val="NormalWeb"/>
        <w:rPr>
          <w:lang w:val="de-DE"/>
          <w:rPrChange w:id="102" w:author="גלעד גולדשמידט" w:date="2026-09-06T10:16:00Z">
            <w:rPr/>
          </w:rPrChange>
        </w:rPr>
      </w:pPr>
      <w:r w:rsidRPr="00694A43">
        <w:t xml:space="preserve">Tutar, N., &amp; Temel, Z. F. (2025). The reflection of different educational approaches on life skills: Waldorf pedagogy and Montessori method. </w:t>
      </w:r>
      <w:r w:rsidRPr="00D13D70">
        <w:rPr>
          <w:i/>
          <w:iCs/>
          <w:lang w:val="de-DE"/>
          <w:rPrChange w:id="103" w:author="גלעד גולדשמידט" w:date="2026-09-06T10:16:00Z">
            <w:rPr>
              <w:i/>
              <w:iCs/>
            </w:rPr>
          </w:rPrChange>
        </w:rPr>
        <w:t>Uluslararası Türk Eğitim Bilimleri Dergisi, 13</w:t>
      </w:r>
      <w:r w:rsidRPr="00D13D70">
        <w:rPr>
          <w:lang w:val="de-DE"/>
          <w:rPrChange w:id="104" w:author="גלעד גולדשמידט" w:date="2026-09-06T10:16:00Z">
            <w:rPr/>
          </w:rPrChange>
        </w:rPr>
        <w:t>(1), 120–164. https://doi.org/10.46778/goputeb.1540237</w:t>
      </w:r>
    </w:p>
    <w:p w14:paraId="0BA8F31D" w14:textId="6A6CCFE3" w:rsidR="003B4340" w:rsidRDefault="003B4340" w:rsidP="00F26CD5">
      <w:pPr>
        <w:pStyle w:val="NormalWeb"/>
        <w:ind w:left="567" w:hanging="567"/>
      </w:pPr>
      <w:r w:rsidRPr="00D13D70">
        <w:rPr>
          <w:lang w:val="de-DE"/>
          <w:rPrChange w:id="105" w:author="גלעד גולדשמידט" w:date="2026-09-06T10:16:00Z">
            <w:rPr/>
          </w:rPrChange>
        </w:rPr>
        <w:t xml:space="preserve">Tyson, R. (2023). </w:t>
      </w:r>
      <w:r>
        <w:t xml:space="preserve">Theoretical research on Waldorf/Steiner education – a review. </w:t>
      </w:r>
      <w:r>
        <w:rPr>
          <w:i/>
          <w:iCs/>
        </w:rPr>
        <w:t>Research on Steiner Education, 14</w:t>
      </w:r>
      <w:r>
        <w:t>(2), 1–24.</w:t>
      </w:r>
    </w:p>
    <w:p w14:paraId="6A8B3D9B" w14:textId="77777777" w:rsidR="004D4562" w:rsidRPr="004D4562" w:rsidRDefault="004D4562" w:rsidP="004D4562">
      <w:pPr>
        <w:pStyle w:val="NormalWeb"/>
      </w:pPr>
      <w:r w:rsidRPr="00D13D70">
        <w:rPr>
          <w:lang w:val="de-DE"/>
          <w:rPrChange w:id="106" w:author="גלעד גולדשמידט" w:date="2026-09-06T10:12:00Z">
            <w:rPr/>
          </w:rPrChange>
        </w:rPr>
        <w:t xml:space="preserve">van Schie, T. J., &amp; Vedder, P. (2023). </w:t>
      </w:r>
      <w:r w:rsidRPr="004D4562">
        <w:t xml:space="preserve">Different pedagogies, equivalent results: A comparison of language skills and school attitude between Waldorf school students and public school students in the Philippines. </w:t>
      </w:r>
      <w:r w:rsidRPr="004D4562">
        <w:rPr>
          <w:i/>
          <w:iCs/>
        </w:rPr>
        <w:t>Globalisation, Societies and Education, 22</w:t>
      </w:r>
      <w:r w:rsidRPr="004D4562">
        <w:t>(4), 490–503. https://doi.org/10.1080/14767724.2023.2248902</w:t>
      </w:r>
    </w:p>
    <w:p w14:paraId="6B834F56" w14:textId="6B703A5D" w:rsidR="003B4340" w:rsidRDefault="003B4340" w:rsidP="00F26CD5">
      <w:pPr>
        <w:pStyle w:val="NormalWeb"/>
        <w:ind w:left="567" w:hanging="567"/>
      </w:pPr>
      <w:r w:rsidRPr="00A60588">
        <w:t>Vygotsky</w:t>
      </w:r>
      <w:r>
        <w:t xml:space="preserve">, L. S. (1978). </w:t>
      </w:r>
      <w:r>
        <w:rPr>
          <w:i/>
          <w:iCs/>
        </w:rPr>
        <w:t>Mind in society: The development of higher psychological processes.</w:t>
      </w:r>
      <w:r>
        <w:t xml:space="preserve"> Harvard University Press.</w:t>
      </w:r>
    </w:p>
    <w:p w14:paraId="2787921A" w14:textId="778DF0FA" w:rsidR="003B4340" w:rsidRDefault="003B4340" w:rsidP="00F26CD5">
      <w:pPr>
        <w:pStyle w:val="NormalWeb"/>
        <w:ind w:left="567" w:hanging="567"/>
      </w:pPr>
      <w:r>
        <w:t xml:space="preserve">Wells, N. M. (2000). At home with nature: Effects of greenness on children's cognitive functioning. </w:t>
      </w:r>
      <w:r>
        <w:rPr>
          <w:i/>
          <w:iCs/>
        </w:rPr>
        <w:t>Environment and Behavior, 32</w:t>
      </w:r>
      <w:r>
        <w:t>(6), 775–795.</w:t>
      </w:r>
    </w:p>
    <w:p w14:paraId="16FCACAA" w14:textId="3F96CFE5" w:rsidR="003B4340" w:rsidRDefault="003B4340" w:rsidP="00F26CD5">
      <w:pPr>
        <w:pStyle w:val="NormalWeb"/>
        <w:ind w:left="567" w:hanging="567"/>
      </w:pPr>
      <w:r>
        <w:t xml:space="preserve">Wilson, M. A. F. (2014). Constructing childhood and teacher authority in a Waldorf daycare. </w:t>
      </w:r>
      <w:r>
        <w:rPr>
          <w:i/>
          <w:iCs/>
        </w:rPr>
        <w:t>Critical Discourse Studies, 11</w:t>
      </w:r>
      <w:r>
        <w:t xml:space="preserve">(2), 211–229. </w:t>
      </w:r>
      <w:hyperlink r:id="rId15" w:tgtFrame="_blank" w:history="1">
        <w:r>
          <w:rPr>
            <w:rStyle w:val="Hyperlink"/>
          </w:rPr>
          <w:t>https://doi.org/10.1080/17405904.2013.852984</w:t>
        </w:r>
      </w:hyperlink>
    </w:p>
    <w:p w14:paraId="7678B897" w14:textId="35058351" w:rsidR="003B4340" w:rsidRDefault="003B4340" w:rsidP="00F26CD5">
      <w:pPr>
        <w:pStyle w:val="NormalWeb"/>
        <w:ind w:left="567" w:hanging="567"/>
      </w:pPr>
      <w:r>
        <w:t xml:space="preserve">Wilson, M. A. F. (2022). Problematizing child-centeredness: Discourses of control in Waldorf education. </w:t>
      </w:r>
      <w:r>
        <w:rPr>
          <w:i/>
          <w:iCs/>
        </w:rPr>
        <w:t>Global Studies of Childhood, 12</w:t>
      </w:r>
      <w:r>
        <w:t xml:space="preserve">(3), 211–226. </w:t>
      </w:r>
      <w:hyperlink r:id="rId16" w:tgtFrame="_blank" w:history="1">
        <w:r>
          <w:rPr>
            <w:rStyle w:val="Hyperlink"/>
          </w:rPr>
          <w:t>https://doi.org/10.1177/20436106221094171</w:t>
        </w:r>
      </w:hyperlink>
    </w:p>
    <w:p w14:paraId="527D2CF1" w14:textId="77777777" w:rsidR="008502D9" w:rsidRPr="008502D9" w:rsidRDefault="008502D9" w:rsidP="00A37757">
      <w:pPr>
        <w:rPr>
          <w:rtl/>
        </w:rPr>
      </w:pPr>
    </w:p>
    <w:p w14:paraId="5EACBE44" w14:textId="530E010F" w:rsidR="00FC337B" w:rsidRPr="00FC337B" w:rsidRDefault="00FC337B" w:rsidP="00A37757"/>
    <w:p w14:paraId="240C2CF1" w14:textId="77777777" w:rsidR="00FC337B" w:rsidRPr="00FC337B" w:rsidRDefault="00FC337B" w:rsidP="00A37757"/>
    <w:p w14:paraId="0224E528" w14:textId="699E8C77" w:rsidR="0069638D" w:rsidRDefault="0069638D" w:rsidP="00A37757">
      <w:pPr>
        <w:rPr>
          <w:rtl/>
        </w:rPr>
      </w:pPr>
      <w:r>
        <w:rPr>
          <w:rtl/>
        </w:rPr>
        <w:br w:type="page"/>
      </w:r>
    </w:p>
    <w:p w14:paraId="4264F549" w14:textId="77777777" w:rsidR="000F5784" w:rsidRDefault="000F5784" w:rsidP="000F5784">
      <w:pPr>
        <w:rPr>
          <w:rtl/>
        </w:rPr>
      </w:pPr>
    </w:p>
    <w:p w14:paraId="3622B721" w14:textId="77777777" w:rsidR="000F5784" w:rsidRDefault="000F5784" w:rsidP="000F5784">
      <w:pPr>
        <w:rPr>
          <w:rtl/>
        </w:rPr>
      </w:pPr>
    </w:p>
    <w:p w14:paraId="6CD83D02" w14:textId="77777777" w:rsidR="000F5784" w:rsidRPr="0069638D" w:rsidRDefault="000F5784" w:rsidP="000F5784">
      <w:pPr>
        <w:pStyle w:val="1"/>
        <w:rPr>
          <w:rtl/>
        </w:rPr>
      </w:pPr>
      <w:bookmarkStart w:id="107" w:name="_Toc239109252"/>
      <w:r w:rsidRPr="0069638D">
        <w:rPr>
          <w:rtl/>
        </w:rPr>
        <w:t>נספח</w:t>
      </w:r>
      <w:r>
        <w:rPr>
          <w:rFonts w:hint="cs"/>
          <w:rtl/>
        </w:rPr>
        <w:t xml:space="preserve"> א'</w:t>
      </w:r>
      <w:r w:rsidRPr="0069638D">
        <w:rPr>
          <w:rtl/>
        </w:rPr>
        <w:t xml:space="preserve"> </w:t>
      </w:r>
      <w:r>
        <w:rPr>
          <w:rFonts w:hint="cs"/>
          <w:rtl/>
        </w:rPr>
        <w:t>–</w:t>
      </w:r>
      <w:r w:rsidRPr="0069638D">
        <w:rPr>
          <w:rtl/>
        </w:rPr>
        <w:t xml:space="preserve"> ראיונות חצי מובנים</w:t>
      </w:r>
      <w:bookmarkEnd w:id="107"/>
    </w:p>
    <w:p w14:paraId="3EA975A1" w14:textId="77777777" w:rsidR="000F5784" w:rsidRPr="0069638D" w:rsidRDefault="000F5784" w:rsidP="00FE07CC">
      <w:pPr>
        <w:pStyle w:val="2"/>
        <w:rPr>
          <w:rtl/>
        </w:rPr>
      </w:pPr>
      <w:bookmarkStart w:id="108" w:name="_Toc239109253"/>
      <w:r w:rsidRPr="0069638D">
        <w:rPr>
          <w:rtl/>
        </w:rPr>
        <w:t>שאלות ל</w:t>
      </w:r>
      <w:r>
        <w:rPr>
          <w:rtl/>
        </w:rPr>
        <w:t>ריאיון</w:t>
      </w:r>
      <w:bookmarkEnd w:id="108"/>
    </w:p>
    <w:p w14:paraId="06127DBB" w14:textId="77777777" w:rsidR="000F5784" w:rsidRPr="00244138" w:rsidRDefault="000F5784" w:rsidP="000F5784">
      <w:pPr>
        <w:pStyle w:val="21"/>
        <w:numPr>
          <w:ilvl w:val="0"/>
          <w:numId w:val="27"/>
        </w:numPr>
      </w:pPr>
      <w:r w:rsidRPr="00244138">
        <w:rPr>
          <w:rtl/>
        </w:rPr>
        <w:t>פרטים כלליים: שם</w:t>
      </w:r>
      <w:r>
        <w:rPr>
          <w:rtl/>
        </w:rPr>
        <w:t>,</w:t>
      </w:r>
      <w:r w:rsidRPr="00244138">
        <w:rPr>
          <w:rtl/>
        </w:rPr>
        <w:t xml:space="preserve"> גיל</w:t>
      </w:r>
      <w:r>
        <w:rPr>
          <w:rtl/>
        </w:rPr>
        <w:t>,</w:t>
      </w:r>
      <w:r w:rsidRPr="00244138">
        <w:rPr>
          <w:rtl/>
        </w:rPr>
        <w:t xml:space="preserve"> עיסוק</w:t>
      </w:r>
      <w:r>
        <w:rPr>
          <w:rtl/>
        </w:rPr>
        <w:t>,</w:t>
      </w:r>
      <w:r w:rsidRPr="00244138">
        <w:rPr>
          <w:rtl/>
        </w:rPr>
        <w:t xml:space="preserve"> מצב משפחתי.</w:t>
      </w:r>
    </w:p>
    <w:p w14:paraId="0E6E130D" w14:textId="77777777" w:rsidR="000F5784" w:rsidRPr="00244138" w:rsidRDefault="000F5784" w:rsidP="000F5784">
      <w:pPr>
        <w:pStyle w:val="21"/>
        <w:numPr>
          <w:ilvl w:val="0"/>
          <w:numId w:val="27"/>
        </w:numPr>
      </w:pPr>
      <w:r w:rsidRPr="00244138">
        <w:rPr>
          <w:rtl/>
        </w:rPr>
        <w:t>פרטים על הלימודים: באיזה בית ספר למדת</w:t>
      </w:r>
      <w:r>
        <w:rPr>
          <w:rtl/>
        </w:rPr>
        <w:t>,</w:t>
      </w:r>
      <w:r w:rsidRPr="00244138">
        <w:rPr>
          <w:rtl/>
        </w:rPr>
        <w:t xml:space="preserve"> גן</w:t>
      </w:r>
      <w:r>
        <w:rPr>
          <w:rtl/>
        </w:rPr>
        <w:t>,</w:t>
      </w:r>
      <w:r w:rsidRPr="00244138">
        <w:rPr>
          <w:rtl/>
        </w:rPr>
        <w:t xml:space="preserve"> שנים</w:t>
      </w:r>
      <w:r>
        <w:rPr>
          <w:rFonts w:hint="cs"/>
          <w:rtl/>
        </w:rPr>
        <w:t>.</w:t>
      </w:r>
    </w:p>
    <w:p w14:paraId="2FDDA254" w14:textId="77777777" w:rsidR="000F5784" w:rsidRPr="00244138" w:rsidRDefault="000F5784" w:rsidP="000F5784">
      <w:pPr>
        <w:pStyle w:val="21"/>
        <w:numPr>
          <w:ilvl w:val="0"/>
          <w:numId w:val="27"/>
        </w:numPr>
      </w:pPr>
      <w:r w:rsidRPr="00244138">
        <w:rPr>
          <w:rtl/>
        </w:rPr>
        <w:t>מה את/ה זוכר/ת מימי בית הספר</w:t>
      </w:r>
      <w:r>
        <w:rPr>
          <w:rtl/>
        </w:rPr>
        <w:t>?</w:t>
      </w:r>
    </w:p>
    <w:p w14:paraId="64A94ABA" w14:textId="77777777" w:rsidR="000F5784" w:rsidRPr="00244138" w:rsidRDefault="000F5784" w:rsidP="000F5784">
      <w:pPr>
        <w:pStyle w:val="21"/>
        <w:numPr>
          <w:ilvl w:val="0"/>
          <w:numId w:val="27"/>
        </w:numPr>
      </w:pPr>
      <w:r w:rsidRPr="00244138">
        <w:rPr>
          <w:rtl/>
        </w:rPr>
        <w:t>מה היה הכי משמעותי</w:t>
      </w:r>
      <w:r>
        <w:rPr>
          <w:rtl/>
        </w:rPr>
        <w:t>?</w:t>
      </w:r>
    </w:p>
    <w:p w14:paraId="4DA4B615" w14:textId="77777777" w:rsidR="000F5784" w:rsidRPr="00244138" w:rsidRDefault="000F5784" w:rsidP="000F5784">
      <w:pPr>
        <w:pStyle w:val="21"/>
        <w:numPr>
          <w:ilvl w:val="0"/>
          <w:numId w:val="27"/>
        </w:numPr>
      </w:pPr>
      <w:r w:rsidRPr="00244138">
        <w:rPr>
          <w:rtl/>
        </w:rPr>
        <w:t xml:space="preserve">האם היה לך קשר עם מוסדות חינוכיים </w:t>
      </w:r>
      <w:r w:rsidRPr="00FB3D6F">
        <w:rPr>
          <w:rtl/>
        </w:rPr>
        <w:t>קונבנציונל</w:t>
      </w:r>
      <w:r>
        <w:rPr>
          <w:rFonts w:hint="cs"/>
          <w:rtl/>
        </w:rPr>
        <w:t>י</w:t>
      </w:r>
      <w:r w:rsidRPr="00FB3D6F">
        <w:rPr>
          <w:rtl/>
        </w:rPr>
        <w:t>י</w:t>
      </w:r>
      <w:r w:rsidRPr="00244138">
        <w:rPr>
          <w:rtl/>
        </w:rPr>
        <w:t>ם בחייך הבוגרים</w:t>
      </w:r>
      <w:r>
        <w:rPr>
          <w:rtl/>
        </w:rPr>
        <w:t>?</w:t>
      </w:r>
      <w:r w:rsidRPr="00244138">
        <w:rPr>
          <w:rtl/>
        </w:rPr>
        <w:t xml:space="preserve"> איזה הבדל את/ה מזהה</w:t>
      </w:r>
      <w:r>
        <w:rPr>
          <w:rtl/>
        </w:rPr>
        <w:t>?</w:t>
      </w:r>
    </w:p>
    <w:p w14:paraId="42EA2EC7" w14:textId="77777777" w:rsidR="000F5784" w:rsidRPr="00244138" w:rsidRDefault="000F5784" w:rsidP="000F5784">
      <w:pPr>
        <w:pStyle w:val="21"/>
        <w:numPr>
          <w:ilvl w:val="0"/>
          <w:numId w:val="27"/>
        </w:numPr>
      </w:pPr>
      <w:r w:rsidRPr="00244138">
        <w:rPr>
          <w:rtl/>
        </w:rPr>
        <w:t>האם קיימים דברים (תפיסת עולם</w:t>
      </w:r>
      <w:r>
        <w:rPr>
          <w:rtl/>
        </w:rPr>
        <w:t>,</w:t>
      </w:r>
      <w:r w:rsidRPr="00244138">
        <w:rPr>
          <w:rtl/>
        </w:rPr>
        <w:t xml:space="preserve"> מושגים וכד</w:t>
      </w:r>
      <w:r>
        <w:rPr>
          <w:rFonts w:hint="cs"/>
          <w:rtl/>
        </w:rPr>
        <w:t>ומה</w:t>
      </w:r>
      <w:r w:rsidRPr="00244138">
        <w:rPr>
          <w:rtl/>
        </w:rPr>
        <w:t>) שקיבלת בבית ספר</w:t>
      </w:r>
      <w:r>
        <w:rPr>
          <w:rtl/>
        </w:rPr>
        <w:t>?</w:t>
      </w:r>
    </w:p>
    <w:p w14:paraId="2D115865" w14:textId="77777777" w:rsidR="000F5784" w:rsidRPr="00244138" w:rsidRDefault="000F5784" w:rsidP="000F5784">
      <w:pPr>
        <w:pStyle w:val="21"/>
        <w:numPr>
          <w:ilvl w:val="0"/>
          <w:numId w:val="27"/>
        </w:numPr>
      </w:pPr>
      <w:r w:rsidRPr="00244138">
        <w:rPr>
          <w:rtl/>
        </w:rPr>
        <w:t xml:space="preserve">האם אפשר להגדיר כישורים איכותיים או פרקטיים או גם </w:t>
      </w:r>
      <w:r>
        <w:rPr>
          <w:rFonts w:hint="cs"/>
          <w:rtl/>
        </w:rPr>
        <w:t xml:space="preserve">איכותיים </w:t>
      </w:r>
      <w:r w:rsidRPr="00244138">
        <w:rPr>
          <w:rtl/>
        </w:rPr>
        <w:t xml:space="preserve">וגם </w:t>
      </w:r>
      <w:r>
        <w:rPr>
          <w:rFonts w:hint="cs"/>
          <w:rtl/>
        </w:rPr>
        <w:t xml:space="preserve">פרקטיים, </w:t>
      </w:r>
      <w:r w:rsidRPr="00244138">
        <w:rPr>
          <w:rtl/>
        </w:rPr>
        <w:t>שקיבלת בחינוך הזה</w:t>
      </w:r>
      <w:r>
        <w:rPr>
          <w:rtl/>
        </w:rPr>
        <w:t>?</w:t>
      </w:r>
    </w:p>
    <w:p w14:paraId="0D78D4D7" w14:textId="77777777" w:rsidR="000F5784" w:rsidRPr="00244138" w:rsidRDefault="000F5784" w:rsidP="000F5784">
      <w:pPr>
        <w:pStyle w:val="21"/>
        <w:numPr>
          <w:ilvl w:val="0"/>
          <w:numId w:val="27"/>
        </w:numPr>
      </w:pPr>
      <w:r w:rsidRPr="00244138">
        <w:rPr>
          <w:rtl/>
        </w:rPr>
        <w:t>מה היה חסר</w:t>
      </w:r>
      <w:r>
        <w:rPr>
          <w:rtl/>
        </w:rPr>
        <w:t>?</w:t>
      </w:r>
    </w:p>
    <w:p w14:paraId="6F89EDC8" w14:textId="77777777" w:rsidR="000F5784" w:rsidRPr="00244138" w:rsidRDefault="000F5784" w:rsidP="000F5784">
      <w:pPr>
        <w:pStyle w:val="21"/>
        <w:numPr>
          <w:ilvl w:val="0"/>
          <w:numId w:val="27"/>
        </w:numPr>
        <w:rPr>
          <w:rtl/>
        </w:rPr>
      </w:pPr>
      <w:r w:rsidRPr="00244138">
        <w:rPr>
          <w:rtl/>
        </w:rPr>
        <w:t xml:space="preserve">האם תבחר לחנך את ילדך </w:t>
      </w:r>
      <w:r>
        <w:rPr>
          <w:rFonts w:hint="cs"/>
          <w:rtl/>
        </w:rPr>
        <w:t>ב</w:t>
      </w:r>
      <w:r w:rsidRPr="00244138">
        <w:rPr>
          <w:rtl/>
        </w:rPr>
        <w:t>חינוך ו</w:t>
      </w:r>
      <w:r>
        <w:rPr>
          <w:rFonts w:hint="cs"/>
          <w:rtl/>
        </w:rPr>
        <w:t>ַ</w:t>
      </w:r>
      <w:r w:rsidRPr="00244138">
        <w:rPr>
          <w:rtl/>
        </w:rPr>
        <w:t>לדורף</w:t>
      </w:r>
      <w:r>
        <w:rPr>
          <w:rtl/>
        </w:rPr>
        <w:t>?</w:t>
      </w:r>
    </w:p>
    <w:p w14:paraId="1973FBE8" w14:textId="77777777" w:rsidR="000F5784" w:rsidRDefault="000F5784" w:rsidP="000F5784">
      <w:pPr>
        <w:spacing w:after="0" w:line="240" w:lineRule="auto"/>
        <w:ind w:firstLine="0"/>
        <w:rPr>
          <w:rtl/>
        </w:rPr>
      </w:pPr>
      <w:r>
        <w:rPr>
          <w:rtl/>
        </w:rPr>
        <w:br w:type="page"/>
      </w:r>
    </w:p>
    <w:p w14:paraId="1193BCA4" w14:textId="77777777" w:rsidR="000F5784" w:rsidRPr="0069638D" w:rsidRDefault="000F5784" w:rsidP="000F5784">
      <w:pPr>
        <w:rPr>
          <w:rtl/>
        </w:rPr>
      </w:pPr>
    </w:p>
    <w:p w14:paraId="6BB88C62" w14:textId="77777777" w:rsidR="000F5784" w:rsidRPr="00FB638E" w:rsidRDefault="000F5784" w:rsidP="000F5784">
      <w:pPr>
        <w:pStyle w:val="1"/>
        <w:rPr>
          <w:rtl/>
        </w:rPr>
      </w:pPr>
      <w:bookmarkStart w:id="109" w:name="_Toc239109254"/>
      <w:r w:rsidRPr="00FB638E">
        <w:rPr>
          <w:rtl/>
        </w:rPr>
        <w:t xml:space="preserve">נספח </w:t>
      </w:r>
      <w:r>
        <w:rPr>
          <w:rFonts w:hint="cs"/>
          <w:rtl/>
        </w:rPr>
        <w:t xml:space="preserve">ב' </w:t>
      </w:r>
      <w:r w:rsidRPr="00FB638E">
        <w:rPr>
          <w:rtl/>
        </w:rPr>
        <w:t>– תמלול הראיונות</w:t>
      </w:r>
      <w:bookmarkEnd w:id="109"/>
    </w:p>
    <w:p w14:paraId="21EE7D45" w14:textId="77777777" w:rsidR="000F5784" w:rsidRPr="00FB638E" w:rsidRDefault="000F5784" w:rsidP="000F5784">
      <w:pPr>
        <w:rPr>
          <w:rtl/>
        </w:rPr>
      </w:pPr>
    </w:p>
    <w:p w14:paraId="554888AC" w14:textId="5C8160A4" w:rsidR="000F5784" w:rsidRPr="00FE07CC" w:rsidRDefault="000F5784" w:rsidP="00FE07CC">
      <w:pPr>
        <w:pStyle w:val="2"/>
        <w:rPr>
          <w:rtl/>
        </w:rPr>
      </w:pPr>
      <w:bookmarkStart w:id="110" w:name="_Toc239109255"/>
      <w:r w:rsidRPr="00FE07CC">
        <w:rPr>
          <w:rtl/>
        </w:rPr>
        <w:t xml:space="preserve">ריאיון 1: </w:t>
      </w:r>
      <w:r w:rsidR="007C338C" w:rsidRPr="00FE07CC">
        <w:rPr>
          <w:rtl/>
        </w:rPr>
        <w:tab/>
      </w:r>
      <w:r w:rsidR="007C338C" w:rsidRPr="00FE07CC">
        <w:rPr>
          <w:rFonts w:hint="cs"/>
          <w:rtl/>
        </w:rPr>
        <w:t xml:space="preserve">ריאיון עם </w:t>
      </w:r>
      <w:r w:rsidRPr="00FE07CC">
        <w:rPr>
          <w:rtl/>
        </w:rPr>
        <w:t>ל'</w:t>
      </w:r>
      <w:bookmarkEnd w:id="110"/>
    </w:p>
    <w:p w14:paraId="5AB008B2"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אני מתחילה אז אני אני מקליטה אותך בסדר</w:t>
      </w:r>
      <w:r>
        <w:rPr>
          <w:rtl/>
        </w:rPr>
        <w:t>.</w:t>
      </w:r>
    </w:p>
    <w:p w14:paraId="2E4A892E" w14:textId="77777777" w:rsidR="000F5784" w:rsidRPr="005F4BA2" w:rsidRDefault="000F5784" w:rsidP="000F5784">
      <w:pPr>
        <w:pStyle w:val="31"/>
        <w:rPr>
          <w:rtl/>
        </w:rPr>
      </w:pPr>
      <w:r>
        <w:rPr>
          <w:b/>
          <w:bCs/>
          <w:rtl/>
        </w:rPr>
        <w:t>ל':</w:t>
      </w:r>
      <w:r>
        <w:rPr>
          <w:b/>
          <w:bCs/>
          <w:rtl/>
        </w:rPr>
        <w:tab/>
      </w:r>
      <w:r w:rsidRPr="005F4BA2">
        <w:rPr>
          <w:rtl/>
        </w:rPr>
        <w:t>בסדר גמור</w:t>
      </w:r>
      <w:r>
        <w:rPr>
          <w:rtl/>
        </w:rPr>
        <w:t>.</w:t>
      </w:r>
    </w:p>
    <w:p w14:paraId="7C7D6E7E" w14:textId="77777777" w:rsidR="000F5784" w:rsidRPr="002A397D" w:rsidRDefault="000F5784" w:rsidP="000F5784">
      <w:pPr>
        <w:pStyle w:val="31"/>
        <w:rPr>
          <w:rtl/>
        </w:rPr>
      </w:pPr>
      <w:r w:rsidRPr="002A397D">
        <w:rPr>
          <w:b/>
          <w:bCs/>
          <w:rtl/>
        </w:rPr>
        <w:t>מראיינת:</w:t>
      </w:r>
      <w:r w:rsidRPr="002A397D">
        <w:rPr>
          <w:b/>
          <w:bCs/>
          <w:rtl/>
        </w:rPr>
        <w:tab/>
      </w:r>
      <w:r w:rsidRPr="002A397D">
        <w:rPr>
          <w:rtl/>
        </w:rPr>
        <w:t>יופי, אז בעצם הייתי שמחה שתתחילי בזה שתגידי לי איך קוראים לך ואת יודעת כמובן אבל א... הגיל שלך, שנות לימודים.</w:t>
      </w:r>
    </w:p>
    <w:p w14:paraId="7304CE3B" w14:textId="6A836A14" w:rsidR="000F5784" w:rsidRPr="005F4BA2" w:rsidRDefault="000F5784" w:rsidP="000F5784">
      <w:pPr>
        <w:pStyle w:val="31"/>
        <w:rPr>
          <w:rtl/>
        </w:rPr>
      </w:pPr>
      <w:r w:rsidRPr="002A397D">
        <w:rPr>
          <w:b/>
          <w:bCs/>
          <w:rtl/>
        </w:rPr>
        <w:t>ל':</w:t>
      </w:r>
      <w:r w:rsidRPr="002A397D">
        <w:rPr>
          <w:b/>
          <w:bCs/>
          <w:rtl/>
        </w:rPr>
        <w:tab/>
      </w:r>
      <w:r w:rsidRPr="002A397D">
        <w:rPr>
          <w:rtl/>
        </w:rPr>
        <w:t>א</w:t>
      </w:r>
      <w:r w:rsidRPr="002A397D">
        <w:rPr>
          <w:rFonts w:hint="cs"/>
          <w:rtl/>
        </w:rPr>
        <w:t>...</w:t>
      </w:r>
      <w:r w:rsidRPr="002A397D">
        <w:rPr>
          <w:rtl/>
        </w:rPr>
        <w:t xml:space="preserve"> אנ</w:t>
      </w:r>
      <w:r w:rsidRPr="00144F01">
        <w:rPr>
          <w:rtl/>
        </w:rPr>
        <w:t xml:space="preserve">י ל' </w:t>
      </w:r>
      <w:r w:rsidR="0006675B" w:rsidRPr="00144F01">
        <w:rPr>
          <w:rFonts w:hint="eastAsia"/>
          <w:rtl/>
        </w:rPr>
        <w:t>ד</w:t>
      </w:r>
      <w:r w:rsidR="0006675B" w:rsidRPr="00144F01">
        <w:rPr>
          <w:rtl/>
        </w:rPr>
        <w:t xml:space="preserve">' – עכשיו כבר </w:t>
      </w:r>
      <w:r w:rsidRPr="00144F01">
        <w:rPr>
          <w:rFonts w:hint="eastAsia"/>
          <w:rtl/>
        </w:rPr>
        <w:t>לא</w:t>
      </w:r>
      <w:r w:rsidRPr="00144F01">
        <w:rPr>
          <w:rtl/>
        </w:rPr>
        <w:t xml:space="preserve"> </w:t>
      </w:r>
      <w:r w:rsidR="0006675B" w:rsidRPr="00144F01">
        <w:rPr>
          <w:rFonts w:hint="eastAsia"/>
          <w:rtl/>
        </w:rPr>
        <w:t>ד</w:t>
      </w:r>
      <w:r w:rsidRPr="00144F01">
        <w:rPr>
          <w:rtl/>
        </w:rPr>
        <w:t>'</w:t>
      </w:r>
      <w:r w:rsidR="0006675B" w:rsidRPr="00144F01">
        <w:rPr>
          <w:rtl/>
        </w:rPr>
        <w:t xml:space="preserve"> [הכוונה לשינוי שם המשפחה אחרי הנישואין – </w:t>
      </w:r>
      <w:r w:rsidR="0006675B" w:rsidRPr="00144F01">
        <w:rPr>
          <w:rFonts w:hint="eastAsia"/>
          <w:rtl/>
        </w:rPr>
        <w:t>ח</w:t>
      </w:r>
      <w:r w:rsidR="0006675B" w:rsidRPr="00144F01">
        <w:rPr>
          <w:rtl/>
        </w:rPr>
        <w:t>.פ']</w:t>
      </w:r>
      <w:r w:rsidR="0006675B" w:rsidRPr="002A397D">
        <w:rPr>
          <w:rFonts w:hint="cs"/>
          <w:rtl/>
        </w:rPr>
        <w:t>,</w:t>
      </w:r>
      <w:r w:rsidRPr="002A397D">
        <w:rPr>
          <w:rtl/>
        </w:rPr>
        <w:t xml:space="preserve"> ואני</w:t>
      </w:r>
      <w:r w:rsidRPr="00733ECC">
        <w:rPr>
          <w:rtl/>
        </w:rPr>
        <w:t xml:space="preserve"> בעצם למדתי פה את כל השנים</w:t>
      </w:r>
      <w:r>
        <w:rPr>
          <w:rtl/>
        </w:rPr>
        <w:t>.</w:t>
      </w:r>
      <w:r w:rsidRPr="00733ECC">
        <w:rPr>
          <w:rtl/>
        </w:rPr>
        <w:t xml:space="preserve"> א</w:t>
      </w:r>
      <w:r w:rsidRPr="005F4BA2">
        <w:rPr>
          <w:rtl/>
        </w:rPr>
        <w:t>ני בכיתה ט</w:t>
      </w:r>
      <w:r>
        <w:rPr>
          <w:rtl/>
        </w:rPr>
        <w:t>'</w:t>
      </w:r>
      <w:r w:rsidRPr="005F4BA2">
        <w:rPr>
          <w:rtl/>
        </w:rPr>
        <w:t xml:space="preserve"> עברתי לבית ספר </w:t>
      </w:r>
      <w:r>
        <w:rPr>
          <w:rtl/>
        </w:rPr>
        <w:t>אנתרו</w:t>
      </w:r>
      <w:r w:rsidRPr="005F4BA2">
        <w:rPr>
          <w:rtl/>
        </w:rPr>
        <w:t>פוסופי בטבעון שהוא היה ממש ב</w:t>
      </w:r>
      <w:r>
        <w:rPr>
          <w:rtl/>
        </w:rPr>
        <w:t>...</w:t>
      </w:r>
      <w:r w:rsidRPr="005F4BA2">
        <w:rPr>
          <w:rtl/>
        </w:rPr>
        <w:t xml:space="preserve"> זה היה השנה השלישית שלו ובאמצע חזרתי</w:t>
      </w:r>
      <w:r>
        <w:rPr>
          <w:rtl/>
        </w:rPr>
        <w:t>.</w:t>
      </w:r>
      <w:r w:rsidRPr="005F4BA2">
        <w:rPr>
          <w:rtl/>
        </w:rPr>
        <w:t xml:space="preserve"> תגידי לי מה הדברים שאת רוצה לדעת</w:t>
      </w:r>
      <w:r>
        <w:rPr>
          <w:rtl/>
        </w:rPr>
        <w:t>.</w:t>
      </w:r>
    </w:p>
    <w:p w14:paraId="1A68B462" w14:textId="77777777" w:rsidR="000F5784" w:rsidRPr="005F4BA2" w:rsidRDefault="000F5784" w:rsidP="000F5784">
      <w:pPr>
        <w:pStyle w:val="31"/>
        <w:rPr>
          <w:rtl/>
        </w:rPr>
      </w:pPr>
      <w:r w:rsidRPr="00F50BED">
        <w:rPr>
          <w:b/>
          <w:bCs/>
          <w:rtl/>
        </w:rPr>
        <w:t>מראיינת</w:t>
      </w:r>
      <w:r>
        <w:rPr>
          <w:b/>
          <w:bCs/>
          <w:rtl/>
        </w:rPr>
        <w:t>:</w:t>
      </w:r>
      <w:r>
        <w:rPr>
          <w:b/>
          <w:bCs/>
          <w:rtl/>
        </w:rPr>
        <w:tab/>
      </w:r>
      <w:r>
        <w:rPr>
          <w:rtl/>
        </w:rPr>
        <w:tab/>
      </w:r>
      <w:r w:rsidRPr="005F4BA2">
        <w:rPr>
          <w:rtl/>
        </w:rPr>
        <w:t>כן</w:t>
      </w:r>
      <w:r>
        <w:rPr>
          <w:rtl/>
        </w:rPr>
        <w:t>,</w:t>
      </w:r>
      <w:r w:rsidRPr="005F4BA2">
        <w:rPr>
          <w:rtl/>
        </w:rPr>
        <w:t xml:space="preserve"> אז למ</w:t>
      </w:r>
      <w:r w:rsidRPr="001B7CDF">
        <w:rPr>
          <w:rtl/>
        </w:rPr>
        <w:t>דת בעצם מ</w:t>
      </w:r>
      <w:r>
        <w:rPr>
          <w:rFonts w:hint="cs"/>
          <w:rtl/>
        </w:rPr>
        <w:t>-</w:t>
      </w:r>
      <w:r w:rsidRPr="001B7CDF">
        <w:rPr>
          <w:rtl/>
        </w:rPr>
        <w:t>א'</w:t>
      </w:r>
      <w:r>
        <w:rPr>
          <w:rFonts w:hint="cs"/>
          <w:rtl/>
        </w:rPr>
        <w:t xml:space="preserve"> </w:t>
      </w:r>
      <w:r w:rsidRPr="001B7CDF">
        <w:rPr>
          <w:rtl/>
        </w:rPr>
        <w:t>וגם היית פה בגן</w:t>
      </w:r>
      <w:r>
        <w:rPr>
          <w:rtl/>
        </w:rPr>
        <w:t>.</w:t>
      </w:r>
    </w:p>
    <w:p w14:paraId="3DDCCC53" w14:textId="77777777" w:rsidR="000F5784" w:rsidRPr="005F4BA2" w:rsidRDefault="000F5784" w:rsidP="000F5784">
      <w:pPr>
        <w:pStyle w:val="31"/>
        <w:rPr>
          <w:rtl/>
        </w:rPr>
      </w:pPr>
      <w:r>
        <w:rPr>
          <w:b/>
          <w:bCs/>
          <w:rtl/>
        </w:rPr>
        <w:t>ל':</w:t>
      </w:r>
      <w:r>
        <w:rPr>
          <w:b/>
          <w:bCs/>
          <w:rtl/>
        </w:rPr>
        <w:tab/>
      </w:r>
      <w:r>
        <w:rPr>
          <w:rtl/>
        </w:rPr>
        <w:tab/>
      </w:r>
      <w:r w:rsidRPr="005F4BA2">
        <w:rPr>
          <w:rtl/>
        </w:rPr>
        <w:t>וגם הייתי פה בגן</w:t>
      </w:r>
      <w:r>
        <w:rPr>
          <w:rtl/>
        </w:rPr>
        <w:t>.</w:t>
      </w:r>
    </w:p>
    <w:p w14:paraId="5A9752E2" w14:textId="77777777" w:rsidR="000F5784" w:rsidRPr="005F4BA2" w:rsidRDefault="000F5784" w:rsidP="000F5784">
      <w:pPr>
        <w:pStyle w:val="31"/>
        <w:rPr>
          <w:rtl/>
        </w:rPr>
      </w:pPr>
      <w:r w:rsidRPr="00F50BED">
        <w:rPr>
          <w:b/>
          <w:bCs/>
          <w:rtl/>
        </w:rPr>
        <w:t>מראיינת</w:t>
      </w:r>
      <w:r>
        <w:rPr>
          <w:b/>
          <w:bCs/>
          <w:rtl/>
        </w:rPr>
        <w:t>:</w:t>
      </w:r>
      <w:r>
        <w:rPr>
          <w:b/>
          <w:bCs/>
          <w:rtl/>
        </w:rPr>
        <w:tab/>
      </w:r>
      <w:r>
        <w:rPr>
          <w:rtl/>
        </w:rPr>
        <w:tab/>
      </w:r>
      <w:r w:rsidRPr="005F4BA2">
        <w:rPr>
          <w:rtl/>
        </w:rPr>
        <w:t>וגם היית פה בגן</w:t>
      </w:r>
      <w:r>
        <w:rPr>
          <w:rtl/>
        </w:rPr>
        <w:t>,</w:t>
      </w:r>
      <w:r w:rsidRPr="005F4BA2">
        <w:rPr>
          <w:rtl/>
        </w:rPr>
        <w:t xml:space="preserve"> מעולה</w:t>
      </w:r>
      <w:r>
        <w:rPr>
          <w:rtl/>
        </w:rPr>
        <w:t>,</w:t>
      </w:r>
      <w:r w:rsidRPr="005F4BA2">
        <w:rPr>
          <w:rtl/>
        </w:rPr>
        <w:t xml:space="preserve"> אז מה הדבר ה</w:t>
      </w:r>
      <w:r>
        <w:rPr>
          <w:rtl/>
        </w:rPr>
        <w:t>...</w:t>
      </w:r>
    </w:p>
    <w:p w14:paraId="7A5393EC" w14:textId="77777777" w:rsidR="000F5784" w:rsidRPr="005F4BA2" w:rsidRDefault="000F5784" w:rsidP="000F5784">
      <w:pPr>
        <w:pStyle w:val="31"/>
        <w:rPr>
          <w:rtl/>
        </w:rPr>
      </w:pPr>
      <w:r>
        <w:rPr>
          <w:b/>
          <w:bCs/>
          <w:rtl/>
        </w:rPr>
        <w:t>ל':</w:t>
      </w:r>
      <w:r>
        <w:rPr>
          <w:b/>
          <w:bCs/>
          <w:rtl/>
        </w:rPr>
        <w:tab/>
      </w:r>
      <w:r>
        <w:rPr>
          <w:rtl/>
        </w:rPr>
        <w:tab/>
      </w:r>
      <w:r w:rsidRPr="005F4BA2">
        <w:rPr>
          <w:rtl/>
        </w:rPr>
        <w:t>וגם חייתי פה</w:t>
      </w:r>
      <w:r>
        <w:rPr>
          <w:rtl/>
        </w:rPr>
        <w:t>.</w:t>
      </w:r>
    </w:p>
    <w:p w14:paraId="735EAD2E" w14:textId="77777777" w:rsidR="000F5784" w:rsidRPr="005F4BA2" w:rsidRDefault="000F5784" w:rsidP="000F5784">
      <w:pPr>
        <w:pStyle w:val="31"/>
        <w:rPr>
          <w:rtl/>
        </w:rPr>
      </w:pPr>
      <w:r w:rsidRPr="00F50BED">
        <w:rPr>
          <w:b/>
          <w:bCs/>
          <w:rtl/>
        </w:rPr>
        <w:t>מראיינת</w:t>
      </w:r>
      <w:r>
        <w:rPr>
          <w:b/>
          <w:bCs/>
          <w:rtl/>
        </w:rPr>
        <w:t>:</w:t>
      </w:r>
      <w:r>
        <w:rPr>
          <w:b/>
          <w:bCs/>
          <w:rtl/>
        </w:rPr>
        <w:tab/>
      </w:r>
      <w:r>
        <w:rPr>
          <w:rtl/>
        </w:rPr>
        <w:tab/>
      </w:r>
      <w:r w:rsidRPr="005F4BA2">
        <w:rPr>
          <w:rtl/>
        </w:rPr>
        <w:t>וגם ח</w:t>
      </w:r>
      <w:r>
        <w:rPr>
          <w:rtl/>
        </w:rPr>
        <w:t>י</w:t>
      </w:r>
      <w:r w:rsidRPr="005F4BA2">
        <w:rPr>
          <w:rtl/>
        </w:rPr>
        <w:t>ית פה בהרדוף אוקיי</w:t>
      </w:r>
      <w:r>
        <w:rPr>
          <w:rtl/>
        </w:rPr>
        <w:t xml:space="preserve">. </w:t>
      </w:r>
      <w:r w:rsidRPr="005F4BA2">
        <w:rPr>
          <w:rtl/>
        </w:rPr>
        <w:t>אז נולדת בהרדוף גם</w:t>
      </w:r>
      <w:r>
        <w:rPr>
          <w:rtl/>
        </w:rPr>
        <w:t>.</w:t>
      </w:r>
    </w:p>
    <w:p w14:paraId="1226C602" w14:textId="77777777" w:rsidR="000F5784" w:rsidRPr="005F4BA2" w:rsidRDefault="000F5784" w:rsidP="000F5784">
      <w:pPr>
        <w:pStyle w:val="31"/>
        <w:rPr>
          <w:rtl/>
        </w:rPr>
      </w:pPr>
      <w:r>
        <w:rPr>
          <w:b/>
          <w:bCs/>
          <w:rtl/>
        </w:rPr>
        <w:t>ל':</w:t>
      </w:r>
      <w:r>
        <w:rPr>
          <w:b/>
          <w:bCs/>
          <w:rtl/>
        </w:rPr>
        <w:tab/>
      </w:r>
      <w:r>
        <w:rPr>
          <w:rtl/>
        </w:rPr>
        <w:tab/>
      </w:r>
      <w:r w:rsidRPr="005F4BA2">
        <w:rPr>
          <w:rtl/>
        </w:rPr>
        <w:t>כן</w:t>
      </w:r>
      <w:r>
        <w:rPr>
          <w:rtl/>
        </w:rPr>
        <w:t>.</w:t>
      </w:r>
    </w:p>
    <w:p w14:paraId="7486FDC9"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 xml:space="preserve">כן אז מה הדבר הכי מיוחד שאת יכולה להגיד על חינוך </w:t>
      </w:r>
      <w:r>
        <w:rPr>
          <w:rtl/>
        </w:rPr>
        <w:t>ו</w:t>
      </w:r>
      <w:r>
        <w:rPr>
          <w:rFonts w:hint="cs"/>
          <w:rtl/>
        </w:rPr>
        <w:t>ַ</w:t>
      </w:r>
      <w:r>
        <w:rPr>
          <w:rtl/>
        </w:rPr>
        <w:t>לדורף</w:t>
      </w:r>
      <w:r w:rsidRPr="005F4BA2">
        <w:rPr>
          <w:rtl/>
        </w:rPr>
        <w:t xml:space="preserve"> מבחינתך ש</w:t>
      </w:r>
      <w:r>
        <w:rPr>
          <w:rtl/>
        </w:rPr>
        <w:t>...</w:t>
      </w:r>
      <w:r w:rsidRPr="005F4BA2">
        <w:rPr>
          <w:rtl/>
        </w:rPr>
        <w:t xml:space="preserve"> שבעצם א</w:t>
      </w:r>
      <w:r>
        <w:rPr>
          <w:rtl/>
        </w:rPr>
        <w:t>ת</w:t>
      </w:r>
      <w:r w:rsidRPr="005F4BA2">
        <w:rPr>
          <w:rtl/>
        </w:rPr>
        <w:t xml:space="preserve"> לא יודעת אם זה ה</w:t>
      </w:r>
      <w:r>
        <w:rPr>
          <w:rtl/>
        </w:rPr>
        <w:t>כ</w:t>
      </w:r>
      <w:r w:rsidRPr="005F4BA2">
        <w:rPr>
          <w:rtl/>
        </w:rPr>
        <w:t>ישורים שלך</w:t>
      </w:r>
      <w:r>
        <w:rPr>
          <w:rtl/>
        </w:rPr>
        <w:t>,</w:t>
      </w:r>
      <w:r w:rsidRPr="005F4BA2">
        <w:rPr>
          <w:rtl/>
        </w:rPr>
        <w:t xml:space="preserve"> אבל</w:t>
      </w:r>
      <w:r>
        <w:rPr>
          <w:rtl/>
        </w:rPr>
        <w:t xml:space="preserve"> אה... </w:t>
      </w:r>
      <w:r w:rsidRPr="005F4BA2">
        <w:rPr>
          <w:rtl/>
        </w:rPr>
        <w:t>שאת יכולה להגיד באופן כללי על חינוך ו</w:t>
      </w:r>
      <w:r>
        <w:rPr>
          <w:rtl/>
        </w:rPr>
        <w:t>לדורף.</w:t>
      </w:r>
    </w:p>
    <w:p w14:paraId="79C2F7A9" w14:textId="5D4FA287" w:rsidR="000F5784" w:rsidRPr="005F4BA2" w:rsidRDefault="000F5784" w:rsidP="000F5784">
      <w:pPr>
        <w:pStyle w:val="31"/>
        <w:rPr>
          <w:rtl/>
        </w:rPr>
      </w:pPr>
      <w:r>
        <w:rPr>
          <w:b/>
          <w:bCs/>
          <w:rtl/>
        </w:rPr>
        <w:t>ל':</w:t>
      </w:r>
      <w:r>
        <w:rPr>
          <w:b/>
          <w:bCs/>
          <w:rtl/>
        </w:rPr>
        <w:tab/>
      </w:r>
      <w:r w:rsidRPr="005F4BA2">
        <w:rPr>
          <w:rtl/>
        </w:rPr>
        <w:t>אני חושבת שקודם כל יש לי איזה שלוש נקודות מבט על זה</w:t>
      </w:r>
      <w:r>
        <w:rPr>
          <w:rtl/>
        </w:rPr>
        <w:t>,</w:t>
      </w:r>
      <w:r w:rsidRPr="005F4BA2">
        <w:rPr>
          <w:rtl/>
        </w:rPr>
        <w:t xml:space="preserve"> כי גם יש את החוויה שלי שגדלתי פה גם א</w:t>
      </w:r>
      <w:r>
        <w:rPr>
          <w:rtl/>
        </w:rPr>
        <w:t>...</w:t>
      </w:r>
      <w:r w:rsidRPr="005F4BA2">
        <w:rPr>
          <w:rtl/>
        </w:rPr>
        <w:t xml:space="preserve"> בעצם מהרגע שסיימתי י</w:t>
      </w:r>
      <w:r>
        <w:rPr>
          <w:rtl/>
        </w:rPr>
        <w:t>"</w:t>
      </w:r>
      <w:r w:rsidRPr="005F4BA2">
        <w:rPr>
          <w:rtl/>
        </w:rPr>
        <w:t>ב אז עבדתי בחינוך רגיל באזור מרכז בתל אביב גבעתיים גב</w:t>
      </w:r>
      <w:r>
        <w:rPr>
          <w:rtl/>
        </w:rPr>
        <w:t>ע</w:t>
      </w:r>
      <w:r w:rsidRPr="005F4BA2">
        <w:rPr>
          <w:rtl/>
        </w:rPr>
        <w:t>ת שמואל</w:t>
      </w:r>
      <w:r>
        <w:rPr>
          <w:rtl/>
        </w:rPr>
        <w:t>,</w:t>
      </w:r>
      <w:r w:rsidRPr="005F4BA2">
        <w:rPr>
          <w:rtl/>
        </w:rPr>
        <w:t xml:space="preserve"> ואז הגעתי לפה ועבדתי עם </w:t>
      </w:r>
      <w:r>
        <w:rPr>
          <w:rtl/>
        </w:rPr>
        <w:t>ט</w:t>
      </w:r>
      <w:r>
        <w:rPr>
          <w:rFonts w:hint="cs"/>
          <w:rtl/>
        </w:rPr>
        <w:t>'</w:t>
      </w:r>
      <w:r w:rsidRPr="005F4BA2">
        <w:rPr>
          <w:rtl/>
        </w:rPr>
        <w:t xml:space="preserve"> ונ</w:t>
      </w:r>
      <w:r>
        <w:rPr>
          <w:rFonts w:hint="cs"/>
          <w:rtl/>
        </w:rPr>
        <w:t>'</w:t>
      </w:r>
      <w:r w:rsidRPr="005F4BA2">
        <w:rPr>
          <w:rtl/>
        </w:rPr>
        <w:t xml:space="preserve"> בגן שלהם ואז בתיכון פה עבדתי עוד אה</w:t>
      </w:r>
      <w:r>
        <w:rPr>
          <w:rtl/>
        </w:rPr>
        <w:t>...</w:t>
      </w:r>
      <w:r w:rsidRPr="005F4BA2">
        <w:rPr>
          <w:rtl/>
        </w:rPr>
        <w:t xml:space="preserve"> כמה זמן וזה היה חוויה מאוד אחרת</w:t>
      </w:r>
      <w:r>
        <w:rPr>
          <w:rtl/>
        </w:rPr>
        <w:t>.</w:t>
      </w:r>
      <w:r w:rsidRPr="005F4BA2">
        <w:rPr>
          <w:rtl/>
        </w:rPr>
        <w:t xml:space="preserve"> וגם עכשיו בתור אמא זה גם חוויה מאוד אחרת</w:t>
      </w:r>
      <w:r>
        <w:rPr>
          <w:rtl/>
        </w:rPr>
        <w:t>,</w:t>
      </w:r>
      <w:r w:rsidRPr="005F4BA2">
        <w:rPr>
          <w:rtl/>
        </w:rPr>
        <w:t xml:space="preserve"> אמ</w:t>
      </w:r>
      <w:r>
        <w:rPr>
          <w:rtl/>
        </w:rPr>
        <w:t>.</w:t>
      </w:r>
      <w:r w:rsidR="002A397D">
        <w:rPr>
          <w:rFonts w:hint="cs"/>
          <w:rtl/>
        </w:rPr>
        <w:t>.</w:t>
      </w:r>
      <w:r>
        <w:rPr>
          <w:rtl/>
        </w:rPr>
        <w:t>.</w:t>
      </w:r>
      <w:r w:rsidRPr="005F4BA2">
        <w:rPr>
          <w:rtl/>
        </w:rPr>
        <w:t xml:space="preserve"> אני חושבת שבתור נערה היה לי הרבה דברים להגיד על החינוך</w:t>
      </w:r>
      <w:r>
        <w:rPr>
          <w:rtl/>
        </w:rPr>
        <w:t>,</w:t>
      </w:r>
      <w:r w:rsidRPr="005F4BA2">
        <w:rPr>
          <w:rtl/>
        </w:rPr>
        <w:t xml:space="preserve"> הרבה ביקור</w:t>
      </w:r>
      <w:r>
        <w:rPr>
          <w:rtl/>
        </w:rPr>
        <w:t>ת</w:t>
      </w:r>
      <w:r w:rsidRPr="005F4BA2">
        <w:rPr>
          <w:rtl/>
        </w:rPr>
        <w:t xml:space="preserve"> שהיום אני אומרת</w:t>
      </w:r>
      <w:r>
        <w:rPr>
          <w:rtl/>
        </w:rPr>
        <w:t>,</w:t>
      </w:r>
      <w:r w:rsidRPr="005F4BA2">
        <w:rPr>
          <w:rtl/>
        </w:rPr>
        <w:t xml:space="preserve"> עצם זה שהייתה לי ביקורת לבית ספר</w:t>
      </w:r>
      <w:r>
        <w:rPr>
          <w:rtl/>
        </w:rPr>
        <w:t>,</w:t>
      </w:r>
      <w:r w:rsidRPr="005F4BA2">
        <w:rPr>
          <w:rtl/>
        </w:rPr>
        <w:t xml:space="preserve"> היה לי איז</w:t>
      </w:r>
      <w:r>
        <w:rPr>
          <w:rFonts w:hint="cs"/>
          <w:rtl/>
        </w:rPr>
        <w:t>ושהי</w:t>
      </w:r>
      <w:r w:rsidRPr="005F4BA2">
        <w:rPr>
          <w:rtl/>
        </w:rPr>
        <w:t xml:space="preserve"> ציפייה שהבית ספר יהיה י</w:t>
      </w:r>
      <w:r>
        <w:rPr>
          <w:rtl/>
        </w:rPr>
        <w:t>י</w:t>
      </w:r>
      <w:r w:rsidRPr="005F4BA2">
        <w:rPr>
          <w:rtl/>
        </w:rPr>
        <w:t>תן לי את כל העולם או יהיה איזה מין משהו שלם כזה</w:t>
      </w:r>
      <w:r>
        <w:rPr>
          <w:rtl/>
        </w:rPr>
        <w:t xml:space="preserve"> –</w:t>
      </w:r>
      <w:r w:rsidRPr="005F4BA2">
        <w:rPr>
          <w:rtl/>
        </w:rPr>
        <w:t xml:space="preserve"> שזה כבר מראה לי שיש פה איזה משהו שהוא מיוחד</w:t>
      </w:r>
      <w:r>
        <w:rPr>
          <w:rtl/>
        </w:rPr>
        <w:t>,</w:t>
      </w:r>
      <w:r w:rsidRPr="005F4BA2">
        <w:rPr>
          <w:rtl/>
        </w:rPr>
        <w:t xml:space="preserve"> כי אני חושבת שמערכת החינוך הרגילה א</w:t>
      </w:r>
      <w:r>
        <w:rPr>
          <w:rtl/>
        </w:rPr>
        <w:t>...</w:t>
      </w:r>
      <w:r w:rsidRPr="005F4BA2">
        <w:rPr>
          <w:rtl/>
        </w:rPr>
        <w:t xml:space="preserve"> לבני נוער יש ציפייה שהבית ספר ייתן להם איזה מין חווי</w:t>
      </w:r>
      <w:r>
        <w:rPr>
          <w:rtl/>
        </w:rPr>
        <w:t>י</w:t>
      </w:r>
      <w:r w:rsidRPr="005F4BA2">
        <w:rPr>
          <w:rtl/>
        </w:rPr>
        <w:t>ת עולם הוליסטית שמחזיקה את כל הצרכים שלהם</w:t>
      </w:r>
      <w:r>
        <w:rPr>
          <w:rtl/>
        </w:rPr>
        <w:t>.</w:t>
      </w:r>
      <w:r w:rsidRPr="005F4BA2">
        <w:rPr>
          <w:rtl/>
        </w:rPr>
        <w:t xml:space="preserve"> בזה אני חושבת שכבר עצם הביקורת הייתה</w:t>
      </w:r>
      <w:r>
        <w:rPr>
          <w:rtl/>
        </w:rPr>
        <w:t>...</w:t>
      </w:r>
      <w:r w:rsidRPr="005F4BA2">
        <w:rPr>
          <w:rtl/>
        </w:rPr>
        <w:t xml:space="preserve"> היא כאילו מראה על איזשהו משהו שהחזקתי מהבית ספר</w:t>
      </w:r>
      <w:r>
        <w:rPr>
          <w:rtl/>
        </w:rPr>
        <w:t>,</w:t>
      </w:r>
      <w:r w:rsidR="00746D1C">
        <w:rPr>
          <w:rtl/>
        </w:rPr>
        <w:t xml:space="preserve"> </w:t>
      </w:r>
      <w:r>
        <w:rPr>
          <w:rtl/>
        </w:rPr>
        <w:t>איזושהי</w:t>
      </w:r>
      <w:r w:rsidRPr="005F4BA2">
        <w:rPr>
          <w:rtl/>
        </w:rPr>
        <w:t xml:space="preserve"> תחושה</w:t>
      </w:r>
      <w:r>
        <w:rPr>
          <w:rtl/>
        </w:rPr>
        <w:t>.</w:t>
      </w:r>
      <w:r w:rsidRPr="005F4BA2">
        <w:rPr>
          <w:rtl/>
        </w:rPr>
        <w:t xml:space="preserve"> אמ</w:t>
      </w:r>
      <w:r>
        <w:rPr>
          <w:rtl/>
        </w:rPr>
        <w:t>...</w:t>
      </w:r>
      <w:r w:rsidRPr="005F4BA2">
        <w:rPr>
          <w:rtl/>
        </w:rPr>
        <w:t xml:space="preserve"> אני כן חושבת שהייתה לי חוויה מורכבת בבית ספר</w:t>
      </w:r>
      <w:r>
        <w:rPr>
          <w:rtl/>
        </w:rPr>
        <w:t>,</w:t>
      </w:r>
      <w:r w:rsidRPr="005F4BA2">
        <w:rPr>
          <w:rtl/>
        </w:rPr>
        <w:t xml:space="preserve"> אמ</w:t>
      </w:r>
      <w:r>
        <w:rPr>
          <w:rtl/>
        </w:rPr>
        <w:t>...</w:t>
      </w:r>
      <w:r w:rsidRPr="005F4BA2">
        <w:rPr>
          <w:rtl/>
        </w:rPr>
        <w:t xml:space="preserve"> כי גם הכיתה שלנו הייתה כיתה מורכבת</w:t>
      </w:r>
      <w:r>
        <w:rPr>
          <w:rtl/>
        </w:rPr>
        <w:t>.</w:t>
      </w:r>
    </w:p>
    <w:p w14:paraId="47A4011C" w14:textId="77777777" w:rsidR="000F5784" w:rsidRPr="005F4BA2" w:rsidRDefault="000F5784" w:rsidP="000F5784">
      <w:pPr>
        <w:pStyle w:val="31"/>
        <w:ind w:firstLine="0"/>
        <w:rPr>
          <w:rtl/>
        </w:rPr>
      </w:pPr>
      <w:r w:rsidRPr="005F4BA2">
        <w:rPr>
          <w:rtl/>
        </w:rPr>
        <w:t>היה לנו התחלפו</w:t>
      </w:r>
      <w:r>
        <w:rPr>
          <w:rtl/>
        </w:rPr>
        <w:t>ת</w:t>
      </w:r>
      <w:r w:rsidRPr="005F4BA2">
        <w:rPr>
          <w:rtl/>
        </w:rPr>
        <w:t xml:space="preserve"> שלוש מחנכות ביסודי </w:t>
      </w:r>
      <w:r>
        <w:rPr>
          <w:rtl/>
        </w:rPr>
        <w:t xml:space="preserve">אמ... </w:t>
      </w:r>
      <w:r w:rsidRPr="005F4BA2">
        <w:rPr>
          <w:rtl/>
        </w:rPr>
        <w:t>ואז בתיכון אני הייתי בכיתה של אבי חן שהוא גם היה א</w:t>
      </w:r>
      <w:r>
        <w:rPr>
          <w:rtl/>
        </w:rPr>
        <w:t>ה...</w:t>
      </w:r>
      <w:r w:rsidRPr="005F4BA2">
        <w:rPr>
          <w:rtl/>
        </w:rPr>
        <w:t xml:space="preserve"> זה גם היה מורכב</w:t>
      </w:r>
      <w:r>
        <w:rPr>
          <w:rtl/>
        </w:rPr>
        <w:t>,</w:t>
      </w:r>
      <w:r w:rsidRPr="005F4BA2">
        <w:rPr>
          <w:rtl/>
        </w:rPr>
        <w:t xml:space="preserve"> אה</w:t>
      </w:r>
      <w:r>
        <w:rPr>
          <w:rtl/>
        </w:rPr>
        <w:t>...</w:t>
      </w:r>
      <w:r w:rsidRPr="005F4BA2">
        <w:rPr>
          <w:rtl/>
        </w:rPr>
        <w:t xml:space="preserve"> אז אני חושבת שמהבחינה הזאת גם היה לי שם כאילו קצת נשמטתי</w:t>
      </w:r>
      <w:r>
        <w:rPr>
          <w:rtl/>
        </w:rPr>
        <w:t>,</w:t>
      </w:r>
      <w:r w:rsidRPr="005F4BA2">
        <w:rPr>
          <w:rtl/>
        </w:rPr>
        <w:t xml:space="preserve"> בתיכון כבר כמעט לא הייתי בבית ספר </w:t>
      </w:r>
      <w:r>
        <w:rPr>
          <w:rtl/>
        </w:rPr>
        <w:t xml:space="preserve">אמ... </w:t>
      </w:r>
      <w:r w:rsidRPr="005F4BA2">
        <w:rPr>
          <w:rtl/>
        </w:rPr>
        <w:t>וגם א</w:t>
      </w:r>
      <w:r>
        <w:rPr>
          <w:rtl/>
        </w:rPr>
        <w:t>ה...</w:t>
      </w:r>
      <w:r w:rsidRPr="005F4BA2">
        <w:rPr>
          <w:rtl/>
        </w:rPr>
        <w:t xml:space="preserve"> מסוף </w:t>
      </w:r>
      <w:r>
        <w:rPr>
          <w:rtl/>
        </w:rPr>
        <w:t xml:space="preserve">כיתה ח' </w:t>
      </w:r>
      <w:r w:rsidRPr="005F4BA2">
        <w:rPr>
          <w:rtl/>
        </w:rPr>
        <w:t>התחלתי במסע עם פיברומיאלגיה</w:t>
      </w:r>
      <w:r>
        <w:rPr>
          <w:rtl/>
        </w:rPr>
        <w:t>,</w:t>
      </w:r>
      <w:r w:rsidRPr="005F4BA2">
        <w:rPr>
          <w:rtl/>
        </w:rPr>
        <w:t xml:space="preserve"> אז גם הבית ספר כבר נהיה איזה מין משהו כזה שהוא היה מאוד שולי בשבילי</w:t>
      </w:r>
      <w:r>
        <w:rPr>
          <w:rtl/>
        </w:rPr>
        <w:t>,</w:t>
      </w:r>
      <w:r w:rsidRPr="005F4BA2">
        <w:rPr>
          <w:rtl/>
        </w:rPr>
        <w:t xml:space="preserve"> אבל אה</w:t>
      </w:r>
      <w:r>
        <w:rPr>
          <w:rtl/>
        </w:rPr>
        <w:t>...</w:t>
      </w:r>
      <w:r w:rsidRPr="005F4BA2">
        <w:rPr>
          <w:rtl/>
        </w:rPr>
        <w:t xml:space="preserve"> אני חושבת שהדבר הכי משמעותי</w:t>
      </w:r>
      <w:r>
        <w:rPr>
          <w:rtl/>
        </w:rPr>
        <w:t xml:space="preserve"> ש... </w:t>
      </w:r>
      <w:r w:rsidRPr="005F4BA2">
        <w:rPr>
          <w:rtl/>
        </w:rPr>
        <w:t>שאני מסתכלת על השנים האלה</w:t>
      </w:r>
      <w:r>
        <w:rPr>
          <w:rtl/>
        </w:rPr>
        <w:t>,</w:t>
      </w:r>
      <w:r w:rsidRPr="005F4BA2">
        <w:rPr>
          <w:rtl/>
        </w:rPr>
        <w:t xml:space="preserve"> זה המורים פשוט צוות של אנשים שהם באמת הם באמת לקחו על עצמם </w:t>
      </w:r>
      <w:r w:rsidRPr="005F4BA2">
        <w:rPr>
          <w:rtl/>
        </w:rPr>
        <w:lastRenderedPageBreak/>
        <w:t>להיות אנשים בחיים שלי</w:t>
      </w:r>
      <w:r>
        <w:rPr>
          <w:rtl/>
        </w:rPr>
        <w:t>,</w:t>
      </w:r>
      <w:r w:rsidRPr="005F4BA2">
        <w:rPr>
          <w:rtl/>
        </w:rPr>
        <w:t xml:space="preserve"> ואני חושבת שזה דבר מאוד מאוד גדול בשבילי להרגיש ואני חושבת שנגיד בתיכון אם בבית ספר ב</w:t>
      </w:r>
      <w:r>
        <w:rPr>
          <w:rtl/>
        </w:rPr>
        <w:t>טבעון</w:t>
      </w:r>
      <w:r w:rsidRPr="005F4BA2">
        <w:rPr>
          <w:rtl/>
        </w:rPr>
        <w:t xml:space="preserve"> זה הייתה באמת חוויה מאוד חזקה וטובה</w:t>
      </w:r>
      <w:r>
        <w:rPr>
          <w:rtl/>
        </w:rPr>
        <w:t>.</w:t>
      </w:r>
      <w:r w:rsidRPr="005F4BA2">
        <w:rPr>
          <w:rtl/>
        </w:rPr>
        <w:t xml:space="preserve"> זה היה בית ספר מלא כוחות</w:t>
      </w:r>
      <w:r>
        <w:rPr>
          <w:rtl/>
        </w:rPr>
        <w:t>.</w:t>
      </w:r>
    </w:p>
    <w:p w14:paraId="79CB6C9B" w14:textId="77777777" w:rsidR="000F5784" w:rsidRPr="005F4BA2" w:rsidRDefault="000F5784" w:rsidP="000F5784">
      <w:pPr>
        <w:pStyle w:val="31"/>
        <w:ind w:firstLine="0"/>
        <w:rPr>
          <w:rtl/>
        </w:rPr>
      </w:pPr>
      <w:r w:rsidRPr="005F4BA2">
        <w:rPr>
          <w:rtl/>
        </w:rPr>
        <w:t>היה לנו מחנך מדהים</w:t>
      </w:r>
      <w:r>
        <w:rPr>
          <w:rtl/>
        </w:rPr>
        <w:t>,</w:t>
      </w:r>
      <w:r w:rsidRPr="005F4BA2">
        <w:rPr>
          <w:rtl/>
        </w:rPr>
        <w:t xml:space="preserve"> הייתה כיתה מדהימה</w:t>
      </w:r>
      <w:r>
        <w:rPr>
          <w:rtl/>
        </w:rPr>
        <w:t>,</w:t>
      </w:r>
      <w:r w:rsidRPr="005F4BA2">
        <w:rPr>
          <w:rtl/>
        </w:rPr>
        <w:t xml:space="preserve"> היה מעניין כאילו הרגשתי ממש כזה בשיא</w:t>
      </w:r>
      <w:r>
        <w:rPr>
          <w:rtl/>
        </w:rPr>
        <w:t>,</w:t>
      </w:r>
      <w:r w:rsidRPr="005F4BA2">
        <w:rPr>
          <w:rtl/>
        </w:rPr>
        <w:t xml:space="preserve"> אבל באמת התחילו לי כל </w:t>
      </w:r>
      <w:r>
        <w:rPr>
          <w:rFonts w:hint="cs"/>
          <w:rtl/>
        </w:rPr>
        <w:t xml:space="preserve">מיחושים </w:t>
      </w:r>
      <w:r w:rsidRPr="005F4BA2">
        <w:rPr>
          <w:rtl/>
        </w:rPr>
        <w:t xml:space="preserve">וזה היה לי </w:t>
      </w:r>
      <w:r>
        <w:t>too much</w:t>
      </w:r>
      <w:r>
        <w:rPr>
          <w:rtl/>
        </w:rPr>
        <w:t xml:space="preserve"> </w:t>
      </w:r>
      <w:r w:rsidRPr="005F4BA2">
        <w:rPr>
          <w:rtl/>
        </w:rPr>
        <w:t>פשוט להיות בבית ספר</w:t>
      </w:r>
      <w:r>
        <w:rPr>
          <w:rtl/>
        </w:rPr>
        <w:t>,</w:t>
      </w:r>
      <w:r w:rsidRPr="005F4BA2">
        <w:rPr>
          <w:rtl/>
        </w:rPr>
        <w:t xml:space="preserve"> גם שהוא רחוק וכאילו הייתי נוסעת לימים עד הערב</w:t>
      </w:r>
      <w:r>
        <w:rPr>
          <w:rtl/>
        </w:rPr>
        <w:t>,</w:t>
      </w:r>
      <w:r w:rsidRPr="005F4BA2">
        <w:rPr>
          <w:rtl/>
        </w:rPr>
        <w:t xml:space="preserve"> אז חזרתי ובהרדוף שהרגשתי שבאיזשהו שלב אני כזה נשמטת מה</w:t>
      </w:r>
      <w:r>
        <w:rPr>
          <w:rtl/>
        </w:rPr>
        <w:t>...</w:t>
      </w:r>
      <w:r w:rsidRPr="005F4BA2">
        <w:rPr>
          <w:rtl/>
        </w:rPr>
        <w:t xml:space="preserve"> נשמטת מתרחקת מאבי</w:t>
      </w:r>
      <w:r>
        <w:rPr>
          <w:rtl/>
        </w:rPr>
        <w:t>.</w:t>
      </w:r>
      <w:r w:rsidRPr="005F4BA2">
        <w:rPr>
          <w:rtl/>
        </w:rPr>
        <w:t xml:space="preserve"> אז היו מורים אחרים שפשוט כזה היו שם</w:t>
      </w:r>
      <w:r>
        <w:rPr>
          <w:rtl/>
        </w:rPr>
        <w:t>,</w:t>
      </w:r>
      <w:r w:rsidRPr="005F4BA2">
        <w:rPr>
          <w:rtl/>
        </w:rPr>
        <w:t xml:space="preserve"> כאילו הרגשתי שיש מעטפת של אנשים</w:t>
      </w:r>
      <w:r>
        <w:rPr>
          <w:rtl/>
        </w:rPr>
        <w:t xml:space="preserve"> ש... </w:t>
      </w:r>
      <w:r w:rsidRPr="005F4BA2">
        <w:rPr>
          <w:rtl/>
        </w:rPr>
        <w:t>שהם רוצים להיות שהם בשבילי ושהם</w:t>
      </w:r>
      <w:r>
        <w:rPr>
          <w:rtl/>
        </w:rPr>
        <w:t>...</w:t>
      </w:r>
      <w:r w:rsidRPr="005F4BA2">
        <w:rPr>
          <w:rtl/>
        </w:rPr>
        <w:t xml:space="preserve"> וזה חוויה מאוד אני חושבת מאוד משמעותית</w:t>
      </w:r>
      <w:r>
        <w:rPr>
          <w:rtl/>
        </w:rPr>
        <w:t>,</w:t>
      </w:r>
      <w:r w:rsidRPr="005F4BA2">
        <w:rPr>
          <w:rtl/>
        </w:rPr>
        <w:t xml:space="preserve"> וביסודי אני חושבת</w:t>
      </w:r>
      <w:r>
        <w:rPr>
          <w:rtl/>
        </w:rPr>
        <w:t xml:space="preserve"> ש... </w:t>
      </w:r>
      <w:r w:rsidRPr="005F4BA2">
        <w:rPr>
          <w:rtl/>
        </w:rPr>
        <w:t>אני היום מסתכלת אני רואה אני זוכרת שיעורים שלמים</w:t>
      </w:r>
      <w:r>
        <w:rPr>
          <w:rtl/>
        </w:rPr>
        <w:t>.</w:t>
      </w:r>
      <w:r w:rsidRPr="005F4BA2">
        <w:rPr>
          <w:rtl/>
        </w:rPr>
        <w:t xml:space="preserve"> אני זוכרת כמעט כל דבר שלמדתי ביסודי זה כאילו</w:t>
      </w:r>
      <w:r>
        <w:rPr>
          <w:rtl/>
        </w:rPr>
        <w:t xml:space="preserve"> אה... </w:t>
      </w:r>
      <w:r w:rsidRPr="005F4BA2">
        <w:rPr>
          <w:rtl/>
        </w:rPr>
        <w:t>א</w:t>
      </w:r>
      <w:r>
        <w:rPr>
          <w:rtl/>
        </w:rPr>
        <w:t>ה...</w:t>
      </w:r>
      <w:r w:rsidRPr="005F4BA2">
        <w:rPr>
          <w:rtl/>
        </w:rPr>
        <w:t xml:space="preserve"> משהו היה כל כך חי באיך שלימדו אותנו את זה</w:t>
      </w:r>
      <w:r>
        <w:rPr>
          <w:rtl/>
        </w:rPr>
        <w:t>.</w:t>
      </w:r>
      <w:r w:rsidRPr="005F4BA2">
        <w:rPr>
          <w:rtl/>
        </w:rPr>
        <w:t xml:space="preserve"> </w:t>
      </w:r>
      <w:r>
        <w:rPr>
          <w:rtl/>
        </w:rPr>
        <w:t>ר'</w:t>
      </w:r>
      <w:r w:rsidRPr="005F4BA2">
        <w:rPr>
          <w:rtl/>
        </w:rPr>
        <w:t xml:space="preserve"> עכשיו היה לו קורס של הג</w:t>
      </w:r>
      <w:r>
        <w:rPr>
          <w:rtl/>
        </w:rPr>
        <w:t>י</w:t>
      </w:r>
      <w:r w:rsidRPr="005F4BA2">
        <w:rPr>
          <w:rtl/>
        </w:rPr>
        <w:t xml:space="preserve">אוגרפיה של הנצרות והוא </w:t>
      </w:r>
      <w:r>
        <w:rPr>
          <w:rtl/>
        </w:rPr>
        <w:t>"</w:t>
      </w:r>
      <w:r w:rsidRPr="005F4BA2">
        <w:rPr>
          <w:rtl/>
        </w:rPr>
        <w:t>כמה</w:t>
      </w:r>
      <w:r>
        <w:rPr>
          <w:rtl/>
        </w:rPr>
        <w:t>?</w:t>
      </w:r>
      <w:r w:rsidRPr="005F4BA2">
        <w:rPr>
          <w:rtl/>
        </w:rPr>
        <w:t xml:space="preserve"> מה וזה</w:t>
      </w:r>
      <w:r>
        <w:rPr>
          <w:rtl/>
        </w:rPr>
        <w:t>..."</w:t>
      </w:r>
      <w:r w:rsidRPr="005F4BA2">
        <w:rPr>
          <w:rtl/>
        </w:rPr>
        <w:t xml:space="preserve"> אבל איך הפרוטסט</w:t>
      </w:r>
      <w:r>
        <w:rPr>
          <w:rtl/>
        </w:rPr>
        <w:t>?</w:t>
      </w:r>
      <w:r w:rsidRPr="005F4BA2">
        <w:rPr>
          <w:rtl/>
        </w:rPr>
        <w:t xml:space="preserve"> את שואלת מה זה הזה</w:t>
      </w:r>
      <w:r>
        <w:rPr>
          <w:rtl/>
        </w:rPr>
        <w:t>?.</w:t>
      </w:r>
      <w:r w:rsidRPr="005F4BA2">
        <w:rPr>
          <w:rtl/>
        </w:rPr>
        <w:t xml:space="preserve"> ואני כזה</w:t>
      </w:r>
      <w:r>
        <w:rPr>
          <w:rtl/>
        </w:rPr>
        <w:t>,</w:t>
      </w:r>
      <w:r w:rsidRPr="005F4BA2">
        <w:rPr>
          <w:rtl/>
        </w:rPr>
        <w:t xml:space="preserve"> </w:t>
      </w:r>
      <w:r>
        <w:rPr>
          <w:rtl/>
        </w:rPr>
        <w:t>"</w:t>
      </w:r>
      <w:r w:rsidRPr="005F4BA2">
        <w:rPr>
          <w:rtl/>
        </w:rPr>
        <w:t>זה לא עם מרטין לו</w:t>
      </w:r>
      <w:r>
        <w:rPr>
          <w:rtl/>
        </w:rPr>
        <w:t>...</w:t>
      </w:r>
      <w:r w:rsidRPr="005F4BA2">
        <w:rPr>
          <w:rtl/>
        </w:rPr>
        <w:t xml:space="preserve"> ואז הוא כזה</w:t>
      </w:r>
      <w:r>
        <w:rPr>
          <w:rtl/>
        </w:rPr>
        <w:t xml:space="preserve"> "אה... </w:t>
      </w:r>
      <w:r w:rsidRPr="005F4BA2">
        <w:rPr>
          <w:rtl/>
        </w:rPr>
        <w:t xml:space="preserve">כן איך את </w:t>
      </w:r>
      <w:r>
        <w:rPr>
          <w:rFonts w:hint="cs"/>
          <w:rtl/>
        </w:rPr>
        <w:t>הנושא ה</w:t>
      </w:r>
      <w:r w:rsidRPr="005F4BA2">
        <w:rPr>
          <w:rtl/>
        </w:rPr>
        <w:t>זה עם השטרות מחילה</w:t>
      </w:r>
      <w:r>
        <w:rPr>
          <w:rtl/>
        </w:rPr>
        <w:t>,</w:t>
      </w:r>
      <w:r w:rsidRPr="005F4BA2">
        <w:rPr>
          <w:rtl/>
        </w:rPr>
        <w:t xml:space="preserve"> את אני לא זוכרת איך ציירתי את זה </w:t>
      </w:r>
      <w:r>
        <w:rPr>
          <w:rtl/>
        </w:rPr>
        <w:t>,</w:t>
      </w:r>
      <w:r w:rsidRPr="005F4BA2">
        <w:rPr>
          <w:rtl/>
        </w:rPr>
        <w:t>במחברת את השטר מחילה</w:t>
      </w:r>
      <w:r>
        <w:rPr>
          <w:rtl/>
        </w:rPr>
        <w:t>,</w:t>
      </w:r>
      <w:r w:rsidRPr="005F4BA2">
        <w:rPr>
          <w:rtl/>
        </w:rPr>
        <w:t xml:space="preserve"> אני זוכרת את אתה כאילו משהו חי כזה</w:t>
      </w:r>
      <w:r>
        <w:rPr>
          <w:rtl/>
        </w:rPr>
        <w:t>,</w:t>
      </w:r>
      <w:r w:rsidRPr="005F4BA2">
        <w:rPr>
          <w:rtl/>
        </w:rPr>
        <w:t xml:space="preserve"> כאילו נורא נורא נורא</w:t>
      </w:r>
      <w:r>
        <w:rPr>
          <w:rtl/>
        </w:rPr>
        <w:t>,</w:t>
      </w:r>
      <w:r w:rsidRPr="005F4BA2">
        <w:rPr>
          <w:rtl/>
        </w:rPr>
        <w:t xml:space="preserve"> ואני ממש זוכרת אבל מכל אני כאילו ממש אני יכולה להגיד לך</w:t>
      </w:r>
      <w:r>
        <w:rPr>
          <w:rtl/>
        </w:rPr>
        <w:t>,</w:t>
      </w:r>
      <w:r w:rsidRPr="005F4BA2">
        <w:rPr>
          <w:rtl/>
        </w:rPr>
        <w:t xml:space="preserve"> לפני א' עד </w:t>
      </w:r>
      <w:r>
        <w:rPr>
          <w:rFonts w:hint="cs"/>
          <w:rtl/>
        </w:rPr>
        <w:t xml:space="preserve">ח' כאילו </w:t>
      </w:r>
      <w:r w:rsidRPr="005F4BA2">
        <w:rPr>
          <w:rtl/>
        </w:rPr>
        <w:t>ממש אני זוכרת שיעורים שלמים</w:t>
      </w:r>
      <w:r>
        <w:rPr>
          <w:rtl/>
        </w:rPr>
        <w:t>,</w:t>
      </w:r>
      <w:r w:rsidRPr="005F4BA2">
        <w:rPr>
          <w:rtl/>
        </w:rPr>
        <w:t xml:space="preserve"> אני זוכרת</w:t>
      </w:r>
      <w:r>
        <w:rPr>
          <w:rtl/>
        </w:rPr>
        <w:t xml:space="preserve"> הכול</w:t>
      </w:r>
      <w:r w:rsidRPr="005F4BA2">
        <w:rPr>
          <w:rtl/>
        </w:rPr>
        <w:t xml:space="preserve"> כאילו כל מה שלמדתי שם</w:t>
      </w:r>
      <w:r>
        <w:rPr>
          <w:rtl/>
        </w:rPr>
        <w:t>...</w:t>
      </w:r>
    </w:p>
    <w:p w14:paraId="0C12638F"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וזה דבר ממש אה</w:t>
      </w:r>
      <w:r>
        <w:rPr>
          <w:rtl/>
        </w:rPr>
        <w:t>...</w:t>
      </w:r>
    </w:p>
    <w:p w14:paraId="38821222" w14:textId="77777777" w:rsidR="000F5784" w:rsidRPr="005F4BA2" w:rsidRDefault="000F5784" w:rsidP="000F5784">
      <w:pPr>
        <w:pStyle w:val="31"/>
        <w:rPr>
          <w:rtl/>
        </w:rPr>
      </w:pPr>
      <w:r>
        <w:rPr>
          <w:b/>
          <w:bCs/>
          <w:rtl/>
        </w:rPr>
        <w:t>ל':</w:t>
      </w:r>
      <w:r>
        <w:rPr>
          <w:b/>
          <w:bCs/>
          <w:rtl/>
        </w:rPr>
        <w:tab/>
      </w:r>
      <w:r w:rsidRPr="005F4BA2">
        <w:rPr>
          <w:rtl/>
        </w:rPr>
        <w:t>מיוחד</w:t>
      </w:r>
    </w:p>
    <w:p w14:paraId="70FE6A21"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ממש מיוחד</w:t>
      </w:r>
    </w:p>
    <w:p w14:paraId="6B3A74A3" w14:textId="77777777" w:rsidR="000F5784" w:rsidRPr="005F4BA2" w:rsidRDefault="000F5784" w:rsidP="000F5784">
      <w:pPr>
        <w:pStyle w:val="31"/>
        <w:rPr>
          <w:rtl/>
        </w:rPr>
      </w:pPr>
      <w:r>
        <w:rPr>
          <w:b/>
          <w:bCs/>
          <w:rtl/>
        </w:rPr>
        <w:t>ל':</w:t>
      </w:r>
      <w:r>
        <w:rPr>
          <w:b/>
          <w:bCs/>
          <w:rtl/>
        </w:rPr>
        <w:tab/>
      </w:r>
      <w:r w:rsidRPr="005F4BA2">
        <w:rPr>
          <w:rtl/>
        </w:rPr>
        <w:t>וזה כאילו באמת איכשהו העבירו לי את הידע בצורה שהיא היא חיה ממש</w:t>
      </w:r>
      <w:r>
        <w:rPr>
          <w:rtl/>
        </w:rPr>
        <w:t>,</w:t>
      </w:r>
      <w:r w:rsidRPr="005F4BA2">
        <w:rPr>
          <w:rtl/>
        </w:rPr>
        <w:t xml:space="preserve"> כאילו בשירים בת</w:t>
      </w:r>
      <w:r>
        <w:rPr>
          <w:rtl/>
        </w:rPr>
        <w:t>מ</w:t>
      </w:r>
      <w:r w:rsidRPr="005F4BA2">
        <w:rPr>
          <w:rtl/>
        </w:rPr>
        <w:t>ונות</w:t>
      </w:r>
      <w:r>
        <w:rPr>
          <w:rtl/>
        </w:rPr>
        <w:t>,</w:t>
      </w:r>
      <w:r w:rsidRPr="005F4BA2">
        <w:rPr>
          <w:rtl/>
        </w:rPr>
        <w:t xml:space="preserve"> אני ממש מרגישה את זה</w:t>
      </w:r>
      <w:r>
        <w:rPr>
          <w:rtl/>
        </w:rPr>
        <w:t>.</w:t>
      </w:r>
    </w:p>
    <w:p w14:paraId="3C998CC6"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וואו</w:t>
      </w:r>
      <w:r>
        <w:rPr>
          <w:rtl/>
        </w:rPr>
        <w:t>,</w:t>
      </w:r>
      <w:r w:rsidRPr="005F4BA2">
        <w:rPr>
          <w:rtl/>
        </w:rPr>
        <w:t xml:space="preserve"> מדהים</w:t>
      </w:r>
      <w:r>
        <w:rPr>
          <w:rtl/>
        </w:rPr>
        <w:t>.</w:t>
      </w:r>
      <w:r w:rsidRPr="005F4BA2">
        <w:rPr>
          <w:rtl/>
        </w:rPr>
        <w:t xml:space="preserve"> את יכולה אבל להגיד משהו על ה</w:t>
      </w:r>
      <w:r>
        <w:rPr>
          <w:rtl/>
        </w:rPr>
        <w:t>...</w:t>
      </w:r>
      <w:r w:rsidRPr="005F4BA2">
        <w:rPr>
          <w:rtl/>
        </w:rPr>
        <w:t xml:space="preserve"> בין החינוך הקונבנציונלי שהיית</w:t>
      </w:r>
      <w:r>
        <w:rPr>
          <w:rtl/>
        </w:rPr>
        <w:t xml:space="preserve"> </w:t>
      </w:r>
      <w:r w:rsidRPr="005F4BA2">
        <w:rPr>
          <w:rtl/>
        </w:rPr>
        <w:t>שם במרכז לבין מה ש</w:t>
      </w:r>
      <w:r>
        <w:rPr>
          <w:rtl/>
        </w:rPr>
        <w:t>...</w:t>
      </w:r>
    </w:p>
    <w:p w14:paraId="69BA4FA2" w14:textId="77777777" w:rsidR="000F5784" w:rsidRPr="005F4BA2" w:rsidRDefault="000F5784" w:rsidP="000F5784">
      <w:pPr>
        <w:pStyle w:val="31"/>
        <w:rPr>
          <w:rtl/>
        </w:rPr>
      </w:pPr>
      <w:r>
        <w:rPr>
          <w:b/>
          <w:bCs/>
          <w:rtl/>
        </w:rPr>
        <w:t>ל':</w:t>
      </w:r>
      <w:r>
        <w:rPr>
          <w:b/>
          <w:bCs/>
          <w:rtl/>
        </w:rPr>
        <w:tab/>
      </w:r>
      <w:r w:rsidRPr="005F4BA2">
        <w:rPr>
          <w:rtl/>
        </w:rPr>
        <w:t>כן</w:t>
      </w:r>
      <w:r>
        <w:rPr>
          <w:rtl/>
        </w:rPr>
        <w:t xml:space="preserve">. </w:t>
      </w:r>
      <w:r w:rsidRPr="005F4BA2">
        <w:rPr>
          <w:rtl/>
        </w:rPr>
        <w:t>זהו אני הגעתי</w:t>
      </w:r>
      <w:r>
        <w:rPr>
          <w:rtl/>
        </w:rPr>
        <w:t>,</w:t>
      </w:r>
      <w:r w:rsidRPr="005F4BA2">
        <w:rPr>
          <w:rtl/>
        </w:rPr>
        <w:t xml:space="preserve"> ובעצם הבאתי את מה שאני מכירה כאילו לא ידעתי כל כך</w:t>
      </w:r>
      <w:r>
        <w:rPr>
          <w:rtl/>
        </w:rPr>
        <w:t>,</w:t>
      </w:r>
      <w:r w:rsidRPr="005F4BA2">
        <w:rPr>
          <w:rtl/>
        </w:rPr>
        <w:t xml:space="preserve"> בשנת שירות הייתי גם לא הבנתי מה קורה סביבי ואז עברתי</w:t>
      </w:r>
      <w:r>
        <w:rPr>
          <w:rtl/>
        </w:rPr>
        <w:t xml:space="preserve"> אה... </w:t>
      </w:r>
      <w:r w:rsidRPr="005F4BA2">
        <w:rPr>
          <w:rtl/>
        </w:rPr>
        <w:t>לתל אביב</w:t>
      </w:r>
      <w:r>
        <w:rPr>
          <w:rtl/>
        </w:rPr>
        <w:t>,</w:t>
      </w:r>
      <w:r w:rsidRPr="005F4BA2">
        <w:rPr>
          <w:rtl/>
        </w:rPr>
        <w:t xml:space="preserve"> ועברתי לעבוד שם ב</w:t>
      </w:r>
      <w:r>
        <w:rPr>
          <w:rtl/>
        </w:rPr>
        <w:t>צהרו</w:t>
      </w:r>
      <w:r w:rsidRPr="005F4BA2">
        <w:rPr>
          <w:rtl/>
        </w:rPr>
        <w:t>נים ובכאילו עבדתי ב</w:t>
      </w:r>
      <w:r>
        <w:rPr>
          <w:rtl/>
        </w:rPr>
        <w:t>צהרו</w:t>
      </w:r>
      <w:r w:rsidRPr="005F4BA2">
        <w:rPr>
          <w:rtl/>
        </w:rPr>
        <w:t>נים בתוך בית ספר ועבדתי בהכנה לב</w:t>
      </w:r>
      <w:r>
        <w:rPr>
          <w:rtl/>
        </w:rPr>
        <w:t>ג</w:t>
      </w:r>
      <w:r w:rsidRPr="005F4BA2">
        <w:rPr>
          <w:rtl/>
        </w:rPr>
        <w:t>רות ל</w:t>
      </w:r>
      <w:r>
        <w:rPr>
          <w:rtl/>
        </w:rPr>
        <w:t>...</w:t>
      </w:r>
      <w:r w:rsidRPr="005F4BA2">
        <w:rPr>
          <w:rtl/>
        </w:rPr>
        <w:t xml:space="preserve"> לחבר'ה בתיכון שכזה</w:t>
      </w:r>
      <w:r>
        <w:rPr>
          <w:rtl/>
        </w:rPr>
        <w:t xml:space="preserve"> </w:t>
      </w:r>
      <w:r>
        <w:rPr>
          <w:rFonts w:hint="cs"/>
          <w:rtl/>
        </w:rPr>
        <w:t>ב</w:t>
      </w:r>
      <w:r w:rsidRPr="005F4BA2">
        <w:rPr>
          <w:rtl/>
        </w:rPr>
        <w:t>נשירה סמויה</w:t>
      </w:r>
      <w:r>
        <w:rPr>
          <w:rFonts w:hint="cs"/>
          <w:rtl/>
        </w:rPr>
        <w:t>.</w:t>
      </w:r>
    </w:p>
    <w:p w14:paraId="2B8DF389"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בעצם מסגרות קונבנציונליות</w:t>
      </w:r>
      <w:r>
        <w:rPr>
          <w:rFonts w:hint="cs"/>
          <w:rtl/>
        </w:rPr>
        <w:t>.</w:t>
      </w:r>
    </w:p>
    <w:p w14:paraId="7FC4A801" w14:textId="77777777" w:rsidR="000F5784" w:rsidRPr="005F4BA2" w:rsidRDefault="000F5784" w:rsidP="000F5784">
      <w:pPr>
        <w:pStyle w:val="31"/>
        <w:rPr>
          <w:rtl/>
        </w:rPr>
      </w:pPr>
      <w:r>
        <w:rPr>
          <w:b/>
          <w:bCs/>
          <w:rtl/>
        </w:rPr>
        <w:t>ל':</w:t>
      </w:r>
      <w:r>
        <w:rPr>
          <w:b/>
          <w:bCs/>
          <w:rtl/>
        </w:rPr>
        <w:tab/>
      </w:r>
      <w:r w:rsidRPr="005F4BA2">
        <w:rPr>
          <w:rtl/>
        </w:rPr>
        <w:t>כן</w:t>
      </w:r>
      <w:r>
        <w:rPr>
          <w:rtl/>
        </w:rPr>
        <w:t>.</w:t>
      </w:r>
      <w:r w:rsidRPr="005F4BA2">
        <w:rPr>
          <w:rtl/>
        </w:rPr>
        <w:t xml:space="preserve"> וזה היה מאוד כאילו זה היה מאוד חזק לראות כמה אני יכולה לעשות שם דברים והם כאילו ההורים היו מוקסמים מהדברים האלה שהבאתי להם</w:t>
      </w:r>
      <w:r>
        <w:rPr>
          <w:rtl/>
        </w:rPr>
        <w:t>,</w:t>
      </w:r>
      <w:r w:rsidRPr="005F4BA2">
        <w:rPr>
          <w:rtl/>
        </w:rPr>
        <w:t xml:space="preserve"> כי הם לא היו רגילים לזה</w:t>
      </w:r>
      <w:r>
        <w:rPr>
          <w:rtl/>
        </w:rPr>
        <w:t>,</w:t>
      </w:r>
      <w:r w:rsidRPr="005F4BA2">
        <w:rPr>
          <w:rtl/>
        </w:rPr>
        <w:t xml:space="preserve"> כאילו קצת פתאום</w:t>
      </w:r>
      <w:r>
        <w:rPr>
          <w:rtl/>
        </w:rPr>
        <w:t xml:space="preserve"> אה... </w:t>
      </w:r>
      <w:r w:rsidRPr="005F4BA2">
        <w:rPr>
          <w:rtl/>
        </w:rPr>
        <w:t>הכנתי עם</w:t>
      </w:r>
      <w:r>
        <w:rPr>
          <w:rtl/>
        </w:rPr>
        <w:t xml:space="preserve"> אה... </w:t>
      </w:r>
      <w:r w:rsidRPr="005F4BA2">
        <w:rPr>
          <w:rtl/>
        </w:rPr>
        <w:t>קבוצה</w:t>
      </w:r>
      <w:r>
        <w:rPr>
          <w:rtl/>
        </w:rPr>
        <w:t>,</w:t>
      </w:r>
      <w:r w:rsidRPr="005F4BA2">
        <w:rPr>
          <w:rtl/>
        </w:rPr>
        <w:t xml:space="preserve"> לקבוצה של 27 ילדים בכיתות ג' הכנתי את המסרגות ואז הם למדו לסרוג</w:t>
      </w:r>
      <w:r>
        <w:rPr>
          <w:rtl/>
        </w:rPr>
        <w:t>,</w:t>
      </w:r>
      <w:r w:rsidRPr="005F4BA2">
        <w:rPr>
          <w:rtl/>
        </w:rPr>
        <w:t xml:space="preserve"> והא</w:t>
      </w:r>
      <w:r>
        <w:rPr>
          <w:rFonts w:hint="cs"/>
          <w:rtl/>
        </w:rPr>
        <w:t>י</w:t>
      </w:r>
      <w:r w:rsidRPr="005F4BA2">
        <w:rPr>
          <w:rtl/>
        </w:rPr>
        <w:t>מ</w:t>
      </w:r>
      <w:r>
        <w:rPr>
          <w:rtl/>
        </w:rPr>
        <w:t>ה</w:t>
      </w:r>
      <w:r w:rsidRPr="005F4BA2">
        <w:rPr>
          <w:rtl/>
        </w:rPr>
        <w:t>ות היו שולחות לי בערב תמונה של הבן שלהם חוזר מ</w:t>
      </w:r>
      <w:r>
        <w:rPr>
          <w:rtl/>
        </w:rPr>
        <w:t>א</w:t>
      </w:r>
      <w:r w:rsidRPr="005F4BA2">
        <w:rPr>
          <w:rtl/>
        </w:rPr>
        <w:t>ימון לכדורגל ולא רוצה לראות טלוויזיה</w:t>
      </w:r>
      <w:r>
        <w:rPr>
          <w:rtl/>
        </w:rPr>
        <w:t>,</w:t>
      </w:r>
      <w:r w:rsidRPr="005F4BA2">
        <w:rPr>
          <w:rtl/>
        </w:rPr>
        <w:t xml:space="preserve"> רוצה לשרו</w:t>
      </w:r>
      <w:r>
        <w:rPr>
          <w:rtl/>
        </w:rPr>
        <w:t xml:space="preserve">ג... </w:t>
      </w:r>
      <w:r w:rsidRPr="005F4BA2">
        <w:rPr>
          <w:rtl/>
        </w:rPr>
        <w:t xml:space="preserve">כל מיני דברים כאלה שהם היו </w:t>
      </w:r>
      <w:r>
        <w:rPr>
          <w:rtl/>
        </w:rPr>
        <w:t>כ</w:t>
      </w:r>
      <w:r w:rsidRPr="005F4BA2">
        <w:rPr>
          <w:rtl/>
        </w:rPr>
        <w:t xml:space="preserve">מהים אליהם אבל גם זה היה </w:t>
      </w:r>
      <w:r>
        <w:rPr>
          <w:rFonts w:hint="cs"/>
          <w:rtl/>
        </w:rPr>
        <w:t xml:space="preserve">א', </w:t>
      </w:r>
      <w:r w:rsidRPr="005F4BA2">
        <w:rPr>
          <w:rtl/>
        </w:rPr>
        <w:t>כאילו זה היה דבר אינטנסיבי וזה היה חוויה קשה גם ו</w:t>
      </w:r>
      <w:r>
        <w:rPr>
          <w:rtl/>
        </w:rPr>
        <w:t>.</w:t>
      </w:r>
      <w:r>
        <w:rPr>
          <w:rFonts w:hint="cs"/>
          <w:rtl/>
        </w:rPr>
        <w:t>.</w:t>
      </w:r>
      <w:r>
        <w:rPr>
          <w:rtl/>
        </w:rPr>
        <w:t>.</w:t>
      </w:r>
      <w:r w:rsidRPr="005F4BA2">
        <w:rPr>
          <w:rtl/>
        </w:rPr>
        <w:t xml:space="preserve"> ובשני </w:t>
      </w:r>
      <w:r>
        <w:rPr>
          <w:rFonts w:hint="cs"/>
          <w:rtl/>
        </w:rPr>
        <w:t xml:space="preserve">[...] </w:t>
      </w:r>
      <w:r w:rsidRPr="005F4BA2">
        <w:rPr>
          <w:rtl/>
        </w:rPr>
        <w:t>בחדרי מורים וגם אחר כך הייתי יושבת בחדרי מורים עם המורים וש</w:t>
      </w:r>
      <w:r>
        <w:rPr>
          <w:rtl/>
        </w:rPr>
        <w:t>ו</w:t>
      </w:r>
      <w:r w:rsidRPr="005F4BA2">
        <w:rPr>
          <w:rtl/>
        </w:rPr>
        <w:t>מעת את השיח עכשיו</w:t>
      </w:r>
      <w:r>
        <w:rPr>
          <w:rtl/>
        </w:rPr>
        <w:t>,</w:t>
      </w:r>
      <w:r w:rsidRPr="005F4BA2">
        <w:rPr>
          <w:rtl/>
        </w:rPr>
        <w:t xml:space="preserve"> וזה היה אם כאילו חוויה שלי בתור תלמידה זה היה שאוהבים אותי שם</w:t>
      </w:r>
      <w:r>
        <w:rPr>
          <w:rtl/>
        </w:rPr>
        <w:t>,</w:t>
      </w:r>
      <w:r w:rsidRPr="005F4BA2">
        <w:rPr>
          <w:rtl/>
        </w:rPr>
        <w:t xml:space="preserve"> זה היה דיבור מלוכלך על ילדים</w:t>
      </w:r>
      <w:r>
        <w:rPr>
          <w:rtl/>
        </w:rPr>
        <w:t>,</w:t>
      </w:r>
      <w:r w:rsidRPr="005F4BA2">
        <w:rPr>
          <w:rtl/>
        </w:rPr>
        <w:t xml:space="preserve"> ממש את יודעת כאילו ילדה בכיתה ב' שברה את היד ואז מורה אומרת שמה</w:t>
      </w:r>
      <w:r>
        <w:rPr>
          <w:rtl/>
        </w:rPr>
        <w:t>,</w:t>
      </w:r>
      <w:r w:rsidRPr="005F4BA2">
        <w:rPr>
          <w:rtl/>
        </w:rPr>
        <w:t xml:space="preserve"> עד שהיא שברה את היד חבל שלא שברה גם את השנייה</w:t>
      </w:r>
      <w:r>
        <w:rPr>
          <w:rtl/>
        </w:rPr>
        <w:t>,</w:t>
      </w:r>
      <w:r w:rsidRPr="005F4BA2">
        <w:rPr>
          <w:rtl/>
        </w:rPr>
        <w:t xml:space="preserve"> כאילו ילדה בכיתה בת שבע</w:t>
      </w:r>
      <w:r>
        <w:rPr>
          <w:rtl/>
        </w:rPr>
        <w:t xml:space="preserve">... </w:t>
      </w:r>
      <w:r w:rsidRPr="005F4BA2">
        <w:rPr>
          <w:rtl/>
        </w:rPr>
        <w:t>את יודעת</w:t>
      </w:r>
      <w:r>
        <w:rPr>
          <w:rtl/>
        </w:rPr>
        <w:t>,</w:t>
      </w:r>
      <w:r w:rsidRPr="005F4BA2">
        <w:rPr>
          <w:rtl/>
        </w:rPr>
        <w:t xml:space="preserve"> וככה הם מדברות כל הזמן</w:t>
      </w:r>
      <w:r>
        <w:rPr>
          <w:rtl/>
        </w:rPr>
        <w:t>,</w:t>
      </w:r>
      <w:r w:rsidRPr="005F4BA2">
        <w:rPr>
          <w:rtl/>
        </w:rPr>
        <w:t xml:space="preserve"> הם</w:t>
      </w:r>
      <w:r>
        <w:rPr>
          <w:rtl/>
        </w:rPr>
        <w:t>...</w:t>
      </w:r>
      <w:r w:rsidRPr="005F4BA2">
        <w:rPr>
          <w:rtl/>
        </w:rPr>
        <w:t xml:space="preserve"> זה השיח שלהם על התלמידים הם שונ</w:t>
      </w:r>
      <w:r>
        <w:rPr>
          <w:rtl/>
        </w:rPr>
        <w:t>א</w:t>
      </w:r>
      <w:r w:rsidRPr="005F4BA2">
        <w:rPr>
          <w:rtl/>
        </w:rPr>
        <w:t>ות אותם כאילו</w:t>
      </w:r>
      <w:r>
        <w:rPr>
          <w:rtl/>
        </w:rPr>
        <w:t>,</w:t>
      </w:r>
      <w:r w:rsidRPr="005F4BA2">
        <w:rPr>
          <w:rtl/>
        </w:rPr>
        <w:t xml:space="preserve"> והם שונ</w:t>
      </w:r>
      <w:r>
        <w:rPr>
          <w:rtl/>
        </w:rPr>
        <w:t>א</w:t>
      </w:r>
      <w:r w:rsidRPr="005F4BA2">
        <w:rPr>
          <w:rtl/>
        </w:rPr>
        <w:t xml:space="preserve">ות להיות שם והם וזה היה פשוט </w:t>
      </w:r>
      <w:r>
        <w:rPr>
          <w:rFonts w:hint="cs"/>
          <w:rtl/>
        </w:rPr>
        <w:t>ד</w:t>
      </w:r>
      <w:r w:rsidRPr="005F4BA2">
        <w:rPr>
          <w:rtl/>
        </w:rPr>
        <w:t xml:space="preserve">בר מאוד מאוד קשה וגם </w:t>
      </w:r>
      <w:r w:rsidRPr="005F4BA2">
        <w:rPr>
          <w:rtl/>
        </w:rPr>
        <w:lastRenderedPageBreak/>
        <w:t>וכל ההתנהלות גם בצהרונים זה היה המון</w:t>
      </w:r>
      <w:r>
        <w:rPr>
          <w:rtl/>
        </w:rPr>
        <w:t>,</w:t>
      </w:r>
      <w:r w:rsidRPr="005F4BA2">
        <w:rPr>
          <w:rtl/>
        </w:rPr>
        <w:t xml:space="preserve"> כאילו זה פ</w:t>
      </w:r>
      <w:r>
        <w:rPr>
          <w:rFonts w:hint="cs"/>
          <w:rtl/>
        </w:rPr>
        <w:t>שוט מר</w:t>
      </w:r>
      <w:r w:rsidRPr="005F4BA2">
        <w:rPr>
          <w:rtl/>
        </w:rPr>
        <w:t xml:space="preserve">גיש שזה מערכת שהיא פשוט היא מסתכלת על המון המון דברים את יודעת עושים </w:t>
      </w:r>
      <w:r>
        <w:rPr>
          <w:rtl/>
        </w:rPr>
        <w:t>"</w:t>
      </w:r>
      <w:r w:rsidRPr="005F4BA2">
        <w:rPr>
          <w:rtl/>
        </w:rPr>
        <w:t>קי</w:t>
      </w:r>
      <w:r>
        <w:rPr>
          <w:rtl/>
        </w:rPr>
        <w:t>ט</w:t>
      </w:r>
      <w:r w:rsidRPr="005F4BA2">
        <w:rPr>
          <w:rtl/>
        </w:rPr>
        <w:t>ים</w:t>
      </w:r>
      <w:r>
        <w:rPr>
          <w:rtl/>
        </w:rPr>
        <w:t>"</w:t>
      </w:r>
      <w:r w:rsidRPr="005F4BA2">
        <w:rPr>
          <w:rtl/>
        </w:rPr>
        <w:t xml:space="preserve"> של יצירות ו</w:t>
      </w:r>
      <w:r>
        <w:rPr>
          <w:rtl/>
        </w:rPr>
        <w:t>...</w:t>
      </w:r>
      <w:r w:rsidRPr="005F4BA2">
        <w:rPr>
          <w:rtl/>
        </w:rPr>
        <w:t xml:space="preserve"> וחוברות ודברים וה</w:t>
      </w:r>
      <w:r>
        <w:rPr>
          <w:rFonts w:hint="cs"/>
          <w:rtl/>
        </w:rPr>
        <w:t>ע</w:t>
      </w:r>
      <w:r w:rsidRPr="005F4BA2">
        <w:rPr>
          <w:rtl/>
        </w:rPr>
        <w:t>שרות ולצוות פשוט לא חושבים על הילדים בכלל לא יודעים מה זה ילדים</w:t>
      </w:r>
      <w:r>
        <w:rPr>
          <w:rtl/>
        </w:rPr>
        <w:t>,</w:t>
      </w:r>
      <w:r w:rsidRPr="005F4BA2">
        <w:rPr>
          <w:rtl/>
        </w:rPr>
        <w:t xml:space="preserve"> אין להם מושג איך לגשת לילדים ואיזה מין מלחמה כזאת כל הזמן</w:t>
      </w:r>
      <w:r>
        <w:rPr>
          <w:rtl/>
        </w:rPr>
        <w:t>,</w:t>
      </w:r>
      <w:r w:rsidRPr="005F4BA2">
        <w:rPr>
          <w:rtl/>
        </w:rPr>
        <w:t xml:space="preserve"> וכאילו וזה היה וזה</w:t>
      </w:r>
      <w:r>
        <w:rPr>
          <w:rtl/>
        </w:rPr>
        <w:t>...</w:t>
      </w:r>
      <w:r w:rsidRPr="005F4BA2">
        <w:rPr>
          <w:rtl/>
        </w:rPr>
        <w:t xml:space="preserve"> ואני הרגשתי שכאילו אני מביאה שם משהו נורא אחר</w:t>
      </w:r>
      <w:r>
        <w:rPr>
          <w:rtl/>
        </w:rPr>
        <w:t>,</w:t>
      </w:r>
      <w:r w:rsidRPr="005F4BA2">
        <w:rPr>
          <w:rtl/>
        </w:rPr>
        <w:t xml:space="preserve"> אז הילדים נמשכים לזה</w:t>
      </w:r>
      <w:r>
        <w:rPr>
          <w:rtl/>
        </w:rPr>
        <w:t>,</w:t>
      </w:r>
      <w:r w:rsidRPr="005F4BA2">
        <w:rPr>
          <w:rtl/>
        </w:rPr>
        <w:t xml:space="preserve"> כי אני לא מחלקת להם מדבקות ואומרת להם כל הדברים </w:t>
      </w:r>
      <w:r>
        <w:rPr>
          <w:rtl/>
        </w:rPr>
        <w:t xml:space="preserve">... </w:t>
      </w:r>
      <w:r w:rsidRPr="005F4BA2">
        <w:rPr>
          <w:rtl/>
        </w:rPr>
        <w:t>הזוי הזוי הזוי</w:t>
      </w:r>
      <w:r>
        <w:rPr>
          <w:rtl/>
        </w:rPr>
        <w:t>,</w:t>
      </w:r>
      <w:r w:rsidRPr="005F4BA2">
        <w:rPr>
          <w:rtl/>
        </w:rPr>
        <w:t xml:space="preserve"> זה היה ממש חוויה והייתי שם איזה ארבע שנים הייתי כזה בחינוך</w:t>
      </w:r>
      <w:r>
        <w:rPr>
          <w:rtl/>
        </w:rPr>
        <w:t>.</w:t>
      </w:r>
    </w:p>
    <w:p w14:paraId="366E3B61" w14:textId="77777777" w:rsidR="000F5784" w:rsidRPr="005F4BA2" w:rsidRDefault="000F5784" w:rsidP="000F5784">
      <w:pPr>
        <w:pStyle w:val="31"/>
        <w:ind w:firstLine="0"/>
        <w:rPr>
          <w:rtl/>
        </w:rPr>
      </w:pPr>
      <w:r w:rsidRPr="005F4BA2">
        <w:rPr>
          <w:rtl/>
        </w:rPr>
        <w:t>ואז טסתי לטייל אמרתי אני לחינוך אני לא חוזרת</w:t>
      </w:r>
      <w:r>
        <w:rPr>
          <w:rtl/>
        </w:rPr>
        <w:t>,</w:t>
      </w:r>
      <w:r w:rsidRPr="005F4BA2">
        <w:rPr>
          <w:rtl/>
        </w:rPr>
        <w:t xml:space="preserve"> ואז חזרתי באפריל ונ</w:t>
      </w:r>
      <w:r>
        <w:rPr>
          <w:rFonts w:hint="cs"/>
          <w:rtl/>
        </w:rPr>
        <w:t>'</w:t>
      </w:r>
      <w:r w:rsidRPr="005F4BA2">
        <w:rPr>
          <w:rtl/>
        </w:rPr>
        <w:t xml:space="preserve"> ו</w:t>
      </w:r>
      <w:r>
        <w:rPr>
          <w:rtl/>
        </w:rPr>
        <w:t>ט</w:t>
      </w:r>
      <w:r>
        <w:rPr>
          <w:rFonts w:hint="cs"/>
          <w:rtl/>
        </w:rPr>
        <w:t>'</w:t>
      </w:r>
      <w:r w:rsidRPr="005F4BA2">
        <w:rPr>
          <w:rtl/>
        </w:rPr>
        <w:t xml:space="preserve"> חזרה להם מישהי חודשיים ואמרו לי זה</w:t>
      </w:r>
      <w:r>
        <w:rPr>
          <w:rtl/>
        </w:rPr>
        <w:t>...</w:t>
      </w:r>
      <w:r w:rsidRPr="005F4BA2">
        <w:rPr>
          <w:rtl/>
        </w:rPr>
        <w:t xml:space="preserve"> והייתי פה </w:t>
      </w:r>
      <w:r>
        <w:rPr>
          <w:rFonts w:hint="cs"/>
          <w:rtl/>
        </w:rPr>
        <w:t xml:space="preserve">הלכתי </w:t>
      </w:r>
      <w:r w:rsidRPr="005F4BA2">
        <w:rPr>
          <w:rtl/>
        </w:rPr>
        <w:t>לפגוש אותה ואני כזה יושבת איתה וה</w:t>
      </w:r>
      <w:r>
        <w:rPr>
          <w:rtl/>
        </w:rPr>
        <w:t xml:space="preserve">ן </w:t>
      </w:r>
      <w:r w:rsidRPr="005F4BA2">
        <w:rPr>
          <w:rtl/>
        </w:rPr>
        <w:t>מתחילות לספר לי ופתאום ה</w:t>
      </w:r>
      <w:r>
        <w:rPr>
          <w:rtl/>
        </w:rPr>
        <w:t>ם</w:t>
      </w:r>
      <w:r w:rsidRPr="005F4BA2">
        <w:rPr>
          <w:rtl/>
        </w:rPr>
        <w:t xml:space="preserve"> נאבדות בסיפור</w:t>
      </w:r>
      <w:r>
        <w:rPr>
          <w:rtl/>
        </w:rPr>
        <w:t>,</w:t>
      </w:r>
      <w:r w:rsidRPr="005F4BA2">
        <w:rPr>
          <w:rtl/>
        </w:rPr>
        <w:t xml:space="preserve"> הם כאילו כזה </w:t>
      </w:r>
      <w:r>
        <w:rPr>
          <w:rtl/>
        </w:rPr>
        <w:t>"</w:t>
      </w:r>
      <w:r w:rsidRPr="005F4BA2">
        <w:rPr>
          <w:rtl/>
        </w:rPr>
        <w:t>אוי את</w:t>
      </w:r>
      <w:r>
        <w:rPr>
          <w:rtl/>
        </w:rPr>
        <w:t xml:space="preserve"> </w:t>
      </w:r>
      <w:r w:rsidRPr="005F4BA2">
        <w:rPr>
          <w:rtl/>
        </w:rPr>
        <w:t xml:space="preserve">ראית </w:t>
      </w:r>
      <w:r>
        <w:rPr>
          <w:rFonts w:hint="cs"/>
          <w:rtl/>
        </w:rPr>
        <w:t xml:space="preserve">את [...] </w:t>
      </w:r>
      <w:r w:rsidRPr="005F4BA2">
        <w:rPr>
          <w:rtl/>
        </w:rPr>
        <w:t>איזה חמוד</w:t>
      </w:r>
      <w:r>
        <w:rPr>
          <w:rtl/>
        </w:rPr>
        <w:t>..."</w:t>
      </w:r>
      <w:r w:rsidRPr="005F4BA2">
        <w:rPr>
          <w:rtl/>
        </w:rPr>
        <w:t xml:space="preserve"> כאילו שתי סבתות שמדברות על הנ</w:t>
      </w:r>
      <w:r>
        <w:rPr>
          <w:rtl/>
        </w:rPr>
        <w:t>כ</w:t>
      </w:r>
      <w:r w:rsidRPr="005F4BA2">
        <w:rPr>
          <w:rtl/>
        </w:rPr>
        <w:t>דים שלהם</w:t>
      </w:r>
      <w:r>
        <w:rPr>
          <w:rtl/>
        </w:rPr>
        <w:t>,</w:t>
      </w:r>
      <w:r w:rsidRPr="005F4BA2">
        <w:rPr>
          <w:rtl/>
        </w:rPr>
        <w:t xml:space="preserve"> ואני פשוט הייתי יאללה אני היית</w:t>
      </w:r>
      <w:r>
        <w:rPr>
          <w:rtl/>
        </w:rPr>
        <w:t>ם</w:t>
      </w:r>
      <w:r w:rsidRPr="005F4BA2">
        <w:rPr>
          <w:rtl/>
        </w:rPr>
        <w:t xml:space="preserve"> אומ</w:t>
      </w:r>
      <w:r>
        <w:rPr>
          <w:rtl/>
        </w:rPr>
        <w:t>ר</w:t>
      </w:r>
      <w:r w:rsidRPr="005F4BA2">
        <w:rPr>
          <w:rtl/>
        </w:rPr>
        <w:t>ות מה איך הם אוהבות אותם</w:t>
      </w:r>
      <w:r>
        <w:rPr>
          <w:rtl/>
        </w:rPr>
        <w:t>,</w:t>
      </w:r>
      <w:r w:rsidRPr="005F4BA2">
        <w:rPr>
          <w:rtl/>
        </w:rPr>
        <w:t xml:space="preserve"> אני חייבת לנסות</w:t>
      </w:r>
      <w:r>
        <w:rPr>
          <w:rtl/>
        </w:rPr>
        <w:t>,</w:t>
      </w:r>
      <w:r w:rsidRPr="005F4BA2">
        <w:rPr>
          <w:rtl/>
        </w:rPr>
        <w:t xml:space="preserve"> והייתי שם והייתי בשוק בשוק באמת</w:t>
      </w:r>
      <w:r>
        <w:rPr>
          <w:rtl/>
        </w:rPr>
        <w:t>,</w:t>
      </w:r>
      <w:r w:rsidRPr="005F4BA2">
        <w:rPr>
          <w:rtl/>
        </w:rPr>
        <w:t xml:space="preserve"> אני כאילו</w:t>
      </w:r>
      <w:r>
        <w:rPr>
          <w:rtl/>
        </w:rPr>
        <w:t>,</w:t>
      </w:r>
      <w:r w:rsidRPr="005F4BA2">
        <w:rPr>
          <w:rtl/>
        </w:rPr>
        <w:t xml:space="preserve"> וואי אני לא חושבת שאנשים מבינים מה קורה שם</w:t>
      </w:r>
      <w:r>
        <w:rPr>
          <w:rtl/>
        </w:rPr>
        <w:t xml:space="preserve">. </w:t>
      </w:r>
      <w:r w:rsidRPr="005F4BA2">
        <w:rPr>
          <w:rtl/>
        </w:rPr>
        <w:t>ואמרתי לעצמי שיום אחד בחינוך האלה אני עושה איתם שנה</w:t>
      </w:r>
      <w:r>
        <w:rPr>
          <w:rtl/>
        </w:rPr>
        <w:t>,</w:t>
      </w:r>
      <w:r w:rsidRPr="005F4BA2">
        <w:rPr>
          <w:rtl/>
        </w:rPr>
        <w:t xml:space="preserve"> אני לא רוצה לעבוד בחינוך אין לי שום</w:t>
      </w:r>
      <w:r>
        <w:rPr>
          <w:rtl/>
        </w:rPr>
        <w:t>...</w:t>
      </w:r>
      <w:r w:rsidRPr="005F4BA2">
        <w:rPr>
          <w:rtl/>
        </w:rPr>
        <w:t xml:space="preserve"> גם היום לא</w:t>
      </w:r>
      <w:r>
        <w:rPr>
          <w:rtl/>
        </w:rPr>
        <w:t>,</w:t>
      </w:r>
      <w:r w:rsidRPr="005F4BA2">
        <w:rPr>
          <w:rtl/>
        </w:rPr>
        <w:t xml:space="preserve"> אני עושה איתם שנה בשביל הנפש כאילו ועשיתי איתם שנה אחרי הקורונה</w:t>
      </w:r>
      <w:r>
        <w:rPr>
          <w:rtl/>
        </w:rPr>
        <w:t xml:space="preserve">. </w:t>
      </w:r>
      <w:r w:rsidRPr="005F4BA2">
        <w:rPr>
          <w:rtl/>
        </w:rPr>
        <w:t>וזה היה פשוט וואו</w:t>
      </w:r>
      <w:r>
        <w:rPr>
          <w:rtl/>
        </w:rPr>
        <w:t>,</w:t>
      </w:r>
      <w:r w:rsidRPr="005F4BA2">
        <w:rPr>
          <w:rtl/>
        </w:rPr>
        <w:t xml:space="preserve"> זה היה פשוט שנה שלמה שכל יום כאילו אני לא מאמינה שאני פה</w:t>
      </w:r>
      <w:r>
        <w:rPr>
          <w:rtl/>
        </w:rPr>
        <w:t>,</w:t>
      </w:r>
      <w:r w:rsidRPr="005F4BA2">
        <w:rPr>
          <w:rtl/>
        </w:rPr>
        <w:t xml:space="preserve"> אני לא מאמינה שזכיתי לדבר הזה</w:t>
      </w:r>
      <w:r>
        <w:rPr>
          <w:rtl/>
        </w:rPr>
        <w:t>,</w:t>
      </w:r>
      <w:r w:rsidRPr="005F4BA2">
        <w:rPr>
          <w:rtl/>
        </w:rPr>
        <w:t xml:space="preserve"> הם פשוט מדהימות הם</w:t>
      </w:r>
      <w:r>
        <w:rPr>
          <w:rtl/>
        </w:rPr>
        <w:t>.</w:t>
      </w:r>
    </w:p>
    <w:p w14:paraId="3DE8CC62"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וואו</w:t>
      </w:r>
      <w:r>
        <w:rPr>
          <w:rtl/>
        </w:rPr>
        <w:t>...</w:t>
      </w:r>
    </w:p>
    <w:p w14:paraId="26F5A4C5" w14:textId="77777777" w:rsidR="000F5784" w:rsidRPr="005F4BA2" w:rsidRDefault="000F5784" w:rsidP="000F5784">
      <w:pPr>
        <w:pStyle w:val="31"/>
        <w:rPr>
          <w:rtl/>
        </w:rPr>
      </w:pPr>
      <w:r>
        <w:rPr>
          <w:b/>
          <w:bCs/>
          <w:rtl/>
        </w:rPr>
        <w:t>ל':</w:t>
      </w:r>
      <w:r>
        <w:rPr>
          <w:b/>
          <w:bCs/>
          <w:rtl/>
        </w:rPr>
        <w:tab/>
      </w:r>
      <w:r w:rsidRPr="005F4BA2">
        <w:rPr>
          <w:rtl/>
        </w:rPr>
        <w:t>וזה היה פשוט לראות אהבה ביצירה</w:t>
      </w:r>
      <w:r>
        <w:rPr>
          <w:rtl/>
        </w:rPr>
        <w:t>,</w:t>
      </w:r>
      <w:r w:rsidRPr="005F4BA2">
        <w:rPr>
          <w:rtl/>
        </w:rPr>
        <w:t xml:space="preserve"> כאילו פשוט אהבה מהבוקר עד הצהריים</w:t>
      </w:r>
      <w:r>
        <w:rPr>
          <w:rtl/>
        </w:rPr>
        <w:t>,</w:t>
      </w:r>
      <w:r w:rsidRPr="005F4BA2">
        <w:rPr>
          <w:rtl/>
        </w:rPr>
        <w:t xml:space="preserve"> הם פשוט ב</w:t>
      </w:r>
      <w:r>
        <w:rPr>
          <w:rtl/>
        </w:rPr>
        <w:t>...</w:t>
      </w:r>
      <w:r w:rsidRPr="005F4BA2">
        <w:rPr>
          <w:rtl/>
        </w:rPr>
        <w:t xml:space="preserve"> וואו אני באמת אני לא ראיתי דבר כזה כאילו</w:t>
      </w:r>
      <w:r>
        <w:rPr>
          <w:rtl/>
        </w:rPr>
        <w:t>,</w:t>
      </w:r>
      <w:r w:rsidRPr="005F4BA2">
        <w:rPr>
          <w:rtl/>
        </w:rPr>
        <w:t xml:space="preserve"> אני כבר הייתי ילדים נו אני חושבת את הדברים הם לא הם לא אין להם הם פה</w:t>
      </w:r>
      <w:r>
        <w:rPr>
          <w:rtl/>
        </w:rPr>
        <w:t>...</w:t>
      </w:r>
    </w:p>
    <w:p w14:paraId="38BED2E3"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וואו</w:t>
      </w:r>
    </w:p>
    <w:p w14:paraId="0BAD2696" w14:textId="77777777" w:rsidR="000F5784" w:rsidRPr="005F4BA2" w:rsidRDefault="000F5784" w:rsidP="000F5784">
      <w:pPr>
        <w:pStyle w:val="31"/>
        <w:rPr>
          <w:rtl/>
        </w:rPr>
      </w:pPr>
      <w:r>
        <w:rPr>
          <w:b/>
          <w:bCs/>
          <w:rtl/>
        </w:rPr>
        <w:t>ל':</w:t>
      </w:r>
      <w:r>
        <w:rPr>
          <w:b/>
          <w:bCs/>
          <w:rtl/>
        </w:rPr>
        <w:tab/>
      </w:r>
      <w:r w:rsidRPr="005F4BA2">
        <w:rPr>
          <w:rtl/>
        </w:rPr>
        <w:t>הם מדהימות</w:t>
      </w:r>
    </w:p>
    <w:p w14:paraId="0CADECFC"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מדהים מדהים</w:t>
      </w:r>
    </w:p>
    <w:p w14:paraId="076944A2" w14:textId="77777777" w:rsidR="000F5784" w:rsidRPr="005F4BA2" w:rsidRDefault="000F5784" w:rsidP="000F5784">
      <w:pPr>
        <w:pStyle w:val="31"/>
        <w:rPr>
          <w:rtl/>
        </w:rPr>
      </w:pPr>
      <w:r>
        <w:rPr>
          <w:b/>
          <w:bCs/>
          <w:rtl/>
        </w:rPr>
        <w:t>ל':</w:t>
      </w:r>
      <w:r>
        <w:rPr>
          <w:b/>
          <w:bCs/>
          <w:rtl/>
        </w:rPr>
        <w:tab/>
      </w:r>
      <w:r w:rsidRPr="005F4BA2">
        <w:rPr>
          <w:rtl/>
        </w:rPr>
        <w:t>אז זה היה לי ממש כאילו לראות שדבר כזה</w:t>
      </w:r>
      <w:r>
        <w:rPr>
          <w:rtl/>
        </w:rPr>
        <w:t>,</w:t>
      </w:r>
      <w:r w:rsidRPr="005F4BA2">
        <w:rPr>
          <w:rtl/>
        </w:rPr>
        <w:t xml:space="preserve"> אני לא יודעת אם זה אומר על חינוך </w:t>
      </w:r>
      <w:r>
        <w:rPr>
          <w:rtl/>
        </w:rPr>
        <w:t>ולדורף,</w:t>
      </w:r>
      <w:r w:rsidRPr="005F4BA2">
        <w:rPr>
          <w:rtl/>
        </w:rPr>
        <w:t xml:space="preserve"> אני פשוט לראות שמקום כזה קיים בעולם זה נותן תקווה כאילו לראות ששני אנשים יודעים לעבוד ככה בעבודת צוות</w:t>
      </w:r>
      <w:r>
        <w:rPr>
          <w:rtl/>
        </w:rPr>
        <w:t>,</w:t>
      </w:r>
      <w:r w:rsidRPr="005F4BA2">
        <w:rPr>
          <w:rtl/>
        </w:rPr>
        <w:t xml:space="preserve"> זה נותן תקווה</w:t>
      </w:r>
      <w:r>
        <w:rPr>
          <w:rtl/>
        </w:rPr>
        <w:t>.</w:t>
      </w:r>
    </w:p>
    <w:p w14:paraId="6C7AC075"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ברור</w:t>
      </w:r>
      <w:r>
        <w:rPr>
          <w:rtl/>
        </w:rPr>
        <w:t>.</w:t>
      </w:r>
      <w:r w:rsidRPr="005F4BA2">
        <w:rPr>
          <w:rtl/>
        </w:rPr>
        <w:t xml:space="preserve"> אבל את יכולה להגיד משהו על מתוך זה</w:t>
      </w:r>
      <w:r>
        <w:rPr>
          <w:rtl/>
        </w:rPr>
        <w:t>,</w:t>
      </w:r>
      <w:r w:rsidRPr="005F4BA2">
        <w:rPr>
          <w:rtl/>
        </w:rPr>
        <w:t xml:space="preserve"> כאילו מתוך מה שאת ככה מתחברת אליו דווקא כן הצד האנושי והמפגש</w:t>
      </w:r>
      <w:r>
        <w:rPr>
          <w:rtl/>
        </w:rPr>
        <w:t>.</w:t>
      </w:r>
      <w:r w:rsidRPr="005F4BA2">
        <w:rPr>
          <w:rtl/>
        </w:rPr>
        <w:t xml:space="preserve"> אם את יכולה להגיד משהו על</w:t>
      </w:r>
      <w:r>
        <w:rPr>
          <w:rtl/>
        </w:rPr>
        <w:t xml:space="preserve"> אה... </w:t>
      </w:r>
      <w:r w:rsidRPr="005F4BA2">
        <w:rPr>
          <w:rtl/>
        </w:rPr>
        <w:t>ה</w:t>
      </w:r>
      <w:r>
        <w:rPr>
          <w:rtl/>
        </w:rPr>
        <w:t>כישורים</w:t>
      </w:r>
      <w:r w:rsidRPr="005F4BA2">
        <w:rPr>
          <w:rtl/>
        </w:rPr>
        <w:t xml:space="preserve"> שקיבלת בתור תלמידת </w:t>
      </w:r>
      <w:r>
        <w:rPr>
          <w:rtl/>
        </w:rPr>
        <w:t>ולדורף,</w:t>
      </w:r>
      <w:r w:rsidRPr="005F4BA2">
        <w:rPr>
          <w:rtl/>
        </w:rPr>
        <w:t xml:space="preserve"> אם יש לך איזה חוויה שמשהו</w:t>
      </w:r>
      <w:r>
        <w:rPr>
          <w:rtl/>
        </w:rPr>
        <w:t xml:space="preserve"> אה... </w:t>
      </w:r>
      <w:r w:rsidRPr="005F4BA2">
        <w:rPr>
          <w:rtl/>
        </w:rPr>
        <w:t>קיבלת מבית ספר דווקא</w:t>
      </w:r>
      <w:r>
        <w:rPr>
          <w:rtl/>
        </w:rPr>
        <w:t>,</w:t>
      </w:r>
      <w:r w:rsidRPr="005F4BA2">
        <w:rPr>
          <w:rtl/>
        </w:rPr>
        <w:t xml:space="preserve"> כי זה קצת קשה לעשות הפרדה בין הבית</w:t>
      </w:r>
      <w:r>
        <w:rPr>
          <w:rtl/>
        </w:rPr>
        <w:t>...</w:t>
      </w:r>
    </w:p>
    <w:p w14:paraId="3C363EE4" w14:textId="77777777" w:rsidR="000F5784" w:rsidRPr="005F4BA2" w:rsidRDefault="000F5784" w:rsidP="000F5784">
      <w:pPr>
        <w:pStyle w:val="31"/>
        <w:rPr>
          <w:rtl/>
        </w:rPr>
      </w:pPr>
      <w:r>
        <w:rPr>
          <w:b/>
          <w:bCs/>
          <w:rtl/>
        </w:rPr>
        <w:t>ל':</w:t>
      </w:r>
      <w:r>
        <w:rPr>
          <w:b/>
          <w:bCs/>
          <w:rtl/>
        </w:rPr>
        <w:tab/>
      </w:r>
      <w:r w:rsidRPr="005F4BA2">
        <w:rPr>
          <w:rtl/>
        </w:rPr>
        <w:t>כן</w:t>
      </w:r>
    </w:p>
    <w:p w14:paraId="08178A5F"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אבל אולי כן אפשר לייח</w:t>
      </w:r>
      <w:r>
        <w:rPr>
          <w:rFonts w:hint="cs"/>
          <w:rtl/>
        </w:rPr>
        <w:t>ס</w:t>
      </w:r>
      <w:r w:rsidRPr="005F4BA2">
        <w:rPr>
          <w:rtl/>
        </w:rPr>
        <w:t xml:space="preserve"> משהו שמקבלים בבית ספר</w:t>
      </w:r>
    </w:p>
    <w:p w14:paraId="0A241450" w14:textId="77777777" w:rsidR="000F5784" w:rsidRDefault="000F5784" w:rsidP="000F5784">
      <w:pPr>
        <w:pStyle w:val="31"/>
        <w:rPr>
          <w:rtl/>
        </w:rPr>
      </w:pPr>
      <w:r>
        <w:rPr>
          <w:b/>
          <w:bCs/>
          <w:rtl/>
        </w:rPr>
        <w:t>ל':</w:t>
      </w:r>
      <w:r>
        <w:rPr>
          <w:b/>
          <w:bCs/>
          <w:rtl/>
        </w:rPr>
        <w:tab/>
      </w:r>
      <w:r w:rsidRPr="005F4BA2">
        <w:rPr>
          <w:rtl/>
        </w:rPr>
        <w:t>ובאמת ממש קשה לי</w:t>
      </w:r>
      <w:r>
        <w:rPr>
          <w:rtl/>
        </w:rPr>
        <w:t>.</w:t>
      </w:r>
      <w:r w:rsidRPr="005F4BA2">
        <w:rPr>
          <w:rtl/>
        </w:rPr>
        <w:t xml:space="preserve"> אני חושבת שהייתה איזה אמא אחת שם באדמית שהילד שלה היה ב</w:t>
      </w:r>
      <w:r>
        <w:rPr>
          <w:rtl/>
        </w:rPr>
        <w:t>וולדורף</w:t>
      </w:r>
      <w:r w:rsidRPr="005F4BA2">
        <w:rPr>
          <w:rtl/>
        </w:rPr>
        <w:t xml:space="preserve"> והיא אמרה לי משפט נורא יפה</w:t>
      </w:r>
      <w:r>
        <w:rPr>
          <w:rtl/>
        </w:rPr>
        <w:t>.</w:t>
      </w:r>
      <w:r w:rsidRPr="005F4BA2">
        <w:rPr>
          <w:rtl/>
        </w:rPr>
        <w:t xml:space="preserve"> אמרה לי מאז שהילד שלי נכנס לבית ספר </w:t>
      </w:r>
      <w:r>
        <w:rPr>
          <w:rtl/>
        </w:rPr>
        <w:t xml:space="preserve">ולדורף, </w:t>
      </w:r>
      <w:r w:rsidRPr="005F4BA2">
        <w:rPr>
          <w:rtl/>
        </w:rPr>
        <w:t>זה נורא מסוכן</w:t>
      </w:r>
      <w:r>
        <w:rPr>
          <w:rtl/>
        </w:rPr>
        <w:t>.</w:t>
      </w:r>
      <w:r w:rsidRPr="005F4BA2">
        <w:rPr>
          <w:rtl/>
        </w:rPr>
        <w:t xml:space="preserve"> הוא בטוח שהוא יכול לעשות</w:t>
      </w:r>
      <w:r>
        <w:rPr>
          <w:rtl/>
        </w:rPr>
        <w:t xml:space="preserve"> הכול.</w:t>
      </w:r>
      <w:r w:rsidRPr="005F4BA2">
        <w:rPr>
          <w:rtl/>
        </w:rPr>
        <w:t xml:space="preserve"> הוא בטוח שהוא יודע לעשות</w:t>
      </w:r>
      <w:r>
        <w:rPr>
          <w:rtl/>
        </w:rPr>
        <w:t xml:space="preserve"> הכול.</w:t>
      </w:r>
      <w:r w:rsidRPr="005F4BA2">
        <w:rPr>
          <w:rtl/>
        </w:rPr>
        <w:t xml:space="preserve"> ואני ממש מרגישה את זה</w:t>
      </w:r>
      <w:r>
        <w:rPr>
          <w:rtl/>
        </w:rPr>
        <w:t>,</w:t>
      </w:r>
      <w:r w:rsidRPr="005F4BA2">
        <w:rPr>
          <w:rtl/>
        </w:rPr>
        <w:t xml:space="preserve"> שכאילו מבחינת החומר בעולם אין חומר עכשיו שאני אגש אליו ואני אגיד אני לא יודעת איך הוא מתנהג</w:t>
      </w:r>
      <w:r>
        <w:rPr>
          <w:rtl/>
        </w:rPr>
        <w:t>.</w:t>
      </w:r>
      <w:r w:rsidRPr="005F4BA2">
        <w:rPr>
          <w:rtl/>
        </w:rPr>
        <w:t xml:space="preserve"> כאילו איזה ביטחון</w:t>
      </w:r>
      <w:r>
        <w:rPr>
          <w:rtl/>
        </w:rPr>
        <w:t>.</w:t>
      </w:r>
      <w:r w:rsidRPr="005F4BA2">
        <w:rPr>
          <w:rtl/>
        </w:rPr>
        <w:t xml:space="preserve"> </w:t>
      </w:r>
      <w:r>
        <w:rPr>
          <w:rtl/>
        </w:rPr>
        <w:t>ביט</w:t>
      </w:r>
      <w:r w:rsidRPr="005F4BA2">
        <w:rPr>
          <w:rtl/>
        </w:rPr>
        <w:t>חון כזה שכאילו שאנחנו יודעים לעשות דברים</w:t>
      </w:r>
      <w:r>
        <w:rPr>
          <w:rtl/>
        </w:rPr>
        <w:t>,</w:t>
      </w:r>
      <w:r w:rsidRPr="005F4BA2">
        <w:rPr>
          <w:rtl/>
        </w:rPr>
        <w:t xml:space="preserve"> אני אסתכל על משהו</w:t>
      </w:r>
      <w:r>
        <w:rPr>
          <w:rtl/>
        </w:rPr>
        <w:t>,</w:t>
      </w:r>
      <w:r w:rsidRPr="005F4BA2">
        <w:rPr>
          <w:rtl/>
        </w:rPr>
        <w:t xml:space="preserve"> אני אבין איך הוא עובד</w:t>
      </w:r>
      <w:r>
        <w:rPr>
          <w:rtl/>
        </w:rPr>
        <w:t>.</w:t>
      </w:r>
      <w:r w:rsidRPr="005F4BA2">
        <w:rPr>
          <w:rtl/>
        </w:rPr>
        <w:t xml:space="preserve"> עשיתי את זה</w:t>
      </w:r>
      <w:r>
        <w:rPr>
          <w:rtl/>
        </w:rPr>
        <w:t>,</w:t>
      </w:r>
      <w:r w:rsidRPr="005F4BA2">
        <w:rPr>
          <w:rtl/>
        </w:rPr>
        <w:t xml:space="preserve"> עשיתי</w:t>
      </w:r>
      <w:r>
        <w:rPr>
          <w:rtl/>
        </w:rPr>
        <w:t>,</w:t>
      </w:r>
      <w:r w:rsidRPr="005F4BA2">
        <w:rPr>
          <w:rtl/>
        </w:rPr>
        <w:t xml:space="preserve"> עבדתי עם צמר</w:t>
      </w:r>
      <w:r>
        <w:rPr>
          <w:rtl/>
        </w:rPr>
        <w:t>,</w:t>
      </w:r>
      <w:r w:rsidRPr="005F4BA2">
        <w:rPr>
          <w:rtl/>
        </w:rPr>
        <w:t xml:space="preserve"> עבדתי עם ח</w:t>
      </w:r>
      <w:r>
        <w:rPr>
          <w:rtl/>
        </w:rPr>
        <w:t>י</w:t>
      </w:r>
      <w:r w:rsidRPr="005F4BA2">
        <w:rPr>
          <w:rtl/>
        </w:rPr>
        <w:t>מר</w:t>
      </w:r>
      <w:r>
        <w:rPr>
          <w:rtl/>
        </w:rPr>
        <w:t>,</w:t>
      </w:r>
      <w:r w:rsidRPr="005F4BA2">
        <w:rPr>
          <w:rtl/>
        </w:rPr>
        <w:t xml:space="preserve"> עבדתי עם עץ</w:t>
      </w:r>
      <w:r>
        <w:rPr>
          <w:rtl/>
        </w:rPr>
        <w:t>,</w:t>
      </w:r>
      <w:r w:rsidRPr="005F4BA2">
        <w:rPr>
          <w:rtl/>
        </w:rPr>
        <w:t xml:space="preserve"> עם אבן</w:t>
      </w:r>
      <w:r>
        <w:rPr>
          <w:rtl/>
        </w:rPr>
        <w:t>,</w:t>
      </w:r>
      <w:r w:rsidRPr="005F4BA2">
        <w:rPr>
          <w:rtl/>
        </w:rPr>
        <w:t xml:space="preserve"> עם ברזל</w:t>
      </w:r>
      <w:r>
        <w:rPr>
          <w:rtl/>
        </w:rPr>
        <w:t>.</w:t>
      </w:r>
      <w:r w:rsidRPr="005F4BA2">
        <w:rPr>
          <w:rtl/>
        </w:rPr>
        <w:t xml:space="preserve"> כאילו אני יודעת איך זה מתנהג</w:t>
      </w:r>
      <w:r>
        <w:rPr>
          <w:rtl/>
        </w:rPr>
        <w:t>.</w:t>
      </w:r>
      <w:r w:rsidRPr="005F4BA2">
        <w:rPr>
          <w:rtl/>
        </w:rPr>
        <w:t xml:space="preserve"> ואם אני לא יודעת איך זה מתנהג</w:t>
      </w:r>
      <w:r>
        <w:rPr>
          <w:rtl/>
        </w:rPr>
        <w:t>,</w:t>
      </w:r>
      <w:r w:rsidRPr="005F4BA2">
        <w:rPr>
          <w:rtl/>
        </w:rPr>
        <w:t xml:space="preserve"> אני אתבונן רגע ואז אני אבין איך זה מתנהג</w:t>
      </w:r>
      <w:r>
        <w:rPr>
          <w:rtl/>
        </w:rPr>
        <w:t xml:space="preserve">. </w:t>
      </w:r>
    </w:p>
    <w:p w14:paraId="252C0493" w14:textId="77777777" w:rsidR="000F5784" w:rsidRPr="005F4BA2" w:rsidRDefault="000F5784" w:rsidP="000F5784">
      <w:pPr>
        <w:pStyle w:val="31"/>
        <w:ind w:firstLine="0"/>
        <w:rPr>
          <w:rtl/>
        </w:rPr>
      </w:pPr>
      <w:r w:rsidRPr="005F4BA2">
        <w:rPr>
          <w:rtl/>
        </w:rPr>
        <w:lastRenderedPageBreak/>
        <w:t>וזה אני חושבת</w:t>
      </w:r>
      <w:r>
        <w:rPr>
          <w:rtl/>
        </w:rPr>
        <w:t xml:space="preserve"> ש... </w:t>
      </w:r>
      <w:r w:rsidRPr="005F4BA2">
        <w:rPr>
          <w:rtl/>
        </w:rPr>
        <w:t>במובן הזה זה נותן איזה מין יציבות כזאתי</w:t>
      </w:r>
      <w:r>
        <w:rPr>
          <w:rtl/>
        </w:rPr>
        <w:t>.</w:t>
      </w:r>
      <w:r w:rsidRPr="005F4BA2">
        <w:rPr>
          <w:rtl/>
        </w:rPr>
        <w:t xml:space="preserve"> אני חושבת שקיבלתי המון שפות</w:t>
      </w:r>
      <w:r>
        <w:rPr>
          <w:rtl/>
        </w:rPr>
        <w:t>,</w:t>
      </w:r>
      <w:r w:rsidRPr="005F4BA2">
        <w:rPr>
          <w:rtl/>
        </w:rPr>
        <w:t xml:space="preserve"> את השפה של היצירה</w:t>
      </w:r>
      <w:r>
        <w:rPr>
          <w:rtl/>
        </w:rPr>
        <w:t>,</w:t>
      </w:r>
      <w:r w:rsidRPr="005F4BA2">
        <w:rPr>
          <w:rtl/>
        </w:rPr>
        <w:t xml:space="preserve"> את השפה של המוזיקה</w:t>
      </w:r>
      <w:r>
        <w:rPr>
          <w:rtl/>
        </w:rPr>
        <w:t>,</w:t>
      </w:r>
      <w:r w:rsidRPr="005F4BA2">
        <w:rPr>
          <w:rtl/>
        </w:rPr>
        <w:t xml:space="preserve"> שזה שפה בעולם של להיות בן אדם מבוגר</w:t>
      </w:r>
      <w:r>
        <w:rPr>
          <w:rtl/>
        </w:rPr>
        <w:t>.</w:t>
      </w:r>
      <w:r w:rsidRPr="005F4BA2">
        <w:rPr>
          <w:rtl/>
        </w:rPr>
        <w:t xml:space="preserve"> גם אם אני לא מתעסקת במוזיקה</w:t>
      </w:r>
      <w:r>
        <w:rPr>
          <w:rtl/>
        </w:rPr>
        <w:t>,</w:t>
      </w:r>
      <w:r w:rsidRPr="005F4BA2">
        <w:rPr>
          <w:rtl/>
        </w:rPr>
        <w:t xml:space="preserve"> אני מבינה מוזיקה</w:t>
      </w:r>
      <w:r>
        <w:rPr>
          <w:rtl/>
        </w:rPr>
        <w:t>,</w:t>
      </w:r>
      <w:r w:rsidRPr="005F4BA2">
        <w:rPr>
          <w:rtl/>
        </w:rPr>
        <w:t xml:space="preserve"> זה שפה וגם</w:t>
      </w:r>
      <w:r>
        <w:rPr>
          <w:rtl/>
        </w:rPr>
        <w:t xml:space="preserve"> אה... </w:t>
      </w:r>
      <w:r w:rsidRPr="005F4BA2">
        <w:rPr>
          <w:rtl/>
        </w:rPr>
        <w:t>אני מאוד אוהבת ללמוד</w:t>
      </w:r>
      <w:r>
        <w:rPr>
          <w:rtl/>
        </w:rPr>
        <w:t>,</w:t>
      </w:r>
      <w:r w:rsidRPr="005F4BA2">
        <w:rPr>
          <w:rtl/>
        </w:rPr>
        <w:t xml:space="preserve"> כאילו אני מאוד אוהבת את </w:t>
      </w:r>
      <w:r>
        <w:rPr>
          <w:rtl/>
        </w:rPr>
        <w:t>ז</w:t>
      </w:r>
      <w:r w:rsidRPr="005F4BA2">
        <w:rPr>
          <w:rtl/>
        </w:rPr>
        <w:t>ה ואני חושבת שזה גם קשור לזה שלמדתי בצורה שהיא מעניינת</w:t>
      </w:r>
      <w:r>
        <w:rPr>
          <w:rtl/>
        </w:rPr>
        <w:t xml:space="preserve">. </w:t>
      </w:r>
      <w:r w:rsidRPr="005F4BA2">
        <w:rPr>
          <w:rtl/>
        </w:rPr>
        <w:t>וא</w:t>
      </w:r>
      <w:r>
        <w:rPr>
          <w:rtl/>
        </w:rPr>
        <w:t>ה...</w:t>
      </w:r>
      <w:r w:rsidRPr="005F4BA2">
        <w:rPr>
          <w:rtl/>
        </w:rPr>
        <w:t xml:space="preserve"> אני חושבת</w:t>
      </w:r>
      <w:r>
        <w:rPr>
          <w:rtl/>
        </w:rPr>
        <w:t xml:space="preserve"> ש... </w:t>
      </w:r>
      <w:r w:rsidRPr="005F4BA2">
        <w:rPr>
          <w:rtl/>
        </w:rPr>
        <w:t xml:space="preserve">אני חושבת אבל שגם קיבלתי </w:t>
      </w:r>
      <w:r>
        <w:rPr>
          <w:rtl/>
        </w:rPr>
        <w:t xml:space="preserve">איזושהי </w:t>
      </w:r>
      <w:r w:rsidRPr="005F4BA2">
        <w:rPr>
          <w:rtl/>
        </w:rPr>
        <w:t>נוקשות פנימית שאני</w:t>
      </w:r>
      <w:r>
        <w:rPr>
          <w:rtl/>
        </w:rPr>
        <w:t xml:space="preserve"> –</w:t>
      </w:r>
      <w:r w:rsidRPr="005F4BA2">
        <w:rPr>
          <w:rtl/>
        </w:rPr>
        <w:t xml:space="preserve"> שהיא נוקשות פנ</w:t>
      </w:r>
      <w:r>
        <w:rPr>
          <w:rFonts w:hint="cs"/>
          <w:rtl/>
        </w:rPr>
        <w:t>ימית</w:t>
      </w:r>
      <w:r w:rsidRPr="005F4BA2">
        <w:rPr>
          <w:rtl/>
        </w:rPr>
        <w:t xml:space="preserve"> לגבי לא יודעת אבל זה קשור לבית ספר או להרדוף אבל יש לי פחד מאוד מאוד גדול מ</w:t>
      </w:r>
      <w:r>
        <w:rPr>
          <w:rtl/>
        </w:rPr>
        <w:t>...</w:t>
      </w:r>
      <w:r w:rsidRPr="005F4BA2">
        <w:rPr>
          <w:rtl/>
        </w:rPr>
        <w:t xml:space="preserve"> מזה</w:t>
      </w:r>
      <w:r>
        <w:rPr>
          <w:rtl/>
        </w:rPr>
        <w:t xml:space="preserve"> ש... </w:t>
      </w:r>
      <w:r w:rsidRPr="005F4BA2">
        <w:rPr>
          <w:rtl/>
        </w:rPr>
        <w:t xml:space="preserve">אומרים שככה משהו צריך </w:t>
      </w:r>
      <w:r>
        <w:rPr>
          <w:rtl/>
        </w:rPr>
        <w:t xml:space="preserve">להיראות, </w:t>
      </w:r>
      <w:r w:rsidRPr="005F4BA2">
        <w:rPr>
          <w:rtl/>
        </w:rPr>
        <w:t>מי</w:t>
      </w:r>
      <w:r>
        <w:rPr>
          <w:rtl/>
        </w:rPr>
        <w:t>י</w:t>
      </w:r>
      <w:r w:rsidRPr="005F4BA2">
        <w:rPr>
          <w:rtl/>
        </w:rPr>
        <w:t>ד זה מעורר בי איזה מין כעס אבל כואב כזה</w:t>
      </w:r>
      <w:r>
        <w:rPr>
          <w:rtl/>
        </w:rPr>
        <w:t>,</w:t>
      </w:r>
      <w:r w:rsidRPr="005F4BA2">
        <w:rPr>
          <w:rtl/>
        </w:rPr>
        <w:t xml:space="preserve"> של כאילו של אה</w:t>
      </w:r>
      <w:r>
        <w:rPr>
          <w:rtl/>
        </w:rPr>
        <w:t>...</w:t>
      </w:r>
      <w:r w:rsidRPr="005F4BA2">
        <w:rPr>
          <w:rtl/>
        </w:rPr>
        <w:t xml:space="preserve"> חושבת אבל זה גם היה בבית ספר ככה בעיקר ביסודי</w:t>
      </w:r>
      <w:r>
        <w:rPr>
          <w:rtl/>
        </w:rPr>
        <w:t>,</w:t>
      </w:r>
      <w:r w:rsidRPr="005F4BA2">
        <w:rPr>
          <w:rtl/>
        </w:rPr>
        <w:t xml:space="preserve"> אני חושבת איזשהו מין משהו כזה שהוא שככה הדברים צריכים להיות ושזאת האמת ושזה הזה וזה מ</w:t>
      </w:r>
      <w:r>
        <w:rPr>
          <w:rtl/>
        </w:rPr>
        <w:t>י</w:t>
      </w:r>
      <w:r w:rsidRPr="005F4BA2">
        <w:rPr>
          <w:rtl/>
        </w:rPr>
        <w:t>יד פשוט שורף לי בעצמות</w:t>
      </w:r>
      <w:r>
        <w:rPr>
          <w:rtl/>
        </w:rPr>
        <w:t>.</w:t>
      </w:r>
    </w:p>
    <w:p w14:paraId="24B84822"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זה מעורר בך התנגדות בעצם</w:t>
      </w:r>
      <w:r>
        <w:rPr>
          <w:rtl/>
        </w:rPr>
        <w:t>,</w:t>
      </w:r>
      <w:r w:rsidRPr="005F4BA2">
        <w:rPr>
          <w:rtl/>
        </w:rPr>
        <w:t xml:space="preserve"> או שזה מה שיש בך</w:t>
      </w:r>
      <w:r>
        <w:rPr>
          <w:rtl/>
        </w:rPr>
        <w:t>?</w:t>
      </w:r>
    </w:p>
    <w:p w14:paraId="4CB3F3D4" w14:textId="77777777" w:rsidR="000F5784" w:rsidRPr="005F4BA2" w:rsidRDefault="000F5784" w:rsidP="000F5784">
      <w:pPr>
        <w:pStyle w:val="31"/>
        <w:rPr>
          <w:rtl/>
        </w:rPr>
      </w:pPr>
      <w:r>
        <w:rPr>
          <w:b/>
          <w:bCs/>
          <w:rtl/>
        </w:rPr>
        <w:t>ל':</w:t>
      </w:r>
      <w:r>
        <w:rPr>
          <w:b/>
          <w:bCs/>
          <w:rtl/>
        </w:rPr>
        <w:tab/>
      </w:r>
      <w:r w:rsidRPr="005F4BA2">
        <w:rPr>
          <w:rtl/>
        </w:rPr>
        <w:t>זה מעורר ב</w:t>
      </w:r>
      <w:r>
        <w:rPr>
          <w:rtl/>
        </w:rPr>
        <w:t xml:space="preserve">י </w:t>
      </w:r>
      <w:r w:rsidRPr="005F4BA2">
        <w:rPr>
          <w:rtl/>
        </w:rPr>
        <w:t>התנגדות</w:t>
      </w:r>
      <w:r>
        <w:rPr>
          <w:rtl/>
        </w:rPr>
        <w:t>.</w:t>
      </w:r>
      <w:r w:rsidRPr="005F4BA2">
        <w:rPr>
          <w:rtl/>
        </w:rPr>
        <w:t xml:space="preserve"> אז זה לא מעורר ב</w:t>
      </w:r>
      <w:r>
        <w:rPr>
          <w:rtl/>
        </w:rPr>
        <w:t xml:space="preserve">י </w:t>
      </w:r>
      <w:r w:rsidRPr="005F4BA2">
        <w:rPr>
          <w:rtl/>
        </w:rPr>
        <w:t>התנגדות</w:t>
      </w:r>
      <w:r>
        <w:rPr>
          <w:rFonts w:hint="cs"/>
          <w:rtl/>
        </w:rPr>
        <w:t>,</w:t>
      </w:r>
      <w:r w:rsidRPr="005F4BA2">
        <w:rPr>
          <w:rtl/>
        </w:rPr>
        <w:t xml:space="preserve"> כאילו</w:t>
      </w:r>
      <w:r>
        <w:rPr>
          <w:rFonts w:hint="cs"/>
          <w:rtl/>
        </w:rPr>
        <w:t>,</w:t>
      </w:r>
      <w:r w:rsidRPr="005F4BA2">
        <w:rPr>
          <w:rtl/>
        </w:rPr>
        <w:t xml:space="preserve"> זה מתע</w:t>
      </w:r>
      <w:r w:rsidRPr="0030588A">
        <w:rPr>
          <w:rtl/>
        </w:rPr>
        <w:t xml:space="preserve">ורר </w:t>
      </w:r>
      <w:r w:rsidRPr="0030588A">
        <w:rPr>
          <w:rFonts w:hint="cs"/>
          <w:rtl/>
        </w:rPr>
        <w:t xml:space="preserve">בפנים </w:t>
      </w:r>
      <w:r w:rsidRPr="0030588A">
        <w:rPr>
          <w:rtl/>
        </w:rPr>
        <w:t>שם עמוק. זה התנגדות שהיא עמוקה. כאילו אני חושבת שזה מאוד מאוד היה לי קשה</w:t>
      </w:r>
      <w:r w:rsidRPr="0030588A">
        <w:rPr>
          <w:rFonts w:hint="cs"/>
          <w:rtl/>
        </w:rPr>
        <w:t>,</w:t>
      </w:r>
      <w:r w:rsidRPr="0030588A">
        <w:rPr>
          <w:rtl/>
        </w:rPr>
        <w:t xml:space="preserve"> חב</w:t>
      </w:r>
      <w:r w:rsidRPr="0030588A">
        <w:rPr>
          <w:rFonts w:hint="cs"/>
          <w:rtl/>
        </w:rPr>
        <w:t xml:space="preserve">ל </w:t>
      </w:r>
      <w:r w:rsidRPr="0030588A">
        <w:rPr>
          <w:rtl/>
        </w:rPr>
        <w:t>לי שיש הרגשה</w:t>
      </w:r>
      <w:r w:rsidRPr="005F4BA2">
        <w:rPr>
          <w:rtl/>
        </w:rPr>
        <w:t xml:space="preserve"> שגם זה מאוד מורכב</w:t>
      </w:r>
      <w:r>
        <w:rPr>
          <w:rtl/>
        </w:rPr>
        <w:t>,</w:t>
      </w:r>
      <w:r w:rsidRPr="005F4BA2">
        <w:rPr>
          <w:rtl/>
        </w:rPr>
        <w:t xml:space="preserve"> כי אצלנו זה גם היה המורים בבית ספר וזה גם היה הורים של החברים שלי</w:t>
      </w:r>
      <w:r>
        <w:rPr>
          <w:rtl/>
        </w:rPr>
        <w:t>.</w:t>
      </w:r>
      <w:r w:rsidRPr="005F4BA2">
        <w:rPr>
          <w:rtl/>
        </w:rPr>
        <w:t xml:space="preserve"> אז אני מרשה שדמויות כאלה שהחזיקו איזה מין משהו כזה שהוא נכון </w:t>
      </w:r>
      <w:r>
        <w:rPr>
          <w:rFonts w:hint="cs"/>
          <w:rtl/>
        </w:rPr>
        <w:t>ו</w:t>
      </w:r>
      <w:r w:rsidRPr="005F4BA2">
        <w:rPr>
          <w:rtl/>
        </w:rPr>
        <w:t>אם אתה לא עומד בזה זה נורא כואב</w:t>
      </w:r>
      <w:r>
        <w:rPr>
          <w:rtl/>
        </w:rPr>
        <w:t>,</w:t>
      </w:r>
      <w:r w:rsidRPr="005F4BA2">
        <w:rPr>
          <w:rtl/>
        </w:rPr>
        <w:t xml:space="preserve"> אבל גם אם אתה עומד בזה זה נורא כואב</w:t>
      </w:r>
      <w:r>
        <w:rPr>
          <w:rtl/>
        </w:rPr>
        <w:t>,</w:t>
      </w:r>
      <w:r w:rsidRPr="005F4BA2">
        <w:rPr>
          <w:rtl/>
        </w:rPr>
        <w:t xml:space="preserve"> כי גם אם אתה עומד בזה אין לך מקום לביטוי כי כאילו כי אתה מין ילד ילדת ה</w:t>
      </w:r>
      <w:r>
        <w:rPr>
          <w:rtl/>
        </w:rPr>
        <w:t>וולדורף</w:t>
      </w:r>
      <w:r w:rsidRPr="005F4BA2">
        <w:rPr>
          <w:rtl/>
        </w:rPr>
        <w:t xml:space="preserve"> ה</w:t>
      </w:r>
      <w:r>
        <w:rPr>
          <w:rtl/>
        </w:rPr>
        <w:t>...</w:t>
      </w:r>
      <w:r w:rsidRPr="005F4BA2">
        <w:rPr>
          <w:rtl/>
        </w:rPr>
        <w:t xml:space="preserve"> האולטימטיבית או לא</w:t>
      </w:r>
      <w:r>
        <w:rPr>
          <w:rtl/>
        </w:rPr>
        <w:t>,</w:t>
      </w:r>
      <w:r w:rsidRPr="005F4BA2">
        <w:rPr>
          <w:rtl/>
        </w:rPr>
        <w:t xml:space="preserve"> אבל שני הדברים הם מאוד מאוד לא מאפשרים חופש</w:t>
      </w:r>
      <w:r>
        <w:rPr>
          <w:rtl/>
        </w:rPr>
        <w:t>.</w:t>
      </w:r>
      <w:r w:rsidRPr="005F4BA2">
        <w:rPr>
          <w:rtl/>
        </w:rPr>
        <w:t xml:space="preserve"> אני חושבת שזה גם משהו שהוא כאילו זה מהול אחד בשני</w:t>
      </w:r>
      <w:r>
        <w:rPr>
          <w:rtl/>
        </w:rPr>
        <w:t>,</w:t>
      </w:r>
      <w:r w:rsidRPr="005F4BA2">
        <w:rPr>
          <w:rtl/>
        </w:rPr>
        <w:t xml:space="preserve"> ואז זה גם כאילו יוצר גם בתוך הדברים שהם מתנות שקיבלתי זה יוצר איזשהם התנגדויות כאלה פנימיות</w:t>
      </w:r>
      <w:r>
        <w:rPr>
          <w:rtl/>
        </w:rPr>
        <w:t>.</w:t>
      </w:r>
    </w:p>
    <w:p w14:paraId="2E9DDDB0" w14:textId="77777777" w:rsidR="000F5784" w:rsidRPr="005F4BA2" w:rsidRDefault="000F5784" w:rsidP="000F5784">
      <w:pPr>
        <w:pStyle w:val="31"/>
        <w:rPr>
          <w:rtl/>
        </w:rPr>
      </w:pPr>
      <w:r w:rsidRPr="00F50BED">
        <w:rPr>
          <w:b/>
          <w:bCs/>
          <w:rtl/>
        </w:rPr>
        <w:t>מראיינת</w:t>
      </w:r>
      <w:r>
        <w:rPr>
          <w:b/>
          <w:bCs/>
          <w:rtl/>
        </w:rPr>
        <w:t>:</w:t>
      </w:r>
      <w:r>
        <w:rPr>
          <w:b/>
          <w:bCs/>
          <w:rtl/>
        </w:rPr>
        <w:tab/>
      </w:r>
      <w:r w:rsidRPr="005F4BA2">
        <w:rPr>
          <w:rtl/>
        </w:rPr>
        <w:t>כן</w:t>
      </w:r>
      <w:r>
        <w:rPr>
          <w:rtl/>
        </w:rPr>
        <w:t>.</w:t>
      </w:r>
      <w:r w:rsidRPr="005F4BA2">
        <w:rPr>
          <w:rtl/>
        </w:rPr>
        <w:t xml:space="preserve"> גם בתיכון וגם ביסודי זה אותו דבר</w:t>
      </w:r>
      <w:r>
        <w:rPr>
          <w:rtl/>
        </w:rPr>
        <w:t>.</w:t>
      </w:r>
    </w:p>
    <w:p w14:paraId="794E8253" w14:textId="77777777" w:rsidR="000F5784" w:rsidRPr="005F4BA2" w:rsidRDefault="000F5784" w:rsidP="000F5784">
      <w:pPr>
        <w:pStyle w:val="31"/>
        <w:rPr>
          <w:rtl/>
        </w:rPr>
      </w:pPr>
      <w:r>
        <w:rPr>
          <w:b/>
          <w:bCs/>
          <w:rtl/>
        </w:rPr>
        <w:t>ל':</w:t>
      </w:r>
      <w:r>
        <w:rPr>
          <w:b/>
          <w:bCs/>
          <w:rtl/>
        </w:rPr>
        <w:tab/>
      </w:r>
      <w:r w:rsidRPr="005F4BA2">
        <w:rPr>
          <w:rtl/>
        </w:rPr>
        <w:t>גם ביסודי בעיקר</w:t>
      </w:r>
      <w:r>
        <w:rPr>
          <w:rtl/>
        </w:rPr>
        <w:t>,</w:t>
      </w:r>
      <w:r w:rsidRPr="005F4BA2">
        <w:rPr>
          <w:rtl/>
        </w:rPr>
        <w:t xml:space="preserve"> אני חושבת שבתיכון זה ממש ממלכה אחרת וגם אני באמת לא קיבלתי את כל מה שיש לתיכון להציע</w:t>
      </w:r>
      <w:r>
        <w:rPr>
          <w:rtl/>
        </w:rPr>
        <w:t>,</w:t>
      </w:r>
      <w:r w:rsidRPr="005F4BA2">
        <w:rPr>
          <w:rtl/>
        </w:rPr>
        <w:t xml:space="preserve"> כאילו לא קיבלתי את כל מה שיש לו</w:t>
      </w:r>
      <w:r>
        <w:rPr>
          <w:rtl/>
        </w:rPr>
        <w:t>.</w:t>
      </w:r>
      <w:r w:rsidRPr="005F4BA2">
        <w:rPr>
          <w:rtl/>
        </w:rPr>
        <w:t xml:space="preserve"> יצא קיבלתי מתנות מאוד גדולות</w:t>
      </w:r>
      <w:r>
        <w:rPr>
          <w:rtl/>
        </w:rPr>
        <w:t>,</w:t>
      </w:r>
      <w:r w:rsidRPr="005F4BA2">
        <w:rPr>
          <w:rtl/>
        </w:rPr>
        <w:t xml:space="preserve"> היו שם מורים שממש כאילו לקחו או</w:t>
      </w:r>
      <w:r w:rsidRPr="0030588A">
        <w:rPr>
          <w:rtl/>
        </w:rPr>
        <w:t>תי ל</w:t>
      </w:r>
      <w:r w:rsidRPr="0030588A">
        <w:rPr>
          <w:rFonts w:hint="cs"/>
          <w:rtl/>
        </w:rPr>
        <w:t>ל</w:t>
      </w:r>
      <w:r>
        <w:rPr>
          <w:rFonts w:hint="cs"/>
          <w:rtl/>
        </w:rPr>
        <w:t>ב</w:t>
      </w:r>
      <w:r w:rsidRPr="005F4BA2">
        <w:rPr>
          <w:rtl/>
        </w:rPr>
        <w:t xml:space="preserve"> המון המון</w:t>
      </w:r>
      <w:r>
        <w:rPr>
          <w:rtl/>
        </w:rPr>
        <w:t>,</w:t>
      </w:r>
      <w:r w:rsidRPr="005F4BA2">
        <w:rPr>
          <w:rtl/>
        </w:rPr>
        <w:t xml:space="preserve"> אבל לא הייתי חלק מהאירוע</w:t>
      </w:r>
      <w:r>
        <w:rPr>
          <w:rtl/>
        </w:rPr>
        <w:t>.</w:t>
      </w:r>
    </w:p>
    <w:p w14:paraId="53EA9EBD" w14:textId="77777777" w:rsidR="000F5784" w:rsidRPr="00FB638E" w:rsidRDefault="000F5784" w:rsidP="000F5784">
      <w:pPr>
        <w:pStyle w:val="31"/>
        <w:rPr>
          <w:rtl/>
        </w:rPr>
      </w:pPr>
      <w:r w:rsidRPr="00F50BED">
        <w:rPr>
          <w:b/>
          <w:bCs/>
          <w:rtl/>
        </w:rPr>
        <w:t>מראיינת</w:t>
      </w:r>
      <w:r>
        <w:rPr>
          <w:b/>
          <w:bCs/>
          <w:rtl/>
        </w:rPr>
        <w:t>:</w:t>
      </w:r>
      <w:r>
        <w:rPr>
          <w:b/>
          <w:bCs/>
          <w:rtl/>
        </w:rPr>
        <w:tab/>
      </w:r>
      <w:r w:rsidRPr="005F4BA2">
        <w:rPr>
          <w:rtl/>
        </w:rPr>
        <w:t>מבחינה חברתית את יכולה להגיד על זה גם משהו</w:t>
      </w:r>
      <w:r>
        <w:rPr>
          <w:rtl/>
        </w:rPr>
        <w:t>.</w:t>
      </w:r>
      <w:r w:rsidRPr="005F4BA2">
        <w:rPr>
          <w:rtl/>
        </w:rPr>
        <w:t xml:space="preserve"> מבחינה חברתית כי בעיקר אמרת למורים השכבת גיל או</w:t>
      </w:r>
      <w:r>
        <w:rPr>
          <w:rtl/>
        </w:rPr>
        <w:t>...</w:t>
      </w:r>
    </w:p>
    <w:p w14:paraId="6AD8AAC6" w14:textId="77777777" w:rsidR="000F5784" w:rsidRDefault="000F5784" w:rsidP="000F5784">
      <w:pPr>
        <w:pStyle w:val="31"/>
        <w:rPr>
          <w:rtl/>
        </w:rPr>
      </w:pPr>
      <w:r>
        <w:rPr>
          <w:b/>
          <w:bCs/>
          <w:rtl/>
        </w:rPr>
        <w:t>ל':</w:t>
      </w:r>
      <w:r>
        <w:rPr>
          <w:b/>
          <w:bCs/>
          <w:rtl/>
        </w:rPr>
        <w:tab/>
      </w:r>
      <w:r w:rsidRPr="00FB638E">
        <w:rPr>
          <w:rtl/>
        </w:rPr>
        <w:t>בחירה חברתית אני חושבת שזה דבר מאוד מיוחד שקורה בבית ספר שלנו</w:t>
      </w:r>
      <w:r>
        <w:rPr>
          <w:rtl/>
        </w:rPr>
        <w:t>,</w:t>
      </w:r>
      <w:r w:rsidRPr="00FB638E">
        <w:rPr>
          <w:rtl/>
        </w:rPr>
        <w:t xml:space="preserve"> וזה באמת ה</w:t>
      </w:r>
      <w:r>
        <w:rPr>
          <w:rtl/>
        </w:rPr>
        <w:t>...</w:t>
      </w:r>
      <w:r w:rsidRPr="00FB638E">
        <w:rPr>
          <w:rtl/>
        </w:rPr>
        <w:t xml:space="preserve"> השיח העמוק שמתפתח בין כאילו איזה מין משהו כזה</w:t>
      </w:r>
      <w:r>
        <w:rPr>
          <w:rtl/>
        </w:rPr>
        <w:t xml:space="preserve"> ש... </w:t>
      </w:r>
      <w:r w:rsidRPr="00FB638E">
        <w:rPr>
          <w:rtl/>
        </w:rPr>
        <w:t>אני נגיד</w:t>
      </w:r>
      <w:r>
        <w:rPr>
          <w:rtl/>
        </w:rPr>
        <w:t>,</w:t>
      </w:r>
      <w:r w:rsidRPr="00FB638E">
        <w:rPr>
          <w:rtl/>
        </w:rPr>
        <w:t xml:space="preserve"> הייתה לי חברה מאוד טובה</w:t>
      </w:r>
      <w:r>
        <w:rPr>
          <w:rtl/>
        </w:rPr>
        <w:t>,</w:t>
      </w:r>
      <w:r w:rsidRPr="00FB638E">
        <w:rPr>
          <w:rtl/>
        </w:rPr>
        <w:t xml:space="preserve"> גם מבחינה אה</w:t>
      </w:r>
      <w:r>
        <w:rPr>
          <w:rtl/>
        </w:rPr>
        <w:t>...</w:t>
      </w:r>
      <w:r w:rsidRPr="00FB638E">
        <w:rPr>
          <w:rtl/>
        </w:rPr>
        <w:t xml:space="preserve"> פשוט מבחינת הדבר הזה</w:t>
      </w:r>
      <w:r>
        <w:rPr>
          <w:rtl/>
        </w:rPr>
        <w:t xml:space="preserve"> ש... </w:t>
      </w:r>
      <w:r w:rsidRPr="00FB638E">
        <w:rPr>
          <w:rtl/>
        </w:rPr>
        <w:t>וואי</w:t>
      </w:r>
      <w:r>
        <w:rPr>
          <w:rtl/>
        </w:rPr>
        <w:t>,</w:t>
      </w:r>
      <w:r w:rsidRPr="00FB638E">
        <w:rPr>
          <w:rtl/>
        </w:rPr>
        <w:t xml:space="preserve"> איזה כיף לי לחשוב פתאום על כל האנשים שאהבתי בתיכון</w:t>
      </w:r>
      <w:r>
        <w:rPr>
          <w:rtl/>
        </w:rPr>
        <w:t>.</w:t>
      </w:r>
      <w:r w:rsidRPr="00FB638E">
        <w:rPr>
          <w:rtl/>
        </w:rPr>
        <w:t xml:space="preserve"> אני כן אתגר אותי העניין הזה של הכיתה וללכת לפה ולהיות זה</w:t>
      </w:r>
      <w:r>
        <w:rPr>
          <w:rtl/>
        </w:rPr>
        <w:t>,</w:t>
      </w:r>
      <w:r w:rsidRPr="00FB638E">
        <w:rPr>
          <w:rtl/>
        </w:rPr>
        <w:t xml:space="preserve"> אבל היו אנשים כל כך מדהימים שפגשתי בבית ספר ועשינו היינו כזה קבוצת חבר'ה מכל מיני כיתות שלמדנו ביחד פילוסופיה</w:t>
      </w:r>
      <w:r>
        <w:rPr>
          <w:rtl/>
        </w:rPr>
        <w:t>,</w:t>
      </w:r>
      <w:r w:rsidRPr="00FB638E">
        <w:rPr>
          <w:rtl/>
        </w:rPr>
        <w:t xml:space="preserve"> ו</w:t>
      </w:r>
      <w:r>
        <w:rPr>
          <w:rFonts w:hint="cs"/>
          <w:rtl/>
        </w:rPr>
        <w:t xml:space="preserve">טיילנו </w:t>
      </w:r>
      <w:r w:rsidRPr="00FB638E">
        <w:rPr>
          <w:rtl/>
        </w:rPr>
        <w:t>ביחד ועשינו כל מיני דברים</w:t>
      </w:r>
      <w:r>
        <w:rPr>
          <w:rtl/>
        </w:rPr>
        <w:t>,</w:t>
      </w:r>
      <w:r w:rsidRPr="00FB638E">
        <w:rPr>
          <w:rtl/>
        </w:rPr>
        <w:t xml:space="preserve"> וכאילו אני חושבת איזה אנשים כאילו יש בבית ספר</w:t>
      </w:r>
      <w:r>
        <w:rPr>
          <w:rtl/>
        </w:rPr>
        <w:t>,</w:t>
      </w:r>
      <w:r w:rsidRPr="00FB638E">
        <w:rPr>
          <w:rtl/>
        </w:rPr>
        <w:t xml:space="preserve"> אבל גם איזה פרויקטים ומוזיקה וכותבים ביחד ועושים ביחד מלא מלא דברים</w:t>
      </w:r>
      <w:r>
        <w:rPr>
          <w:rtl/>
        </w:rPr>
        <w:t>,</w:t>
      </w:r>
      <w:r w:rsidRPr="00FB638E">
        <w:rPr>
          <w:rtl/>
        </w:rPr>
        <w:t xml:space="preserve"> כאילו וואו איזה איזה מטורף זה</w:t>
      </w:r>
      <w:r>
        <w:rPr>
          <w:rtl/>
        </w:rPr>
        <w:t>,</w:t>
      </w:r>
      <w:r w:rsidRPr="00FB638E">
        <w:rPr>
          <w:rtl/>
        </w:rPr>
        <w:t xml:space="preserve"> שזה מה שבני נוער עושים ביחד</w:t>
      </w:r>
      <w:r>
        <w:rPr>
          <w:rtl/>
        </w:rPr>
        <w:t>.</w:t>
      </w:r>
      <w:r w:rsidRPr="00FB638E">
        <w:rPr>
          <w:rtl/>
        </w:rPr>
        <w:t xml:space="preserve"> זה ממש מדהים וכאילו ומעמיקים</w:t>
      </w:r>
      <w:r>
        <w:rPr>
          <w:rtl/>
        </w:rPr>
        <w:t>,</w:t>
      </w:r>
      <w:r w:rsidRPr="00FB638E">
        <w:rPr>
          <w:rtl/>
        </w:rPr>
        <w:t xml:space="preserve"> איזה שיח כזה משותף וממש מיוחד</w:t>
      </w:r>
      <w:r>
        <w:rPr>
          <w:rtl/>
        </w:rPr>
        <w:t>,</w:t>
      </w:r>
      <w:r w:rsidRPr="00FB638E">
        <w:rPr>
          <w:rtl/>
        </w:rPr>
        <w:t xml:space="preserve"> ממש מרגש אותי לחשוב על התיכון</w:t>
      </w:r>
      <w:r>
        <w:rPr>
          <w:rtl/>
        </w:rPr>
        <w:t>.</w:t>
      </w:r>
    </w:p>
    <w:p w14:paraId="151C6046"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את יכולה להגיד שזה משהו שגם עכשיו החיים הבוגרים שלך משר</w:t>
      </w:r>
      <w:r>
        <w:rPr>
          <w:rtl/>
        </w:rPr>
        <w:t>ת</w:t>
      </w:r>
      <w:r w:rsidRPr="00FB638E">
        <w:rPr>
          <w:rtl/>
        </w:rPr>
        <w:t xml:space="preserve"> אותך או נמצא</w:t>
      </w:r>
      <w:r>
        <w:rPr>
          <w:rtl/>
        </w:rPr>
        <w:t xml:space="preserve"> –</w:t>
      </w:r>
      <w:r w:rsidRPr="00FB638E">
        <w:rPr>
          <w:rtl/>
        </w:rPr>
        <w:t xml:space="preserve"> או שזה כבר לא שזה היה רק שם</w:t>
      </w:r>
      <w:r>
        <w:rPr>
          <w:rtl/>
        </w:rPr>
        <w:t>?</w:t>
      </w:r>
    </w:p>
    <w:p w14:paraId="7CA61818" w14:textId="77777777" w:rsidR="000F5784" w:rsidRDefault="000F5784" w:rsidP="000F5784">
      <w:pPr>
        <w:pStyle w:val="31"/>
        <w:rPr>
          <w:rtl/>
        </w:rPr>
      </w:pPr>
      <w:r>
        <w:rPr>
          <w:b/>
          <w:bCs/>
          <w:rtl/>
        </w:rPr>
        <w:t>ל':</w:t>
      </w:r>
      <w:r>
        <w:rPr>
          <w:b/>
          <w:bCs/>
          <w:rtl/>
        </w:rPr>
        <w:tab/>
      </w:r>
      <w:r w:rsidRPr="00FB638E">
        <w:rPr>
          <w:rtl/>
        </w:rPr>
        <w:t>אני חושבת שאחד הדברים שבאמת שמים עליהם המון המון דגש זה על השפה הפנימית ועל איך לדבר את עצמך ואיך להבין את עצמך בתור בן אדם</w:t>
      </w:r>
      <w:r>
        <w:rPr>
          <w:rtl/>
        </w:rPr>
        <w:t>,</w:t>
      </w:r>
      <w:r w:rsidRPr="00FB638E">
        <w:rPr>
          <w:rtl/>
        </w:rPr>
        <w:t xml:space="preserve"> ונותנים לזה המון המון מקום כאילו </w:t>
      </w:r>
      <w:r w:rsidRPr="00FB638E">
        <w:rPr>
          <w:rtl/>
        </w:rPr>
        <w:lastRenderedPageBreak/>
        <w:t>אפילו ברמת השעת</w:t>
      </w:r>
      <w:r>
        <w:rPr>
          <w:rtl/>
        </w:rPr>
        <w:t>-</w:t>
      </w:r>
      <w:r w:rsidRPr="00FB638E">
        <w:rPr>
          <w:rtl/>
        </w:rPr>
        <w:t>מחנך</w:t>
      </w:r>
      <w:r>
        <w:rPr>
          <w:rtl/>
        </w:rPr>
        <w:t>,</w:t>
      </w:r>
      <w:r w:rsidRPr="00FB638E">
        <w:rPr>
          <w:rtl/>
        </w:rPr>
        <w:t xml:space="preserve"> כאילו מעגל הקשבה זה משהו שהוא יש לו המון המון כוח</w:t>
      </w:r>
      <w:r>
        <w:rPr>
          <w:rtl/>
        </w:rPr>
        <w:t>,</w:t>
      </w:r>
      <w:r w:rsidRPr="00FB638E">
        <w:rPr>
          <w:rtl/>
        </w:rPr>
        <w:t xml:space="preserve"> המון המון</w:t>
      </w:r>
      <w:r>
        <w:rPr>
          <w:rtl/>
        </w:rPr>
        <w:t>,</w:t>
      </w:r>
      <w:r w:rsidRPr="00FB638E">
        <w:rPr>
          <w:rtl/>
        </w:rPr>
        <w:t xml:space="preserve"> ודיברנו עכשיו עם אני ו</w:t>
      </w:r>
      <w:r>
        <w:rPr>
          <w:rtl/>
        </w:rPr>
        <w:t>ר'</w:t>
      </w:r>
      <w:r>
        <w:t xml:space="preserve"> </w:t>
      </w:r>
      <w:r>
        <w:rPr>
          <w:rtl/>
        </w:rPr>
        <w:t>–</w:t>
      </w:r>
      <w:r w:rsidRPr="00FB638E">
        <w:rPr>
          <w:rtl/>
        </w:rPr>
        <w:t xml:space="preserve"> מי זהר ועוד מישהי שהיא והבן זוג שלה</w:t>
      </w:r>
      <w:r>
        <w:rPr>
          <w:rtl/>
        </w:rPr>
        <w:t>,</w:t>
      </w:r>
      <w:r w:rsidRPr="00FB638E">
        <w:rPr>
          <w:rtl/>
        </w:rPr>
        <w:t xml:space="preserve"> אה</w:t>
      </w:r>
      <w:r>
        <w:rPr>
          <w:rtl/>
        </w:rPr>
        <w:t>,</w:t>
      </w:r>
      <w:r w:rsidRPr="00FB638E">
        <w:rPr>
          <w:rtl/>
        </w:rPr>
        <w:t xml:space="preserve"> ש</w:t>
      </w:r>
      <w:r>
        <w:rPr>
          <w:rtl/>
        </w:rPr>
        <w:t>ָ</w:t>
      </w:r>
      <w:r w:rsidRPr="00FB638E">
        <w:rPr>
          <w:rtl/>
        </w:rPr>
        <w:t>ני והבן זוג שלה</w:t>
      </w:r>
      <w:r>
        <w:rPr>
          <w:rtl/>
        </w:rPr>
        <w:t>,</w:t>
      </w:r>
      <w:r w:rsidRPr="00FB638E">
        <w:rPr>
          <w:rtl/>
        </w:rPr>
        <w:t xml:space="preserve"> ודיברנו על המקום הזה של כאילו אני יש המון צדדים</w:t>
      </w:r>
      <w:r>
        <w:rPr>
          <w:rtl/>
        </w:rPr>
        <w:t>,</w:t>
      </w:r>
      <w:r w:rsidRPr="00FB638E">
        <w:rPr>
          <w:rtl/>
        </w:rPr>
        <w:t xml:space="preserve"> גם </w:t>
      </w:r>
      <w:r>
        <w:rPr>
          <w:rFonts w:hint="cs"/>
          <w:rtl/>
        </w:rPr>
        <w:t xml:space="preserve">חבל </w:t>
      </w:r>
      <w:r w:rsidRPr="00FB638E">
        <w:rPr>
          <w:rtl/>
        </w:rPr>
        <w:t>שלא לימדו אותנו</w:t>
      </w:r>
      <w:r>
        <w:rPr>
          <w:rtl/>
        </w:rPr>
        <w:t>,</w:t>
      </w:r>
      <w:r w:rsidRPr="00FB638E">
        <w:rPr>
          <w:rtl/>
        </w:rPr>
        <w:t xml:space="preserve"> כמו איך העולם מתנהל בצורה פרקטית ו</w:t>
      </w:r>
      <w:r>
        <w:rPr>
          <w:rtl/>
        </w:rPr>
        <w:t xml:space="preserve">... </w:t>
      </w:r>
      <w:r w:rsidRPr="00FB638E">
        <w:rPr>
          <w:rtl/>
        </w:rPr>
        <w:t>וכל</w:t>
      </w:r>
      <w:r>
        <w:rPr>
          <w:rtl/>
        </w:rPr>
        <w:t xml:space="preserve">... </w:t>
      </w:r>
      <w:r w:rsidRPr="00FB638E">
        <w:rPr>
          <w:rtl/>
        </w:rPr>
        <w:t>וכל מיני דברים שהם הם כאילו חשובים בשביל להתנהל בעולם</w:t>
      </w:r>
      <w:r>
        <w:rPr>
          <w:rtl/>
        </w:rPr>
        <w:t>.</w:t>
      </w:r>
      <w:r w:rsidRPr="00FB638E">
        <w:rPr>
          <w:rtl/>
        </w:rPr>
        <w:t xml:space="preserve"> אז אני התחתנתי עם </w:t>
      </w:r>
      <w:r>
        <w:rPr>
          <w:rtl/>
        </w:rPr>
        <w:t xml:space="preserve">ר', </w:t>
      </w:r>
      <w:r w:rsidRPr="00FB638E">
        <w:rPr>
          <w:rtl/>
        </w:rPr>
        <w:t>שהוא מכיר את דרכי העולם</w:t>
      </w:r>
      <w:r>
        <w:rPr>
          <w:rtl/>
        </w:rPr>
        <w:t>,</w:t>
      </w:r>
      <w:r w:rsidRPr="00FB638E">
        <w:rPr>
          <w:rtl/>
        </w:rPr>
        <w:t xml:space="preserve"> הוא לא </w:t>
      </w:r>
      <w:r>
        <w:rPr>
          <w:rtl/>
        </w:rPr>
        <w:t xml:space="preserve">– </w:t>
      </w:r>
      <w:r w:rsidRPr="00FB638E">
        <w:rPr>
          <w:rtl/>
        </w:rPr>
        <w:t>כל מה שלי אין</w:t>
      </w:r>
      <w:r>
        <w:rPr>
          <w:rtl/>
        </w:rPr>
        <w:t>,</w:t>
      </w:r>
      <w:r w:rsidRPr="00FB638E">
        <w:rPr>
          <w:rtl/>
        </w:rPr>
        <w:t xml:space="preserve"> לו יש בתחום הזה</w:t>
      </w:r>
      <w:r>
        <w:rPr>
          <w:rtl/>
        </w:rPr>
        <w:t>.</w:t>
      </w:r>
      <w:r w:rsidRPr="00FB638E">
        <w:rPr>
          <w:rtl/>
        </w:rPr>
        <w:t xml:space="preserve"> ואז דיברנו והוא והבן </w:t>
      </w:r>
      <w:r>
        <w:rPr>
          <w:rtl/>
        </w:rPr>
        <w:t>ז</w:t>
      </w:r>
      <w:r w:rsidRPr="00FB638E">
        <w:rPr>
          <w:rtl/>
        </w:rPr>
        <w:t xml:space="preserve">וג של שני אמרו על זה שכאילו </w:t>
      </w:r>
      <w:r>
        <w:rPr>
          <w:rtl/>
        </w:rPr>
        <w:t>"</w:t>
      </w:r>
      <w:r w:rsidRPr="00FB638E">
        <w:rPr>
          <w:rtl/>
        </w:rPr>
        <w:t>אבל הנה</w:t>
      </w:r>
      <w:r>
        <w:rPr>
          <w:rtl/>
        </w:rPr>
        <w:t>,</w:t>
      </w:r>
      <w:r w:rsidRPr="00FB638E">
        <w:rPr>
          <w:rtl/>
        </w:rPr>
        <w:t xml:space="preserve"> תראו</w:t>
      </w:r>
      <w:r>
        <w:rPr>
          <w:rtl/>
        </w:rPr>
        <w:t>,</w:t>
      </w:r>
      <w:r w:rsidRPr="00FB638E">
        <w:rPr>
          <w:rtl/>
        </w:rPr>
        <w:t xml:space="preserve"> אתם לא מוכנות</w:t>
      </w:r>
      <w:r>
        <w:rPr>
          <w:rtl/>
        </w:rPr>
        <w:t>,</w:t>
      </w:r>
      <w:r w:rsidRPr="00FB638E">
        <w:rPr>
          <w:rtl/>
        </w:rPr>
        <w:t xml:space="preserve"> כאילו לעולם אתם לא מוכנות</w:t>
      </w:r>
      <w:r>
        <w:rPr>
          <w:rtl/>
        </w:rPr>
        <w:t>,</w:t>
      </w:r>
      <w:r w:rsidRPr="00FB638E">
        <w:rPr>
          <w:rtl/>
        </w:rPr>
        <w:t xml:space="preserve"> כאילו תראו </w:t>
      </w:r>
      <w:r>
        <w:rPr>
          <w:rtl/>
        </w:rPr>
        <w:t>את</w:t>
      </w:r>
      <w:r>
        <w:rPr>
          <w:rFonts w:hint="cs"/>
          <w:rtl/>
        </w:rPr>
        <w:t>כ</w:t>
      </w:r>
      <w:r>
        <w:rPr>
          <w:rtl/>
        </w:rPr>
        <w:t>ם,</w:t>
      </w:r>
      <w:r w:rsidRPr="00FB638E">
        <w:rPr>
          <w:rtl/>
        </w:rPr>
        <w:t xml:space="preserve"> אתם לא יודעות להתנהל בשום</w:t>
      </w:r>
      <w:r>
        <w:rPr>
          <w:rtl/>
        </w:rPr>
        <w:t>...</w:t>
      </w:r>
      <w:r w:rsidRPr="00FB638E">
        <w:rPr>
          <w:rtl/>
        </w:rPr>
        <w:t xml:space="preserve"> אתם אתם </w:t>
      </w:r>
      <w:r>
        <w:rPr>
          <w:rtl/>
        </w:rPr>
        <w:t xml:space="preserve">– </w:t>
      </w:r>
      <w:r w:rsidRPr="00FB638E">
        <w:rPr>
          <w:rtl/>
        </w:rPr>
        <w:t>זרקו אתכם</w:t>
      </w:r>
      <w:r>
        <w:rPr>
          <w:rtl/>
        </w:rPr>
        <w:t>,</w:t>
      </w:r>
      <w:r w:rsidRPr="00FB638E">
        <w:rPr>
          <w:rtl/>
        </w:rPr>
        <w:t xml:space="preserve"> אתם </w:t>
      </w:r>
      <w:r>
        <w:rPr>
          <w:rtl/>
        </w:rPr>
        <w:t xml:space="preserve">תטבעו </w:t>
      </w:r>
      <w:r w:rsidRPr="00FB638E">
        <w:rPr>
          <w:rtl/>
        </w:rPr>
        <w:t>בים</w:t>
      </w:r>
      <w:r>
        <w:rPr>
          <w:rtl/>
        </w:rPr>
        <w:t>,</w:t>
      </w:r>
      <w:r w:rsidRPr="00FB638E">
        <w:rPr>
          <w:rtl/>
        </w:rPr>
        <w:t xml:space="preserve"> וזה נורא הרגיז אותי</w:t>
      </w:r>
      <w:r>
        <w:rPr>
          <w:rtl/>
        </w:rPr>
        <w:t>,</w:t>
      </w:r>
      <w:r w:rsidRPr="00FB638E">
        <w:rPr>
          <w:rtl/>
        </w:rPr>
        <w:t xml:space="preserve"> כי כאילו כי זה נכון</w:t>
      </w:r>
      <w:r>
        <w:rPr>
          <w:rtl/>
        </w:rPr>
        <w:t>,</w:t>
      </w:r>
      <w:r w:rsidRPr="00FB638E">
        <w:rPr>
          <w:rtl/>
        </w:rPr>
        <w:t xml:space="preserve"> אבל זה נכון בצורה נורא חלקית</w:t>
      </w:r>
      <w:r>
        <w:rPr>
          <w:rtl/>
        </w:rPr>
        <w:t>,</w:t>
      </w:r>
      <w:r w:rsidRPr="00FB638E">
        <w:rPr>
          <w:rtl/>
        </w:rPr>
        <w:t xml:space="preserve"> כאילו אמרתי להם</w:t>
      </w:r>
      <w:r>
        <w:rPr>
          <w:rtl/>
        </w:rPr>
        <w:t>,</w:t>
      </w:r>
      <w:r w:rsidRPr="00FB638E">
        <w:rPr>
          <w:rtl/>
        </w:rPr>
        <w:t xml:space="preserve"> מה זאת אומרת</w:t>
      </w:r>
      <w:r>
        <w:rPr>
          <w:rtl/>
        </w:rPr>
        <w:t>?</w:t>
      </w:r>
      <w:r w:rsidRPr="00FB638E">
        <w:rPr>
          <w:rtl/>
        </w:rPr>
        <w:t xml:space="preserve"> גם אתם לא מוכנים ל</w:t>
      </w:r>
      <w:r>
        <w:rPr>
          <w:rtl/>
        </w:rPr>
        <w:t>ָ</w:t>
      </w:r>
      <w:r w:rsidRPr="00FB638E">
        <w:rPr>
          <w:rtl/>
        </w:rPr>
        <w:t>עולם</w:t>
      </w:r>
      <w:r>
        <w:rPr>
          <w:rtl/>
        </w:rPr>
        <w:t>,</w:t>
      </w:r>
      <w:r w:rsidRPr="00FB638E">
        <w:rPr>
          <w:rtl/>
        </w:rPr>
        <w:t xml:space="preserve"> אתם התחתנתם איתנו כי אתם לא יודעים לדבר את השפה הפנימית שלכם</w:t>
      </w:r>
      <w:r>
        <w:rPr>
          <w:rtl/>
        </w:rPr>
        <w:t>,</w:t>
      </w:r>
      <w:r w:rsidRPr="00FB638E">
        <w:rPr>
          <w:rtl/>
        </w:rPr>
        <w:t xml:space="preserve"> אז אנחנו פה ללמד א</w:t>
      </w:r>
      <w:r>
        <w:rPr>
          <w:rtl/>
        </w:rPr>
        <w:t>ת</w:t>
      </w:r>
      <w:r w:rsidRPr="00FB638E">
        <w:rPr>
          <w:rtl/>
        </w:rPr>
        <w:t>כם</w:t>
      </w:r>
      <w:r>
        <w:rPr>
          <w:rtl/>
        </w:rPr>
        <w:t>,</w:t>
      </w:r>
      <w:r w:rsidRPr="00FB638E">
        <w:rPr>
          <w:rtl/>
        </w:rPr>
        <w:t xml:space="preserve"> ואתם פה ללמד אותנו</w:t>
      </w:r>
      <w:r>
        <w:rPr>
          <w:rtl/>
        </w:rPr>
        <w:t>,</w:t>
      </w:r>
      <w:r w:rsidRPr="00FB638E">
        <w:rPr>
          <w:rtl/>
        </w:rPr>
        <w:t xml:space="preserve"> אבל זה חד</w:t>
      </w:r>
      <w:r>
        <w:rPr>
          <w:rtl/>
        </w:rPr>
        <w:t>-</w:t>
      </w:r>
      <w:r w:rsidRPr="00FB638E">
        <w:rPr>
          <w:rtl/>
        </w:rPr>
        <w:t>צדדי</w:t>
      </w:r>
      <w:r>
        <w:rPr>
          <w:rtl/>
        </w:rPr>
        <w:t>,</w:t>
      </w:r>
      <w:r w:rsidRPr="00FB638E">
        <w:rPr>
          <w:rtl/>
        </w:rPr>
        <w:t xml:space="preserve"> כאילו לימדו אותנו משהו אחר</w:t>
      </w:r>
      <w:r>
        <w:rPr>
          <w:rtl/>
        </w:rPr>
        <w:t>,</w:t>
      </w:r>
      <w:r w:rsidRPr="00FB638E">
        <w:rPr>
          <w:rtl/>
        </w:rPr>
        <w:t xml:space="preserve"> לימדו אותי אה</w:t>
      </w:r>
      <w:r>
        <w:rPr>
          <w:rtl/>
        </w:rPr>
        <w:t>...</w:t>
      </w:r>
      <w:r w:rsidRPr="00FB638E">
        <w:rPr>
          <w:rtl/>
        </w:rPr>
        <w:t xml:space="preserve"> שפה שתלווה אותי כל החיים וכלי שהוא כל כך</w:t>
      </w:r>
      <w:r>
        <w:rPr>
          <w:rtl/>
        </w:rPr>
        <w:t>,</w:t>
      </w:r>
      <w:r w:rsidRPr="00FB638E">
        <w:rPr>
          <w:rtl/>
        </w:rPr>
        <w:t xml:space="preserve"> כאילו זה כל כך גדול הכלי הזה</w:t>
      </w:r>
      <w:r>
        <w:rPr>
          <w:rtl/>
        </w:rPr>
        <w:t>,</w:t>
      </w:r>
      <w:r w:rsidRPr="00FB638E">
        <w:rPr>
          <w:rtl/>
        </w:rPr>
        <w:t xml:space="preserve"> שאתם צריכים שאנחנו </w:t>
      </w:r>
      <w:r>
        <w:rPr>
          <w:rtl/>
        </w:rPr>
        <w:t>נ</w:t>
      </w:r>
      <w:r w:rsidRPr="00FB638E">
        <w:rPr>
          <w:rtl/>
        </w:rPr>
        <w:t xml:space="preserve">למד </w:t>
      </w:r>
      <w:r>
        <w:rPr>
          <w:rtl/>
        </w:rPr>
        <w:t>אתכם</w:t>
      </w:r>
      <w:r w:rsidRPr="00FB638E">
        <w:rPr>
          <w:rtl/>
        </w:rPr>
        <w:t xml:space="preserve"> ואנחנו צריכות בירוקרטיה</w:t>
      </w:r>
      <w:r>
        <w:rPr>
          <w:rtl/>
        </w:rPr>
        <w:t>,</w:t>
      </w:r>
      <w:r w:rsidRPr="00FB638E">
        <w:rPr>
          <w:rtl/>
        </w:rPr>
        <w:t xml:space="preserve"> כאילו אנחנו לא יודעות</w:t>
      </w:r>
      <w:r>
        <w:rPr>
          <w:rtl/>
        </w:rPr>
        <w:t>,</w:t>
      </w:r>
      <w:r w:rsidRPr="00FB638E">
        <w:rPr>
          <w:rtl/>
        </w:rPr>
        <w:t xml:space="preserve"> לא יודעות כאילו</w:t>
      </w:r>
      <w:r>
        <w:rPr>
          <w:rtl/>
        </w:rPr>
        <w:t>,</w:t>
      </w:r>
      <w:r w:rsidRPr="00FB638E">
        <w:rPr>
          <w:rtl/>
        </w:rPr>
        <w:t xml:space="preserve"> וזה וזה משהו שהוא</w:t>
      </w:r>
      <w:r>
        <w:rPr>
          <w:rtl/>
        </w:rPr>
        <w:t>...</w:t>
      </w:r>
      <w:r w:rsidRPr="00FB638E">
        <w:rPr>
          <w:rtl/>
        </w:rPr>
        <w:t xml:space="preserve"> אז אז כן</w:t>
      </w:r>
      <w:r>
        <w:rPr>
          <w:rtl/>
        </w:rPr>
        <w:t>,</w:t>
      </w:r>
      <w:r w:rsidRPr="00FB638E">
        <w:rPr>
          <w:rtl/>
        </w:rPr>
        <w:t xml:space="preserve"> לא למדת את זה</w:t>
      </w:r>
      <w:r>
        <w:rPr>
          <w:rtl/>
        </w:rPr>
        <w:t>,</w:t>
      </w:r>
      <w:r w:rsidRPr="00FB638E">
        <w:rPr>
          <w:rtl/>
        </w:rPr>
        <w:t xml:space="preserve"> איך אפשר </w:t>
      </w:r>
      <w:r>
        <w:rPr>
          <w:rtl/>
        </w:rPr>
        <w:t xml:space="preserve">ללמוד </w:t>
      </w:r>
      <w:r w:rsidRPr="00FB638E">
        <w:rPr>
          <w:rtl/>
        </w:rPr>
        <w:t>את זה לא יודעת</w:t>
      </w:r>
      <w:r>
        <w:rPr>
          <w:rtl/>
        </w:rPr>
        <w:t>,</w:t>
      </w:r>
      <w:r w:rsidRPr="00FB638E">
        <w:rPr>
          <w:rtl/>
        </w:rPr>
        <w:t xml:space="preserve"> כי זה גם באמת אתה זה כמו זה כמו כאילו איך ילד</w:t>
      </w:r>
      <w:r>
        <w:rPr>
          <w:rtl/>
        </w:rPr>
        <w:t>,</w:t>
      </w:r>
      <w:r w:rsidRPr="00FB638E">
        <w:rPr>
          <w:rtl/>
        </w:rPr>
        <w:t xml:space="preserve"> שאתה שומר אותו עדין עדין</w:t>
      </w:r>
      <w:r>
        <w:rPr>
          <w:rtl/>
        </w:rPr>
        <w:t>,</w:t>
      </w:r>
      <w:r w:rsidRPr="00FB638E">
        <w:rPr>
          <w:rtl/>
        </w:rPr>
        <w:t xml:space="preserve"> ידע להיות מחוספס</w:t>
      </w:r>
      <w:r>
        <w:rPr>
          <w:rtl/>
        </w:rPr>
        <w:t>,</w:t>
      </w:r>
      <w:r w:rsidRPr="00FB638E">
        <w:rPr>
          <w:rtl/>
        </w:rPr>
        <w:t xml:space="preserve"> הוא לא ידע להיות מחוספס אבל הוא יפת</w:t>
      </w:r>
      <w:r>
        <w:rPr>
          <w:rtl/>
        </w:rPr>
        <w:t>ֵ</w:t>
      </w:r>
      <w:r w:rsidRPr="00FB638E">
        <w:rPr>
          <w:rtl/>
        </w:rPr>
        <w:t>ח</w:t>
      </w:r>
      <w:r>
        <w:rPr>
          <w:rtl/>
        </w:rPr>
        <w:t>ַ</w:t>
      </w:r>
      <w:r w:rsidRPr="00FB638E">
        <w:rPr>
          <w:rtl/>
        </w:rPr>
        <w:t xml:space="preserve"> כוח אחר</w:t>
      </w:r>
      <w:r>
        <w:rPr>
          <w:rtl/>
        </w:rPr>
        <w:t>,</w:t>
      </w:r>
      <w:r w:rsidRPr="00FB638E">
        <w:rPr>
          <w:rtl/>
        </w:rPr>
        <w:t xml:space="preserve"> וגם הכוח הזה זה הוא טוב כאילו</w:t>
      </w:r>
      <w:r>
        <w:rPr>
          <w:rtl/>
        </w:rPr>
        <w:t>.</w:t>
      </w:r>
      <w:r w:rsidRPr="00FB638E">
        <w:rPr>
          <w:rtl/>
        </w:rPr>
        <w:t xml:space="preserve"> הוא גם הכוח הזה</w:t>
      </w:r>
      <w:r>
        <w:rPr>
          <w:rtl/>
        </w:rPr>
        <w:t>,</w:t>
      </w:r>
      <w:r w:rsidRPr="00FB638E">
        <w:rPr>
          <w:rtl/>
        </w:rPr>
        <w:t xml:space="preserve"> הוא נותן לך להתמודד עם הקשיים של העולם</w:t>
      </w:r>
      <w:r>
        <w:rPr>
          <w:rtl/>
        </w:rPr>
        <w:t xml:space="preserve"> ש... </w:t>
      </w:r>
      <w:r w:rsidRPr="00FB638E">
        <w:rPr>
          <w:rtl/>
        </w:rPr>
        <w:t>באופן אחר</w:t>
      </w:r>
      <w:r>
        <w:rPr>
          <w:rtl/>
        </w:rPr>
        <w:t>.</w:t>
      </w:r>
    </w:p>
    <w:p w14:paraId="0AF7598B"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אבל היית חושבת שכן אתם צריכים הייתם צריכים משהו בשביל להיות בעולם</w:t>
      </w:r>
      <w:r>
        <w:rPr>
          <w:rtl/>
        </w:rPr>
        <w:t>?</w:t>
      </w:r>
      <w:r w:rsidRPr="00FB638E">
        <w:rPr>
          <w:rtl/>
        </w:rPr>
        <w:t xml:space="preserve"> בסדר</w:t>
      </w:r>
      <w:r>
        <w:rPr>
          <w:rtl/>
        </w:rPr>
        <w:t>,</w:t>
      </w:r>
      <w:r w:rsidRPr="00FB638E">
        <w:rPr>
          <w:rtl/>
        </w:rPr>
        <w:t xml:space="preserve"> בחרתם לכם את הבני זוג</w:t>
      </w:r>
      <w:r>
        <w:rPr>
          <w:rtl/>
        </w:rPr>
        <w:t>.</w:t>
      </w:r>
    </w:p>
    <w:p w14:paraId="4E32D0AF" w14:textId="77777777" w:rsidR="000F5784" w:rsidRDefault="000F5784" w:rsidP="000F5784">
      <w:pPr>
        <w:pStyle w:val="31"/>
        <w:rPr>
          <w:rtl/>
        </w:rPr>
      </w:pPr>
      <w:r w:rsidRPr="00193D30">
        <w:rPr>
          <w:b/>
          <w:bCs/>
          <w:rtl/>
        </w:rPr>
        <w:t>ל':</w:t>
      </w:r>
      <w:r w:rsidRPr="00193D30">
        <w:rPr>
          <w:rtl/>
        </w:rPr>
        <w:tab/>
      </w:r>
      <w:r w:rsidRPr="00FB638E">
        <w:rPr>
          <w:rtl/>
        </w:rPr>
        <w:t>כן</w:t>
      </w:r>
      <w:r>
        <w:rPr>
          <w:rtl/>
        </w:rPr>
        <w:t>,</w:t>
      </w:r>
      <w:r w:rsidRPr="00FB638E">
        <w:rPr>
          <w:rtl/>
        </w:rPr>
        <w:t xml:space="preserve"> תראי עכשיו אנחנו בוועדת צעירים</w:t>
      </w:r>
      <w:r>
        <w:rPr>
          <w:rtl/>
        </w:rPr>
        <w:t>,</w:t>
      </w:r>
      <w:r w:rsidRPr="00FB638E">
        <w:rPr>
          <w:rtl/>
        </w:rPr>
        <w:t xml:space="preserve"> יש לנו את אני ועדי וש</w:t>
      </w:r>
      <w:r>
        <w:rPr>
          <w:rFonts w:hint="cs"/>
          <w:rtl/>
        </w:rPr>
        <w:t>'</w:t>
      </w:r>
      <w:r w:rsidRPr="00FB638E">
        <w:rPr>
          <w:rtl/>
        </w:rPr>
        <w:t xml:space="preserve"> של ס</w:t>
      </w:r>
      <w:r>
        <w:rPr>
          <w:rFonts w:hint="cs"/>
          <w:rtl/>
        </w:rPr>
        <w:t>'</w:t>
      </w:r>
      <w:r w:rsidRPr="00FB638E">
        <w:rPr>
          <w:rtl/>
        </w:rPr>
        <w:t xml:space="preserve"> אנחנו</w:t>
      </w:r>
      <w:r>
        <w:rPr>
          <w:rtl/>
        </w:rPr>
        <w:t xml:space="preserve"> </w:t>
      </w:r>
      <w:r w:rsidRPr="00FB638E">
        <w:rPr>
          <w:rtl/>
        </w:rPr>
        <w:t>יש לנו ועדת צעירים</w:t>
      </w:r>
      <w:r>
        <w:rPr>
          <w:rtl/>
        </w:rPr>
        <w:t>,</w:t>
      </w:r>
      <w:r w:rsidRPr="00FB638E">
        <w:rPr>
          <w:rtl/>
        </w:rPr>
        <w:t xml:space="preserve"> </w:t>
      </w:r>
      <w:r w:rsidRPr="00A85D9C">
        <w:rPr>
          <w:rtl/>
        </w:rPr>
        <w:t>שאנחנו ע</w:t>
      </w:r>
      <w:r w:rsidRPr="00A85D9C">
        <w:rPr>
          <w:rFonts w:hint="cs"/>
          <w:rtl/>
        </w:rPr>
        <w:t>ו</w:t>
      </w:r>
      <w:r w:rsidRPr="00A85D9C">
        <w:rPr>
          <w:rtl/>
        </w:rPr>
        <w:t>שות</w:t>
      </w:r>
      <w:r w:rsidRPr="00FB638E">
        <w:rPr>
          <w:rtl/>
        </w:rPr>
        <w:t xml:space="preserve"> כאילו הם לא באים בינתיים</w:t>
      </w:r>
      <w:r>
        <w:rPr>
          <w:rtl/>
        </w:rPr>
        <w:t>,</w:t>
      </w:r>
      <w:r w:rsidRPr="00FB638E">
        <w:rPr>
          <w:rtl/>
        </w:rPr>
        <w:t xml:space="preserve"> ואנחנו רוצות לעשות להם מפגשים </w:t>
      </w:r>
      <w:r w:rsidRPr="00A85D9C">
        <w:rPr>
          <w:rFonts w:hint="cs"/>
          <w:rtl/>
        </w:rPr>
        <w:t>ב</w:t>
      </w:r>
      <w:r w:rsidRPr="00A85D9C">
        <w:rPr>
          <w:rtl/>
        </w:rPr>
        <w:t>משרד</w:t>
      </w:r>
      <w:r w:rsidRPr="00A85D9C">
        <w:rPr>
          <w:rFonts w:hint="cs"/>
          <w:rtl/>
        </w:rPr>
        <w:t xml:space="preserve"> </w:t>
      </w:r>
      <w:r w:rsidRPr="00FB638E">
        <w:rPr>
          <w:rtl/>
        </w:rPr>
        <w:t>ואנחנו דיבר ולעזור למפגשים הזמנו את שי ברק לפגוש אותם על דיני עבודה וכל מיני דברים כאלה</w:t>
      </w:r>
      <w:r>
        <w:rPr>
          <w:rtl/>
        </w:rPr>
        <w:t>,</w:t>
      </w:r>
      <w:r w:rsidRPr="00FB638E">
        <w:rPr>
          <w:rtl/>
        </w:rPr>
        <w:t xml:space="preserve"> ואת </w:t>
      </w:r>
      <w:r>
        <w:rPr>
          <w:rtl/>
        </w:rPr>
        <w:t>י</w:t>
      </w:r>
      <w:r>
        <w:rPr>
          <w:rFonts w:hint="cs"/>
          <w:rtl/>
        </w:rPr>
        <w:t xml:space="preserve">' </w:t>
      </w:r>
      <w:r w:rsidRPr="00FB638E">
        <w:rPr>
          <w:rtl/>
        </w:rPr>
        <w:t xml:space="preserve">לדבר איתם </w:t>
      </w:r>
      <w:r>
        <w:rPr>
          <w:rtl/>
        </w:rPr>
        <w:t xml:space="preserve">השקעות </w:t>
      </w:r>
      <w:r w:rsidRPr="00FB638E">
        <w:rPr>
          <w:rtl/>
        </w:rPr>
        <w:t>וכאילו לעשות להם רגע מפגשים על דברים כאלה שמכ</w:t>
      </w:r>
      <w:r>
        <w:rPr>
          <w:rtl/>
        </w:rPr>
        <w:t>י</w:t>
      </w:r>
      <w:r w:rsidRPr="00FB638E">
        <w:rPr>
          <w:rtl/>
        </w:rPr>
        <w:t>נים לעולם</w:t>
      </w:r>
      <w:r>
        <w:rPr>
          <w:rFonts w:hint="cs"/>
          <w:rtl/>
        </w:rPr>
        <w:t>.</w:t>
      </w:r>
      <w:r w:rsidRPr="00FB638E">
        <w:rPr>
          <w:rtl/>
        </w:rPr>
        <w:t xml:space="preserve"> אני חושבת שזה היה מאוד עוזר לי אם הייתי באה לזה</w:t>
      </w:r>
      <w:r>
        <w:rPr>
          <w:rtl/>
        </w:rPr>
        <w:t>,</w:t>
      </w:r>
      <w:r w:rsidRPr="00FB638E">
        <w:rPr>
          <w:rtl/>
        </w:rPr>
        <w:t xml:space="preserve"> אם כאילו זה גם מי שאני כאילו אני גם לא</w:t>
      </w:r>
      <w:r>
        <w:rPr>
          <w:rtl/>
        </w:rPr>
        <w:t>.</w:t>
      </w:r>
      <w:r w:rsidRPr="00FB638E">
        <w:rPr>
          <w:rtl/>
        </w:rPr>
        <w:t xml:space="preserve"> מי</w:t>
      </w:r>
      <w:r>
        <w:rPr>
          <w:rtl/>
        </w:rPr>
        <w:t xml:space="preserve"> ש...</w:t>
      </w:r>
      <w:r>
        <w:rPr>
          <w:rFonts w:hint="cs"/>
          <w:rtl/>
        </w:rPr>
        <w:t xml:space="preserve"> </w:t>
      </w:r>
      <w:r w:rsidRPr="00FB638E">
        <w:rPr>
          <w:rtl/>
        </w:rPr>
        <w:t>צ</w:t>
      </w:r>
      <w:r>
        <w:rPr>
          <w:rFonts w:hint="cs"/>
          <w:rtl/>
        </w:rPr>
        <w:t>'</w:t>
      </w:r>
      <w:r w:rsidRPr="00FB638E">
        <w:rPr>
          <w:rtl/>
        </w:rPr>
        <w:t xml:space="preserve"> נגיד יודע יופי להתנהל בעולם</w:t>
      </w:r>
      <w:r>
        <w:rPr>
          <w:rtl/>
        </w:rPr>
        <w:t>,</w:t>
      </w:r>
      <w:r w:rsidRPr="00FB638E">
        <w:rPr>
          <w:rtl/>
        </w:rPr>
        <w:t xml:space="preserve"> אז מה כאילו זה גם</w:t>
      </w:r>
      <w:r>
        <w:rPr>
          <w:rtl/>
        </w:rPr>
        <w:t xml:space="preserve"> אה... </w:t>
      </w:r>
      <w:r w:rsidRPr="00FB638E">
        <w:rPr>
          <w:rtl/>
        </w:rPr>
        <w:t>צ</w:t>
      </w:r>
      <w:r>
        <w:rPr>
          <w:rFonts w:hint="cs"/>
          <w:rtl/>
        </w:rPr>
        <w:t>'</w:t>
      </w:r>
      <w:r w:rsidRPr="00FB638E">
        <w:rPr>
          <w:rtl/>
        </w:rPr>
        <w:t xml:space="preserve"> לא צריך עכשיו לבוא </w:t>
      </w:r>
      <w:r>
        <w:rPr>
          <w:rFonts w:hint="cs"/>
          <w:rtl/>
        </w:rPr>
        <w:t>אליהם</w:t>
      </w:r>
      <w:r>
        <w:rPr>
          <w:rtl/>
        </w:rPr>
        <w:t>,</w:t>
      </w:r>
      <w:r w:rsidRPr="00FB638E">
        <w:rPr>
          <w:rtl/>
        </w:rPr>
        <w:t xml:space="preserve"> לשבת להקשיב לש</w:t>
      </w:r>
      <w:r>
        <w:rPr>
          <w:rFonts w:hint="cs"/>
          <w:rtl/>
        </w:rPr>
        <w:t xml:space="preserve">' ב' </w:t>
      </w:r>
      <w:r w:rsidRPr="00FB638E">
        <w:rPr>
          <w:rtl/>
        </w:rPr>
        <w:t>איך טופס עובד</w:t>
      </w:r>
      <w:r>
        <w:rPr>
          <w:rtl/>
        </w:rPr>
        <w:t>,</w:t>
      </w:r>
      <w:r w:rsidRPr="00FB638E">
        <w:rPr>
          <w:rtl/>
        </w:rPr>
        <w:t xml:space="preserve"> אני לא</w:t>
      </w:r>
      <w:r>
        <w:rPr>
          <w:rtl/>
        </w:rPr>
        <w:t>...</w:t>
      </w:r>
      <w:r w:rsidRPr="00FB638E">
        <w:rPr>
          <w:rtl/>
        </w:rPr>
        <w:t xml:space="preserve"> </w:t>
      </w:r>
      <w:r>
        <w:rPr>
          <w:rtl/>
        </w:rPr>
        <w:t>ה</w:t>
      </w:r>
      <w:r w:rsidRPr="00FB638E">
        <w:rPr>
          <w:rtl/>
        </w:rPr>
        <w:t>דברים האלה עוברים בידי</w:t>
      </w:r>
      <w:r>
        <w:rPr>
          <w:rtl/>
        </w:rPr>
        <w:t>י.</w:t>
      </w:r>
    </w:p>
    <w:p w14:paraId="0E7CA357" w14:textId="77777777" w:rsidR="000F5784" w:rsidRDefault="000F5784" w:rsidP="000F5784">
      <w:pPr>
        <w:pStyle w:val="31"/>
        <w:rPr>
          <w:rtl/>
        </w:rPr>
      </w:pPr>
      <w:r w:rsidRPr="00193D30">
        <w:rPr>
          <w:b/>
          <w:bCs/>
          <w:rtl/>
        </w:rPr>
        <w:t>מראיינת</w:t>
      </w:r>
      <w:r w:rsidRPr="00193D30">
        <w:rPr>
          <w:rtl/>
        </w:rPr>
        <w:t>:</w:t>
      </w:r>
      <w:r w:rsidRPr="00193D30">
        <w:rPr>
          <w:rtl/>
        </w:rPr>
        <w:tab/>
      </w:r>
      <w:r w:rsidRPr="00FB638E">
        <w:rPr>
          <w:rtl/>
        </w:rPr>
        <w:t>בכל מקרה את אומרת</w:t>
      </w:r>
      <w:r>
        <w:rPr>
          <w:rtl/>
        </w:rPr>
        <w:t>...</w:t>
      </w:r>
    </w:p>
    <w:p w14:paraId="5E930B4F" w14:textId="77777777" w:rsidR="000F5784" w:rsidRDefault="000F5784" w:rsidP="000F5784">
      <w:pPr>
        <w:pStyle w:val="31"/>
        <w:rPr>
          <w:rtl/>
        </w:rPr>
      </w:pPr>
      <w:r w:rsidRPr="00193D30">
        <w:rPr>
          <w:b/>
          <w:bCs/>
          <w:rtl/>
        </w:rPr>
        <w:t>ל':</w:t>
      </w:r>
      <w:r w:rsidRPr="00193D30">
        <w:rPr>
          <w:rtl/>
        </w:rPr>
        <w:tab/>
      </w:r>
      <w:r w:rsidRPr="00FB638E">
        <w:rPr>
          <w:rtl/>
        </w:rPr>
        <w:t>בכל מקרה</w:t>
      </w:r>
      <w:r>
        <w:rPr>
          <w:rtl/>
        </w:rPr>
        <w:t>,</w:t>
      </w:r>
      <w:r w:rsidRPr="00FB638E">
        <w:rPr>
          <w:rtl/>
        </w:rPr>
        <w:t xml:space="preserve"> אז זה גם כאילו משהו שהוא</w:t>
      </w:r>
      <w:r>
        <w:rPr>
          <w:rtl/>
        </w:rPr>
        <w:t>...</w:t>
      </w:r>
      <w:r w:rsidRPr="00FB638E">
        <w:rPr>
          <w:rtl/>
        </w:rPr>
        <w:t xml:space="preserve"> וזה גם קש</w:t>
      </w:r>
      <w:r>
        <w:rPr>
          <w:rtl/>
        </w:rPr>
        <w:t>ו</w:t>
      </w:r>
      <w:r w:rsidRPr="00FB638E">
        <w:rPr>
          <w:rtl/>
        </w:rPr>
        <w:t>ר לבית שגדלתי גם ההורים</w:t>
      </w:r>
      <w:r>
        <w:rPr>
          <w:rtl/>
        </w:rPr>
        <w:t xml:space="preserve"> ש... </w:t>
      </w:r>
      <w:r w:rsidRPr="00FB638E">
        <w:rPr>
          <w:rtl/>
        </w:rPr>
        <w:t xml:space="preserve">כאילו זה מין כזה </w:t>
      </w:r>
      <w:r>
        <w:rPr>
          <w:rtl/>
        </w:rPr>
        <w:t>יש שני</w:t>
      </w:r>
      <w:r w:rsidRPr="00FB638E">
        <w:rPr>
          <w:rtl/>
        </w:rPr>
        <w:t xml:space="preserve"> קיבוצניקים</w:t>
      </w:r>
      <w:r>
        <w:rPr>
          <w:rtl/>
        </w:rPr>
        <w:t>,</w:t>
      </w:r>
      <w:r w:rsidRPr="00FB638E">
        <w:rPr>
          <w:rtl/>
        </w:rPr>
        <w:t xml:space="preserve"> איך הם הגיעו עד הלום בכלל</w:t>
      </w:r>
      <w:r>
        <w:rPr>
          <w:rtl/>
        </w:rPr>
        <w:t>,</w:t>
      </w:r>
      <w:r w:rsidRPr="00FB638E">
        <w:rPr>
          <w:rtl/>
        </w:rPr>
        <w:t xml:space="preserve"> הגיעו מהקיבוץ שלהם לקיבוץ הנוכחי</w:t>
      </w:r>
      <w:r>
        <w:rPr>
          <w:rtl/>
        </w:rPr>
        <w:t>,</w:t>
      </w:r>
      <w:r w:rsidRPr="00FB638E">
        <w:rPr>
          <w:rtl/>
        </w:rPr>
        <w:t xml:space="preserve"> עד </w:t>
      </w:r>
      <w:r>
        <w:rPr>
          <w:rtl/>
        </w:rPr>
        <w:t xml:space="preserve">שבלהה ושאדי </w:t>
      </w:r>
      <w:r w:rsidRPr="00FB638E">
        <w:rPr>
          <w:rtl/>
        </w:rPr>
        <w:t>יסדרו להם את העניינים</w:t>
      </w:r>
      <w:r>
        <w:rPr>
          <w:rtl/>
        </w:rPr>
        <w:t>,</w:t>
      </w:r>
      <w:r w:rsidRPr="00FB638E">
        <w:rPr>
          <w:rtl/>
        </w:rPr>
        <w:t xml:space="preserve"> אני לא יודעת כאילו זה</w:t>
      </w:r>
      <w:r>
        <w:rPr>
          <w:rtl/>
        </w:rPr>
        <w:t>...</w:t>
      </w:r>
      <w:r w:rsidRPr="00FB638E">
        <w:rPr>
          <w:rtl/>
        </w:rPr>
        <w:t xml:space="preserve"> זה גם דבר שהוא אישי</w:t>
      </w:r>
      <w:r>
        <w:rPr>
          <w:rtl/>
        </w:rPr>
        <w:t>,</w:t>
      </w:r>
      <w:r w:rsidRPr="00FB638E">
        <w:rPr>
          <w:rtl/>
        </w:rPr>
        <w:t xml:space="preserve"> שזה בכלל לא קשור למה שקיבלת בבית ספר או לא</w:t>
      </w:r>
      <w:r>
        <w:rPr>
          <w:rtl/>
        </w:rPr>
        <w:t>.</w:t>
      </w:r>
      <w:r w:rsidRPr="00FB638E">
        <w:rPr>
          <w:rtl/>
        </w:rPr>
        <w:t xml:space="preserve"> כן</w:t>
      </w:r>
      <w:r>
        <w:rPr>
          <w:rtl/>
        </w:rPr>
        <w:t>.</w:t>
      </w:r>
    </w:p>
    <w:p w14:paraId="4A25B336" w14:textId="4E5EC256" w:rsidR="000F5784" w:rsidRDefault="000F5784" w:rsidP="000F5784">
      <w:pPr>
        <w:pStyle w:val="31"/>
        <w:rPr>
          <w:rtl/>
        </w:rPr>
      </w:pPr>
      <w:r w:rsidRPr="00193D30">
        <w:rPr>
          <w:b/>
          <w:bCs/>
          <w:rtl/>
        </w:rPr>
        <w:t>מראיינת</w:t>
      </w:r>
      <w:r w:rsidRPr="00193D30">
        <w:rPr>
          <w:rtl/>
        </w:rPr>
        <w:t>:</w:t>
      </w:r>
      <w:r w:rsidRPr="00193D30">
        <w:rPr>
          <w:rtl/>
        </w:rPr>
        <w:tab/>
      </w:r>
      <w:r w:rsidRPr="00FB638E">
        <w:rPr>
          <w:rtl/>
        </w:rPr>
        <w:t xml:space="preserve">בית ספר שלדעתי שמכשיר אותך לחיים </w:t>
      </w:r>
      <w:r w:rsidRPr="00193D30">
        <w:rPr>
          <w:rtl/>
        </w:rPr>
        <w:t>ב</w:t>
      </w:r>
      <w:r>
        <w:rPr>
          <w:rFonts w:hint="cs"/>
          <w:rtl/>
        </w:rPr>
        <w:t xml:space="preserve">כך </w:t>
      </w:r>
      <w:r w:rsidRPr="00FB638E">
        <w:rPr>
          <w:rtl/>
        </w:rPr>
        <w:t xml:space="preserve">שזה עצם המקום הזה של כאילו של </w:t>
      </w:r>
      <w:r>
        <w:rPr>
          <w:rtl/>
        </w:rPr>
        <w:t>ל</w:t>
      </w:r>
      <w:r w:rsidRPr="00FB638E">
        <w:rPr>
          <w:rtl/>
        </w:rPr>
        <w:t>שבת ולחשוב מה הבית ספר היה יכול עוד לתת לי</w:t>
      </w:r>
      <w:r>
        <w:rPr>
          <w:rtl/>
        </w:rPr>
        <w:t>,</w:t>
      </w:r>
      <w:r w:rsidRPr="00FB638E">
        <w:rPr>
          <w:rtl/>
        </w:rPr>
        <w:t xml:space="preserve"> זה</w:t>
      </w:r>
      <w:r w:rsidR="00746D1C">
        <w:rPr>
          <w:rtl/>
        </w:rPr>
        <w:t xml:space="preserve"> </w:t>
      </w:r>
      <w:r>
        <w:rPr>
          <w:rtl/>
        </w:rPr>
        <w:t>איזושהי</w:t>
      </w:r>
      <w:r w:rsidRPr="00FB638E">
        <w:rPr>
          <w:rtl/>
        </w:rPr>
        <w:t xml:space="preserve"> עמדה שהיא מאוד פריבילגית</w:t>
      </w:r>
      <w:r>
        <w:rPr>
          <w:rtl/>
        </w:rPr>
        <w:t>,</w:t>
      </w:r>
      <w:r w:rsidRPr="00FB638E">
        <w:rPr>
          <w:rtl/>
        </w:rPr>
        <w:t xml:space="preserve"> והיא מאוד מראה גם על איזה מין משהו של כזה</w:t>
      </w:r>
      <w:r>
        <w:rPr>
          <w:rtl/>
        </w:rPr>
        <w:t>...</w:t>
      </w:r>
    </w:p>
    <w:p w14:paraId="2358EC78" w14:textId="77777777" w:rsidR="000F5784" w:rsidRDefault="000F5784" w:rsidP="000F5784">
      <w:pPr>
        <w:pStyle w:val="31"/>
        <w:rPr>
          <w:rtl/>
        </w:rPr>
      </w:pPr>
      <w:r>
        <w:rPr>
          <w:b/>
          <w:bCs/>
          <w:rtl/>
        </w:rPr>
        <w:t>ל':</w:t>
      </w:r>
      <w:r>
        <w:rPr>
          <w:b/>
          <w:bCs/>
          <w:rtl/>
        </w:rPr>
        <w:tab/>
      </w:r>
      <w:r w:rsidRPr="00FB638E">
        <w:rPr>
          <w:rtl/>
        </w:rPr>
        <w:t>ואני חושבת על זה הרבה</w:t>
      </w:r>
      <w:r>
        <w:rPr>
          <w:rtl/>
        </w:rPr>
        <w:t xml:space="preserve"> </w:t>
      </w:r>
      <w:r w:rsidRPr="00FB638E">
        <w:rPr>
          <w:rtl/>
        </w:rPr>
        <w:t>הרבה</w:t>
      </w:r>
      <w:r>
        <w:rPr>
          <w:rtl/>
        </w:rPr>
        <w:t>,</w:t>
      </w:r>
      <w:r w:rsidRPr="00FB638E">
        <w:rPr>
          <w:rtl/>
        </w:rPr>
        <w:t xml:space="preserve"> יש לנו שיח גם עם חברים על דברים שלא היה בבית ספר</w:t>
      </w:r>
      <w:r>
        <w:rPr>
          <w:rtl/>
        </w:rPr>
        <w:t>,</w:t>
      </w:r>
      <w:r w:rsidRPr="00FB638E">
        <w:rPr>
          <w:rtl/>
        </w:rPr>
        <w:t xml:space="preserve"> או דברים וזה תמיד עולה לי הדבר הזה</w:t>
      </w:r>
      <w:r>
        <w:rPr>
          <w:rtl/>
        </w:rPr>
        <w:t>,</w:t>
      </w:r>
      <w:r w:rsidRPr="00FB638E">
        <w:rPr>
          <w:rtl/>
        </w:rPr>
        <w:t xml:space="preserve"> של כזה</w:t>
      </w:r>
      <w:r>
        <w:rPr>
          <w:rtl/>
        </w:rPr>
        <w:t>,</w:t>
      </w:r>
      <w:r w:rsidRPr="00FB638E">
        <w:rPr>
          <w:rtl/>
        </w:rPr>
        <w:t xml:space="preserve"> אם קורה השיח הזה</w:t>
      </w:r>
      <w:r>
        <w:rPr>
          <w:rtl/>
        </w:rPr>
        <w:t>,</w:t>
      </w:r>
      <w:r w:rsidRPr="00FB638E">
        <w:rPr>
          <w:rtl/>
        </w:rPr>
        <w:t xml:space="preserve"> כנראה שיש פה ציפייה</w:t>
      </w:r>
      <w:r>
        <w:rPr>
          <w:rtl/>
        </w:rPr>
        <w:t>,</w:t>
      </w:r>
      <w:r w:rsidRPr="00FB638E">
        <w:rPr>
          <w:rtl/>
        </w:rPr>
        <w:t xml:space="preserve"> ואם יש פה ציפייה</w:t>
      </w:r>
      <w:r>
        <w:rPr>
          <w:rtl/>
        </w:rPr>
        <w:t>,</w:t>
      </w:r>
      <w:r w:rsidRPr="00FB638E">
        <w:rPr>
          <w:rtl/>
        </w:rPr>
        <w:t xml:space="preserve"> אז כנראה שיש פה משהו טוב</w:t>
      </w:r>
      <w:r>
        <w:rPr>
          <w:rtl/>
        </w:rPr>
        <w:t>,</w:t>
      </w:r>
      <w:r w:rsidRPr="00FB638E">
        <w:rPr>
          <w:rtl/>
        </w:rPr>
        <w:t xml:space="preserve"> כאילו א</w:t>
      </w:r>
      <w:r>
        <w:rPr>
          <w:rtl/>
        </w:rPr>
        <w:t>ה...</w:t>
      </w:r>
    </w:p>
    <w:p w14:paraId="257486DF" w14:textId="77777777" w:rsidR="000F5784" w:rsidRDefault="000F5784" w:rsidP="000F5784">
      <w:pPr>
        <w:pStyle w:val="31"/>
        <w:rPr>
          <w:rtl/>
        </w:rPr>
      </w:pPr>
      <w:r w:rsidRPr="00193D30">
        <w:rPr>
          <w:b/>
          <w:bCs/>
          <w:rtl/>
        </w:rPr>
        <w:t>מראיינת:</w:t>
      </w:r>
      <w:r w:rsidRPr="00193D30">
        <w:rPr>
          <w:rtl/>
        </w:rPr>
        <w:tab/>
      </w:r>
      <w:r w:rsidRPr="00FB638E">
        <w:rPr>
          <w:rtl/>
        </w:rPr>
        <w:t xml:space="preserve">היית שולחת את הבן שלך להיות בחינוך </w:t>
      </w:r>
      <w:r>
        <w:rPr>
          <w:rtl/>
        </w:rPr>
        <w:t>ולדורף?</w:t>
      </w:r>
      <w:r w:rsidRPr="00FB638E">
        <w:rPr>
          <w:rtl/>
        </w:rPr>
        <w:t xml:space="preserve"> על אף כל </w:t>
      </w:r>
      <w:r>
        <w:rPr>
          <w:rFonts w:hint="cs"/>
          <w:rtl/>
        </w:rPr>
        <w:t>...</w:t>
      </w:r>
    </w:p>
    <w:p w14:paraId="0266D33C" w14:textId="77777777" w:rsidR="000F5784" w:rsidRDefault="000F5784" w:rsidP="000F5784">
      <w:pPr>
        <w:pStyle w:val="31"/>
        <w:rPr>
          <w:rtl/>
        </w:rPr>
      </w:pPr>
      <w:r w:rsidRPr="00193D30">
        <w:rPr>
          <w:b/>
          <w:bCs/>
          <w:rtl/>
        </w:rPr>
        <w:lastRenderedPageBreak/>
        <w:t>ל':</w:t>
      </w:r>
      <w:r w:rsidRPr="00193D30">
        <w:rPr>
          <w:rtl/>
        </w:rPr>
        <w:tab/>
      </w:r>
      <w:r w:rsidRPr="00FB638E">
        <w:rPr>
          <w:rtl/>
        </w:rPr>
        <w:t>חד משמעית</w:t>
      </w:r>
      <w:r>
        <w:rPr>
          <w:rtl/>
        </w:rPr>
        <w:t>.</w:t>
      </w:r>
      <w:r w:rsidRPr="00FB638E">
        <w:rPr>
          <w:rtl/>
        </w:rPr>
        <w:t xml:space="preserve"> מה זאת אומרת</w:t>
      </w:r>
      <w:r>
        <w:rPr>
          <w:rtl/>
        </w:rPr>
        <w:t>?</w:t>
      </w:r>
      <w:r w:rsidRPr="00FB638E">
        <w:rPr>
          <w:rtl/>
        </w:rPr>
        <w:t xml:space="preserve"> אנחנו היה לנו </w:t>
      </w:r>
      <w:r>
        <w:rPr>
          <w:rtl/>
        </w:rPr>
        <w:t>ר',</w:t>
      </w:r>
      <w:r w:rsidRPr="00FB638E">
        <w:rPr>
          <w:rtl/>
        </w:rPr>
        <w:t xml:space="preserve"> הוא </w:t>
      </w:r>
      <w:r>
        <w:rPr>
          <w:rtl/>
        </w:rPr>
        <w:t xml:space="preserve">ניהל </w:t>
      </w:r>
      <w:r w:rsidRPr="00FB638E">
        <w:rPr>
          <w:rtl/>
        </w:rPr>
        <w:t xml:space="preserve">את החינוך באדמית והוא הקים הוא פתח שם </w:t>
      </w:r>
      <w:r>
        <w:rPr>
          <w:rtl/>
        </w:rPr>
        <w:t>פעוטון.</w:t>
      </w:r>
      <w:r w:rsidRPr="00FB638E">
        <w:rPr>
          <w:rtl/>
        </w:rPr>
        <w:t xml:space="preserve"> אמרתי לו שהילדים שלנו לא הם לא </w:t>
      </w:r>
      <w:r>
        <w:rPr>
          <w:rFonts w:hint="cs"/>
          <w:rtl/>
        </w:rPr>
        <w:t>י</w:t>
      </w:r>
      <w:r w:rsidRPr="00FB638E">
        <w:rPr>
          <w:rtl/>
        </w:rPr>
        <w:t xml:space="preserve">היו </w:t>
      </w:r>
      <w:r>
        <w:rPr>
          <w:rtl/>
        </w:rPr>
        <w:t xml:space="preserve">בפעוטון </w:t>
      </w:r>
      <w:r w:rsidRPr="00FB638E">
        <w:rPr>
          <w:rtl/>
        </w:rPr>
        <w:t>הזה</w:t>
      </w:r>
      <w:r>
        <w:rPr>
          <w:rtl/>
        </w:rPr>
        <w:t>,</w:t>
      </w:r>
      <w:r w:rsidRPr="00FB638E">
        <w:rPr>
          <w:rtl/>
        </w:rPr>
        <w:t xml:space="preserve"> ועוד לא היינו בהריון</w:t>
      </w:r>
      <w:r>
        <w:rPr>
          <w:rtl/>
        </w:rPr>
        <w:t>,</w:t>
      </w:r>
      <w:r w:rsidRPr="00FB638E">
        <w:rPr>
          <w:rtl/>
        </w:rPr>
        <w:t xml:space="preserve"> </w:t>
      </w:r>
      <w:r w:rsidRPr="00193D30">
        <w:rPr>
          <w:rtl/>
        </w:rPr>
        <w:t>ו</w:t>
      </w:r>
      <w:r w:rsidRPr="00193D30">
        <w:rPr>
          <w:rFonts w:hint="cs"/>
          <w:rtl/>
        </w:rPr>
        <w:t xml:space="preserve">יהי </w:t>
      </w:r>
      <w:r w:rsidRPr="00193D30">
        <w:rPr>
          <w:rtl/>
        </w:rPr>
        <w:t>מה</w:t>
      </w:r>
      <w:r>
        <w:rPr>
          <w:rFonts w:hint="cs"/>
          <w:rtl/>
        </w:rPr>
        <w:t>,</w:t>
      </w:r>
      <w:r w:rsidRPr="00FB638E">
        <w:rPr>
          <w:rtl/>
        </w:rPr>
        <w:t xml:space="preserve"> וכשב</w:t>
      </w:r>
      <w:r>
        <w:rPr>
          <w:rtl/>
        </w:rPr>
        <w:t>א</w:t>
      </w:r>
      <w:r w:rsidRPr="00FB638E">
        <w:rPr>
          <w:rtl/>
        </w:rPr>
        <w:t>תי טוב עם האחרי</w:t>
      </w:r>
      <w:r>
        <w:rPr>
          <w:rtl/>
        </w:rPr>
        <w:t>ות</w:t>
      </w:r>
      <w:r w:rsidRPr="00FB638E">
        <w:rPr>
          <w:rtl/>
        </w:rPr>
        <w:t xml:space="preserve"> </w:t>
      </w:r>
      <w:r>
        <w:rPr>
          <w:rtl/>
        </w:rPr>
        <w:t>ל</w:t>
      </w:r>
      <w:r w:rsidRPr="00FB638E">
        <w:rPr>
          <w:rtl/>
        </w:rPr>
        <w:t>חינוך הילדים שלי</w:t>
      </w:r>
      <w:r>
        <w:rPr>
          <w:rtl/>
        </w:rPr>
        <w:t>,</w:t>
      </w:r>
      <w:r w:rsidRPr="00FB638E">
        <w:rPr>
          <w:rtl/>
        </w:rPr>
        <w:t xml:space="preserve"> ועבדתי שם בחינוך</w:t>
      </w:r>
      <w:r>
        <w:rPr>
          <w:rtl/>
        </w:rPr>
        <w:t>,</w:t>
      </w:r>
      <w:r w:rsidRPr="00FB638E">
        <w:rPr>
          <w:rtl/>
        </w:rPr>
        <w:t xml:space="preserve"> אנחנו היינו החינוך של </w:t>
      </w:r>
      <w:r>
        <w:rPr>
          <w:rtl/>
        </w:rPr>
        <w:t>א</w:t>
      </w:r>
      <w:r w:rsidRPr="00FB638E">
        <w:rPr>
          <w:rtl/>
        </w:rPr>
        <w:t>דמית</w:t>
      </w:r>
      <w:r>
        <w:rPr>
          <w:rtl/>
        </w:rPr>
        <w:t>,</w:t>
      </w:r>
      <w:r w:rsidRPr="00FB638E">
        <w:rPr>
          <w:rtl/>
        </w:rPr>
        <w:t xml:space="preserve"> אנחנו עשינו שם</w:t>
      </w:r>
      <w:r>
        <w:rPr>
          <w:rtl/>
        </w:rPr>
        <w:t xml:space="preserve"> הכול.</w:t>
      </w:r>
      <w:r w:rsidRPr="00FB638E">
        <w:rPr>
          <w:rtl/>
        </w:rPr>
        <w:t xml:space="preserve"> הילדים שלנו הם לא ידעו איך </w:t>
      </w:r>
      <w:r>
        <w:rPr>
          <w:rtl/>
        </w:rPr>
        <w:t>הגן</w:t>
      </w:r>
      <w:r w:rsidRPr="00FB638E">
        <w:rPr>
          <w:rtl/>
        </w:rPr>
        <w:t xml:space="preserve"> נראה מבפנים</w:t>
      </w:r>
      <w:r>
        <w:rPr>
          <w:rtl/>
        </w:rPr>
        <w:t>.</w:t>
      </w:r>
      <w:r w:rsidRPr="00FB638E">
        <w:rPr>
          <w:rtl/>
        </w:rPr>
        <w:t xml:space="preserve"> הם לא ידעו</w:t>
      </w:r>
      <w:r>
        <w:rPr>
          <w:rtl/>
        </w:rPr>
        <w:t>,</w:t>
      </w:r>
      <w:r w:rsidRPr="00FB638E">
        <w:rPr>
          <w:rtl/>
        </w:rPr>
        <w:t xml:space="preserve"> הם לא י</w:t>
      </w:r>
      <w:r>
        <w:rPr>
          <w:rtl/>
        </w:rPr>
        <w:t>י</w:t>
      </w:r>
      <w:r w:rsidRPr="00FB638E">
        <w:rPr>
          <w:rtl/>
        </w:rPr>
        <w:t>כנסו</w:t>
      </w:r>
      <w:r>
        <w:rPr>
          <w:rtl/>
        </w:rPr>
        <w:t>,</w:t>
      </w:r>
      <w:r w:rsidRPr="00FB638E">
        <w:rPr>
          <w:rtl/>
        </w:rPr>
        <w:t xml:space="preserve"> הם לא יבקרו בפנים בכלל</w:t>
      </w:r>
      <w:r>
        <w:rPr>
          <w:rtl/>
        </w:rPr>
        <w:t>.</w:t>
      </w:r>
      <w:r w:rsidRPr="00FB638E">
        <w:rPr>
          <w:rtl/>
        </w:rPr>
        <w:t xml:space="preserve"> וממש כאילו אמרו לי </w:t>
      </w:r>
      <w:r>
        <w:rPr>
          <w:rtl/>
        </w:rPr>
        <w:t>ל',</w:t>
      </w:r>
      <w:r w:rsidRPr="00FB638E">
        <w:rPr>
          <w:rtl/>
        </w:rPr>
        <w:t xml:space="preserve"> איך את אומרת את זה</w:t>
      </w:r>
      <w:r>
        <w:rPr>
          <w:rtl/>
        </w:rPr>
        <w:t>?</w:t>
      </w:r>
      <w:r w:rsidRPr="00FB638E">
        <w:rPr>
          <w:rtl/>
        </w:rPr>
        <w:t xml:space="preserve"> כאילו אנחנו החינוך</w:t>
      </w:r>
      <w:r>
        <w:rPr>
          <w:rtl/>
        </w:rPr>
        <w:t>,</w:t>
      </w:r>
      <w:r w:rsidRPr="00FB638E">
        <w:rPr>
          <w:rtl/>
        </w:rPr>
        <w:t xml:space="preserve"> אנחנו פתחנו את הדבר</w:t>
      </w:r>
      <w:r>
        <w:rPr>
          <w:rtl/>
        </w:rPr>
        <w:t xml:space="preserve">... </w:t>
      </w:r>
      <w:r w:rsidRPr="00FB638E">
        <w:rPr>
          <w:rtl/>
        </w:rPr>
        <w:t>אבל זה אין</w:t>
      </w:r>
      <w:r>
        <w:rPr>
          <w:rtl/>
        </w:rPr>
        <w:t>,</w:t>
      </w:r>
      <w:r w:rsidRPr="00FB638E">
        <w:rPr>
          <w:rtl/>
        </w:rPr>
        <w:t xml:space="preserve"> זה אפילו לא</w:t>
      </w:r>
      <w:r>
        <w:rPr>
          <w:rtl/>
        </w:rPr>
        <w:t>,</w:t>
      </w:r>
      <w:r w:rsidRPr="00FB638E">
        <w:rPr>
          <w:rtl/>
        </w:rPr>
        <w:t xml:space="preserve"> את יודעת אני מאמינה בזה</w:t>
      </w:r>
      <w:r>
        <w:rPr>
          <w:rtl/>
        </w:rPr>
        <w:t>,</w:t>
      </w:r>
      <w:r w:rsidRPr="00FB638E">
        <w:rPr>
          <w:rtl/>
        </w:rPr>
        <w:t xml:space="preserve"> אני חושבת שזה נכון בחינוך </w:t>
      </w:r>
      <w:r>
        <w:rPr>
          <w:rtl/>
        </w:rPr>
        <w:t>ולדורף,</w:t>
      </w:r>
      <w:r w:rsidRPr="00FB638E">
        <w:rPr>
          <w:rtl/>
        </w:rPr>
        <w:t xml:space="preserve"> אני מאמינה בזה בעומק</w:t>
      </w:r>
      <w:r>
        <w:rPr>
          <w:rtl/>
        </w:rPr>
        <w:t>,</w:t>
      </w:r>
      <w:r w:rsidRPr="00FB638E">
        <w:rPr>
          <w:rtl/>
        </w:rPr>
        <w:t xml:space="preserve"> בדברים שעומדים מאחורי זה</w:t>
      </w:r>
      <w:r>
        <w:rPr>
          <w:rtl/>
        </w:rPr>
        <w:t>.</w:t>
      </w:r>
      <w:r w:rsidRPr="00FB638E">
        <w:rPr>
          <w:rtl/>
        </w:rPr>
        <w:t xml:space="preserve"> מ</w:t>
      </w:r>
      <w:r>
        <w:rPr>
          <w:rtl/>
        </w:rPr>
        <w:t xml:space="preserve">אמ... </w:t>
      </w:r>
      <w:r w:rsidRPr="00FB638E">
        <w:rPr>
          <w:rtl/>
        </w:rPr>
        <w:t>באנשים שאני פוגשת שמגיעים לזה</w:t>
      </w:r>
      <w:r>
        <w:rPr>
          <w:rtl/>
        </w:rPr>
        <w:t>,</w:t>
      </w:r>
      <w:r w:rsidRPr="00FB638E">
        <w:rPr>
          <w:rtl/>
        </w:rPr>
        <w:t xml:space="preserve"> שהם</w:t>
      </w:r>
      <w:r>
        <w:rPr>
          <w:rtl/>
        </w:rPr>
        <w:t>,</w:t>
      </w:r>
      <w:r w:rsidRPr="00FB638E">
        <w:rPr>
          <w:rtl/>
        </w:rPr>
        <w:t xml:space="preserve"> הם אנשים שהם בחיפוש של לעשות משהו עד הסוף כדי לחיות את העבודה שלהם ולחיות את הילדים שהם מחנכים</w:t>
      </w:r>
      <w:r>
        <w:rPr>
          <w:rtl/>
        </w:rPr>
        <w:t>.</w:t>
      </w:r>
      <w:r w:rsidRPr="00FB638E">
        <w:rPr>
          <w:rtl/>
        </w:rPr>
        <w:t xml:space="preserve"> אבל אני חושבת</w:t>
      </w:r>
      <w:r>
        <w:rPr>
          <w:rtl/>
        </w:rPr>
        <w:t xml:space="preserve"> ש... </w:t>
      </w:r>
      <w:r w:rsidRPr="00FB638E">
        <w:rPr>
          <w:rtl/>
        </w:rPr>
        <w:t>ברמה הכי שטחית אני לא רואה אלטרנטיבה</w:t>
      </w:r>
      <w:r>
        <w:rPr>
          <w:rtl/>
        </w:rPr>
        <w:t>.</w:t>
      </w:r>
      <w:r w:rsidRPr="00FB638E">
        <w:rPr>
          <w:rtl/>
        </w:rPr>
        <w:t xml:space="preserve"> כאילו אני לא רואה מישהו עוד במשחק</w:t>
      </w:r>
      <w:r>
        <w:rPr>
          <w:rtl/>
        </w:rPr>
        <w:t>.</w:t>
      </w:r>
      <w:r w:rsidRPr="00FB638E">
        <w:rPr>
          <w:rtl/>
        </w:rPr>
        <w:t xml:space="preserve"> אני לא רואה שיש מישהו</w:t>
      </w:r>
      <w:r>
        <w:rPr>
          <w:rtl/>
        </w:rPr>
        <w:t xml:space="preserve"> ש... </w:t>
      </w:r>
      <w:r w:rsidRPr="00FB638E">
        <w:rPr>
          <w:rtl/>
        </w:rPr>
        <w:t>שאפילו אני יכולה לחשוב כאילו על</w:t>
      </w:r>
      <w:r>
        <w:rPr>
          <w:rtl/>
        </w:rPr>
        <w:t>,</w:t>
      </w:r>
      <w:r w:rsidRPr="00FB638E">
        <w:rPr>
          <w:rtl/>
        </w:rPr>
        <w:t xml:space="preserve"> </w:t>
      </w:r>
      <w:r>
        <w:rPr>
          <w:rtl/>
        </w:rPr>
        <w:t>ע</w:t>
      </w:r>
      <w:r w:rsidRPr="00FB638E">
        <w:rPr>
          <w:rtl/>
        </w:rPr>
        <w:t>ל התלבטות</w:t>
      </w:r>
      <w:r>
        <w:rPr>
          <w:rtl/>
        </w:rPr>
        <w:t>.</w:t>
      </w:r>
      <w:r w:rsidRPr="00FB638E">
        <w:rPr>
          <w:rtl/>
        </w:rPr>
        <w:t xml:space="preserve"> יכול להיות שאני</w:t>
      </w:r>
      <w:r>
        <w:rPr>
          <w:rtl/>
        </w:rPr>
        <w:t>,</w:t>
      </w:r>
      <w:r w:rsidRPr="00FB638E">
        <w:rPr>
          <w:rtl/>
        </w:rPr>
        <w:t xml:space="preserve"> אני לא ידעתי אם זה החינוך היחיד</w:t>
      </w:r>
      <w:r>
        <w:rPr>
          <w:rtl/>
        </w:rPr>
        <w:t>.</w:t>
      </w:r>
      <w:r w:rsidRPr="00FB638E">
        <w:rPr>
          <w:rtl/>
        </w:rPr>
        <w:t xml:space="preserve"> יכול להיות שיש עוד מקומות שהם ממש היה מעניין אותי</w:t>
      </w:r>
      <w:r>
        <w:rPr>
          <w:rtl/>
        </w:rPr>
        <w:t>.</w:t>
      </w:r>
      <w:r w:rsidRPr="00FB638E">
        <w:rPr>
          <w:rtl/>
        </w:rPr>
        <w:t xml:space="preserve"> אני לא מכירה</w:t>
      </w:r>
      <w:r>
        <w:rPr>
          <w:rtl/>
        </w:rPr>
        <w:t>,</w:t>
      </w:r>
      <w:r w:rsidRPr="00FB638E">
        <w:rPr>
          <w:rtl/>
        </w:rPr>
        <w:t xml:space="preserve"> אני באמת</w:t>
      </w:r>
      <w:r>
        <w:rPr>
          <w:rtl/>
        </w:rPr>
        <w:t>,</w:t>
      </w:r>
      <w:r w:rsidRPr="00FB638E">
        <w:rPr>
          <w:rtl/>
        </w:rPr>
        <w:t xml:space="preserve"> אני רואה את החינוך הרגיל והוא ממש זה ממש עצוב</w:t>
      </w:r>
      <w:r>
        <w:rPr>
          <w:rtl/>
        </w:rPr>
        <w:t>.</w:t>
      </w:r>
      <w:r w:rsidRPr="00FB638E">
        <w:rPr>
          <w:rtl/>
        </w:rPr>
        <w:t xml:space="preserve"> זה לא</w:t>
      </w:r>
      <w:r>
        <w:rPr>
          <w:rtl/>
        </w:rPr>
        <w:t>...</w:t>
      </w:r>
    </w:p>
    <w:p w14:paraId="3DC25D71"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חקרתם משהו אחר אבל</w:t>
      </w:r>
      <w:r>
        <w:rPr>
          <w:rtl/>
        </w:rPr>
        <w:t>?</w:t>
      </w:r>
      <w:r w:rsidRPr="00FB638E">
        <w:rPr>
          <w:rtl/>
        </w:rPr>
        <w:t xml:space="preserve"> או שזה לא בכלל בא בחשבון</w:t>
      </w:r>
      <w:r>
        <w:rPr>
          <w:rtl/>
        </w:rPr>
        <w:t>?</w:t>
      </w:r>
    </w:p>
    <w:p w14:paraId="64879E2E" w14:textId="77777777" w:rsidR="000F5784" w:rsidRDefault="000F5784" w:rsidP="000F5784">
      <w:pPr>
        <w:pStyle w:val="31"/>
        <w:rPr>
          <w:rtl/>
        </w:rPr>
      </w:pPr>
      <w:r>
        <w:rPr>
          <w:b/>
          <w:bCs/>
          <w:rtl/>
        </w:rPr>
        <w:t>ל':</w:t>
      </w:r>
      <w:r>
        <w:rPr>
          <w:b/>
          <w:bCs/>
          <w:rtl/>
        </w:rPr>
        <w:tab/>
      </w:r>
      <w:r w:rsidRPr="00FB638E">
        <w:rPr>
          <w:rtl/>
        </w:rPr>
        <w:t xml:space="preserve">האם </w:t>
      </w:r>
      <w:r w:rsidRPr="00193D30">
        <w:rPr>
          <w:rtl/>
        </w:rPr>
        <w:t>מה</w:t>
      </w:r>
      <w:r w:rsidRPr="00FB638E">
        <w:rPr>
          <w:rtl/>
        </w:rPr>
        <w:t xml:space="preserve"> </w:t>
      </w:r>
      <w:r>
        <w:rPr>
          <w:rFonts w:hint="cs"/>
          <w:rtl/>
        </w:rPr>
        <w:t>ש</w:t>
      </w:r>
      <w:r w:rsidRPr="00FB638E">
        <w:rPr>
          <w:rtl/>
        </w:rPr>
        <w:t>תשמעי זה משהו שהוא</w:t>
      </w:r>
      <w:r>
        <w:rPr>
          <w:rtl/>
        </w:rPr>
        <w:t>...</w:t>
      </w:r>
    </w:p>
    <w:p w14:paraId="41CC2B4B"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לא</w:t>
      </w:r>
      <w:r>
        <w:rPr>
          <w:rtl/>
        </w:rPr>
        <w:t>,</w:t>
      </w:r>
      <w:r w:rsidRPr="00FB638E">
        <w:rPr>
          <w:rtl/>
        </w:rPr>
        <w:t xml:space="preserve"> לא חינוך רגיל</w:t>
      </w:r>
      <w:r>
        <w:rPr>
          <w:rtl/>
        </w:rPr>
        <w:t>,</w:t>
      </w:r>
      <w:r w:rsidRPr="00FB638E">
        <w:rPr>
          <w:rtl/>
        </w:rPr>
        <w:t xml:space="preserve"> נגיד מונטסורי</w:t>
      </w:r>
      <w:r>
        <w:rPr>
          <w:rtl/>
        </w:rPr>
        <w:t>,</w:t>
      </w:r>
      <w:r w:rsidRPr="00FB638E">
        <w:rPr>
          <w:rtl/>
        </w:rPr>
        <w:t xml:space="preserve"> חינוך פתוח</w:t>
      </w:r>
      <w:r>
        <w:rPr>
          <w:rtl/>
        </w:rPr>
        <w:t>...</w:t>
      </w:r>
    </w:p>
    <w:p w14:paraId="50A5BB41" w14:textId="77777777" w:rsidR="000F5784" w:rsidRDefault="000F5784" w:rsidP="000F5784">
      <w:pPr>
        <w:pStyle w:val="31"/>
        <w:rPr>
          <w:rtl/>
        </w:rPr>
      </w:pPr>
      <w:r w:rsidRPr="00193D30">
        <w:rPr>
          <w:b/>
          <w:bCs/>
          <w:rtl/>
        </w:rPr>
        <w:t>ל':</w:t>
      </w:r>
      <w:r w:rsidRPr="00193D30">
        <w:rPr>
          <w:rtl/>
        </w:rPr>
        <w:tab/>
      </w:r>
      <w:r w:rsidRPr="00FB638E">
        <w:rPr>
          <w:rtl/>
        </w:rPr>
        <w:t>אני מכירה מונטסורי</w:t>
      </w:r>
      <w:r>
        <w:rPr>
          <w:rtl/>
        </w:rPr>
        <w:t>,</w:t>
      </w:r>
      <w:r w:rsidRPr="00FB638E">
        <w:rPr>
          <w:rtl/>
        </w:rPr>
        <w:t xml:space="preserve"> אני אני לא</w:t>
      </w:r>
      <w:r>
        <w:rPr>
          <w:rtl/>
        </w:rPr>
        <w:t>,</w:t>
      </w:r>
      <w:r w:rsidRPr="00FB638E">
        <w:rPr>
          <w:rtl/>
        </w:rPr>
        <w:t xml:space="preserve"> זה לא מרגיש לי</w:t>
      </w:r>
      <w:r>
        <w:rPr>
          <w:rtl/>
        </w:rPr>
        <w:t>,</w:t>
      </w:r>
      <w:r w:rsidRPr="00FB638E">
        <w:rPr>
          <w:rtl/>
        </w:rPr>
        <w:t xml:space="preserve"> כאילו אני לא ראיתי עדיין משהו</w:t>
      </w:r>
      <w:r>
        <w:rPr>
          <w:rtl/>
        </w:rPr>
        <w:t xml:space="preserve"> ש... </w:t>
      </w:r>
      <w:r w:rsidRPr="00FB638E">
        <w:rPr>
          <w:rtl/>
        </w:rPr>
        <w:t>וזה גם נורא אנשים</w:t>
      </w:r>
      <w:r>
        <w:rPr>
          <w:rtl/>
        </w:rPr>
        <w:t>.</w:t>
      </w:r>
      <w:r w:rsidRPr="00FB638E">
        <w:rPr>
          <w:rtl/>
        </w:rPr>
        <w:t xml:space="preserve"> תר</w:t>
      </w:r>
      <w:r>
        <w:rPr>
          <w:rtl/>
        </w:rPr>
        <w:t xml:space="preserve">אי, </w:t>
      </w:r>
      <w:r w:rsidRPr="00FB638E">
        <w:rPr>
          <w:rtl/>
        </w:rPr>
        <w:t>אנחנו עכשיו אצל אלינה</w:t>
      </w:r>
      <w:r>
        <w:rPr>
          <w:rtl/>
        </w:rPr>
        <w:t>,</w:t>
      </w:r>
      <w:r w:rsidRPr="00FB638E">
        <w:rPr>
          <w:rtl/>
        </w:rPr>
        <w:t xml:space="preserve"> את יודעת</w:t>
      </w:r>
      <w:r>
        <w:rPr>
          <w:rtl/>
        </w:rPr>
        <w:t>,</w:t>
      </w:r>
      <w:r w:rsidRPr="00FB638E">
        <w:rPr>
          <w:rtl/>
        </w:rPr>
        <w:t xml:space="preserve"> זה זכות להיות כאילו זה להיות להכיר את הבן אדם</w:t>
      </w:r>
      <w:r>
        <w:rPr>
          <w:rtl/>
        </w:rPr>
        <w:t>,</w:t>
      </w:r>
      <w:r w:rsidRPr="00FB638E">
        <w:rPr>
          <w:rtl/>
        </w:rPr>
        <w:t xml:space="preserve"> זה לפגוש אותה</w:t>
      </w:r>
      <w:r>
        <w:rPr>
          <w:rtl/>
        </w:rPr>
        <w:t>,</w:t>
      </w:r>
      <w:r w:rsidRPr="00FB638E">
        <w:rPr>
          <w:rtl/>
        </w:rPr>
        <w:t xml:space="preserve"> לראות אותה עם הילדים</w:t>
      </w:r>
      <w:r>
        <w:rPr>
          <w:rtl/>
        </w:rPr>
        <w:t>,</w:t>
      </w:r>
      <w:r w:rsidRPr="00FB638E">
        <w:rPr>
          <w:rtl/>
        </w:rPr>
        <w:t xml:space="preserve"> את ג</w:t>
      </w:r>
      <w:r>
        <w:rPr>
          <w:rFonts w:hint="cs"/>
          <w:rtl/>
        </w:rPr>
        <w:t>'</w:t>
      </w:r>
      <w:r>
        <w:rPr>
          <w:rtl/>
        </w:rPr>
        <w:t>,</w:t>
      </w:r>
      <w:r w:rsidRPr="00FB638E">
        <w:rPr>
          <w:rtl/>
        </w:rPr>
        <w:t xml:space="preserve"> הוא וואו זה אנשים שהם פשוט </w:t>
      </w:r>
      <w:r>
        <w:rPr>
          <w:rtl/>
        </w:rPr>
        <w:t xml:space="preserve">אמ... </w:t>
      </w:r>
      <w:r w:rsidRPr="00FB638E">
        <w:rPr>
          <w:rtl/>
        </w:rPr>
        <w:t>יש איזה משהו כזה</w:t>
      </w:r>
      <w:r>
        <w:rPr>
          <w:rtl/>
        </w:rPr>
        <w:t>,</w:t>
      </w:r>
      <w:r w:rsidRPr="00FB638E">
        <w:rPr>
          <w:rtl/>
        </w:rPr>
        <w:t xml:space="preserve"> כאילו יודעת פעם ראשונה שהבאתי את</w:t>
      </w:r>
      <w:r>
        <w:rPr>
          <w:rtl/>
        </w:rPr>
        <w:t xml:space="preserve"> א</w:t>
      </w:r>
      <w:r>
        <w:rPr>
          <w:rFonts w:hint="cs"/>
          <w:rtl/>
        </w:rPr>
        <w:t>'</w:t>
      </w:r>
      <w:r w:rsidRPr="00FB638E">
        <w:rPr>
          <w:rtl/>
        </w:rPr>
        <w:t xml:space="preserve"> </w:t>
      </w:r>
      <w:r>
        <w:rPr>
          <w:rtl/>
        </w:rPr>
        <w:t>א</w:t>
      </w:r>
      <w:r w:rsidRPr="00FB638E">
        <w:rPr>
          <w:rtl/>
        </w:rPr>
        <w:t>ל הגן</w:t>
      </w:r>
      <w:r>
        <w:rPr>
          <w:rtl/>
        </w:rPr>
        <w:t>,</w:t>
      </w:r>
      <w:r w:rsidRPr="00FB638E">
        <w:rPr>
          <w:rtl/>
        </w:rPr>
        <w:t xml:space="preserve"> אמרתי איך אני אפיל אותו לגן</w:t>
      </w:r>
      <w:r>
        <w:rPr>
          <w:rtl/>
        </w:rPr>
        <w:t>?</w:t>
      </w:r>
      <w:r w:rsidRPr="00FB638E">
        <w:rPr>
          <w:rtl/>
        </w:rPr>
        <w:t xml:space="preserve"> כאילו</w:t>
      </w:r>
      <w:r>
        <w:rPr>
          <w:rtl/>
        </w:rPr>
        <w:t>,</w:t>
      </w:r>
      <w:r w:rsidRPr="00FB638E">
        <w:rPr>
          <w:rtl/>
        </w:rPr>
        <w:t xml:space="preserve"> מה אם הם לא הבינו שהוא הילד הכי מדהים בעולם</w:t>
      </w:r>
      <w:r>
        <w:rPr>
          <w:rtl/>
        </w:rPr>
        <w:t>,</w:t>
      </w:r>
      <w:r w:rsidRPr="00FB638E">
        <w:rPr>
          <w:rtl/>
        </w:rPr>
        <w:t xml:space="preserve"> כזה</w:t>
      </w:r>
      <w:r>
        <w:rPr>
          <w:rtl/>
        </w:rPr>
        <w:t>?</w:t>
      </w:r>
      <w:r w:rsidRPr="00FB638E">
        <w:rPr>
          <w:rtl/>
        </w:rPr>
        <w:t xml:space="preserve"> זה ישבור לי את הלב</w:t>
      </w:r>
      <w:r>
        <w:rPr>
          <w:rtl/>
        </w:rPr>
        <w:t>,</w:t>
      </w:r>
      <w:r w:rsidRPr="00FB638E">
        <w:rPr>
          <w:rtl/>
        </w:rPr>
        <w:t xml:space="preserve"> כי הוא הילד הכי מדהים בעולם ו</w:t>
      </w:r>
      <w:r>
        <w:rPr>
          <w:rtl/>
        </w:rPr>
        <w:t xml:space="preserve">... </w:t>
      </w:r>
      <w:r w:rsidRPr="00FB638E">
        <w:rPr>
          <w:rtl/>
        </w:rPr>
        <w:t>וכשהוא איתי הוא יודע לקבל את זה</w:t>
      </w:r>
      <w:r>
        <w:rPr>
          <w:rtl/>
        </w:rPr>
        <w:t>,</w:t>
      </w:r>
      <w:r w:rsidRPr="00FB638E">
        <w:rPr>
          <w:rtl/>
        </w:rPr>
        <w:t xml:space="preserve"> ומיהם מהם</w:t>
      </w:r>
      <w:r>
        <w:rPr>
          <w:rtl/>
        </w:rPr>
        <w:t>,</w:t>
      </w:r>
      <w:r w:rsidRPr="00FB638E">
        <w:rPr>
          <w:rtl/>
        </w:rPr>
        <w:t xml:space="preserve"> הם לא יבינו את זה כאילו</w:t>
      </w:r>
      <w:r>
        <w:rPr>
          <w:rtl/>
        </w:rPr>
        <w:t>,</w:t>
      </w:r>
      <w:r w:rsidRPr="00FB638E">
        <w:rPr>
          <w:rtl/>
        </w:rPr>
        <w:t xml:space="preserve"> והם באמת מבינים את זה על כל ילד שם</w:t>
      </w:r>
      <w:r>
        <w:rPr>
          <w:rtl/>
        </w:rPr>
        <w:t>,</w:t>
      </w:r>
      <w:r w:rsidRPr="00FB638E">
        <w:rPr>
          <w:rtl/>
        </w:rPr>
        <w:t xml:space="preserve"> הם באמת</w:t>
      </w:r>
      <w:r>
        <w:rPr>
          <w:rtl/>
        </w:rPr>
        <w:t>,</w:t>
      </w:r>
      <w:r w:rsidRPr="00FB638E">
        <w:rPr>
          <w:rtl/>
        </w:rPr>
        <w:t xml:space="preserve"> הם מתייחסים לילדים האלה כל כך מדהים</w:t>
      </w:r>
      <w:r>
        <w:rPr>
          <w:rtl/>
        </w:rPr>
        <w:t>,</w:t>
      </w:r>
      <w:r w:rsidRPr="00FB638E">
        <w:rPr>
          <w:rtl/>
        </w:rPr>
        <w:t xml:space="preserve"> והם</w:t>
      </w:r>
      <w:r>
        <w:rPr>
          <w:rtl/>
        </w:rPr>
        <w:t>,</w:t>
      </w:r>
      <w:r w:rsidRPr="00FB638E">
        <w:rPr>
          <w:rtl/>
        </w:rPr>
        <w:t xml:space="preserve"> הם חיים את זה והם וואו</w:t>
      </w:r>
      <w:r>
        <w:rPr>
          <w:rtl/>
        </w:rPr>
        <w:t>,</w:t>
      </w:r>
      <w:r w:rsidRPr="00FB638E">
        <w:rPr>
          <w:rtl/>
        </w:rPr>
        <w:t xml:space="preserve"> והם מדהימים ו</w:t>
      </w:r>
      <w:r>
        <w:rPr>
          <w:rtl/>
        </w:rPr>
        <w:t xml:space="preserve">הידיעה </w:t>
      </w:r>
      <w:r w:rsidRPr="00FB638E">
        <w:rPr>
          <w:rtl/>
        </w:rPr>
        <w:t>הזאת שהם</w:t>
      </w:r>
      <w:r>
        <w:rPr>
          <w:rtl/>
        </w:rPr>
        <w:t>,</w:t>
      </w:r>
      <w:r w:rsidRPr="00FB638E">
        <w:rPr>
          <w:rtl/>
        </w:rPr>
        <w:t xml:space="preserve"> הוא אצלם</w:t>
      </w:r>
      <w:r>
        <w:rPr>
          <w:rtl/>
        </w:rPr>
        <w:t>,</w:t>
      </w:r>
      <w:r w:rsidRPr="00FB638E">
        <w:rPr>
          <w:rtl/>
        </w:rPr>
        <w:t xml:space="preserve"> ואז הוא ילך לנ</w:t>
      </w:r>
      <w:r>
        <w:rPr>
          <w:rFonts w:hint="cs"/>
          <w:rtl/>
        </w:rPr>
        <w:t>'</w:t>
      </w:r>
      <w:r w:rsidRPr="00FB638E">
        <w:rPr>
          <w:rtl/>
        </w:rPr>
        <w:t xml:space="preserve"> וט</w:t>
      </w:r>
      <w:r>
        <w:rPr>
          <w:rFonts w:hint="cs"/>
          <w:rtl/>
        </w:rPr>
        <w:t>'</w:t>
      </w:r>
      <w:r>
        <w:rPr>
          <w:rtl/>
        </w:rPr>
        <w:t>,</w:t>
      </w:r>
      <w:r w:rsidRPr="00FB638E">
        <w:rPr>
          <w:rtl/>
        </w:rPr>
        <w:t xml:space="preserve"> שהם הגורו</w:t>
      </w:r>
      <w:r>
        <w:rPr>
          <w:rtl/>
        </w:rPr>
        <w:t>א</w:t>
      </w:r>
      <w:r w:rsidRPr="00FB638E">
        <w:rPr>
          <w:rtl/>
        </w:rPr>
        <w:t>יות שלי לחיים האלה</w:t>
      </w:r>
      <w:r>
        <w:rPr>
          <w:rtl/>
        </w:rPr>
        <w:t>,</w:t>
      </w:r>
      <w:r w:rsidRPr="00FB638E">
        <w:rPr>
          <w:rtl/>
        </w:rPr>
        <w:t xml:space="preserve"> ואז זה הולך וברור לי שיש הרבה דברים</w:t>
      </w:r>
      <w:r>
        <w:rPr>
          <w:rtl/>
        </w:rPr>
        <w:t>,</w:t>
      </w:r>
      <w:r w:rsidRPr="00FB638E">
        <w:rPr>
          <w:rtl/>
        </w:rPr>
        <w:t xml:space="preserve"> את יודעת</w:t>
      </w:r>
      <w:r>
        <w:rPr>
          <w:rtl/>
        </w:rPr>
        <w:t>,</w:t>
      </w:r>
      <w:r w:rsidRPr="00FB638E">
        <w:rPr>
          <w:rtl/>
        </w:rPr>
        <w:t xml:space="preserve"> גם אני חוויתי כאילו מחנכים שהם שזה בסוף משנה את כל החוויה אם המחנך שלך יש חיבור או לא</w:t>
      </w:r>
      <w:r>
        <w:rPr>
          <w:rtl/>
        </w:rPr>
        <w:t>,</w:t>
      </w:r>
      <w:r w:rsidRPr="00FB638E">
        <w:rPr>
          <w:rtl/>
        </w:rPr>
        <w:t xml:space="preserve"> זה גם המון האנשים</w:t>
      </w:r>
      <w:r>
        <w:rPr>
          <w:rtl/>
        </w:rPr>
        <w:t>,</w:t>
      </w:r>
      <w:r w:rsidRPr="00FB638E">
        <w:rPr>
          <w:rtl/>
        </w:rPr>
        <w:t xml:space="preserve"> אני חושבת </w:t>
      </w:r>
      <w:r>
        <w:rPr>
          <w:rtl/>
        </w:rPr>
        <w:t xml:space="preserve">שהוולדורף </w:t>
      </w:r>
      <w:r w:rsidRPr="00FB638E">
        <w:rPr>
          <w:rtl/>
        </w:rPr>
        <w:t xml:space="preserve">מושך אנשים שרוצים </w:t>
      </w:r>
      <w:r>
        <w:rPr>
          <w:rtl/>
        </w:rPr>
        <w:t xml:space="preserve">אמ... </w:t>
      </w:r>
      <w:r w:rsidRPr="00FB638E">
        <w:rPr>
          <w:rtl/>
        </w:rPr>
        <w:t>שרוצים להבין את מה שהם עושים בצורה הכי עמוקה שיש</w:t>
      </w:r>
      <w:r>
        <w:rPr>
          <w:rtl/>
        </w:rPr>
        <w:t>.</w:t>
      </w:r>
    </w:p>
    <w:p w14:paraId="010D92BF" w14:textId="77777777" w:rsidR="000F5784" w:rsidRPr="00FB638E" w:rsidRDefault="000F5784" w:rsidP="000F5784">
      <w:pPr>
        <w:pStyle w:val="31"/>
        <w:rPr>
          <w:rtl/>
        </w:rPr>
      </w:pPr>
      <w:r w:rsidRPr="00193D30">
        <w:rPr>
          <w:b/>
          <w:bCs/>
          <w:rtl/>
        </w:rPr>
        <w:t>מראיינת:</w:t>
      </w:r>
      <w:r w:rsidRPr="00193D30">
        <w:rPr>
          <w:rtl/>
        </w:rPr>
        <w:tab/>
      </w:r>
      <w:r w:rsidRPr="00FB638E">
        <w:rPr>
          <w:rtl/>
        </w:rPr>
        <w:t>כן</w:t>
      </w:r>
      <w:r>
        <w:rPr>
          <w:rtl/>
        </w:rPr>
        <w:t>.</w:t>
      </w:r>
      <w:r w:rsidRPr="00FB638E">
        <w:rPr>
          <w:rtl/>
        </w:rPr>
        <w:t xml:space="preserve"> אבל אם אתה נתקל נגיד במישהו שלא</w:t>
      </w:r>
      <w:r>
        <w:rPr>
          <w:rtl/>
        </w:rPr>
        <w:t>,</w:t>
      </w:r>
      <w:r w:rsidRPr="00FB638E">
        <w:rPr>
          <w:rtl/>
        </w:rPr>
        <w:t xml:space="preserve"> אז כל החוויה הו</w:t>
      </w:r>
      <w:r>
        <w:rPr>
          <w:rtl/>
        </w:rPr>
        <w:t>ו</w:t>
      </w:r>
      <w:r w:rsidRPr="00FB638E">
        <w:rPr>
          <w:rtl/>
        </w:rPr>
        <w:t>לדו</w:t>
      </w:r>
      <w:r>
        <w:rPr>
          <w:rtl/>
        </w:rPr>
        <w:t>ר</w:t>
      </w:r>
      <w:r w:rsidRPr="00FB638E">
        <w:rPr>
          <w:rtl/>
        </w:rPr>
        <w:t>פית שלך היא</w:t>
      </w:r>
      <w:r>
        <w:rPr>
          <w:rtl/>
        </w:rPr>
        <w:t>...</w:t>
      </w:r>
    </w:p>
    <w:p w14:paraId="00C34C9B" w14:textId="77777777" w:rsidR="000F5784" w:rsidRDefault="000F5784" w:rsidP="000F5784">
      <w:pPr>
        <w:pStyle w:val="31"/>
        <w:rPr>
          <w:rtl/>
        </w:rPr>
      </w:pPr>
      <w:r w:rsidRPr="00193D30">
        <w:rPr>
          <w:b/>
          <w:bCs/>
          <w:rtl/>
        </w:rPr>
        <w:t>ל':</w:t>
      </w:r>
      <w:r w:rsidRPr="00193D30">
        <w:rPr>
          <w:rtl/>
        </w:rPr>
        <w:tab/>
      </w:r>
      <w:r w:rsidRPr="00FB638E">
        <w:rPr>
          <w:rtl/>
        </w:rPr>
        <w:t>משתנה לגמרי</w:t>
      </w:r>
      <w:r>
        <w:rPr>
          <w:rtl/>
        </w:rPr>
        <w:t>.</w:t>
      </w:r>
      <w:r w:rsidRPr="00FB638E">
        <w:rPr>
          <w:rtl/>
        </w:rPr>
        <w:t xml:space="preserve"> אני באמת לא יודעת אם אני עכשיו יש לי חברה ש</w:t>
      </w:r>
      <w:r>
        <w:rPr>
          <w:rtl/>
        </w:rPr>
        <w:t>המ</w:t>
      </w:r>
      <w:r w:rsidRPr="00FB638E">
        <w:rPr>
          <w:rtl/>
        </w:rPr>
        <w:t>חנך שלה לא מסתדר עם הילד שלהם</w:t>
      </w:r>
      <w:r>
        <w:rPr>
          <w:rtl/>
        </w:rPr>
        <w:t>,</w:t>
      </w:r>
      <w:r w:rsidRPr="00FB638E">
        <w:rPr>
          <w:rtl/>
        </w:rPr>
        <w:t xml:space="preserve"> והם עוברים הם אקטיבית עוברים מקום בשביל שהוא יוכל לעבור בית ספר</w:t>
      </w:r>
      <w:r>
        <w:rPr>
          <w:rtl/>
        </w:rPr>
        <w:t>.</w:t>
      </w:r>
      <w:r w:rsidRPr="00FB638E">
        <w:rPr>
          <w:rtl/>
        </w:rPr>
        <w:t xml:space="preserve"> ואני חושבת שכאילו</w:t>
      </w:r>
      <w:r>
        <w:rPr>
          <w:rtl/>
        </w:rPr>
        <w:t>,</w:t>
      </w:r>
      <w:r w:rsidRPr="00FB638E">
        <w:rPr>
          <w:rtl/>
        </w:rPr>
        <w:t xml:space="preserve"> אני לא יודעת אם אני יכולה להיות בסיטואציה כזאת שאני כאילו</w:t>
      </w:r>
      <w:r>
        <w:rPr>
          <w:rtl/>
        </w:rPr>
        <w:t>,</w:t>
      </w:r>
      <w:r w:rsidRPr="00FB638E">
        <w:rPr>
          <w:rtl/>
        </w:rPr>
        <w:t xml:space="preserve"> זה זה מין משהו </w:t>
      </w:r>
      <w:r w:rsidRPr="00193D30">
        <w:rPr>
          <w:rFonts w:hint="cs"/>
          <w:rtl/>
        </w:rPr>
        <w:t>קבוע</w:t>
      </w:r>
      <w:r w:rsidRPr="00FB638E">
        <w:rPr>
          <w:rtl/>
        </w:rPr>
        <w:t xml:space="preserve"> שכל כל יום ראשון אחרי </w:t>
      </w:r>
      <w:r>
        <w:rPr>
          <w:rtl/>
        </w:rPr>
        <w:t>ה</w:t>
      </w:r>
      <w:r w:rsidRPr="00FB638E">
        <w:rPr>
          <w:rtl/>
        </w:rPr>
        <w:t>עבודה היא באה אלינו</w:t>
      </w:r>
      <w:r>
        <w:rPr>
          <w:rtl/>
        </w:rPr>
        <w:t>,</w:t>
      </w:r>
      <w:r w:rsidRPr="00FB638E">
        <w:rPr>
          <w:rtl/>
        </w:rPr>
        <w:t xml:space="preserve"> לרוב היא באה ביום ראשון אבל</w:t>
      </w:r>
      <w:r>
        <w:rPr>
          <w:rtl/>
        </w:rPr>
        <w:t xml:space="preserve"> ש... </w:t>
      </w:r>
      <w:r>
        <w:rPr>
          <w:rFonts w:hint="cs"/>
          <w:rtl/>
        </w:rPr>
        <w:t xml:space="preserve">היא </w:t>
      </w:r>
      <w:r w:rsidRPr="00193D30">
        <w:rPr>
          <w:rtl/>
        </w:rPr>
        <w:t>חש</w:t>
      </w:r>
      <w:r>
        <w:rPr>
          <w:rFonts w:hint="cs"/>
          <w:rtl/>
        </w:rPr>
        <w:t>ה</w:t>
      </w:r>
      <w:r w:rsidRPr="00FB638E">
        <w:rPr>
          <w:rtl/>
        </w:rPr>
        <w:t xml:space="preserve"> כל פעם הם אוהבים אותו</w:t>
      </w:r>
      <w:r>
        <w:rPr>
          <w:rtl/>
        </w:rPr>
        <w:t xml:space="preserve"> </w:t>
      </w:r>
      <w:r w:rsidRPr="00FB638E">
        <w:rPr>
          <w:rtl/>
        </w:rPr>
        <w:t>כאילו</w:t>
      </w:r>
    </w:p>
    <w:p w14:paraId="5F5E9805" w14:textId="77777777" w:rsidR="000F5784" w:rsidRDefault="000F5784" w:rsidP="000F5784">
      <w:pPr>
        <w:pStyle w:val="31"/>
        <w:rPr>
          <w:rtl/>
        </w:rPr>
      </w:pPr>
      <w:r w:rsidRPr="00193D30">
        <w:rPr>
          <w:b/>
          <w:bCs/>
          <w:rtl/>
        </w:rPr>
        <w:t>מראיינת:</w:t>
      </w:r>
      <w:r w:rsidRPr="00193D30">
        <w:rPr>
          <w:rtl/>
        </w:rPr>
        <w:tab/>
      </w:r>
      <w:r w:rsidRPr="00FB638E">
        <w:rPr>
          <w:rtl/>
        </w:rPr>
        <w:t>שזה נראה לך הדבר הכי משמעותי בעצם</w:t>
      </w:r>
      <w:r>
        <w:rPr>
          <w:rtl/>
        </w:rPr>
        <w:t>?</w:t>
      </w:r>
    </w:p>
    <w:p w14:paraId="4AFAE89E" w14:textId="77777777" w:rsidR="000F5784" w:rsidRDefault="000F5784" w:rsidP="000F5784">
      <w:pPr>
        <w:pStyle w:val="31"/>
        <w:rPr>
          <w:rtl/>
        </w:rPr>
      </w:pPr>
      <w:r w:rsidRPr="00193D30">
        <w:rPr>
          <w:b/>
          <w:bCs/>
          <w:rtl/>
        </w:rPr>
        <w:t>ל':</w:t>
      </w:r>
      <w:r w:rsidRPr="00193D30">
        <w:rPr>
          <w:rtl/>
        </w:rPr>
        <w:tab/>
      </w:r>
      <w:r w:rsidRPr="00FB638E">
        <w:rPr>
          <w:rtl/>
        </w:rPr>
        <w:t>כן זה הדבר שהכי משמעותי</w:t>
      </w:r>
      <w:r>
        <w:rPr>
          <w:rtl/>
        </w:rPr>
        <w:t>.</w:t>
      </w:r>
    </w:p>
    <w:p w14:paraId="16BADD1A" w14:textId="77777777" w:rsidR="000F5784" w:rsidRDefault="000F5784" w:rsidP="000F5784">
      <w:pPr>
        <w:pStyle w:val="31"/>
        <w:rPr>
          <w:rtl/>
        </w:rPr>
      </w:pPr>
      <w:r w:rsidRPr="00193D30">
        <w:rPr>
          <w:b/>
          <w:bCs/>
          <w:rtl/>
        </w:rPr>
        <w:t>מראיינת:</w:t>
      </w:r>
      <w:r w:rsidRPr="00193D30">
        <w:rPr>
          <w:rtl/>
        </w:rPr>
        <w:tab/>
      </w:r>
      <w:r w:rsidRPr="00FB638E">
        <w:rPr>
          <w:rtl/>
        </w:rPr>
        <w:t>ונגיד יש משהו שאת מרגישה שבבית ספר לא קיבלת</w:t>
      </w:r>
      <w:r>
        <w:rPr>
          <w:rtl/>
        </w:rPr>
        <w:t>,</w:t>
      </w:r>
      <w:r w:rsidRPr="00FB638E">
        <w:rPr>
          <w:rtl/>
        </w:rPr>
        <w:t xml:space="preserve"> חוץ מנגיד כל העניינים של הבירוקרטיה וזה נגיד כל העניין האקדמי</w:t>
      </w:r>
      <w:r>
        <w:rPr>
          <w:rtl/>
        </w:rPr>
        <w:t>.</w:t>
      </w:r>
    </w:p>
    <w:p w14:paraId="19C0F0E9" w14:textId="77777777" w:rsidR="000F5784" w:rsidRDefault="000F5784" w:rsidP="000F5784">
      <w:pPr>
        <w:pStyle w:val="31"/>
        <w:rPr>
          <w:rtl/>
        </w:rPr>
      </w:pPr>
      <w:r w:rsidRPr="00193D30">
        <w:rPr>
          <w:b/>
          <w:bCs/>
          <w:rtl/>
        </w:rPr>
        <w:t>ל':</w:t>
      </w:r>
      <w:r w:rsidRPr="00193D30">
        <w:rPr>
          <w:rtl/>
        </w:rPr>
        <w:tab/>
      </w:r>
      <w:r w:rsidRPr="00FB638E">
        <w:rPr>
          <w:rtl/>
        </w:rPr>
        <w:t>אני לא ח</w:t>
      </w:r>
      <w:r>
        <w:rPr>
          <w:rtl/>
        </w:rPr>
        <w:t>ו</w:t>
      </w:r>
      <w:r w:rsidRPr="00FB638E">
        <w:rPr>
          <w:rtl/>
        </w:rPr>
        <w:t>שבת זה הדבר הכי חשוב בבית ספר</w:t>
      </w:r>
      <w:r>
        <w:rPr>
          <w:rtl/>
        </w:rPr>
        <w:t>.</w:t>
      </w:r>
    </w:p>
    <w:p w14:paraId="19E6D28B" w14:textId="77777777" w:rsidR="000F5784" w:rsidRPr="00FB638E" w:rsidRDefault="000F5784" w:rsidP="000F5784">
      <w:pPr>
        <w:pStyle w:val="31"/>
        <w:rPr>
          <w:rtl/>
        </w:rPr>
      </w:pPr>
      <w:r w:rsidRPr="00193D30">
        <w:rPr>
          <w:b/>
          <w:bCs/>
          <w:rtl/>
        </w:rPr>
        <w:lastRenderedPageBreak/>
        <w:t>מראיינת:</w:t>
      </w:r>
      <w:r w:rsidRPr="00193D30">
        <w:rPr>
          <w:rtl/>
        </w:rPr>
        <w:tab/>
      </w:r>
      <w:r w:rsidRPr="00FB638E">
        <w:rPr>
          <w:rtl/>
        </w:rPr>
        <w:t>אוקיי</w:t>
      </w:r>
      <w:r>
        <w:rPr>
          <w:rtl/>
        </w:rPr>
        <w:t>.</w:t>
      </w:r>
      <w:r w:rsidRPr="00FB638E">
        <w:rPr>
          <w:rtl/>
        </w:rPr>
        <w:t xml:space="preserve"> כאילו זה לא משהו שאת מרגישה שהוא</w:t>
      </w:r>
      <w:r>
        <w:rPr>
          <w:rtl/>
        </w:rPr>
        <w:t>...</w:t>
      </w:r>
    </w:p>
    <w:p w14:paraId="4727E54E" w14:textId="77777777" w:rsidR="000F5784" w:rsidRDefault="000F5784" w:rsidP="000F5784">
      <w:pPr>
        <w:pStyle w:val="31"/>
        <w:rPr>
          <w:rtl/>
        </w:rPr>
      </w:pPr>
      <w:r w:rsidRPr="00193D30">
        <w:rPr>
          <w:b/>
          <w:bCs/>
          <w:rtl/>
        </w:rPr>
        <w:t>ל':</w:t>
      </w:r>
      <w:r w:rsidRPr="00193D30">
        <w:rPr>
          <w:rtl/>
        </w:rPr>
        <w:tab/>
      </w:r>
      <w:r w:rsidRPr="00FB638E">
        <w:rPr>
          <w:rtl/>
        </w:rPr>
        <w:t>אני לא חושבת שזה דבר אני חושבת</w:t>
      </w:r>
      <w:r>
        <w:rPr>
          <w:rtl/>
        </w:rPr>
        <w:t xml:space="preserve"> ש... </w:t>
      </w:r>
      <w:r w:rsidRPr="00FB638E">
        <w:rPr>
          <w:rtl/>
        </w:rPr>
        <w:t>שזה</w:t>
      </w:r>
      <w:r>
        <w:rPr>
          <w:rtl/>
        </w:rPr>
        <w:t>,</w:t>
      </w:r>
      <w:r w:rsidRPr="00FB638E">
        <w:rPr>
          <w:rtl/>
        </w:rPr>
        <w:t xml:space="preserve"> אני חושבת ש</w:t>
      </w:r>
      <w:r>
        <w:rPr>
          <w:rtl/>
        </w:rPr>
        <w:t>ל</w:t>
      </w:r>
      <w:r w:rsidRPr="00FB638E">
        <w:rPr>
          <w:rtl/>
        </w:rPr>
        <w:t>מדנו המון</w:t>
      </w:r>
      <w:r>
        <w:rPr>
          <w:rtl/>
        </w:rPr>
        <w:t>.</w:t>
      </w:r>
      <w:r w:rsidRPr="00FB638E">
        <w:rPr>
          <w:rtl/>
        </w:rPr>
        <w:t xml:space="preserve"> אני חושבת שגם </w:t>
      </w:r>
      <w:r>
        <w:rPr>
          <w:rtl/>
        </w:rPr>
        <w:t>–</w:t>
      </w:r>
      <w:r w:rsidRPr="00FB638E">
        <w:rPr>
          <w:rtl/>
        </w:rPr>
        <w:t>תראי</w:t>
      </w:r>
      <w:r>
        <w:rPr>
          <w:rtl/>
        </w:rPr>
        <w:t>,</w:t>
      </w:r>
      <w:r w:rsidRPr="00FB638E">
        <w:rPr>
          <w:rtl/>
        </w:rPr>
        <w:t xml:space="preserve"> אני עכשיו לומדת כמות חומר מטורפות ולומדת אותם בבחינה</w:t>
      </w:r>
      <w:r>
        <w:rPr>
          <w:rtl/>
        </w:rPr>
        <w:t>,</w:t>
      </w:r>
      <w:r w:rsidRPr="00FB638E">
        <w:rPr>
          <w:rtl/>
        </w:rPr>
        <w:t xml:space="preserve"> וזה זה לא משמעותי</w:t>
      </w:r>
      <w:r>
        <w:rPr>
          <w:rtl/>
        </w:rPr>
        <w:t>,,</w:t>
      </w:r>
      <w:r w:rsidRPr="00FB638E">
        <w:rPr>
          <w:rtl/>
        </w:rPr>
        <w:t xml:space="preserve"> הנה מה שלמדתי זוכרת</w:t>
      </w:r>
      <w:r>
        <w:rPr>
          <w:rtl/>
        </w:rPr>
        <w:t>?</w:t>
      </w:r>
      <w:r w:rsidRPr="00FB638E">
        <w:rPr>
          <w:rtl/>
        </w:rPr>
        <w:t xml:space="preserve"> כן כן</w:t>
      </w:r>
      <w:r>
        <w:rPr>
          <w:rtl/>
        </w:rPr>
        <w:t>,</w:t>
      </w:r>
      <w:r w:rsidRPr="00FB638E">
        <w:rPr>
          <w:rtl/>
        </w:rPr>
        <w:t xml:space="preserve"> זה מה </w:t>
      </w:r>
      <w:r w:rsidRPr="00193D30">
        <w:rPr>
          <w:rtl/>
        </w:rPr>
        <w:t>שמ</w:t>
      </w:r>
      <w:r>
        <w:rPr>
          <w:rFonts w:hint="cs"/>
          <w:rtl/>
        </w:rPr>
        <w:t>חזק</w:t>
      </w:r>
      <w:r w:rsidRPr="00193D30">
        <w:rPr>
          <w:rFonts w:hint="cs"/>
          <w:rtl/>
        </w:rPr>
        <w:t xml:space="preserve"> </w:t>
      </w:r>
      <w:r w:rsidRPr="00FB638E">
        <w:rPr>
          <w:rtl/>
        </w:rPr>
        <w:t>אותי</w:t>
      </w:r>
      <w:r>
        <w:rPr>
          <w:rtl/>
        </w:rPr>
        <w:t>,</w:t>
      </w:r>
      <w:r w:rsidRPr="00FB638E">
        <w:rPr>
          <w:rtl/>
        </w:rPr>
        <w:t xml:space="preserve"> וזה</w:t>
      </w:r>
      <w:r>
        <w:rPr>
          <w:rtl/>
        </w:rPr>
        <w:t>,</w:t>
      </w:r>
      <w:r w:rsidRPr="00FB638E">
        <w:rPr>
          <w:rtl/>
        </w:rPr>
        <w:t xml:space="preserve"> וזה הבסיס</w:t>
      </w:r>
      <w:r>
        <w:rPr>
          <w:rtl/>
        </w:rPr>
        <w:t>,</w:t>
      </w:r>
      <w:r w:rsidRPr="00FB638E">
        <w:rPr>
          <w:rtl/>
        </w:rPr>
        <w:t xml:space="preserve"> כי מה היום</w:t>
      </w:r>
      <w:r>
        <w:rPr>
          <w:rtl/>
        </w:rPr>
        <w:t>?</w:t>
      </w:r>
      <w:r w:rsidRPr="00FB638E">
        <w:rPr>
          <w:rtl/>
        </w:rPr>
        <w:t xml:space="preserve"> היום ידע זה לא שבית </w:t>
      </w:r>
      <w:r>
        <w:rPr>
          <w:rtl/>
        </w:rPr>
        <w:t>ה</w:t>
      </w:r>
      <w:r w:rsidRPr="00FB638E">
        <w:rPr>
          <w:rtl/>
        </w:rPr>
        <w:t>ספר הוא צריך לתת את הידע</w:t>
      </w:r>
      <w:r>
        <w:rPr>
          <w:rtl/>
        </w:rPr>
        <w:t>,</w:t>
      </w:r>
      <w:r w:rsidRPr="00FB638E">
        <w:rPr>
          <w:rtl/>
        </w:rPr>
        <w:t xml:space="preserve"> הוא צריך לתת את ה</w:t>
      </w:r>
      <w:r>
        <w:rPr>
          <w:rFonts w:hint="cs"/>
          <w:rtl/>
        </w:rPr>
        <w:t>סקרנות</w:t>
      </w:r>
      <w:r>
        <w:rPr>
          <w:rtl/>
        </w:rPr>
        <w:t>..</w:t>
      </w:r>
      <w:r w:rsidRPr="00FB638E">
        <w:rPr>
          <w:rtl/>
        </w:rPr>
        <w:t xml:space="preserve"> את הבסיס</w:t>
      </w:r>
      <w:r>
        <w:rPr>
          <w:rtl/>
        </w:rPr>
        <w:t>,</w:t>
      </w:r>
      <w:r w:rsidRPr="00FB638E">
        <w:rPr>
          <w:rtl/>
        </w:rPr>
        <w:t xml:space="preserve"> את ה</w:t>
      </w:r>
      <w:r>
        <w:rPr>
          <w:rFonts w:hint="cs"/>
          <w:rtl/>
        </w:rPr>
        <w:t>כוח</w:t>
      </w:r>
      <w:r>
        <w:rPr>
          <w:rtl/>
        </w:rPr>
        <w:t>...</w:t>
      </w:r>
      <w:r w:rsidRPr="00FB638E">
        <w:rPr>
          <w:rtl/>
        </w:rPr>
        <w:t xml:space="preserve"> כאילו לדעת להתעניין</w:t>
      </w:r>
      <w:r>
        <w:rPr>
          <w:rtl/>
        </w:rPr>
        <w:t>.</w:t>
      </w:r>
      <w:r w:rsidRPr="00FB638E">
        <w:rPr>
          <w:rtl/>
        </w:rPr>
        <w:t xml:space="preserve"> אני חושבת שזה הדבר החשוב</w:t>
      </w:r>
      <w:r>
        <w:rPr>
          <w:rtl/>
        </w:rPr>
        <w:t>,</w:t>
      </w:r>
      <w:r w:rsidRPr="00FB638E">
        <w:rPr>
          <w:rtl/>
        </w:rPr>
        <w:t xml:space="preserve"> כי יש כל כך אומר איך ללמוד</w:t>
      </w:r>
      <w:r>
        <w:rPr>
          <w:rtl/>
        </w:rPr>
        <w:t>.</w:t>
      </w:r>
    </w:p>
    <w:p w14:paraId="6094ADC3" w14:textId="77777777" w:rsidR="000F5784" w:rsidRPr="00FB638E" w:rsidRDefault="000F5784" w:rsidP="000F5784">
      <w:pPr>
        <w:pStyle w:val="31"/>
        <w:rPr>
          <w:rtl/>
        </w:rPr>
      </w:pPr>
      <w:r w:rsidRPr="00193D30">
        <w:rPr>
          <w:b/>
          <w:bCs/>
          <w:rtl/>
        </w:rPr>
        <w:t>מראיינת:</w:t>
      </w:r>
      <w:r w:rsidRPr="00193D30">
        <w:rPr>
          <w:rtl/>
        </w:rPr>
        <w:tab/>
      </w:r>
      <w:r w:rsidRPr="00FB638E">
        <w:rPr>
          <w:rtl/>
        </w:rPr>
        <w:t>סקרנות עם</w:t>
      </w:r>
      <w:r>
        <w:rPr>
          <w:rtl/>
        </w:rPr>
        <w:t>...</w:t>
      </w:r>
    </w:p>
    <w:p w14:paraId="42DAF62B" w14:textId="77777777" w:rsidR="000F5784" w:rsidRDefault="000F5784" w:rsidP="000F5784">
      <w:pPr>
        <w:pStyle w:val="31"/>
        <w:rPr>
          <w:rtl/>
        </w:rPr>
      </w:pPr>
      <w:r w:rsidRPr="00193D30">
        <w:rPr>
          <w:b/>
          <w:bCs/>
          <w:rtl/>
        </w:rPr>
        <w:t>ל':</w:t>
      </w:r>
      <w:r w:rsidRPr="00193D30">
        <w:rPr>
          <w:rtl/>
        </w:rPr>
        <w:tab/>
      </w:r>
      <w:r w:rsidRPr="00FB638E">
        <w:rPr>
          <w:rtl/>
        </w:rPr>
        <w:t>סקרנות כן</w:t>
      </w:r>
      <w:r>
        <w:rPr>
          <w:rtl/>
        </w:rPr>
        <w:t>,</w:t>
      </w:r>
      <w:r w:rsidRPr="00FB638E">
        <w:rPr>
          <w:rtl/>
        </w:rPr>
        <w:t xml:space="preserve"> אני </w:t>
      </w:r>
      <w:r>
        <w:rPr>
          <w:rFonts w:hint="cs"/>
          <w:rtl/>
        </w:rPr>
        <w:t>רוצה</w:t>
      </w:r>
      <w:r w:rsidRPr="00193D30">
        <w:rPr>
          <w:rFonts w:hint="cs"/>
          <w:rtl/>
        </w:rPr>
        <w:t xml:space="preserve"> </w:t>
      </w:r>
      <w:r>
        <w:rPr>
          <w:rFonts w:hint="cs"/>
          <w:rtl/>
        </w:rPr>
        <w:t>כ</w:t>
      </w:r>
      <w:r w:rsidRPr="00193D30">
        <w:rPr>
          <w:rtl/>
        </w:rPr>
        <w:t>נראה</w:t>
      </w:r>
      <w:r w:rsidRPr="00FB638E">
        <w:rPr>
          <w:rtl/>
        </w:rPr>
        <w:t xml:space="preserve"> ללמוד ואני</w:t>
      </w:r>
      <w:r>
        <w:rPr>
          <w:rFonts w:hint="cs"/>
          <w:rtl/>
        </w:rPr>
        <w:t>..</w:t>
      </w:r>
      <w:r>
        <w:rPr>
          <w:rtl/>
        </w:rPr>
        <w:t>.</w:t>
      </w:r>
      <w:r w:rsidRPr="00FB638E">
        <w:rPr>
          <w:rtl/>
        </w:rPr>
        <w:t xml:space="preserve"> אבל אני גם באמת</w:t>
      </w:r>
      <w:r>
        <w:rPr>
          <w:rtl/>
        </w:rPr>
        <w:t>,</w:t>
      </w:r>
      <w:r w:rsidRPr="00FB638E">
        <w:rPr>
          <w:rtl/>
        </w:rPr>
        <w:t xml:space="preserve"> אני הייתי תלמידה נורא כאילו</w:t>
      </w:r>
      <w:r>
        <w:rPr>
          <w:rtl/>
        </w:rPr>
        <w:t>...</w:t>
      </w:r>
      <w:r w:rsidRPr="00FB638E">
        <w:rPr>
          <w:rtl/>
        </w:rPr>
        <w:t xml:space="preserve"> אני לא הבנתי כל כך את האמת שהי</w:t>
      </w:r>
      <w:r>
        <w:rPr>
          <w:rtl/>
        </w:rPr>
        <w:t>א</w:t>
      </w:r>
      <w:r w:rsidRPr="00FB638E">
        <w:rPr>
          <w:rtl/>
        </w:rPr>
        <w:t xml:space="preserve"> כזאת אני</w:t>
      </w:r>
      <w:r>
        <w:rPr>
          <w:rtl/>
        </w:rPr>
        <w:t>.</w:t>
      </w:r>
      <w:r w:rsidRPr="00FB638E">
        <w:rPr>
          <w:rtl/>
        </w:rPr>
        <w:t xml:space="preserve"> אני לא הבנתי כל כך למה אני שם</w:t>
      </w:r>
      <w:r>
        <w:rPr>
          <w:rtl/>
        </w:rPr>
        <w:t>,</w:t>
      </w:r>
      <w:r w:rsidRPr="00FB638E">
        <w:rPr>
          <w:rtl/>
        </w:rPr>
        <w:t xml:space="preserve"> ונתנו לזה מקום</w:t>
      </w:r>
      <w:r>
        <w:rPr>
          <w:rtl/>
        </w:rPr>
        <w:t>,</w:t>
      </w:r>
      <w:r w:rsidRPr="00FB638E">
        <w:rPr>
          <w:rtl/>
        </w:rPr>
        <w:t xml:space="preserve"> וזה כאילו לא הייתי פעם ראשונה שהבר</w:t>
      </w:r>
      <w:r>
        <w:rPr>
          <w:rtl/>
        </w:rPr>
        <w:t>ז</w:t>
      </w:r>
      <w:r w:rsidRPr="00FB638E">
        <w:rPr>
          <w:rtl/>
        </w:rPr>
        <w:t>תי משיעור</w:t>
      </w:r>
      <w:r>
        <w:rPr>
          <w:rtl/>
        </w:rPr>
        <w:t>,</w:t>
      </w:r>
      <w:r w:rsidRPr="00FB638E">
        <w:rPr>
          <w:rtl/>
        </w:rPr>
        <w:t xml:space="preserve"> הייתי בכיתה א'</w:t>
      </w:r>
      <w:r>
        <w:rPr>
          <w:rtl/>
        </w:rPr>
        <w:t>,</w:t>
      </w:r>
      <w:r w:rsidRPr="00FB638E">
        <w:rPr>
          <w:rtl/>
        </w:rPr>
        <w:t xml:space="preserve"> הלכתי </w:t>
      </w:r>
      <w:r>
        <w:rPr>
          <w:rtl/>
        </w:rPr>
        <w:t xml:space="preserve">לקטוף </w:t>
      </w:r>
      <w:r w:rsidRPr="00FB638E">
        <w:rPr>
          <w:rtl/>
        </w:rPr>
        <w:t>פרחים</w:t>
      </w:r>
      <w:r>
        <w:rPr>
          <w:rtl/>
        </w:rPr>
        <w:t>,</w:t>
      </w:r>
      <w:r w:rsidRPr="00FB638E">
        <w:rPr>
          <w:rtl/>
        </w:rPr>
        <w:t xml:space="preserve"> לא הבנתי את הקונספט ברמה הכי גבוהה שיש</w:t>
      </w:r>
      <w:r>
        <w:rPr>
          <w:rtl/>
        </w:rPr>
        <w:t>.</w:t>
      </w:r>
      <w:r w:rsidRPr="00FB638E">
        <w:rPr>
          <w:rtl/>
        </w:rPr>
        <w:t xml:space="preserve"> אני מדברת את החבר'ה על דיונים עם המורים שלי </w:t>
      </w:r>
      <w:r>
        <w:rPr>
          <w:rFonts w:hint="cs"/>
          <w:rtl/>
        </w:rPr>
        <w:t>מהעבר</w:t>
      </w:r>
      <w:r>
        <w:rPr>
          <w:rtl/>
        </w:rPr>
        <w:t>,</w:t>
      </w:r>
      <w:r w:rsidRPr="00FB638E">
        <w:rPr>
          <w:rtl/>
        </w:rPr>
        <w:t xml:space="preserve"> אבל למה</w:t>
      </w:r>
      <w:r>
        <w:rPr>
          <w:rFonts w:hint="cs"/>
          <w:rtl/>
        </w:rPr>
        <w:t>,</w:t>
      </w:r>
      <w:r w:rsidRPr="00FB638E">
        <w:rPr>
          <w:rtl/>
        </w:rPr>
        <w:t xml:space="preserve"> למה</w:t>
      </w:r>
      <w:r>
        <w:rPr>
          <w:rFonts w:hint="cs"/>
          <w:rtl/>
        </w:rPr>
        <w:t>,</w:t>
      </w:r>
      <w:r w:rsidRPr="00FB638E">
        <w:rPr>
          <w:rtl/>
        </w:rPr>
        <w:t xml:space="preserve"> כאילו למה אני צריכה להיות בכיתה</w:t>
      </w:r>
      <w:r>
        <w:rPr>
          <w:rtl/>
        </w:rPr>
        <w:t>,</w:t>
      </w:r>
      <w:r w:rsidRPr="00FB638E">
        <w:rPr>
          <w:rtl/>
        </w:rPr>
        <w:t xml:space="preserve"> למה</w:t>
      </w:r>
      <w:r>
        <w:rPr>
          <w:rtl/>
        </w:rPr>
        <w:t>?</w:t>
      </w:r>
      <w:r w:rsidRPr="00FB638E">
        <w:rPr>
          <w:rtl/>
        </w:rPr>
        <w:t xml:space="preserve"> כאילו לא הבנתי את זה</w:t>
      </w:r>
      <w:r>
        <w:rPr>
          <w:rtl/>
        </w:rPr>
        <w:t>,</w:t>
      </w:r>
      <w:r w:rsidRPr="00FB638E">
        <w:rPr>
          <w:rtl/>
        </w:rPr>
        <w:t xml:space="preserve"> והייתי כל הפעם הייתי חולה</w:t>
      </w:r>
      <w:r>
        <w:rPr>
          <w:rtl/>
        </w:rPr>
        <w:t>,</w:t>
      </w:r>
      <w:r w:rsidRPr="00FB638E">
        <w:rPr>
          <w:rtl/>
        </w:rPr>
        <w:t xml:space="preserve"> והייתי זה</w:t>
      </w:r>
      <w:r>
        <w:rPr>
          <w:rtl/>
        </w:rPr>
        <w:t>...</w:t>
      </w:r>
      <w:r w:rsidRPr="00FB638E">
        <w:rPr>
          <w:rtl/>
        </w:rPr>
        <w:t xml:space="preserve"> והייתי פה והייתי כאילו</w:t>
      </w:r>
      <w:r>
        <w:rPr>
          <w:rtl/>
        </w:rPr>
        <w:t>,</w:t>
      </w:r>
      <w:r w:rsidRPr="00FB638E">
        <w:rPr>
          <w:rtl/>
        </w:rPr>
        <w:t xml:space="preserve"> ותמיד אבל היה לי מקום</w:t>
      </w:r>
      <w:r>
        <w:rPr>
          <w:rtl/>
        </w:rPr>
        <w:t>,</w:t>
      </w:r>
      <w:r w:rsidRPr="00FB638E">
        <w:rPr>
          <w:rtl/>
        </w:rPr>
        <w:t xml:space="preserve"> כאילו לא הייתי צריכה להיות משהו מסוים כדי שיתייחסו אליי</w:t>
      </w:r>
      <w:r>
        <w:rPr>
          <w:rtl/>
        </w:rPr>
        <w:t>.</w:t>
      </w:r>
      <w:r w:rsidRPr="00FB638E">
        <w:rPr>
          <w:rtl/>
        </w:rPr>
        <w:t xml:space="preserve"> פשוט לא העי</w:t>
      </w:r>
      <w:r>
        <w:rPr>
          <w:rtl/>
        </w:rPr>
        <w:t>פו</w:t>
      </w:r>
      <w:r w:rsidRPr="00FB638E">
        <w:rPr>
          <w:rtl/>
        </w:rPr>
        <w:t xml:space="preserve"> אותי מהבית ספר</w:t>
      </w:r>
      <w:r>
        <w:rPr>
          <w:rtl/>
        </w:rPr>
        <w:t>,</w:t>
      </w:r>
      <w:r w:rsidRPr="00FB638E">
        <w:rPr>
          <w:rtl/>
        </w:rPr>
        <w:t xml:space="preserve"> זה ממש </w:t>
      </w:r>
      <w:r>
        <w:rPr>
          <w:rtl/>
        </w:rPr>
        <w:t>מש</w:t>
      </w:r>
      <w:r w:rsidRPr="00FB638E">
        <w:rPr>
          <w:rtl/>
        </w:rPr>
        <w:t>מעותי</w:t>
      </w:r>
      <w:r>
        <w:rPr>
          <w:rtl/>
        </w:rPr>
        <w:t>.</w:t>
      </w:r>
    </w:p>
    <w:p w14:paraId="6522B1C6"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 xml:space="preserve">טוב יופי אז </w:t>
      </w:r>
      <w:r>
        <w:rPr>
          <w:rFonts w:hint="cs"/>
          <w:rtl/>
        </w:rPr>
        <w:t xml:space="preserve">ל' יקרה, </w:t>
      </w:r>
      <w:r w:rsidRPr="00FB638E">
        <w:rPr>
          <w:rtl/>
        </w:rPr>
        <w:t>תודה רבה</w:t>
      </w:r>
      <w:r>
        <w:rPr>
          <w:rFonts w:hint="cs"/>
          <w:rtl/>
        </w:rPr>
        <w:t>,</w:t>
      </w:r>
      <w:r w:rsidRPr="00FB638E">
        <w:rPr>
          <w:rtl/>
        </w:rPr>
        <w:t xml:space="preserve"> טוב</w:t>
      </w:r>
      <w:r>
        <w:rPr>
          <w:rtl/>
        </w:rPr>
        <w:t>.</w:t>
      </w:r>
    </w:p>
    <w:p w14:paraId="7F0AF72E" w14:textId="77777777" w:rsidR="000F5784" w:rsidRDefault="000F5784" w:rsidP="000F5784">
      <w:pPr>
        <w:spacing w:after="0" w:line="240" w:lineRule="auto"/>
        <w:ind w:firstLine="0"/>
        <w:rPr>
          <w:rtl/>
        </w:rPr>
      </w:pPr>
      <w:r>
        <w:rPr>
          <w:b/>
          <w:bCs/>
          <w:rtl/>
        </w:rPr>
        <w:br w:type="page"/>
      </w:r>
    </w:p>
    <w:p w14:paraId="62B9A262" w14:textId="2D864F8B" w:rsidR="000F5784" w:rsidRPr="00FB638E" w:rsidRDefault="000F5784" w:rsidP="00FE07CC">
      <w:pPr>
        <w:pStyle w:val="2"/>
        <w:rPr>
          <w:rtl/>
        </w:rPr>
      </w:pPr>
      <w:bookmarkStart w:id="111" w:name="_Toc239109256"/>
      <w:r>
        <w:rPr>
          <w:rtl/>
        </w:rPr>
        <w:lastRenderedPageBreak/>
        <w:t>ריאיון</w:t>
      </w:r>
      <w:r w:rsidRPr="00FB638E">
        <w:rPr>
          <w:rtl/>
        </w:rPr>
        <w:t xml:space="preserve"> </w:t>
      </w:r>
      <w:r>
        <w:rPr>
          <w:rtl/>
        </w:rPr>
        <w:t>2:</w:t>
      </w:r>
      <w:r>
        <w:rPr>
          <w:rtl/>
        </w:rPr>
        <w:tab/>
      </w:r>
      <w:r w:rsidR="007C338C">
        <w:rPr>
          <w:rFonts w:hint="cs"/>
          <w:rtl/>
        </w:rPr>
        <w:t xml:space="preserve">ריאיון עם </w:t>
      </w:r>
      <w:r>
        <w:rPr>
          <w:rtl/>
        </w:rPr>
        <w:t>ח'</w:t>
      </w:r>
      <w:bookmarkEnd w:id="111"/>
    </w:p>
    <w:p w14:paraId="0697816A"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 xml:space="preserve">שלום </w:t>
      </w:r>
      <w:r>
        <w:rPr>
          <w:rtl/>
        </w:rPr>
        <w:t>ח'.</w:t>
      </w:r>
    </w:p>
    <w:p w14:paraId="7D4C83FD" w14:textId="77777777" w:rsidR="000F5784" w:rsidRPr="00FB638E" w:rsidRDefault="000F5784" w:rsidP="000F5784">
      <w:pPr>
        <w:pStyle w:val="31"/>
        <w:rPr>
          <w:rtl/>
        </w:rPr>
      </w:pPr>
      <w:r>
        <w:rPr>
          <w:b/>
          <w:bCs/>
          <w:rtl/>
        </w:rPr>
        <w:t>ח':</w:t>
      </w:r>
      <w:r>
        <w:rPr>
          <w:b/>
          <w:bCs/>
          <w:rtl/>
        </w:rPr>
        <w:tab/>
      </w:r>
      <w:r w:rsidRPr="00FB638E">
        <w:rPr>
          <w:rtl/>
        </w:rPr>
        <w:t>שומעים אותי</w:t>
      </w:r>
      <w:r>
        <w:rPr>
          <w:rtl/>
        </w:rPr>
        <w:t>?</w:t>
      </w:r>
    </w:p>
    <w:p w14:paraId="7B7081DC"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r w:rsidRPr="00FB638E">
        <w:rPr>
          <w:rtl/>
        </w:rPr>
        <w:t xml:space="preserve"> ברור</w:t>
      </w:r>
      <w:r>
        <w:rPr>
          <w:rtl/>
        </w:rPr>
        <w:t>.</w:t>
      </w:r>
    </w:p>
    <w:p w14:paraId="2632C5FE" w14:textId="77777777" w:rsidR="000F5784" w:rsidRPr="00FB638E" w:rsidRDefault="000F5784" w:rsidP="000F5784">
      <w:pPr>
        <w:pStyle w:val="31"/>
        <w:rPr>
          <w:rtl/>
        </w:rPr>
      </w:pPr>
      <w:r>
        <w:rPr>
          <w:b/>
          <w:bCs/>
          <w:rtl/>
        </w:rPr>
        <w:t>ח':</w:t>
      </w:r>
      <w:r>
        <w:rPr>
          <w:b/>
          <w:bCs/>
          <w:rtl/>
        </w:rPr>
        <w:tab/>
      </w:r>
      <w:r w:rsidRPr="00FB638E">
        <w:rPr>
          <w:rtl/>
        </w:rPr>
        <w:t>יופי</w:t>
      </w:r>
      <w:r>
        <w:rPr>
          <w:rtl/>
        </w:rPr>
        <w:t>.</w:t>
      </w:r>
      <w:r w:rsidRPr="00FB638E">
        <w:rPr>
          <w:rtl/>
        </w:rPr>
        <w:t xml:space="preserve"> כתלמיד בתיכון </w:t>
      </w:r>
      <w:r>
        <w:rPr>
          <w:rtl/>
        </w:rPr>
        <w:t>הרדוף.</w:t>
      </w:r>
      <w:r w:rsidRPr="00FB638E">
        <w:rPr>
          <w:rtl/>
        </w:rPr>
        <w:t xml:space="preserve"> קודם כל</w:t>
      </w:r>
      <w:r>
        <w:rPr>
          <w:rtl/>
        </w:rPr>
        <w:t>,</w:t>
      </w:r>
      <w:r w:rsidRPr="00FB638E">
        <w:rPr>
          <w:rtl/>
        </w:rPr>
        <w:t xml:space="preserve"> לפני שמתחילים</w:t>
      </w:r>
      <w:r>
        <w:rPr>
          <w:rtl/>
        </w:rPr>
        <w:t>,</w:t>
      </w:r>
      <w:r w:rsidRPr="00FB638E">
        <w:rPr>
          <w:rtl/>
        </w:rPr>
        <w:t xml:space="preserve"> חשוב לומר שהדבר שלמדתי הכי הכי טוב זה לגלגל סיגריות</w:t>
      </w:r>
      <w:r>
        <w:rPr>
          <w:rtl/>
        </w:rPr>
        <w:t>.</w:t>
      </w:r>
    </w:p>
    <w:p w14:paraId="04E25880"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יפה מאוד</w:t>
      </w:r>
      <w:r>
        <w:rPr>
          <w:rtl/>
        </w:rPr>
        <w:t>.</w:t>
      </w:r>
      <w:r w:rsidRPr="00FB638E">
        <w:rPr>
          <w:rtl/>
        </w:rPr>
        <w:t xml:space="preserve"> אני חושבת שאם ככה</w:t>
      </w:r>
    </w:p>
    <w:p w14:paraId="7A69D4F4" w14:textId="77777777" w:rsidR="000F5784" w:rsidRPr="00FB638E" w:rsidRDefault="000F5784" w:rsidP="000F5784">
      <w:pPr>
        <w:pStyle w:val="31"/>
        <w:rPr>
          <w:rtl/>
        </w:rPr>
      </w:pPr>
      <w:r>
        <w:rPr>
          <w:b/>
          <w:bCs/>
          <w:rtl/>
        </w:rPr>
        <w:t>ח':</w:t>
      </w:r>
      <w:r>
        <w:rPr>
          <w:b/>
          <w:bCs/>
          <w:rtl/>
        </w:rPr>
        <w:tab/>
      </w:r>
      <w:r w:rsidRPr="00FB638E">
        <w:rPr>
          <w:rtl/>
        </w:rPr>
        <w:t>אפשר להתחיל</w:t>
      </w:r>
      <w:r>
        <w:rPr>
          <w:rtl/>
        </w:rPr>
        <w:t>.</w:t>
      </w:r>
    </w:p>
    <w:p w14:paraId="491B8628"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אפשר להתחיל</w:t>
      </w:r>
      <w:r>
        <w:rPr>
          <w:rtl/>
        </w:rPr>
        <w:t>.</w:t>
      </w:r>
      <w:r w:rsidRPr="00FB638E">
        <w:rPr>
          <w:rtl/>
        </w:rPr>
        <w:t xml:space="preserve"> אז קודם כל אני רוצה את האישור שלך לעשות לך ר</w:t>
      </w:r>
      <w:r>
        <w:rPr>
          <w:rtl/>
        </w:rPr>
        <w:t>יא</w:t>
      </w:r>
      <w:r w:rsidRPr="00FB638E">
        <w:rPr>
          <w:rtl/>
        </w:rPr>
        <w:t>יון</w:t>
      </w:r>
      <w:r>
        <w:rPr>
          <w:rtl/>
        </w:rPr>
        <w:t>...</w:t>
      </w:r>
      <w:r w:rsidRPr="00FB638E">
        <w:rPr>
          <w:rtl/>
        </w:rPr>
        <w:t xml:space="preserve"> לעשות לך</w:t>
      </w:r>
      <w:r>
        <w:rPr>
          <w:rtl/>
        </w:rPr>
        <w:t xml:space="preserve"> אה... </w:t>
      </w:r>
      <w:r w:rsidRPr="00FB638E">
        <w:rPr>
          <w:rtl/>
        </w:rPr>
        <w:t>לר</w:t>
      </w:r>
      <w:r>
        <w:rPr>
          <w:rtl/>
        </w:rPr>
        <w:t>א</w:t>
      </w:r>
      <w:r w:rsidRPr="00FB638E">
        <w:rPr>
          <w:rtl/>
        </w:rPr>
        <w:t>יין אותך לעבודת הגמר שלי</w:t>
      </w:r>
      <w:r>
        <w:rPr>
          <w:rtl/>
        </w:rPr>
        <w:t>.</w:t>
      </w:r>
      <w:r w:rsidRPr="00FB638E">
        <w:rPr>
          <w:rtl/>
        </w:rPr>
        <w:t xml:space="preserve"> האם אתה מסכים</w:t>
      </w:r>
      <w:r>
        <w:rPr>
          <w:rtl/>
        </w:rPr>
        <w:t>?</w:t>
      </w:r>
    </w:p>
    <w:p w14:paraId="3FF68D90" w14:textId="77777777" w:rsidR="000F5784" w:rsidRPr="00FB638E" w:rsidRDefault="000F5784" w:rsidP="000F5784">
      <w:pPr>
        <w:pStyle w:val="31"/>
        <w:rPr>
          <w:rtl/>
        </w:rPr>
      </w:pPr>
      <w:r>
        <w:rPr>
          <w:b/>
          <w:bCs/>
          <w:rtl/>
        </w:rPr>
        <w:t>ח':</w:t>
      </w:r>
      <w:r>
        <w:rPr>
          <w:b/>
          <w:bCs/>
          <w:rtl/>
        </w:rPr>
        <w:tab/>
      </w:r>
      <w:r w:rsidRPr="00FB638E">
        <w:rPr>
          <w:rtl/>
        </w:rPr>
        <w:t>בשבילך עד חצי המלכות ומע</w:t>
      </w:r>
      <w:r>
        <w:rPr>
          <w:rtl/>
        </w:rPr>
        <w:t>ֵ</w:t>
      </w:r>
      <w:r w:rsidRPr="00FB638E">
        <w:rPr>
          <w:rtl/>
        </w:rPr>
        <w:t>ב</w:t>
      </w:r>
      <w:r>
        <w:rPr>
          <w:rtl/>
        </w:rPr>
        <w:t>ֶ</w:t>
      </w:r>
      <w:r w:rsidRPr="00FB638E">
        <w:rPr>
          <w:rtl/>
        </w:rPr>
        <w:t>ר</w:t>
      </w:r>
      <w:r>
        <w:rPr>
          <w:rtl/>
        </w:rPr>
        <w:t>.</w:t>
      </w:r>
    </w:p>
    <w:p w14:paraId="70A1AFC4"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יש</w:t>
      </w:r>
      <w:r>
        <w:rPr>
          <w:rtl/>
        </w:rPr>
        <w:t>.</w:t>
      </w:r>
      <w:r w:rsidRPr="00FB638E">
        <w:rPr>
          <w:rtl/>
        </w:rPr>
        <w:t xml:space="preserve"> אז ככה</w:t>
      </w:r>
      <w:r>
        <w:rPr>
          <w:rtl/>
        </w:rPr>
        <w:t>,</w:t>
      </w:r>
      <w:r w:rsidRPr="00FB638E">
        <w:rPr>
          <w:rtl/>
        </w:rPr>
        <w:t xml:space="preserve"> רציתי קודם כל לשאול אותך פרטים ככה טכניים</w:t>
      </w:r>
      <w:r>
        <w:rPr>
          <w:rtl/>
        </w:rPr>
        <w:t>?</w:t>
      </w:r>
      <w:r w:rsidRPr="00FB638E">
        <w:rPr>
          <w:rtl/>
        </w:rPr>
        <w:t xml:space="preserve"> כמה שנים למדת ב</w:t>
      </w:r>
      <w:r>
        <w:rPr>
          <w:rtl/>
        </w:rPr>
        <w:t>וולדורף</w:t>
      </w:r>
      <w:r w:rsidRPr="00FB638E">
        <w:rPr>
          <w:rtl/>
        </w:rPr>
        <w:t xml:space="preserve"> ואיזה בית הספר</w:t>
      </w:r>
    </w:p>
    <w:p w14:paraId="05E0E5F9" w14:textId="77777777" w:rsidR="000F5784" w:rsidRDefault="000F5784" w:rsidP="000F5784">
      <w:pPr>
        <w:pStyle w:val="31"/>
        <w:rPr>
          <w:rtl/>
        </w:rPr>
      </w:pPr>
      <w:r>
        <w:rPr>
          <w:b/>
          <w:bCs/>
          <w:rtl/>
        </w:rPr>
        <w:t>ח':</w:t>
      </w:r>
      <w:r>
        <w:rPr>
          <w:b/>
          <w:bCs/>
          <w:rtl/>
        </w:rPr>
        <w:tab/>
      </w:r>
      <w:r w:rsidRPr="00FB638E">
        <w:rPr>
          <w:rtl/>
        </w:rPr>
        <w:t>א</w:t>
      </w:r>
      <w:r>
        <w:rPr>
          <w:rtl/>
        </w:rPr>
        <w:t>ה,</w:t>
      </w:r>
      <w:r w:rsidRPr="00FB638E">
        <w:rPr>
          <w:rtl/>
        </w:rPr>
        <w:t xml:space="preserve"> אני בוולדורף בעצם מכיתה א'</w:t>
      </w:r>
      <w:r>
        <w:rPr>
          <w:rtl/>
        </w:rPr>
        <w:t xml:space="preserve"> אה... </w:t>
      </w:r>
      <w:r w:rsidRPr="00FB638E">
        <w:rPr>
          <w:rtl/>
        </w:rPr>
        <w:t>מכיתה א' למדתי חצי א'</w:t>
      </w:r>
      <w:r>
        <w:rPr>
          <w:rtl/>
        </w:rPr>
        <w:t>.</w:t>
      </w:r>
      <w:r w:rsidRPr="00FB638E">
        <w:rPr>
          <w:rtl/>
        </w:rPr>
        <w:t xml:space="preserve"> התחלתי בבית ספר רגיל בכיתה א'</w:t>
      </w:r>
      <w:r>
        <w:rPr>
          <w:rtl/>
        </w:rPr>
        <w:t>,</w:t>
      </w:r>
      <w:r w:rsidRPr="00FB638E">
        <w:rPr>
          <w:rtl/>
        </w:rPr>
        <w:t xml:space="preserve"> עד שהוציאו אותי כי יצאתי חיוור ומגמגם מהבית ספר הרגיל</w:t>
      </w:r>
      <w:r>
        <w:rPr>
          <w:rtl/>
        </w:rPr>
        <w:t>,</w:t>
      </w:r>
      <w:r w:rsidRPr="00FB638E">
        <w:rPr>
          <w:rtl/>
        </w:rPr>
        <w:t xml:space="preserve"> </w:t>
      </w:r>
      <w:r>
        <w:rPr>
          <w:rFonts w:hint="cs"/>
          <w:rtl/>
        </w:rPr>
        <w:t>במקום</w:t>
      </w:r>
      <w:r w:rsidRPr="00FB638E">
        <w:rPr>
          <w:rtl/>
        </w:rPr>
        <w:t xml:space="preserve"> כלש</w:t>
      </w:r>
      <w:r>
        <w:rPr>
          <w:rtl/>
        </w:rPr>
        <w:t>ה</w:t>
      </w:r>
      <w:r w:rsidRPr="00FB638E">
        <w:rPr>
          <w:rtl/>
        </w:rPr>
        <w:t>ו בבית שמש</w:t>
      </w:r>
      <w:r>
        <w:rPr>
          <w:rtl/>
        </w:rPr>
        <w:t>,</w:t>
      </w:r>
      <w:r w:rsidRPr="00FB638E">
        <w:rPr>
          <w:rtl/>
        </w:rPr>
        <w:t xml:space="preserve"> ואז אחרי חנוכה עברתי לבית ספר אדם בירושלים </w:t>
      </w:r>
      <w:r w:rsidRPr="001A0D4B">
        <w:rPr>
          <w:rtl/>
        </w:rPr>
        <w:t>ב</w:t>
      </w:r>
      <w:r w:rsidRPr="001A0D4B">
        <w:rPr>
          <w:rFonts w:hint="cs"/>
          <w:rtl/>
        </w:rPr>
        <w:t xml:space="preserve">כיתה </w:t>
      </w:r>
      <w:r w:rsidRPr="001A0D4B">
        <w:rPr>
          <w:rtl/>
        </w:rPr>
        <w:t>ג</w:t>
      </w:r>
      <w:r w:rsidRPr="001A0D4B">
        <w:rPr>
          <w:rFonts w:hint="cs"/>
          <w:rtl/>
        </w:rPr>
        <w:t>'</w:t>
      </w:r>
      <w:r w:rsidRPr="001A0D4B">
        <w:rPr>
          <w:rtl/>
        </w:rPr>
        <w:t xml:space="preserve"> </w:t>
      </w:r>
      <w:r w:rsidRPr="001A0D4B">
        <w:rPr>
          <w:rFonts w:hint="cs"/>
          <w:rtl/>
        </w:rPr>
        <w:t>ו</w:t>
      </w:r>
      <w:r w:rsidRPr="001A0D4B">
        <w:rPr>
          <w:rtl/>
        </w:rPr>
        <w:t>ד'</w:t>
      </w:r>
      <w:r w:rsidRPr="00FB638E">
        <w:rPr>
          <w:rtl/>
        </w:rPr>
        <w:t xml:space="preserve"> עד ח</w:t>
      </w:r>
      <w:r>
        <w:rPr>
          <w:rtl/>
        </w:rPr>
        <w:t>'</w:t>
      </w:r>
      <w:r w:rsidRPr="00FB638E">
        <w:rPr>
          <w:rtl/>
        </w:rPr>
        <w:t xml:space="preserve"> בבית ספר שקד </w:t>
      </w:r>
      <w:r>
        <w:rPr>
          <w:rtl/>
        </w:rPr>
        <w:t xml:space="preserve">בקריית </w:t>
      </w:r>
      <w:r w:rsidRPr="00FB638E">
        <w:rPr>
          <w:rtl/>
        </w:rPr>
        <w:t>טבעון</w:t>
      </w:r>
      <w:r>
        <w:rPr>
          <w:rtl/>
        </w:rPr>
        <w:t>,</w:t>
      </w:r>
      <w:r w:rsidRPr="00FB638E">
        <w:rPr>
          <w:rtl/>
        </w:rPr>
        <w:t xml:space="preserve"> ואת התיכון ב</w:t>
      </w:r>
      <w:r>
        <w:rPr>
          <w:rtl/>
        </w:rPr>
        <w:t>הרדוף.</w:t>
      </w:r>
    </w:p>
    <w:p w14:paraId="1FE32700" w14:textId="77777777" w:rsidR="000F5784" w:rsidRPr="00FB638E" w:rsidRDefault="000F5784" w:rsidP="000F5784">
      <w:pPr>
        <w:pStyle w:val="31"/>
        <w:rPr>
          <w:rtl/>
        </w:rPr>
      </w:pPr>
      <w:r>
        <w:rPr>
          <w:b/>
          <w:bCs/>
          <w:rtl/>
        </w:rPr>
        <w:t xml:space="preserve">מראיינת: </w:t>
      </w:r>
      <w:r>
        <w:rPr>
          <w:b/>
          <w:bCs/>
          <w:rtl/>
        </w:rPr>
        <w:tab/>
      </w:r>
      <w:r w:rsidRPr="00FB638E">
        <w:rPr>
          <w:rtl/>
        </w:rPr>
        <w:t>יופי</w:t>
      </w:r>
      <w:r>
        <w:rPr>
          <w:rtl/>
        </w:rPr>
        <w:t>,</w:t>
      </w:r>
      <w:r w:rsidRPr="00FB638E">
        <w:rPr>
          <w:rtl/>
        </w:rPr>
        <w:t xml:space="preserve"> אז בדיוק הר</w:t>
      </w:r>
      <w:r>
        <w:rPr>
          <w:rFonts w:hint="cs"/>
          <w:rtl/>
        </w:rPr>
        <w:t>יא</w:t>
      </w:r>
      <w:r w:rsidRPr="00FB638E">
        <w:rPr>
          <w:rtl/>
        </w:rPr>
        <w:t>יון</w:t>
      </w:r>
      <w:r>
        <w:rPr>
          <w:rtl/>
        </w:rPr>
        <w:t>,</w:t>
      </w:r>
      <w:r w:rsidRPr="00FB638E">
        <w:rPr>
          <w:rtl/>
        </w:rPr>
        <w:t xml:space="preserve"> הר</w:t>
      </w:r>
      <w:r>
        <w:rPr>
          <w:rFonts w:hint="cs"/>
          <w:rtl/>
        </w:rPr>
        <w:t>יא</w:t>
      </w:r>
      <w:r w:rsidRPr="00FB638E">
        <w:rPr>
          <w:rtl/>
        </w:rPr>
        <w:t>יון שלי</w:t>
      </w:r>
      <w:r>
        <w:rPr>
          <w:rtl/>
        </w:rPr>
        <w:t>,</w:t>
      </w:r>
      <w:r w:rsidRPr="00FB638E">
        <w:rPr>
          <w:rtl/>
        </w:rPr>
        <w:t xml:space="preserve"> אני </w:t>
      </w:r>
      <w:r w:rsidRPr="00193D30">
        <w:rPr>
          <w:b/>
          <w:bCs/>
          <w:rtl/>
        </w:rPr>
        <w:t>מראיינת</w:t>
      </w:r>
      <w:r w:rsidRPr="00FB638E">
        <w:rPr>
          <w:rtl/>
        </w:rPr>
        <w:t xml:space="preserve"> אנשים שלמדו 12 שנות לימוד</w:t>
      </w:r>
      <w:r>
        <w:rPr>
          <w:rtl/>
        </w:rPr>
        <w:t>.</w:t>
      </w:r>
      <w:r w:rsidRPr="00FB638E">
        <w:rPr>
          <w:rtl/>
        </w:rPr>
        <w:t xml:space="preserve"> אולי תגיד רק טכנית </w:t>
      </w:r>
      <w:r>
        <w:rPr>
          <w:rFonts w:hint="cs"/>
          <w:rtl/>
        </w:rPr>
        <w:t>כמה עניינים פורמליים</w:t>
      </w:r>
      <w:r>
        <w:rPr>
          <w:rtl/>
        </w:rPr>
        <w:t>...</w:t>
      </w:r>
    </w:p>
    <w:p w14:paraId="685BDE8C"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כן כן</w:t>
      </w:r>
      <w:r>
        <w:rPr>
          <w:rtl/>
        </w:rPr>
        <w:t>,</w:t>
      </w:r>
      <w:r w:rsidRPr="00FB638E">
        <w:rPr>
          <w:rtl/>
        </w:rPr>
        <w:t xml:space="preserve"> אולי תגיד רגע טכנית רק</w:t>
      </w:r>
      <w:r>
        <w:rPr>
          <w:rtl/>
        </w:rPr>
        <w:t xml:space="preserve"> אה... </w:t>
      </w:r>
      <w:r w:rsidRPr="00FB638E">
        <w:rPr>
          <w:rtl/>
        </w:rPr>
        <w:t>באיזה מגמות למדת וגם בן כמה כמה אתה עכשיו ומה אתה עושה</w:t>
      </w:r>
      <w:r>
        <w:rPr>
          <w:rtl/>
        </w:rPr>
        <w:t>?</w:t>
      </w:r>
    </w:p>
    <w:p w14:paraId="27759FDD" w14:textId="77777777" w:rsidR="000F5784" w:rsidRPr="00FB638E" w:rsidRDefault="000F5784" w:rsidP="000F5784">
      <w:pPr>
        <w:pStyle w:val="31"/>
        <w:rPr>
          <w:rtl/>
        </w:rPr>
      </w:pPr>
      <w:r>
        <w:rPr>
          <w:b/>
          <w:bCs/>
          <w:rtl/>
        </w:rPr>
        <w:t>ח':</w:t>
      </w:r>
      <w:r>
        <w:rPr>
          <w:b/>
          <w:bCs/>
          <w:rtl/>
        </w:rPr>
        <w:tab/>
      </w:r>
      <w:r w:rsidRPr="00FB638E">
        <w:rPr>
          <w:rtl/>
        </w:rPr>
        <w:t>א</w:t>
      </w:r>
      <w:r>
        <w:rPr>
          <w:rtl/>
        </w:rPr>
        <w:t>ה,</w:t>
      </w:r>
      <w:r w:rsidRPr="00FB638E">
        <w:rPr>
          <w:rtl/>
        </w:rPr>
        <w:t xml:space="preserve"> אני למדתי בתיכון</w:t>
      </w:r>
      <w:r>
        <w:rPr>
          <w:rtl/>
        </w:rPr>
        <w:t>,</w:t>
      </w:r>
      <w:r w:rsidRPr="00FB638E">
        <w:rPr>
          <w:rtl/>
        </w:rPr>
        <w:t xml:space="preserve"> לא היו בדיוק מגמות</w:t>
      </w:r>
      <w:r>
        <w:rPr>
          <w:rtl/>
        </w:rPr>
        <w:t>.</w:t>
      </w:r>
      <w:r w:rsidRPr="00FB638E">
        <w:rPr>
          <w:rtl/>
        </w:rPr>
        <w:t xml:space="preserve"> איפה היינו</w:t>
      </w:r>
      <w:r>
        <w:rPr>
          <w:rtl/>
        </w:rPr>
        <w:t>?</w:t>
      </w:r>
      <w:r w:rsidRPr="00FB638E">
        <w:rPr>
          <w:rtl/>
        </w:rPr>
        <w:t xml:space="preserve"> על מה דיברנו</w:t>
      </w:r>
      <w:r>
        <w:rPr>
          <w:rtl/>
        </w:rPr>
        <w:t>?</w:t>
      </w:r>
    </w:p>
    <w:p w14:paraId="6682B68D"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דיברנו</w:t>
      </w:r>
    </w:p>
    <w:p w14:paraId="3FA23430"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אני</w:t>
      </w:r>
      <w:r>
        <w:rPr>
          <w:rtl/>
        </w:rPr>
        <w:t xml:space="preserve"> – אה... </w:t>
      </w:r>
      <w:r w:rsidRPr="00FB638E">
        <w:rPr>
          <w:rtl/>
        </w:rPr>
        <w:t>דיברנו על זה עכשיו</w:t>
      </w:r>
      <w:r>
        <w:rPr>
          <w:rtl/>
        </w:rPr>
        <w:t>,</w:t>
      </w:r>
      <w:r w:rsidRPr="00FB638E">
        <w:rPr>
          <w:rtl/>
        </w:rPr>
        <w:t xml:space="preserve"> ובן כמה אתה</w:t>
      </w:r>
      <w:r>
        <w:rPr>
          <w:rtl/>
        </w:rPr>
        <w:t>?</w:t>
      </w:r>
    </w:p>
    <w:p w14:paraId="4CB8DDAB" w14:textId="77777777" w:rsidR="000F5784" w:rsidRPr="00FB638E" w:rsidRDefault="000F5784" w:rsidP="000F5784">
      <w:pPr>
        <w:pStyle w:val="31"/>
        <w:rPr>
          <w:rtl/>
        </w:rPr>
      </w:pPr>
      <w:r>
        <w:rPr>
          <w:b/>
          <w:bCs/>
          <w:rtl/>
        </w:rPr>
        <w:t>ח':</w:t>
      </w:r>
      <w:r>
        <w:rPr>
          <w:b/>
          <w:bCs/>
          <w:rtl/>
        </w:rPr>
        <w:tab/>
      </w:r>
      <w:r w:rsidRPr="00FB638E">
        <w:rPr>
          <w:rtl/>
        </w:rPr>
        <w:t>כן אני בן 35</w:t>
      </w:r>
      <w:r>
        <w:rPr>
          <w:rtl/>
        </w:rPr>
        <w:t xml:space="preserve">, אה... </w:t>
      </w:r>
      <w:r w:rsidRPr="00FB638E">
        <w:rPr>
          <w:rtl/>
        </w:rPr>
        <w:t>אה</w:t>
      </w:r>
      <w:r>
        <w:rPr>
          <w:rtl/>
        </w:rPr>
        <w:t>...</w:t>
      </w:r>
      <w:r w:rsidRPr="00FB638E">
        <w:rPr>
          <w:rtl/>
        </w:rPr>
        <w:t xml:space="preserve"> התחלנו מהמגמות שלא היו</w:t>
      </w:r>
      <w:r>
        <w:rPr>
          <w:rtl/>
        </w:rPr>
        <w:t>,</w:t>
      </w:r>
      <w:r w:rsidRPr="00FB638E">
        <w:rPr>
          <w:rtl/>
        </w:rPr>
        <w:t xml:space="preserve"> לא היו ממש מגמות בבית ספר</w:t>
      </w:r>
      <w:r>
        <w:rPr>
          <w:rtl/>
        </w:rPr>
        <w:t xml:space="preserve"> אה... </w:t>
      </w:r>
      <w:r w:rsidRPr="00FB638E">
        <w:rPr>
          <w:rtl/>
        </w:rPr>
        <w:t xml:space="preserve">בבית ספר </w:t>
      </w:r>
      <w:r>
        <w:rPr>
          <w:rtl/>
        </w:rPr>
        <w:t>הרדוף.</w:t>
      </w:r>
      <w:r w:rsidRPr="00FB638E">
        <w:rPr>
          <w:rtl/>
        </w:rPr>
        <w:t xml:space="preserve"> אז היו קצת מגמות</w:t>
      </w:r>
      <w:r>
        <w:rPr>
          <w:rtl/>
        </w:rPr>
        <w:t>.</w:t>
      </w:r>
      <w:r w:rsidRPr="00FB638E">
        <w:rPr>
          <w:rtl/>
        </w:rPr>
        <w:t xml:space="preserve"> אני הייתי במסלול</w:t>
      </w:r>
      <w:r>
        <w:rPr>
          <w:rtl/>
        </w:rPr>
        <w:t>.</w:t>
      </w:r>
      <w:r w:rsidRPr="00FB638E">
        <w:rPr>
          <w:rtl/>
        </w:rPr>
        <w:t xml:space="preserve"> שזה היה מין מסלול לימודי מיוחד</w:t>
      </w:r>
      <w:r>
        <w:rPr>
          <w:rtl/>
        </w:rPr>
        <w:t>.</w:t>
      </w:r>
      <w:r w:rsidRPr="00FB638E">
        <w:rPr>
          <w:rtl/>
        </w:rPr>
        <w:t xml:space="preserve"> בזמנו מראש ידענו שאנחנו לא עושים בגרות אבל כן עוברים תהליך</w:t>
      </w:r>
      <w:r>
        <w:rPr>
          <w:rtl/>
        </w:rPr>
        <w:t xml:space="preserve"> אה... </w:t>
      </w:r>
      <w:r w:rsidRPr="00FB638E">
        <w:rPr>
          <w:rtl/>
        </w:rPr>
        <w:t>אז בעצם אין לי אין לי בגרות בכלל</w:t>
      </w:r>
      <w:r>
        <w:rPr>
          <w:rtl/>
        </w:rPr>
        <w:t>.</w:t>
      </w:r>
      <w:r w:rsidRPr="00FB638E">
        <w:rPr>
          <w:rtl/>
        </w:rPr>
        <w:t xml:space="preserve"> יש לי מתמטיקה שלוש יחידות</w:t>
      </w:r>
      <w:r>
        <w:rPr>
          <w:rtl/>
        </w:rPr>
        <w:t>,</w:t>
      </w:r>
      <w:r w:rsidRPr="00FB638E">
        <w:rPr>
          <w:rtl/>
        </w:rPr>
        <w:t xml:space="preserve"> אנגלית ארבע יחידות</w:t>
      </w:r>
      <w:r>
        <w:rPr>
          <w:rtl/>
        </w:rPr>
        <w:t>,</w:t>
      </w:r>
      <w:r w:rsidRPr="00FB638E">
        <w:rPr>
          <w:rtl/>
        </w:rPr>
        <w:t xml:space="preserve"> ות</w:t>
      </w:r>
      <w:r>
        <w:rPr>
          <w:rtl/>
        </w:rPr>
        <w:t>י</w:t>
      </w:r>
      <w:r w:rsidRPr="00FB638E">
        <w:rPr>
          <w:rtl/>
        </w:rPr>
        <w:t>אטרון הייתה בעצם אפשר לומר מגמת ת</w:t>
      </w:r>
      <w:r>
        <w:rPr>
          <w:rtl/>
        </w:rPr>
        <w:t>י</w:t>
      </w:r>
      <w:r w:rsidRPr="00FB638E">
        <w:rPr>
          <w:rtl/>
        </w:rPr>
        <w:t>אטרון חמש יחידות</w:t>
      </w:r>
      <w:r>
        <w:rPr>
          <w:rtl/>
        </w:rPr>
        <w:t>.</w:t>
      </w:r>
      <w:r w:rsidRPr="00FB638E">
        <w:rPr>
          <w:rtl/>
        </w:rPr>
        <w:t xml:space="preserve"> בעצם</w:t>
      </w:r>
      <w:r>
        <w:rPr>
          <w:rtl/>
        </w:rPr>
        <w:t>,</w:t>
      </w:r>
      <w:r w:rsidRPr="00FB638E">
        <w:rPr>
          <w:rtl/>
        </w:rPr>
        <w:t xml:space="preserve"> כשאני חושב על זה אז</w:t>
      </w:r>
      <w:r>
        <w:rPr>
          <w:rtl/>
        </w:rPr>
        <w:t xml:space="preserve"> זה</w:t>
      </w:r>
      <w:r w:rsidRPr="00FB638E">
        <w:rPr>
          <w:rtl/>
        </w:rPr>
        <w:t xml:space="preserve"> היה אז</w:t>
      </w:r>
      <w:r>
        <w:rPr>
          <w:rtl/>
        </w:rPr>
        <w:t>,</w:t>
      </w:r>
      <w:r w:rsidRPr="00FB638E">
        <w:rPr>
          <w:rtl/>
        </w:rPr>
        <w:t xml:space="preserve"> זה מה שעשיתי</w:t>
      </w:r>
      <w:r>
        <w:rPr>
          <w:rtl/>
        </w:rPr>
        <w:t>,</w:t>
      </w:r>
      <w:r w:rsidRPr="00FB638E">
        <w:rPr>
          <w:rtl/>
        </w:rPr>
        <w:t xml:space="preserve"> עשינו עוד הרבה דברים אחרים</w:t>
      </w:r>
      <w:r>
        <w:rPr>
          <w:rtl/>
        </w:rPr>
        <w:t xml:space="preserve">, אה... </w:t>
      </w:r>
      <w:r w:rsidRPr="00FB638E">
        <w:rPr>
          <w:rtl/>
        </w:rPr>
        <w:t>זה אולי לסיפור אחר</w:t>
      </w:r>
      <w:r>
        <w:rPr>
          <w:rtl/>
        </w:rPr>
        <w:t>,</w:t>
      </w:r>
      <w:r w:rsidRPr="00FB638E">
        <w:rPr>
          <w:rtl/>
        </w:rPr>
        <w:t xml:space="preserve"> אה</w:t>
      </w:r>
      <w:r>
        <w:rPr>
          <w:rtl/>
        </w:rPr>
        <w:t>...</w:t>
      </w:r>
    </w:p>
    <w:p w14:paraId="6B1CC6DB" w14:textId="77777777" w:rsidR="000F5784" w:rsidRPr="00FB638E" w:rsidRDefault="000F5784" w:rsidP="000F5784">
      <w:pPr>
        <w:pStyle w:val="31"/>
        <w:rPr>
          <w:rtl/>
        </w:rPr>
      </w:pPr>
      <w:r w:rsidRPr="00F50BED">
        <w:rPr>
          <w:b/>
          <w:bCs/>
          <w:rtl/>
        </w:rPr>
        <w:t>מראיינת</w:t>
      </w:r>
      <w:r>
        <w:rPr>
          <w:b/>
          <w:bCs/>
          <w:rtl/>
        </w:rPr>
        <w:t>:</w:t>
      </w:r>
      <w:r>
        <w:rPr>
          <w:b/>
          <w:bCs/>
          <w:rtl/>
        </w:rPr>
        <w:tab/>
      </w:r>
      <w:r>
        <w:rPr>
          <w:rtl/>
        </w:rPr>
        <w:t xml:space="preserve">בן </w:t>
      </w:r>
      <w:r w:rsidRPr="00FB638E">
        <w:rPr>
          <w:rtl/>
        </w:rPr>
        <w:t>כמה אתה עכשיו</w:t>
      </w:r>
      <w:r>
        <w:rPr>
          <w:rtl/>
        </w:rPr>
        <w:t>?</w:t>
      </w:r>
    </w:p>
    <w:p w14:paraId="4A05A250" w14:textId="77777777" w:rsidR="000F5784" w:rsidRPr="00FB638E" w:rsidRDefault="000F5784" w:rsidP="000F5784">
      <w:pPr>
        <w:pStyle w:val="31"/>
        <w:rPr>
          <w:rtl/>
        </w:rPr>
      </w:pPr>
      <w:r>
        <w:rPr>
          <w:b/>
          <w:bCs/>
          <w:rtl/>
        </w:rPr>
        <w:t>ח':</w:t>
      </w:r>
      <w:r>
        <w:rPr>
          <w:b/>
          <w:bCs/>
          <w:rtl/>
        </w:rPr>
        <w:tab/>
      </w:r>
      <w:r w:rsidRPr="00FB638E">
        <w:rPr>
          <w:rtl/>
        </w:rPr>
        <w:t>אני בן 35 ואני מורה</w:t>
      </w:r>
      <w:r>
        <w:rPr>
          <w:rtl/>
        </w:rPr>
        <w:t xml:space="preserve"> אה... </w:t>
      </w:r>
      <w:r w:rsidRPr="00FB638E">
        <w:rPr>
          <w:rtl/>
        </w:rPr>
        <w:t>בבית הספר היסודי שקד</w:t>
      </w:r>
      <w:r>
        <w:rPr>
          <w:rtl/>
        </w:rPr>
        <w:t>,</w:t>
      </w:r>
      <w:r w:rsidRPr="00FB638E">
        <w:rPr>
          <w:rtl/>
        </w:rPr>
        <w:t xml:space="preserve"> איפה שלמדתי בין כל המורים שלימדו אותי בעבר</w:t>
      </w:r>
      <w:r>
        <w:rPr>
          <w:rtl/>
        </w:rPr>
        <w:t>,</w:t>
      </w:r>
      <w:r w:rsidRPr="00FB638E">
        <w:rPr>
          <w:rtl/>
        </w:rPr>
        <w:t xml:space="preserve"> חלקם לפחות עדיין שם</w:t>
      </w:r>
      <w:r>
        <w:rPr>
          <w:rtl/>
        </w:rPr>
        <w:t>.</w:t>
      </w:r>
      <w:r w:rsidRPr="00FB638E">
        <w:rPr>
          <w:rtl/>
        </w:rPr>
        <w:t xml:space="preserve"> זה נחמד להיות מהצד השני של המ</w:t>
      </w:r>
      <w:r>
        <w:rPr>
          <w:rtl/>
        </w:rPr>
        <w:t>ת</w:t>
      </w:r>
      <w:r w:rsidRPr="00FB638E">
        <w:rPr>
          <w:rtl/>
        </w:rPr>
        <w:t>רס</w:t>
      </w:r>
      <w:r>
        <w:rPr>
          <w:rtl/>
        </w:rPr>
        <w:t>,</w:t>
      </w:r>
      <w:r w:rsidRPr="00FB638E">
        <w:rPr>
          <w:rtl/>
        </w:rPr>
        <w:t xml:space="preserve"> וזו השנה התשיעית שלי</w:t>
      </w:r>
      <w:r>
        <w:rPr>
          <w:rtl/>
        </w:rPr>
        <w:t>.</w:t>
      </w:r>
      <w:r w:rsidRPr="00FB638E">
        <w:rPr>
          <w:rtl/>
        </w:rPr>
        <w:t xml:space="preserve"> עשיתי פעמיים ו</w:t>
      </w:r>
      <w:r>
        <w:rPr>
          <w:rtl/>
        </w:rPr>
        <w:t>'-</w:t>
      </w:r>
      <w:r w:rsidRPr="00FB638E">
        <w:rPr>
          <w:rtl/>
        </w:rPr>
        <w:t>ז</w:t>
      </w:r>
      <w:r>
        <w:rPr>
          <w:rtl/>
        </w:rPr>
        <w:t>'-</w:t>
      </w:r>
      <w:r w:rsidRPr="00FB638E">
        <w:rPr>
          <w:rtl/>
        </w:rPr>
        <w:t>ח וא</w:t>
      </w:r>
      <w:r>
        <w:rPr>
          <w:rtl/>
        </w:rPr>
        <w:t>'-</w:t>
      </w:r>
      <w:r w:rsidRPr="00FB638E">
        <w:rPr>
          <w:rtl/>
        </w:rPr>
        <w:t>ב</w:t>
      </w:r>
      <w:r>
        <w:rPr>
          <w:rtl/>
        </w:rPr>
        <w:t>',</w:t>
      </w:r>
      <w:r w:rsidRPr="00FB638E">
        <w:rPr>
          <w:rtl/>
        </w:rPr>
        <w:t xml:space="preserve"> ועכשיו אני מסיים ג'</w:t>
      </w:r>
      <w:r>
        <w:rPr>
          <w:rtl/>
        </w:rPr>
        <w:t>.</w:t>
      </w:r>
    </w:p>
    <w:p w14:paraId="5530C07C"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אוקיי</w:t>
      </w:r>
      <w:r>
        <w:rPr>
          <w:rtl/>
        </w:rPr>
        <w:t>,</w:t>
      </w:r>
      <w:r w:rsidRPr="00FB638E">
        <w:rPr>
          <w:rtl/>
        </w:rPr>
        <w:t xml:space="preserve"> אז יש משהו מיוחד שאתה זוכר מהבית ספר</w:t>
      </w:r>
      <w:r>
        <w:rPr>
          <w:rtl/>
        </w:rPr>
        <w:t>,</w:t>
      </w:r>
      <w:r w:rsidRPr="00FB638E">
        <w:rPr>
          <w:rtl/>
        </w:rPr>
        <w:t xml:space="preserve"> אולי מהיסודי</w:t>
      </w:r>
      <w:r>
        <w:rPr>
          <w:rtl/>
        </w:rPr>
        <w:t>?</w:t>
      </w:r>
      <w:r w:rsidRPr="00FB638E">
        <w:rPr>
          <w:rtl/>
        </w:rPr>
        <w:t xml:space="preserve"> </w:t>
      </w:r>
      <w:r>
        <w:rPr>
          <w:rtl/>
        </w:rPr>
        <w:t xml:space="preserve">בטח </w:t>
      </w:r>
      <w:r w:rsidRPr="00FB638E">
        <w:rPr>
          <w:rtl/>
        </w:rPr>
        <w:t>מהתיכון אתה זוכר יותר</w:t>
      </w:r>
      <w:r>
        <w:rPr>
          <w:rtl/>
        </w:rPr>
        <w:t>,</w:t>
      </w:r>
      <w:r w:rsidRPr="00FB638E">
        <w:rPr>
          <w:rtl/>
        </w:rPr>
        <w:t xml:space="preserve"> אבל אולי דווקא מהיסודי</w:t>
      </w:r>
      <w:r>
        <w:rPr>
          <w:rtl/>
        </w:rPr>
        <w:t>,</w:t>
      </w:r>
      <w:r w:rsidRPr="00FB638E">
        <w:rPr>
          <w:rtl/>
        </w:rPr>
        <w:t xml:space="preserve"> אה</w:t>
      </w:r>
      <w:r>
        <w:rPr>
          <w:rtl/>
        </w:rPr>
        <w:t>,</w:t>
      </w:r>
      <w:r w:rsidRPr="00FB638E">
        <w:rPr>
          <w:rtl/>
        </w:rPr>
        <w:t xml:space="preserve"> דברים שאתה זוכר</w:t>
      </w:r>
      <w:r>
        <w:rPr>
          <w:rtl/>
        </w:rPr>
        <w:t xml:space="preserve"> ש... </w:t>
      </w:r>
      <w:r w:rsidRPr="00FB638E">
        <w:rPr>
          <w:rtl/>
        </w:rPr>
        <w:t>עשיתם דברים שאהבת</w:t>
      </w:r>
      <w:r>
        <w:rPr>
          <w:rtl/>
        </w:rPr>
        <w:t>,</w:t>
      </w:r>
      <w:r w:rsidRPr="00FB638E">
        <w:rPr>
          <w:rtl/>
        </w:rPr>
        <w:t xml:space="preserve"> דברים שפחות אהבת</w:t>
      </w:r>
      <w:r>
        <w:rPr>
          <w:rtl/>
        </w:rPr>
        <w:t>.</w:t>
      </w:r>
    </w:p>
    <w:p w14:paraId="4A5544B1" w14:textId="1B402F94" w:rsidR="000F5784" w:rsidRPr="00FB638E" w:rsidRDefault="000F5784" w:rsidP="000F5784">
      <w:pPr>
        <w:pStyle w:val="31"/>
        <w:rPr>
          <w:rtl/>
        </w:rPr>
      </w:pPr>
      <w:r>
        <w:rPr>
          <w:b/>
          <w:bCs/>
          <w:rtl/>
        </w:rPr>
        <w:t>ח':</w:t>
      </w:r>
      <w:r>
        <w:rPr>
          <w:b/>
          <w:bCs/>
          <w:rtl/>
        </w:rPr>
        <w:tab/>
      </w:r>
      <w:r w:rsidRPr="00FB638E">
        <w:rPr>
          <w:rtl/>
        </w:rPr>
        <w:t>אני רוצה להתמקד רגע בחוויה הראשונה שלי</w:t>
      </w:r>
      <w:r>
        <w:rPr>
          <w:rtl/>
        </w:rPr>
        <w:t>.</w:t>
      </w:r>
      <w:r w:rsidRPr="00FB638E">
        <w:rPr>
          <w:rtl/>
        </w:rPr>
        <w:t xml:space="preserve"> אה</w:t>
      </w:r>
      <w:r>
        <w:rPr>
          <w:rtl/>
        </w:rPr>
        <w:t>,</w:t>
      </w:r>
      <w:r w:rsidRPr="00FB638E">
        <w:rPr>
          <w:rtl/>
        </w:rPr>
        <w:t xml:space="preserve"> אני הגעתי מחינוך רגיל</w:t>
      </w:r>
      <w:r>
        <w:rPr>
          <w:rtl/>
        </w:rPr>
        <w:t>,</w:t>
      </w:r>
      <w:r w:rsidRPr="00FB638E">
        <w:rPr>
          <w:rtl/>
        </w:rPr>
        <w:t xml:space="preserve"> הגעתי מגן רגיל</w:t>
      </w:r>
      <w:r>
        <w:rPr>
          <w:rtl/>
        </w:rPr>
        <w:t xml:space="preserve"> אה... </w:t>
      </w:r>
      <w:r w:rsidRPr="00FB638E">
        <w:rPr>
          <w:rtl/>
        </w:rPr>
        <w:t>אחרי חנוכה לבית ספר</w:t>
      </w:r>
      <w:r>
        <w:rPr>
          <w:rtl/>
        </w:rPr>
        <w:t xml:space="preserve"> אה... </w:t>
      </w:r>
      <w:r w:rsidRPr="00FB638E">
        <w:rPr>
          <w:rtl/>
        </w:rPr>
        <w:t>לבית ספר אדם בירושלים</w:t>
      </w:r>
      <w:r>
        <w:rPr>
          <w:rtl/>
        </w:rPr>
        <w:t>,</w:t>
      </w:r>
      <w:r w:rsidRPr="00FB638E">
        <w:rPr>
          <w:rtl/>
        </w:rPr>
        <w:t xml:space="preserve"> ואני זוכר שנכנסתי לכיתה והיה שקט מוחלט</w:t>
      </w:r>
      <w:r>
        <w:rPr>
          <w:rtl/>
        </w:rPr>
        <w:t>,</w:t>
      </w:r>
      <w:r w:rsidRPr="00FB638E">
        <w:rPr>
          <w:rtl/>
        </w:rPr>
        <w:t xml:space="preserve"> שקט כזה שהוא של יראת כבוד ממש</w:t>
      </w:r>
      <w:r>
        <w:rPr>
          <w:rtl/>
        </w:rPr>
        <w:t>,</w:t>
      </w:r>
      <w:r w:rsidRPr="00FB638E">
        <w:rPr>
          <w:rtl/>
        </w:rPr>
        <w:t xml:space="preserve"> ואז המורה ס</w:t>
      </w:r>
      <w:r>
        <w:rPr>
          <w:rtl/>
        </w:rPr>
        <w:t>י</w:t>
      </w:r>
      <w:r w:rsidRPr="00FB638E">
        <w:rPr>
          <w:rtl/>
        </w:rPr>
        <w:t xml:space="preserve">מנה בידיים שלה </w:t>
      </w:r>
      <w:r w:rsidRPr="00FB638E">
        <w:rPr>
          <w:rtl/>
        </w:rPr>
        <w:lastRenderedPageBreak/>
        <w:t>איזשהו כישוף</w:t>
      </w:r>
      <w:r>
        <w:rPr>
          <w:rtl/>
        </w:rPr>
        <w:t>,</w:t>
      </w:r>
      <w:r w:rsidRPr="00FB638E">
        <w:rPr>
          <w:rtl/>
        </w:rPr>
        <w:t xml:space="preserve"> וכל השולחנות והכ</w:t>
      </w:r>
      <w:r>
        <w:rPr>
          <w:rtl/>
        </w:rPr>
        <w:t>י</w:t>
      </w:r>
      <w:r w:rsidRPr="00FB638E">
        <w:rPr>
          <w:rtl/>
        </w:rPr>
        <w:t>סאות התעופפו לצדדים כמו בה</w:t>
      </w:r>
      <w:r>
        <w:rPr>
          <w:rtl/>
        </w:rPr>
        <w:t>א</w:t>
      </w:r>
      <w:r w:rsidRPr="00FB638E">
        <w:rPr>
          <w:rtl/>
        </w:rPr>
        <w:t>רי פוטר</w:t>
      </w:r>
      <w:r>
        <w:rPr>
          <w:rtl/>
        </w:rPr>
        <w:t>,</w:t>
      </w:r>
      <w:r w:rsidRPr="00FB638E">
        <w:rPr>
          <w:rtl/>
        </w:rPr>
        <w:t xml:space="preserve"> ונפתח מרחב מאוד מאוד גדול בכיתה</w:t>
      </w:r>
      <w:r>
        <w:rPr>
          <w:rtl/>
        </w:rPr>
        <w:t xml:space="preserve">. אה... </w:t>
      </w:r>
      <w:r w:rsidRPr="00FB638E">
        <w:rPr>
          <w:rtl/>
        </w:rPr>
        <w:t>אחר כך הבנתי שזה הילדים עשו</w:t>
      </w:r>
      <w:r>
        <w:rPr>
          <w:rtl/>
        </w:rPr>
        <w:t>,</w:t>
      </w:r>
      <w:r w:rsidRPr="00FB638E">
        <w:rPr>
          <w:rtl/>
        </w:rPr>
        <w:t xml:space="preserve"> אבל בשבילי בהתחלה זה היה כמו ממש כמו מעשה קסם</w:t>
      </w:r>
      <w:r>
        <w:rPr>
          <w:rtl/>
        </w:rPr>
        <w:t>.</w:t>
      </w:r>
      <w:r w:rsidRPr="00FB638E">
        <w:rPr>
          <w:rtl/>
        </w:rPr>
        <w:t xml:space="preserve"> זה היה כאילו נכנסתי לאיזשהו עולם אגדתי לגמרי ולא הכרתי בכלל</w:t>
      </w:r>
      <w:r>
        <w:rPr>
          <w:rtl/>
        </w:rPr>
        <w:t xml:space="preserve">, אה... </w:t>
      </w:r>
      <w:r w:rsidRPr="00FB638E">
        <w:rPr>
          <w:rtl/>
        </w:rPr>
        <w:t>לא הכרתי אגדות ולא הכרתי</w:t>
      </w:r>
      <w:r>
        <w:rPr>
          <w:rtl/>
        </w:rPr>
        <w:t>,</w:t>
      </w:r>
      <w:r w:rsidRPr="00FB638E">
        <w:rPr>
          <w:rtl/>
        </w:rPr>
        <w:t xml:space="preserve"> לא הכרתי את העולם הזה</w:t>
      </w:r>
      <w:r>
        <w:rPr>
          <w:rtl/>
        </w:rPr>
        <w:t>.</w:t>
      </w:r>
      <w:r w:rsidRPr="00FB638E">
        <w:rPr>
          <w:rtl/>
        </w:rPr>
        <w:t xml:space="preserve"> הדבר היחידי שהכרתי אז זה היה פטר והזאב</w:t>
      </w:r>
      <w:r>
        <w:rPr>
          <w:rtl/>
        </w:rPr>
        <w:t>.</w:t>
      </w:r>
      <w:r w:rsidRPr="00FB638E">
        <w:rPr>
          <w:rtl/>
        </w:rPr>
        <w:t xml:space="preserve"> זה היה הכי קרוב לפנטזיה שהכרתי</w:t>
      </w:r>
      <w:r>
        <w:rPr>
          <w:rtl/>
        </w:rPr>
        <w:t>.</w:t>
      </w:r>
      <w:r w:rsidRPr="00FB638E">
        <w:rPr>
          <w:rtl/>
        </w:rPr>
        <w:t xml:space="preserve"> כשחזרתי אמרתי לאמא שלי שאם פטר מפטר והזאב היה הולך לבית הספר הזה</w:t>
      </w:r>
      <w:r>
        <w:rPr>
          <w:rtl/>
        </w:rPr>
        <w:t>,</w:t>
      </w:r>
      <w:r w:rsidRPr="00FB638E">
        <w:rPr>
          <w:rtl/>
        </w:rPr>
        <w:t xml:space="preserve"> הוא היה נהנה מאוד</w:t>
      </w:r>
      <w:r>
        <w:rPr>
          <w:rtl/>
        </w:rPr>
        <w:t>.</w:t>
      </w:r>
      <w:r w:rsidRPr="00FB638E">
        <w:rPr>
          <w:rtl/>
        </w:rPr>
        <w:t xml:space="preserve"> זאת הייתה החוויה</w:t>
      </w:r>
      <w:r>
        <w:rPr>
          <w:rtl/>
        </w:rPr>
        <w:t>. אה... ה</w:t>
      </w:r>
      <w:r w:rsidRPr="00FB638E">
        <w:rPr>
          <w:rtl/>
        </w:rPr>
        <w:t>חוויה הראשונית</w:t>
      </w:r>
      <w:r>
        <w:rPr>
          <w:rtl/>
        </w:rPr>
        <w:t>.</w:t>
      </w:r>
      <w:r w:rsidRPr="00FB638E">
        <w:rPr>
          <w:rtl/>
        </w:rPr>
        <w:t xml:space="preserve"> אני זוכר שיעורי סריגה</w:t>
      </w:r>
      <w:r>
        <w:rPr>
          <w:rtl/>
        </w:rPr>
        <w:t>,</w:t>
      </w:r>
      <w:r w:rsidRPr="00FB638E">
        <w:rPr>
          <w:rtl/>
        </w:rPr>
        <w:t xml:space="preserve"> יושבים במעגל בכיתה</w:t>
      </w:r>
      <w:r>
        <w:rPr>
          <w:rtl/>
        </w:rPr>
        <w:t>.</w:t>
      </w:r>
      <w:r w:rsidRPr="00FB638E">
        <w:rPr>
          <w:rtl/>
        </w:rPr>
        <w:t xml:space="preserve"> באמצע יש סל ענק עם המון המון פקעות של צמר ויושבים וסורגים</w:t>
      </w:r>
      <w:r>
        <w:rPr>
          <w:rtl/>
        </w:rPr>
        <w:t>,</w:t>
      </w:r>
      <w:r w:rsidRPr="00FB638E">
        <w:rPr>
          <w:rtl/>
        </w:rPr>
        <w:t xml:space="preserve"> וכל פעם שלמישהו נגמר הצמר הוא הולך לקחת</w:t>
      </w:r>
      <w:r>
        <w:rPr>
          <w:rtl/>
        </w:rPr>
        <w:t>,</w:t>
      </w:r>
      <w:r w:rsidRPr="00FB638E">
        <w:rPr>
          <w:rtl/>
        </w:rPr>
        <w:t xml:space="preserve"> והכל בשקט בשקט רק הרע</w:t>
      </w:r>
      <w:r>
        <w:rPr>
          <w:rtl/>
        </w:rPr>
        <w:t>ש</w:t>
      </w:r>
      <w:r w:rsidRPr="00FB638E">
        <w:rPr>
          <w:rtl/>
        </w:rPr>
        <w:t xml:space="preserve"> של המסרגות מעץ</w:t>
      </w:r>
      <w:r w:rsidR="005D490B">
        <w:rPr>
          <w:rFonts w:hint="cs"/>
          <w:rtl/>
        </w:rPr>
        <w:t xml:space="preserve"> – טיק טיק טיק טיק, </w:t>
      </w:r>
      <w:r>
        <w:rPr>
          <w:rtl/>
        </w:rPr>
        <w:t xml:space="preserve">אה... </w:t>
      </w:r>
      <w:r w:rsidRPr="00FB638E">
        <w:rPr>
          <w:rtl/>
        </w:rPr>
        <w:t>כזה דבר</w:t>
      </w:r>
      <w:r>
        <w:rPr>
          <w:rtl/>
        </w:rPr>
        <w:t>.</w:t>
      </w:r>
      <w:r w:rsidRPr="00FB638E">
        <w:rPr>
          <w:rtl/>
        </w:rPr>
        <w:t xml:space="preserve"> אני זוכר בכיתה ד'</w:t>
      </w:r>
      <w:r>
        <w:rPr>
          <w:rtl/>
        </w:rPr>
        <w:t xml:space="preserve">, </w:t>
      </w:r>
      <w:r w:rsidRPr="00FB638E">
        <w:rPr>
          <w:rtl/>
        </w:rPr>
        <w:t>נו אה</w:t>
      </w:r>
      <w:r>
        <w:rPr>
          <w:rtl/>
        </w:rPr>
        <w:t>,</w:t>
      </w:r>
      <w:r w:rsidRPr="00FB638E">
        <w:rPr>
          <w:rtl/>
        </w:rPr>
        <w:t xml:space="preserve"> אני זוכר בכיתה ב'</w:t>
      </w:r>
      <w:r>
        <w:rPr>
          <w:rtl/>
        </w:rPr>
        <w:t xml:space="preserve"> –</w:t>
      </w:r>
      <w:r w:rsidRPr="00FB638E">
        <w:rPr>
          <w:rtl/>
        </w:rPr>
        <w:t xml:space="preserve"> בג'</w:t>
      </w:r>
      <w:r>
        <w:rPr>
          <w:rtl/>
        </w:rPr>
        <w:t>,</w:t>
      </w:r>
      <w:r w:rsidRPr="00FB638E">
        <w:rPr>
          <w:rtl/>
        </w:rPr>
        <w:t xml:space="preserve"> בב</w:t>
      </w:r>
      <w:r>
        <w:rPr>
          <w:rtl/>
        </w:rPr>
        <w:t>',</w:t>
      </w:r>
      <w:r w:rsidRPr="00FB638E">
        <w:rPr>
          <w:rtl/>
        </w:rPr>
        <w:t xml:space="preserve"> אני לא זוכר מתי בדיוק שהפקנו שמן</w:t>
      </w:r>
      <w:r>
        <w:rPr>
          <w:rtl/>
        </w:rPr>
        <w:t xml:space="preserve"> אה... </w:t>
      </w:r>
      <w:r w:rsidRPr="00FB638E">
        <w:rPr>
          <w:rtl/>
        </w:rPr>
        <w:t>בבית ב</w:t>
      </w:r>
      <w:r>
        <w:rPr>
          <w:rtl/>
        </w:rPr>
        <w:t xml:space="preserve">ד, </w:t>
      </w:r>
      <w:r w:rsidRPr="00FB638E">
        <w:rPr>
          <w:rtl/>
        </w:rPr>
        <w:t>בבית</w:t>
      </w:r>
      <w:r>
        <w:rPr>
          <w:rtl/>
        </w:rPr>
        <w:t xml:space="preserve"> </w:t>
      </w:r>
      <w:r w:rsidRPr="00FB638E">
        <w:rPr>
          <w:rtl/>
        </w:rPr>
        <w:t>בד עתיק</w:t>
      </w:r>
      <w:r>
        <w:rPr>
          <w:rtl/>
        </w:rPr>
        <w:t xml:space="preserve"> אה... </w:t>
      </w:r>
      <w:r w:rsidRPr="00FB638E">
        <w:rPr>
          <w:rtl/>
        </w:rPr>
        <w:t>שהיה במערת מערת המכ</w:t>
      </w:r>
      <w:r>
        <w:rPr>
          <w:rtl/>
        </w:rPr>
        <w:t>...</w:t>
      </w:r>
      <w:r w:rsidRPr="00FB638E">
        <w:rPr>
          <w:rtl/>
        </w:rPr>
        <w:t xml:space="preserve"> לא</w:t>
      </w:r>
      <w:r>
        <w:rPr>
          <w:rtl/>
        </w:rPr>
        <w:t>,</w:t>
      </w:r>
      <w:r w:rsidRPr="00FB638E">
        <w:rPr>
          <w:rtl/>
        </w:rPr>
        <w:t xml:space="preserve"> עמק המצלבה</w:t>
      </w:r>
      <w:r>
        <w:rPr>
          <w:rtl/>
        </w:rPr>
        <w:t>,</w:t>
      </w:r>
      <w:r w:rsidRPr="00FB638E">
        <w:rPr>
          <w:rtl/>
        </w:rPr>
        <w:t xml:space="preserve"> היה שם בית בד עתיק עתיק עתיק</w:t>
      </w:r>
      <w:r>
        <w:rPr>
          <w:rtl/>
        </w:rPr>
        <w:t>,</w:t>
      </w:r>
      <w:r w:rsidRPr="00FB638E">
        <w:rPr>
          <w:rtl/>
        </w:rPr>
        <w:t xml:space="preserve"> והפעלנו אותו במיוחד</w:t>
      </w:r>
      <w:r>
        <w:rPr>
          <w:rtl/>
        </w:rPr>
        <w:t>,</w:t>
      </w:r>
      <w:r w:rsidRPr="00FB638E">
        <w:rPr>
          <w:rtl/>
        </w:rPr>
        <w:t xml:space="preserve"> הפקנו שמן ואז מיל</w:t>
      </w:r>
      <w:r>
        <w:rPr>
          <w:rtl/>
        </w:rPr>
        <w:t>א</w:t>
      </w:r>
      <w:r w:rsidRPr="00FB638E">
        <w:rPr>
          <w:rtl/>
        </w:rPr>
        <w:t>נו את השמן במנורות שהכנו מחימר בחנוכה</w:t>
      </w:r>
      <w:r>
        <w:rPr>
          <w:rtl/>
        </w:rPr>
        <w:t>.</w:t>
      </w:r>
      <w:r w:rsidRPr="00FB638E">
        <w:rPr>
          <w:rtl/>
        </w:rPr>
        <w:t xml:space="preserve"> זה היה בשבילי וואו</w:t>
      </w:r>
      <w:r>
        <w:rPr>
          <w:rtl/>
        </w:rPr>
        <w:t>,</w:t>
      </w:r>
      <w:r w:rsidRPr="00FB638E">
        <w:rPr>
          <w:rtl/>
        </w:rPr>
        <w:t xml:space="preserve"> זה השמן שלנו וזה הספיק בדיוק</w:t>
      </w:r>
      <w:r>
        <w:rPr>
          <w:rtl/>
        </w:rPr>
        <w:t>,</w:t>
      </w:r>
      <w:r w:rsidRPr="00FB638E">
        <w:rPr>
          <w:rtl/>
        </w:rPr>
        <w:t xml:space="preserve"> איזה יופי</w:t>
      </w:r>
      <w:r>
        <w:rPr>
          <w:rtl/>
        </w:rPr>
        <w:t>!</w:t>
      </w:r>
      <w:r w:rsidRPr="00FB638E">
        <w:rPr>
          <w:rtl/>
        </w:rPr>
        <w:t xml:space="preserve"> זה היה חוויה מאוד מיוחדת להדליק את מנורות השמן שאנחנו עשינו</w:t>
      </w:r>
      <w:r>
        <w:rPr>
          <w:rtl/>
        </w:rPr>
        <w:t xml:space="preserve"> הכול.</w:t>
      </w:r>
      <w:r w:rsidRPr="00FB638E">
        <w:rPr>
          <w:rtl/>
        </w:rPr>
        <w:t xml:space="preserve"> אני זוכר בד</w:t>
      </w:r>
      <w:r>
        <w:rPr>
          <w:rtl/>
        </w:rPr>
        <w:t>'</w:t>
      </w:r>
      <w:r w:rsidRPr="00FB638E">
        <w:rPr>
          <w:rtl/>
        </w:rPr>
        <w:t xml:space="preserve"> ש</w:t>
      </w:r>
      <w:r>
        <w:rPr>
          <w:rFonts w:hint="cs"/>
          <w:rtl/>
        </w:rPr>
        <w:t xml:space="preserve">א' </w:t>
      </w:r>
      <w:r w:rsidRPr="00FB638E">
        <w:rPr>
          <w:rtl/>
        </w:rPr>
        <w:t>המחנכת לקחה אותנו לביתה והתבוננו שם בסוסים שלה וציירנו את</w:t>
      </w:r>
      <w:r>
        <w:rPr>
          <w:rtl/>
        </w:rPr>
        <w:t xml:space="preserve"> –</w:t>
      </w:r>
      <w:r w:rsidRPr="00FB638E">
        <w:rPr>
          <w:rtl/>
        </w:rPr>
        <w:t xml:space="preserve"> ציירנו את הסוסים ואת העיניים של הסוס</w:t>
      </w:r>
      <w:r>
        <w:rPr>
          <w:rtl/>
        </w:rPr>
        <w:t>,</w:t>
      </w:r>
      <w:r w:rsidRPr="00FB638E">
        <w:rPr>
          <w:rtl/>
        </w:rPr>
        <w:t xml:space="preserve"> שהסוס יש לו את העין הכי גדולה מכל החיות</w:t>
      </w:r>
      <w:r>
        <w:rPr>
          <w:rtl/>
        </w:rPr>
        <w:t>,</w:t>
      </w:r>
      <w:r w:rsidRPr="00FB638E">
        <w:rPr>
          <w:rtl/>
        </w:rPr>
        <w:t xml:space="preserve"> יותר מלוו</w:t>
      </w:r>
      <w:r>
        <w:rPr>
          <w:rFonts w:hint="cs"/>
          <w:rtl/>
        </w:rPr>
        <w:t>י</w:t>
      </w:r>
      <w:r w:rsidRPr="00FB638E">
        <w:rPr>
          <w:rtl/>
        </w:rPr>
        <w:t>יתן ביחס לגודל של הגוף</w:t>
      </w:r>
      <w:r>
        <w:rPr>
          <w:rtl/>
        </w:rPr>
        <w:t xml:space="preserve">, אה... </w:t>
      </w:r>
      <w:r w:rsidRPr="00FB638E">
        <w:rPr>
          <w:rtl/>
        </w:rPr>
        <w:t>וזה משהו שמאוד מאוד הרשים אותי</w:t>
      </w:r>
      <w:r>
        <w:rPr>
          <w:rtl/>
        </w:rPr>
        <w:t>.</w:t>
      </w:r>
      <w:r w:rsidRPr="00FB638E">
        <w:rPr>
          <w:rtl/>
        </w:rPr>
        <w:t xml:space="preserve"> אני זוכר בכיתה ה</w:t>
      </w:r>
      <w:r>
        <w:rPr>
          <w:rtl/>
        </w:rPr>
        <w:t>'</w:t>
      </w:r>
      <w:r w:rsidRPr="00FB638E">
        <w:rPr>
          <w:rtl/>
        </w:rPr>
        <w:t xml:space="preserve"> את האולימפיאדה את כל ה</w:t>
      </w:r>
      <w:r>
        <w:rPr>
          <w:rtl/>
        </w:rPr>
        <w:t>...</w:t>
      </w:r>
      <w:r w:rsidRPr="00FB638E">
        <w:rPr>
          <w:rtl/>
        </w:rPr>
        <w:t xml:space="preserve"> את כל ההת</w:t>
      </w:r>
      <w:r>
        <w:rPr>
          <w:rtl/>
        </w:rPr>
        <w:t>אמנות</w:t>
      </w:r>
      <w:r w:rsidRPr="00FB638E">
        <w:rPr>
          <w:rtl/>
        </w:rPr>
        <w:t xml:space="preserve"> על הדיסקוס ועל ה</w:t>
      </w:r>
      <w:r>
        <w:rPr>
          <w:rtl/>
        </w:rPr>
        <w:t>כידון,</w:t>
      </w:r>
      <w:r w:rsidRPr="00FB638E">
        <w:rPr>
          <w:rtl/>
        </w:rPr>
        <w:t xml:space="preserve"> </w:t>
      </w:r>
      <w:r>
        <w:rPr>
          <w:rtl/>
        </w:rPr>
        <w:t xml:space="preserve">הטלת </w:t>
      </w:r>
      <w:r w:rsidRPr="00FB638E">
        <w:rPr>
          <w:rtl/>
        </w:rPr>
        <w:t>ה</w:t>
      </w:r>
      <w:r>
        <w:rPr>
          <w:rtl/>
        </w:rPr>
        <w:t>כידון,</w:t>
      </w:r>
      <w:r w:rsidRPr="00FB638E">
        <w:rPr>
          <w:rtl/>
        </w:rPr>
        <w:t xml:space="preserve"> וכשלמדנו בתרבויות העתיקות על</w:t>
      </w:r>
      <w:r>
        <w:rPr>
          <w:rtl/>
        </w:rPr>
        <w:t xml:space="preserve"> אה... </w:t>
      </w:r>
      <w:r w:rsidRPr="00FB638E">
        <w:rPr>
          <w:rtl/>
        </w:rPr>
        <w:t xml:space="preserve">על הודו </w:t>
      </w:r>
      <w:r>
        <w:rPr>
          <w:rtl/>
        </w:rPr>
        <w:t xml:space="preserve">אז </w:t>
      </w:r>
      <w:r w:rsidRPr="00FB638E">
        <w:rPr>
          <w:rtl/>
        </w:rPr>
        <w:t>הכנו מיטת מסמרים</w:t>
      </w:r>
      <w:r>
        <w:rPr>
          <w:rtl/>
        </w:rPr>
        <w:t>,</w:t>
      </w:r>
      <w:r w:rsidRPr="00FB638E">
        <w:rPr>
          <w:rtl/>
        </w:rPr>
        <w:t xml:space="preserve"> דפקנו ודפקנו מסמרים</w:t>
      </w:r>
      <w:r>
        <w:rPr>
          <w:rtl/>
        </w:rPr>
        <w:t>,</w:t>
      </w:r>
      <w:r w:rsidRPr="00FB638E">
        <w:rPr>
          <w:rtl/>
        </w:rPr>
        <w:t xml:space="preserve"> זה אני זוכר</w:t>
      </w:r>
      <w:r>
        <w:rPr>
          <w:rtl/>
        </w:rPr>
        <w:t>,</w:t>
      </w:r>
      <w:r w:rsidRPr="00FB638E">
        <w:rPr>
          <w:rtl/>
        </w:rPr>
        <w:t xml:space="preserve"> שכל השנה עבדנו ודפקנו את המסמרים</w:t>
      </w:r>
      <w:r>
        <w:rPr>
          <w:rtl/>
        </w:rPr>
        <w:t>,</w:t>
      </w:r>
      <w:r w:rsidRPr="00FB638E">
        <w:rPr>
          <w:rtl/>
        </w:rPr>
        <w:t xml:space="preserve"> מסמרי 10 על דיקט ענק של עץ</w:t>
      </w:r>
      <w:r>
        <w:rPr>
          <w:rtl/>
        </w:rPr>
        <w:t xml:space="preserve">, אה... </w:t>
      </w:r>
      <w:r w:rsidRPr="00FB638E">
        <w:rPr>
          <w:rtl/>
        </w:rPr>
        <w:t>ובסוף השנה גם נשכבנו על מיטת המסמרים</w:t>
      </w:r>
      <w:r>
        <w:rPr>
          <w:rtl/>
        </w:rPr>
        <w:t>,</w:t>
      </w:r>
      <w:r w:rsidRPr="00FB638E">
        <w:rPr>
          <w:rtl/>
        </w:rPr>
        <w:t xml:space="preserve"> שזה היה ממש</w:t>
      </w:r>
      <w:r>
        <w:rPr>
          <w:rtl/>
        </w:rPr>
        <w:t xml:space="preserve"> אה... </w:t>
      </w:r>
      <w:r w:rsidRPr="00FB638E">
        <w:rPr>
          <w:rtl/>
        </w:rPr>
        <w:t>זה היה אירוע</w:t>
      </w:r>
      <w:r>
        <w:rPr>
          <w:rtl/>
        </w:rPr>
        <w:t>.</w:t>
      </w:r>
      <w:r w:rsidRPr="00FB638E">
        <w:rPr>
          <w:rtl/>
        </w:rPr>
        <w:t xml:space="preserve"> אה</w:t>
      </w:r>
      <w:r>
        <w:rPr>
          <w:rtl/>
        </w:rPr>
        <w:t>,</w:t>
      </w:r>
      <w:r w:rsidRPr="00FB638E">
        <w:rPr>
          <w:rtl/>
        </w:rPr>
        <w:t xml:space="preserve"> אני זוכר </w:t>
      </w:r>
      <w:r>
        <w:rPr>
          <w:rtl/>
        </w:rPr>
        <w:t xml:space="preserve">בכיתה </w:t>
      </w:r>
      <w:r w:rsidRPr="00FB638E">
        <w:rPr>
          <w:rtl/>
        </w:rPr>
        <w:t>ז' את הסיפורים על מיכלאנג'לו</w:t>
      </w:r>
      <w:r>
        <w:rPr>
          <w:rtl/>
        </w:rPr>
        <w:t>.</w:t>
      </w:r>
      <w:r w:rsidRPr="00FB638E">
        <w:rPr>
          <w:rtl/>
        </w:rPr>
        <w:t xml:space="preserve"> הם </w:t>
      </w:r>
      <w:r>
        <w:rPr>
          <w:rtl/>
        </w:rPr>
        <w:t xml:space="preserve">הותירו בי </w:t>
      </w:r>
      <w:r w:rsidRPr="00FB638E">
        <w:rPr>
          <w:rtl/>
        </w:rPr>
        <w:t>רושם מאוד מאוד מאוד עמוק</w:t>
      </w:r>
      <w:r>
        <w:rPr>
          <w:rtl/>
        </w:rPr>
        <w:t>,</w:t>
      </w:r>
      <w:r w:rsidRPr="00FB638E">
        <w:rPr>
          <w:rtl/>
        </w:rPr>
        <w:t xml:space="preserve"> על הסכנה שהייתה לו כשהוא הלך לחקור את ה</w:t>
      </w:r>
      <w:r>
        <w:rPr>
          <w:rtl/>
        </w:rPr>
        <w:t>...</w:t>
      </w:r>
      <w:r w:rsidRPr="00FB638E">
        <w:rPr>
          <w:rtl/>
        </w:rPr>
        <w:t xml:space="preserve"> את הגופות ולנתח את הגופות ועל ה</w:t>
      </w:r>
      <w:r>
        <w:rPr>
          <w:rtl/>
        </w:rPr>
        <w:t>...</w:t>
      </w:r>
      <w:r w:rsidRPr="00FB638E">
        <w:rPr>
          <w:rtl/>
        </w:rPr>
        <w:t xml:space="preserve"> על ה</w:t>
      </w:r>
      <w:r>
        <w:rPr>
          <w:rtl/>
        </w:rPr>
        <w:t>...</w:t>
      </w:r>
      <w:r w:rsidRPr="00FB638E">
        <w:rPr>
          <w:rtl/>
        </w:rPr>
        <w:t xml:space="preserve"> הסקרנות שהייתה לו</w:t>
      </w:r>
      <w:r>
        <w:rPr>
          <w:rtl/>
        </w:rPr>
        <w:t>,</w:t>
      </w:r>
      <w:r w:rsidRPr="00FB638E">
        <w:rPr>
          <w:rtl/>
        </w:rPr>
        <w:t xml:space="preserve"> להבין מה יש מע</w:t>
      </w:r>
      <w:r>
        <w:rPr>
          <w:rtl/>
        </w:rPr>
        <w:t>ֵ</w:t>
      </w:r>
      <w:r w:rsidRPr="00FB638E">
        <w:rPr>
          <w:rtl/>
        </w:rPr>
        <w:t>בר</w:t>
      </w:r>
      <w:r>
        <w:rPr>
          <w:rtl/>
        </w:rPr>
        <w:t>,</w:t>
      </w:r>
      <w:r w:rsidRPr="00FB638E">
        <w:rPr>
          <w:rtl/>
        </w:rPr>
        <w:t xml:space="preserve"> ש</w:t>
      </w:r>
      <w:r>
        <w:rPr>
          <w:rtl/>
        </w:rPr>
        <w:t>...</w:t>
      </w:r>
    </w:p>
    <w:p w14:paraId="44390681"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מה</w:t>
      </w:r>
      <w:r>
        <w:rPr>
          <w:rtl/>
        </w:rPr>
        <w:t>,</w:t>
      </w:r>
      <w:r w:rsidRPr="00FB638E">
        <w:rPr>
          <w:rtl/>
        </w:rPr>
        <w:t xml:space="preserve"> זה ממש</w:t>
      </w:r>
      <w:r>
        <w:rPr>
          <w:rtl/>
        </w:rPr>
        <w:t xml:space="preserve"> אה... </w:t>
      </w:r>
    </w:p>
    <w:p w14:paraId="5ABB5249" w14:textId="77777777" w:rsidR="000F5784" w:rsidRPr="00FB638E" w:rsidRDefault="000F5784" w:rsidP="000F5784">
      <w:pPr>
        <w:pStyle w:val="31"/>
        <w:rPr>
          <w:rtl/>
        </w:rPr>
      </w:pPr>
      <w:r>
        <w:rPr>
          <w:b/>
          <w:bCs/>
          <w:rtl/>
        </w:rPr>
        <w:t xml:space="preserve">ח': </w:t>
      </w:r>
      <w:r>
        <w:rPr>
          <w:b/>
          <w:bCs/>
          <w:rtl/>
        </w:rPr>
        <w:tab/>
      </w:r>
      <w:r w:rsidRPr="00FB638E">
        <w:rPr>
          <w:rtl/>
        </w:rPr>
        <w:t>כן ועל קולומבוס</w:t>
      </w:r>
      <w:r>
        <w:rPr>
          <w:rtl/>
        </w:rPr>
        <w:t>,</w:t>
      </w:r>
      <w:r w:rsidRPr="00FB638E">
        <w:rPr>
          <w:rtl/>
        </w:rPr>
        <w:t xml:space="preserve"> שלמדנו על קולומבוס</w:t>
      </w:r>
      <w:r>
        <w:rPr>
          <w:rtl/>
        </w:rPr>
        <w:t xml:space="preserve">. </w:t>
      </w:r>
      <w:r w:rsidRPr="00FB638E">
        <w:rPr>
          <w:rtl/>
        </w:rPr>
        <w:t>א</w:t>
      </w:r>
      <w:r>
        <w:rPr>
          <w:rtl/>
        </w:rPr>
        <w:t>ה...</w:t>
      </w:r>
      <w:r w:rsidRPr="00FB638E">
        <w:rPr>
          <w:rtl/>
        </w:rPr>
        <w:t xml:space="preserve"> אני זוכר מכיתה ח' את ה</w:t>
      </w:r>
      <w:r>
        <w:rPr>
          <w:rtl/>
        </w:rPr>
        <w:t>...</w:t>
      </w:r>
      <w:r w:rsidRPr="00FB638E">
        <w:rPr>
          <w:rtl/>
        </w:rPr>
        <w:t xml:space="preserve"> בעיקר בעיקר את ההצ</w:t>
      </w:r>
      <w:r>
        <w:rPr>
          <w:rtl/>
        </w:rPr>
        <w:t>גה</w:t>
      </w:r>
      <w:r w:rsidRPr="00FB638E">
        <w:rPr>
          <w:rtl/>
        </w:rPr>
        <w:t xml:space="preserve"> שלנו</w:t>
      </w:r>
      <w:r>
        <w:rPr>
          <w:rtl/>
        </w:rPr>
        <w:t>.</w:t>
      </w:r>
      <w:r w:rsidRPr="00FB638E">
        <w:rPr>
          <w:rtl/>
        </w:rPr>
        <w:t xml:space="preserve"> עשינו את </w:t>
      </w:r>
      <w:r>
        <w:rPr>
          <w:rtl/>
        </w:rPr>
        <w:t>"</w:t>
      </w:r>
      <w:r w:rsidRPr="00FB638E">
        <w:rPr>
          <w:rtl/>
        </w:rPr>
        <w:t>טורנדו</w:t>
      </w:r>
      <w:r>
        <w:rPr>
          <w:rtl/>
        </w:rPr>
        <w:t>ט",</w:t>
      </w:r>
      <w:r w:rsidRPr="00FB638E">
        <w:rPr>
          <w:rtl/>
        </w:rPr>
        <w:t xml:space="preserve"> את </w:t>
      </w:r>
      <w:r>
        <w:rPr>
          <w:rtl/>
        </w:rPr>
        <w:t>"</w:t>
      </w:r>
      <w:r w:rsidRPr="00FB638E">
        <w:rPr>
          <w:rtl/>
        </w:rPr>
        <w:t>הנסיכ</w:t>
      </w:r>
      <w:r>
        <w:rPr>
          <w:rtl/>
        </w:rPr>
        <w:t xml:space="preserve">ה טורנדוט", </w:t>
      </w:r>
      <w:r w:rsidRPr="00FB638E">
        <w:rPr>
          <w:rtl/>
        </w:rPr>
        <w:t>עם אמיר שלומי</w:t>
      </w:r>
      <w:r>
        <w:rPr>
          <w:rtl/>
        </w:rPr>
        <w:t>א</w:t>
      </w:r>
      <w:r w:rsidRPr="00FB638E">
        <w:rPr>
          <w:rtl/>
        </w:rPr>
        <w:t>ן שכתב לנו מוזיקה להצגה</w:t>
      </w:r>
      <w:r>
        <w:rPr>
          <w:rtl/>
        </w:rPr>
        <w:t>,</w:t>
      </w:r>
      <w:r w:rsidRPr="00FB638E">
        <w:rPr>
          <w:rtl/>
        </w:rPr>
        <w:t xml:space="preserve"> וכמה ממש הייתה הפקה</w:t>
      </w:r>
      <w:r>
        <w:rPr>
          <w:rtl/>
        </w:rPr>
        <w:t>,</w:t>
      </w:r>
      <w:r w:rsidRPr="00FB638E">
        <w:rPr>
          <w:rtl/>
        </w:rPr>
        <w:t xml:space="preserve"> אה</w:t>
      </w:r>
      <w:r>
        <w:rPr>
          <w:rtl/>
        </w:rPr>
        <w:t>,</w:t>
      </w:r>
      <w:r w:rsidRPr="00FB638E">
        <w:rPr>
          <w:rtl/>
        </w:rPr>
        <w:t xml:space="preserve"> היינו מושקעים שם לגמרי</w:t>
      </w:r>
      <w:r>
        <w:rPr>
          <w:rtl/>
        </w:rPr>
        <w:t>, אה... ב</w:t>
      </w:r>
      <w:r w:rsidRPr="00FB638E">
        <w:rPr>
          <w:rtl/>
        </w:rPr>
        <w:t>צורה מאוד מאוד</w:t>
      </w:r>
      <w:r>
        <w:rPr>
          <w:rtl/>
        </w:rPr>
        <w:t xml:space="preserve"> אה... </w:t>
      </w:r>
      <w:r w:rsidRPr="00FB638E">
        <w:rPr>
          <w:rtl/>
        </w:rPr>
        <w:t>אינטנסיבית ועמוקה</w:t>
      </w:r>
      <w:r>
        <w:rPr>
          <w:rtl/>
        </w:rPr>
        <w:t>.</w:t>
      </w:r>
      <w:r w:rsidRPr="00FB638E">
        <w:rPr>
          <w:rtl/>
        </w:rPr>
        <w:t xml:space="preserve"> זה היה תהליך שהוא היה יוצא מן הכלל</w:t>
      </w:r>
      <w:r>
        <w:rPr>
          <w:rtl/>
        </w:rPr>
        <w:t xml:space="preserve">. אה... </w:t>
      </w:r>
      <w:r w:rsidRPr="00FB638E">
        <w:rPr>
          <w:rtl/>
        </w:rPr>
        <w:t>ובתיכון המון דברים</w:t>
      </w:r>
      <w:r>
        <w:rPr>
          <w:rtl/>
        </w:rPr>
        <w:t xml:space="preserve"> אה... </w:t>
      </w:r>
      <w:r w:rsidRPr="00FB638E">
        <w:rPr>
          <w:rtl/>
        </w:rPr>
        <w:t>גם כן קשורים הרבה מאוד לגם לחוויות סוציאליות עם החברים</w:t>
      </w:r>
      <w:r>
        <w:rPr>
          <w:rtl/>
        </w:rPr>
        <w:t>.</w:t>
      </w:r>
      <w:r w:rsidRPr="00FB638E">
        <w:rPr>
          <w:rtl/>
        </w:rPr>
        <w:t xml:space="preserve"> אה</w:t>
      </w:r>
      <w:r>
        <w:rPr>
          <w:rtl/>
        </w:rPr>
        <w:t>,</w:t>
      </w:r>
      <w:r w:rsidRPr="00FB638E">
        <w:rPr>
          <w:rtl/>
        </w:rPr>
        <w:t xml:space="preserve"> האמת שבתיכון יותר כש</w:t>
      </w:r>
      <w:r>
        <w:rPr>
          <w:rtl/>
        </w:rPr>
        <w:t>...</w:t>
      </w:r>
      <w:r w:rsidRPr="00FB638E">
        <w:rPr>
          <w:rtl/>
        </w:rPr>
        <w:t xml:space="preserve"> חושבים על זה יותר סוציאלי ופחות לימודי</w:t>
      </w:r>
      <w:r>
        <w:rPr>
          <w:rtl/>
        </w:rPr>
        <w:t>.</w:t>
      </w:r>
    </w:p>
    <w:p w14:paraId="5F50A90A"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אה</w:t>
      </w:r>
      <w:r>
        <w:rPr>
          <w:rtl/>
        </w:rPr>
        <w:t xml:space="preserve">... </w:t>
      </w:r>
      <w:r w:rsidRPr="00FB638E">
        <w:rPr>
          <w:rtl/>
        </w:rPr>
        <w:t>משהו אחד אתה יכול לזכור שזה היה</w:t>
      </w:r>
      <w:r>
        <w:rPr>
          <w:rtl/>
        </w:rPr>
        <w:t>?</w:t>
      </w:r>
    </w:p>
    <w:p w14:paraId="3471BB67" w14:textId="77777777" w:rsidR="000F5784" w:rsidRPr="00FB638E" w:rsidRDefault="000F5784" w:rsidP="000F5784">
      <w:pPr>
        <w:pStyle w:val="31"/>
        <w:rPr>
          <w:rtl/>
        </w:rPr>
      </w:pPr>
      <w:r>
        <w:rPr>
          <w:b/>
          <w:bCs/>
          <w:rtl/>
        </w:rPr>
        <w:t>ח':</w:t>
      </w:r>
      <w:r>
        <w:rPr>
          <w:b/>
          <w:bCs/>
          <w:rtl/>
        </w:rPr>
        <w:tab/>
      </w:r>
      <w:r w:rsidRPr="00FB638E">
        <w:rPr>
          <w:rtl/>
        </w:rPr>
        <w:t>אה בתיכון</w:t>
      </w:r>
      <w:r>
        <w:rPr>
          <w:rtl/>
        </w:rPr>
        <w:t>,</w:t>
      </w:r>
      <w:r w:rsidRPr="00FB638E">
        <w:rPr>
          <w:rtl/>
        </w:rPr>
        <w:t xml:space="preserve"> לימודי</w:t>
      </w:r>
      <w:r>
        <w:rPr>
          <w:rtl/>
        </w:rPr>
        <w:t>.</w:t>
      </w:r>
    </w:p>
    <w:p w14:paraId="0A2F1EEF"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לא רק לימודי</w:t>
      </w:r>
      <w:r>
        <w:rPr>
          <w:rtl/>
        </w:rPr>
        <w:t>.</w:t>
      </w:r>
      <w:r w:rsidRPr="00FB638E">
        <w:rPr>
          <w:rtl/>
        </w:rPr>
        <w:t xml:space="preserve"> יכול להיות גם סוציאלי</w:t>
      </w:r>
      <w:r>
        <w:rPr>
          <w:rtl/>
        </w:rPr>
        <w:t>,</w:t>
      </w:r>
      <w:r w:rsidRPr="00FB638E">
        <w:rPr>
          <w:rtl/>
        </w:rPr>
        <w:t xml:space="preserve"> אבל דוגמה</w:t>
      </w:r>
      <w:r>
        <w:rPr>
          <w:rtl/>
        </w:rPr>
        <w:t>.</w:t>
      </w:r>
    </w:p>
    <w:p w14:paraId="4CC2795C" w14:textId="66F57375" w:rsidR="000F5784" w:rsidRPr="00FB638E" w:rsidRDefault="000F5784" w:rsidP="000F5784">
      <w:pPr>
        <w:pStyle w:val="31"/>
        <w:rPr>
          <w:rtl/>
        </w:rPr>
      </w:pPr>
      <w:r>
        <w:rPr>
          <w:b/>
          <w:bCs/>
          <w:rtl/>
        </w:rPr>
        <w:t>ח':</w:t>
      </w:r>
      <w:r>
        <w:rPr>
          <w:b/>
          <w:bCs/>
          <w:rtl/>
        </w:rPr>
        <w:tab/>
      </w:r>
      <w:r w:rsidRPr="00FB638E">
        <w:rPr>
          <w:rtl/>
        </w:rPr>
        <w:t>דוגמה</w:t>
      </w:r>
      <w:r>
        <w:rPr>
          <w:rtl/>
        </w:rPr>
        <w:t>,</w:t>
      </w:r>
      <w:r w:rsidRPr="00FB638E">
        <w:rPr>
          <w:rtl/>
        </w:rPr>
        <w:t xml:space="preserve"> אה</w:t>
      </w:r>
      <w:r>
        <w:rPr>
          <w:rtl/>
        </w:rPr>
        <w:t>,</w:t>
      </w:r>
      <w:r w:rsidRPr="00FB638E">
        <w:rPr>
          <w:rtl/>
        </w:rPr>
        <w:t xml:space="preserve"> בתיכון למשל היה לנו</w:t>
      </w:r>
      <w:r>
        <w:rPr>
          <w:rtl/>
        </w:rPr>
        <w:t>,</w:t>
      </w:r>
      <w:r w:rsidRPr="00FB638E">
        <w:rPr>
          <w:rtl/>
        </w:rPr>
        <w:t xml:space="preserve"> היה לנו איזה קורס או סדרת שיעורים עם אקסל שהוא מורה עדיין מורה לפיסול ו</w:t>
      </w:r>
      <w:r>
        <w:rPr>
          <w:rFonts w:hint="cs"/>
          <w:rtl/>
        </w:rPr>
        <w:t>רישום</w:t>
      </w:r>
      <w:r w:rsidRPr="00FB638E">
        <w:rPr>
          <w:rtl/>
        </w:rPr>
        <w:t xml:space="preserve"> ודיברנו על מטמורפוזה וכל קבוצת ילדים צריכה הייתה לעשות איזשהו פרויקט שקשור למטמורפוזה</w:t>
      </w:r>
      <w:r>
        <w:rPr>
          <w:rtl/>
        </w:rPr>
        <w:t>,</w:t>
      </w:r>
      <w:r w:rsidRPr="00FB638E">
        <w:rPr>
          <w:rtl/>
        </w:rPr>
        <w:t xml:space="preserve"> ואני ועוד חבר החלטנו שאנחנו לוקחים איזה חלקה ביער</w:t>
      </w:r>
      <w:r>
        <w:rPr>
          <w:rtl/>
        </w:rPr>
        <w:t>,</w:t>
      </w:r>
      <w:r w:rsidRPr="00FB638E">
        <w:rPr>
          <w:rtl/>
        </w:rPr>
        <w:t xml:space="preserve"> ובשעה מסוימת ביום מניחים אבנים על הצל של העצים וכל הכיתה הצטרפה לזה</w:t>
      </w:r>
      <w:r>
        <w:rPr>
          <w:rtl/>
        </w:rPr>
        <w:t>,</w:t>
      </w:r>
      <w:r w:rsidRPr="00FB638E">
        <w:rPr>
          <w:rtl/>
        </w:rPr>
        <w:t xml:space="preserve"> וראינו שאנחנו מתחילים להניח את האבנים על הצל של העצים מהגזע עד לענפים למעלה</w:t>
      </w:r>
      <w:r>
        <w:rPr>
          <w:rtl/>
        </w:rPr>
        <w:t>,</w:t>
      </w:r>
      <w:r w:rsidRPr="00FB638E">
        <w:rPr>
          <w:rtl/>
        </w:rPr>
        <w:t xml:space="preserve"> ומהר מאוד הצל זז בעצם</w:t>
      </w:r>
      <w:r>
        <w:rPr>
          <w:rtl/>
        </w:rPr>
        <w:t xml:space="preserve">, אה... </w:t>
      </w:r>
      <w:r w:rsidRPr="00FB638E">
        <w:rPr>
          <w:rtl/>
        </w:rPr>
        <w:t>בעצם זה</w:t>
      </w:r>
      <w:r>
        <w:rPr>
          <w:rtl/>
        </w:rPr>
        <w:t>,</w:t>
      </w:r>
      <w:r w:rsidRPr="00FB638E">
        <w:rPr>
          <w:rtl/>
        </w:rPr>
        <w:t xml:space="preserve"> זו עבודה שהיא יכולה להיות רק ברגע</w:t>
      </w:r>
      <w:r>
        <w:rPr>
          <w:rtl/>
        </w:rPr>
        <w:t>.</w:t>
      </w:r>
      <w:r w:rsidRPr="00FB638E">
        <w:rPr>
          <w:rtl/>
        </w:rPr>
        <w:t xml:space="preserve"> הבנו</w:t>
      </w:r>
      <w:r>
        <w:rPr>
          <w:rtl/>
        </w:rPr>
        <w:t xml:space="preserve"> ש... </w:t>
      </w:r>
      <w:r w:rsidRPr="00FB638E">
        <w:rPr>
          <w:rtl/>
        </w:rPr>
        <w:t>שזה אפשר לתפוס רק רגע אחד בתוך הדבר הזה</w:t>
      </w:r>
      <w:r>
        <w:rPr>
          <w:rtl/>
        </w:rPr>
        <w:t>,</w:t>
      </w:r>
      <w:r w:rsidRPr="00FB638E">
        <w:rPr>
          <w:rtl/>
        </w:rPr>
        <w:t xml:space="preserve"> והוא בלתי אפשרי בעצם לתפוס </w:t>
      </w:r>
      <w:r w:rsidRPr="00FB638E">
        <w:rPr>
          <w:rtl/>
        </w:rPr>
        <w:lastRenderedPageBreak/>
        <w:t>אותו בהקשר</w:t>
      </w:r>
      <w:r>
        <w:rPr>
          <w:rtl/>
        </w:rPr>
        <w:t>,</w:t>
      </w:r>
      <w:r w:rsidRPr="00FB638E">
        <w:rPr>
          <w:rtl/>
        </w:rPr>
        <w:t xml:space="preserve"> כן</w:t>
      </w:r>
      <w:r>
        <w:rPr>
          <w:rtl/>
        </w:rPr>
        <w:t>,</w:t>
      </w:r>
      <w:r w:rsidRPr="00FB638E">
        <w:rPr>
          <w:rtl/>
        </w:rPr>
        <w:t xml:space="preserve"> זה עזר להמחיש את הנושא הזה של מטמורפוזה</w:t>
      </w:r>
      <w:r>
        <w:rPr>
          <w:rtl/>
        </w:rPr>
        <w:t>,</w:t>
      </w:r>
      <w:r w:rsidRPr="00FB638E">
        <w:rPr>
          <w:rtl/>
        </w:rPr>
        <w:t xml:space="preserve"> את ההשתנות הזאתי שנמצאת בטבע</w:t>
      </w:r>
      <w:r>
        <w:rPr>
          <w:rtl/>
        </w:rPr>
        <w:t>,</w:t>
      </w:r>
      <w:r w:rsidRPr="00FB638E">
        <w:rPr>
          <w:rtl/>
        </w:rPr>
        <w:t xml:space="preserve"> שהיא כל הזמן מתרחשת</w:t>
      </w:r>
      <w:r>
        <w:rPr>
          <w:rtl/>
        </w:rPr>
        <w:t>,</w:t>
      </w:r>
      <w:r w:rsidRPr="00FB638E">
        <w:rPr>
          <w:rtl/>
        </w:rPr>
        <w:t xml:space="preserve"> ובעצם כשאתה רוצה ליצור </w:t>
      </w:r>
      <w:r w:rsidR="007362DF">
        <w:rPr>
          <w:rtl/>
        </w:rPr>
        <w:t>אמנות</w:t>
      </w:r>
      <w:r w:rsidRPr="00FB638E">
        <w:rPr>
          <w:rtl/>
        </w:rPr>
        <w:t xml:space="preserve"> אתה יכול לנסות לדמות </w:t>
      </w:r>
      <w:r>
        <w:rPr>
          <w:rtl/>
        </w:rPr>
        <w:t>מטמורפוזה</w:t>
      </w:r>
      <w:r w:rsidRPr="00FB638E">
        <w:rPr>
          <w:rtl/>
        </w:rPr>
        <w:t xml:space="preserve"> ב</w:t>
      </w:r>
      <w:r w:rsidR="007362DF">
        <w:rPr>
          <w:rtl/>
        </w:rPr>
        <w:t>אמנות</w:t>
      </w:r>
      <w:r>
        <w:rPr>
          <w:rtl/>
        </w:rPr>
        <w:t>,</w:t>
      </w:r>
      <w:r w:rsidRPr="00FB638E">
        <w:rPr>
          <w:rtl/>
        </w:rPr>
        <w:t xml:space="preserve"> אבל היא ה</w:t>
      </w:r>
      <w:r w:rsidR="007362DF">
        <w:rPr>
          <w:rtl/>
        </w:rPr>
        <w:t>אמנות</w:t>
      </w:r>
      <w:r w:rsidRPr="00FB638E">
        <w:rPr>
          <w:rtl/>
        </w:rPr>
        <w:t xml:space="preserve"> היא קפו</w:t>
      </w:r>
      <w:r>
        <w:rPr>
          <w:rtl/>
        </w:rPr>
        <w:t xml:space="preserve">אה, אה... </w:t>
      </w:r>
      <w:r w:rsidRPr="00FB638E">
        <w:rPr>
          <w:rtl/>
        </w:rPr>
        <w:t>ויש כל מיני דרכים ל</w:t>
      </w:r>
      <w:r w:rsidR="007362DF">
        <w:rPr>
          <w:rFonts w:hint="cs"/>
          <w:rtl/>
        </w:rPr>
        <w:t>י</w:t>
      </w:r>
      <w:r w:rsidRPr="00FB638E">
        <w:rPr>
          <w:rtl/>
        </w:rPr>
        <w:t>יצג מטמורפוז</w:t>
      </w:r>
      <w:r>
        <w:rPr>
          <w:rtl/>
        </w:rPr>
        <w:t>ה,</w:t>
      </w:r>
      <w:r w:rsidRPr="00FB638E">
        <w:rPr>
          <w:rtl/>
        </w:rPr>
        <w:t xml:space="preserve"> זה הדרך </w:t>
      </w:r>
      <w:r>
        <w:rPr>
          <w:rtl/>
        </w:rPr>
        <w:t xml:space="preserve">הקיפאון </w:t>
      </w:r>
      <w:r w:rsidRPr="00FB638E">
        <w:rPr>
          <w:rtl/>
        </w:rPr>
        <w:t>שב</w:t>
      </w:r>
      <w:r w:rsidR="007362DF">
        <w:rPr>
          <w:rtl/>
        </w:rPr>
        <w:t>אמנות</w:t>
      </w:r>
      <w:r>
        <w:rPr>
          <w:rtl/>
        </w:rPr>
        <w:t xml:space="preserve">. אה... </w:t>
      </w:r>
      <w:r w:rsidRPr="00FB638E">
        <w:rPr>
          <w:rtl/>
        </w:rPr>
        <w:t>וכן הלאה</w:t>
      </w:r>
      <w:r>
        <w:rPr>
          <w:rtl/>
        </w:rPr>
        <w:t>.</w:t>
      </w:r>
      <w:r w:rsidRPr="00FB638E">
        <w:rPr>
          <w:rtl/>
        </w:rPr>
        <w:t xml:space="preserve"> זה גרר אחר כך את אחת החברות הטובות ללימודים</w:t>
      </w:r>
      <w:r>
        <w:rPr>
          <w:rtl/>
        </w:rPr>
        <w:t>,</w:t>
      </w:r>
      <w:r w:rsidRPr="00FB638E">
        <w:rPr>
          <w:rtl/>
        </w:rPr>
        <w:t xml:space="preserve"> אה</w:t>
      </w:r>
      <w:r>
        <w:rPr>
          <w:rtl/>
        </w:rPr>
        <w:t>,</w:t>
      </w:r>
      <w:r w:rsidRPr="00FB638E">
        <w:rPr>
          <w:rtl/>
        </w:rPr>
        <w:t xml:space="preserve"> לעשות עבודה</w:t>
      </w:r>
      <w:r>
        <w:rPr>
          <w:rtl/>
        </w:rPr>
        <w:t>,</w:t>
      </w:r>
      <w:r w:rsidRPr="00FB638E">
        <w:rPr>
          <w:rtl/>
        </w:rPr>
        <w:t xml:space="preserve"> את עבודת הגמר שלה</w:t>
      </w:r>
      <w:r>
        <w:rPr>
          <w:rtl/>
        </w:rPr>
        <w:t xml:space="preserve"> אה... </w:t>
      </w:r>
      <w:r w:rsidRPr="00FB638E">
        <w:rPr>
          <w:rtl/>
        </w:rPr>
        <w:t>על ההווה</w:t>
      </w:r>
      <w:r>
        <w:rPr>
          <w:rtl/>
        </w:rPr>
        <w:t xml:space="preserve"> אה... </w:t>
      </w:r>
      <w:r w:rsidRPr="00FB638E">
        <w:rPr>
          <w:rtl/>
        </w:rPr>
        <w:t>ואיך איך תופסים את ההווה</w:t>
      </w:r>
      <w:r>
        <w:rPr>
          <w:rtl/>
        </w:rPr>
        <w:t xml:space="preserve">, אה... </w:t>
      </w:r>
      <w:r w:rsidRPr="00FB638E">
        <w:rPr>
          <w:rtl/>
        </w:rPr>
        <w:t>וזו הייתה עבודה מאוד מעניינת</w:t>
      </w:r>
      <w:r>
        <w:rPr>
          <w:rtl/>
        </w:rPr>
        <w:t>.</w:t>
      </w:r>
      <w:r w:rsidRPr="00FB638E">
        <w:rPr>
          <w:rtl/>
        </w:rPr>
        <w:t xml:space="preserve"> א</w:t>
      </w:r>
      <w:r>
        <w:rPr>
          <w:rtl/>
        </w:rPr>
        <w:t xml:space="preserve">... </w:t>
      </w:r>
      <w:r w:rsidRPr="00FB638E">
        <w:rPr>
          <w:rtl/>
        </w:rPr>
        <w:t xml:space="preserve">אני עשיתי את עבודת </w:t>
      </w:r>
      <w:r>
        <w:rPr>
          <w:rtl/>
        </w:rPr>
        <w:t xml:space="preserve">הגמר שלי </w:t>
      </w:r>
      <w:r w:rsidRPr="00FB638E">
        <w:rPr>
          <w:rtl/>
        </w:rPr>
        <w:t>על הקשר בין צליל וצבע</w:t>
      </w:r>
      <w:r>
        <w:rPr>
          <w:rtl/>
        </w:rPr>
        <w:t>.</w:t>
      </w:r>
      <w:r w:rsidRPr="00FB638E">
        <w:rPr>
          <w:rtl/>
        </w:rPr>
        <w:t xml:space="preserve"> ניסיתי לחקור את ה</w:t>
      </w:r>
      <w:r>
        <w:rPr>
          <w:rtl/>
        </w:rPr>
        <w:t>...</w:t>
      </w:r>
      <w:r w:rsidRPr="00FB638E">
        <w:rPr>
          <w:rtl/>
        </w:rPr>
        <w:t xml:space="preserve"> את הנושא הזה של צליל וצבע</w:t>
      </w:r>
      <w:r>
        <w:rPr>
          <w:rtl/>
        </w:rPr>
        <w:t>.</w:t>
      </w:r>
      <w:r w:rsidRPr="00FB638E">
        <w:rPr>
          <w:rtl/>
        </w:rPr>
        <w:t xml:space="preserve"> </w:t>
      </w:r>
      <w:r>
        <w:rPr>
          <w:rtl/>
        </w:rPr>
        <w:t xml:space="preserve">זו הייתה </w:t>
      </w:r>
      <w:r w:rsidRPr="00FB638E">
        <w:rPr>
          <w:rtl/>
        </w:rPr>
        <w:t>עבודה מאוד משמעותית בשבילי גם כן</w:t>
      </w:r>
      <w:r>
        <w:rPr>
          <w:rtl/>
        </w:rPr>
        <w:t>.</w:t>
      </w:r>
    </w:p>
    <w:p w14:paraId="5BB6A3A6"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ואם אתה בעצם לוקח את כל השנים האלה שהיית בבית ספר ורגע</w:t>
      </w:r>
      <w:r>
        <w:rPr>
          <w:rtl/>
        </w:rPr>
        <w:t xml:space="preserve"> אה... </w:t>
      </w:r>
      <w:r w:rsidRPr="00FB638E">
        <w:rPr>
          <w:rtl/>
        </w:rPr>
        <w:t>הופך אותם לאיזה</w:t>
      </w:r>
      <w:r>
        <w:rPr>
          <w:rtl/>
        </w:rPr>
        <w:t xml:space="preserve"> אה... </w:t>
      </w:r>
      <w:r w:rsidRPr="00FB638E">
        <w:rPr>
          <w:rtl/>
        </w:rPr>
        <w:t>ל</w:t>
      </w:r>
      <w:r>
        <w:rPr>
          <w:rtl/>
        </w:rPr>
        <w:t>איזושהי</w:t>
      </w:r>
      <w:r w:rsidRPr="00FB638E">
        <w:rPr>
          <w:rtl/>
        </w:rPr>
        <w:t xml:space="preserve"> תמצית</w:t>
      </w:r>
      <w:r>
        <w:rPr>
          <w:rtl/>
        </w:rPr>
        <w:t>,</w:t>
      </w:r>
      <w:r w:rsidRPr="00FB638E">
        <w:rPr>
          <w:rtl/>
        </w:rPr>
        <w:t xml:space="preserve"> יש משהו שאתה יכול להגיד</w:t>
      </w:r>
      <w:r>
        <w:rPr>
          <w:rtl/>
        </w:rPr>
        <w:t xml:space="preserve"> אה... </w:t>
      </w:r>
      <w:r w:rsidRPr="00FB638E">
        <w:rPr>
          <w:rtl/>
        </w:rPr>
        <w:t>שבתור בן אדם</w:t>
      </w:r>
      <w:r>
        <w:rPr>
          <w:rtl/>
        </w:rPr>
        <w:t xml:space="preserve"> –</w:t>
      </w:r>
      <w:r w:rsidRPr="00FB638E">
        <w:rPr>
          <w:rtl/>
        </w:rPr>
        <w:t xml:space="preserve"> כי בתור מורה בטח לקחת הרבה בתור מורה במקצוע שלך</w:t>
      </w:r>
      <w:r>
        <w:rPr>
          <w:rtl/>
        </w:rPr>
        <w:t>,</w:t>
      </w:r>
      <w:r w:rsidRPr="00FB638E">
        <w:rPr>
          <w:rtl/>
        </w:rPr>
        <w:t xml:space="preserve"> אבל בתור אדם</w:t>
      </w:r>
      <w:r>
        <w:rPr>
          <w:rtl/>
        </w:rPr>
        <w:t xml:space="preserve"> –</w:t>
      </w:r>
      <w:r w:rsidRPr="00FB638E">
        <w:rPr>
          <w:rtl/>
        </w:rPr>
        <w:t xml:space="preserve"> שאתה חושב שקיבלת יותר מאשר</w:t>
      </w:r>
      <w:r>
        <w:rPr>
          <w:rtl/>
        </w:rPr>
        <w:t>,</w:t>
      </w:r>
      <w:r w:rsidRPr="00FB638E">
        <w:rPr>
          <w:rtl/>
        </w:rPr>
        <w:t xml:space="preserve"> אה</w:t>
      </w:r>
      <w:r>
        <w:rPr>
          <w:rtl/>
        </w:rPr>
        <w:t>,</w:t>
      </w:r>
      <w:r w:rsidRPr="00FB638E">
        <w:rPr>
          <w:rtl/>
        </w:rPr>
        <w:t xml:space="preserve"> אם היית לומד בבית ספר אחר</w:t>
      </w:r>
      <w:r>
        <w:rPr>
          <w:rtl/>
        </w:rPr>
        <w:t>?</w:t>
      </w:r>
    </w:p>
    <w:p w14:paraId="08B1005C" w14:textId="77777777" w:rsidR="000F5784" w:rsidRPr="00FB638E" w:rsidRDefault="000F5784" w:rsidP="000F5784">
      <w:pPr>
        <w:pStyle w:val="31"/>
        <w:rPr>
          <w:rtl/>
        </w:rPr>
      </w:pPr>
      <w:r>
        <w:rPr>
          <w:b/>
          <w:bCs/>
          <w:rtl/>
        </w:rPr>
        <w:t>ח':</w:t>
      </w:r>
      <w:r>
        <w:rPr>
          <w:b/>
          <w:bCs/>
          <w:rtl/>
        </w:rPr>
        <w:tab/>
      </w:r>
      <w:r w:rsidRPr="00FB638E">
        <w:rPr>
          <w:rtl/>
        </w:rPr>
        <w:t>אני אתחיל מזה</w:t>
      </w:r>
      <w:r>
        <w:rPr>
          <w:rtl/>
        </w:rPr>
        <w:t xml:space="preserve"> ש... </w:t>
      </w:r>
      <w:r w:rsidRPr="00FB638E">
        <w:rPr>
          <w:rtl/>
        </w:rPr>
        <w:t xml:space="preserve">ההכשרה הכי גדולה ומשמעותית שלי כמורה היא </w:t>
      </w:r>
      <w:r>
        <w:rPr>
          <w:rtl/>
        </w:rPr>
        <w:t>ל</w:t>
      </w:r>
      <w:r w:rsidRPr="00FB638E">
        <w:rPr>
          <w:rtl/>
        </w:rPr>
        <w:t xml:space="preserve">היות תלמיד </w:t>
      </w:r>
      <w:r>
        <w:rPr>
          <w:rtl/>
        </w:rPr>
        <w:t>בוולדורף.</w:t>
      </w:r>
      <w:r w:rsidRPr="00FB638E">
        <w:rPr>
          <w:rtl/>
        </w:rPr>
        <w:t xml:space="preserve"> אני ממש מרגיש את זה יום יום</w:t>
      </w:r>
      <w:r>
        <w:rPr>
          <w:rtl/>
        </w:rPr>
        <w:t>,</w:t>
      </w:r>
      <w:r w:rsidRPr="00FB638E">
        <w:rPr>
          <w:rtl/>
        </w:rPr>
        <w:t xml:space="preserve"> שכל מה שלמדתי ב-12 שנות הלימוד שלי בבית ספר אנתרופוסופי הכשירו אותי באופן</w:t>
      </w:r>
      <w:r>
        <w:rPr>
          <w:rtl/>
        </w:rPr>
        <w:t xml:space="preserve"> אה... </w:t>
      </w:r>
      <w:r w:rsidRPr="00FB638E">
        <w:rPr>
          <w:rtl/>
        </w:rPr>
        <w:t xml:space="preserve">מאוד מאוד עמוק להיות מורה </w:t>
      </w:r>
      <w:r>
        <w:rPr>
          <w:rtl/>
        </w:rPr>
        <w:t xml:space="preserve">ולדורף. אה... </w:t>
      </w:r>
      <w:r w:rsidRPr="00FB638E">
        <w:rPr>
          <w:rtl/>
        </w:rPr>
        <w:t xml:space="preserve">זה החל מנגינת החלילית ודרך הציור וההתבוננות בכלל </w:t>
      </w:r>
      <w:r>
        <w:rPr>
          <w:rtl/>
        </w:rPr>
        <w:t xml:space="preserve">בהתבוננות </w:t>
      </w:r>
      <w:r w:rsidRPr="00FB638E">
        <w:rPr>
          <w:rtl/>
        </w:rPr>
        <w:t>אני משתמש גם כשאני מתבונן בילדים ומנסה להבין את ה</w:t>
      </w:r>
      <w:r>
        <w:rPr>
          <w:rtl/>
        </w:rPr>
        <w:t>...</w:t>
      </w:r>
      <w:r w:rsidRPr="00FB638E">
        <w:rPr>
          <w:rtl/>
        </w:rPr>
        <w:t xml:space="preserve"> את הדקויות של איך לעבוד עם הילדים</w:t>
      </w:r>
      <w:r>
        <w:rPr>
          <w:rtl/>
        </w:rPr>
        <w:t>,</w:t>
      </w:r>
      <w:r w:rsidRPr="00FB638E">
        <w:rPr>
          <w:rtl/>
        </w:rPr>
        <w:t xml:space="preserve"> זאת אומרת זה הכשרה מאוד עמוקה עברתי בתור</w:t>
      </w:r>
      <w:r>
        <w:rPr>
          <w:rtl/>
        </w:rPr>
        <w:t>,</w:t>
      </w:r>
      <w:r w:rsidRPr="00FB638E">
        <w:rPr>
          <w:rtl/>
        </w:rPr>
        <w:t xml:space="preserve"> בתור תלמיד</w:t>
      </w:r>
      <w:r>
        <w:rPr>
          <w:rtl/>
        </w:rPr>
        <w:t>,</w:t>
      </w:r>
      <w:r w:rsidRPr="00FB638E">
        <w:rPr>
          <w:rtl/>
        </w:rPr>
        <w:t xml:space="preserve"> וגם לומר</w:t>
      </w:r>
      <w:r>
        <w:rPr>
          <w:rtl/>
        </w:rPr>
        <w:t xml:space="preserve"> ש... </w:t>
      </w:r>
      <w:r w:rsidRPr="00FB638E">
        <w:rPr>
          <w:rtl/>
        </w:rPr>
        <w:t>אני לא הייתי מסיים 12 שנות לימוד אם לא הייתי תלמיד ב</w:t>
      </w:r>
      <w:r>
        <w:rPr>
          <w:rtl/>
        </w:rPr>
        <w:t>וולדורף.</w:t>
      </w:r>
      <w:r w:rsidRPr="00FB638E">
        <w:rPr>
          <w:rtl/>
        </w:rPr>
        <w:t xml:space="preserve"> היכולת להכיל אותי </w:t>
      </w:r>
      <w:r>
        <w:rPr>
          <w:rtl/>
        </w:rPr>
        <w:t>ו</w:t>
      </w:r>
      <w:r w:rsidRPr="00FB638E">
        <w:rPr>
          <w:rtl/>
        </w:rPr>
        <w:t xml:space="preserve">כילד </w:t>
      </w:r>
      <w:r w:rsidRPr="00FB638E">
        <w:t>ADHD</w:t>
      </w:r>
      <w:r w:rsidRPr="00FB638E">
        <w:rPr>
          <w:rtl/>
        </w:rPr>
        <w:t xml:space="preserve"> מופרע לגמרי עם דיסלקציה וקשיים נורא נורא נורא גדולים</w:t>
      </w:r>
      <w:r>
        <w:rPr>
          <w:rtl/>
        </w:rPr>
        <w:t>.</w:t>
      </w:r>
      <w:r w:rsidRPr="00FB638E">
        <w:rPr>
          <w:rtl/>
        </w:rPr>
        <w:t xml:space="preserve"> למדתי לקרוא רק בכיתה ז'</w:t>
      </w:r>
      <w:r>
        <w:rPr>
          <w:rtl/>
        </w:rPr>
        <w:t xml:space="preserve">. אה... </w:t>
      </w:r>
      <w:r w:rsidRPr="00FB638E">
        <w:rPr>
          <w:rtl/>
        </w:rPr>
        <w:t>עד היום אני קורא יותר לאט מהרבה מאוד מהתלמידים שלי בכיתה ג'</w:t>
      </w:r>
      <w:r>
        <w:rPr>
          <w:rtl/>
        </w:rPr>
        <w:t>.</w:t>
      </w:r>
      <w:r w:rsidRPr="00FB638E">
        <w:rPr>
          <w:rtl/>
        </w:rPr>
        <w:t xml:space="preserve"> אה</w:t>
      </w:r>
      <w:r>
        <w:rPr>
          <w:rtl/>
        </w:rPr>
        <w:t>,</w:t>
      </w:r>
      <w:r w:rsidRPr="00FB638E">
        <w:rPr>
          <w:rtl/>
        </w:rPr>
        <w:t xml:space="preserve"> אז זו מערכת שיכולה הייתה להכיל אותי </w:t>
      </w:r>
      <w:r>
        <w:rPr>
          <w:rtl/>
        </w:rPr>
        <w:t>ו</w:t>
      </w:r>
      <w:r w:rsidRPr="00FB638E">
        <w:rPr>
          <w:rtl/>
        </w:rPr>
        <w:t>לתת לי לתת לי גם התאמות</w:t>
      </w:r>
      <w:r>
        <w:rPr>
          <w:rtl/>
        </w:rPr>
        <w:t>.</w:t>
      </w:r>
      <w:r w:rsidRPr="00FB638E">
        <w:rPr>
          <w:rtl/>
        </w:rPr>
        <w:t xml:space="preserve"> אבל גם האופן שבו למדנו הוא</w:t>
      </w:r>
      <w:r>
        <w:rPr>
          <w:rtl/>
        </w:rPr>
        <w:t>,</w:t>
      </w:r>
      <w:r w:rsidRPr="00FB638E">
        <w:rPr>
          <w:rtl/>
        </w:rPr>
        <w:t xml:space="preserve"> אה</w:t>
      </w:r>
      <w:r>
        <w:rPr>
          <w:rtl/>
        </w:rPr>
        <w:t>,</w:t>
      </w:r>
      <w:r w:rsidRPr="00FB638E">
        <w:rPr>
          <w:rtl/>
        </w:rPr>
        <w:t xml:space="preserve"> הוא היה כזה שלא הייתי צריך רק את האינטלקט הקר</w:t>
      </w:r>
      <w:r>
        <w:rPr>
          <w:rtl/>
        </w:rPr>
        <w:t>,</w:t>
      </w:r>
      <w:r w:rsidRPr="00FB638E">
        <w:rPr>
          <w:rtl/>
        </w:rPr>
        <w:t xml:space="preserve"> את היכולות האורייניות שלא היו לי</w:t>
      </w:r>
      <w:r>
        <w:rPr>
          <w:rtl/>
        </w:rPr>
        <w:t xml:space="preserve">, אה... </w:t>
      </w:r>
      <w:r w:rsidRPr="00FB638E">
        <w:rPr>
          <w:rtl/>
        </w:rPr>
        <w:t>לגייס אל הרבה מאוד יצירתיות</w:t>
      </w:r>
      <w:r>
        <w:rPr>
          <w:rtl/>
        </w:rPr>
        <w:t>.</w:t>
      </w:r>
      <w:r w:rsidRPr="00FB638E">
        <w:rPr>
          <w:rtl/>
        </w:rPr>
        <w:t xml:space="preserve"> ובעצם היכולת הזאתי להיות בת</w:t>
      </w:r>
      <w:r>
        <w:rPr>
          <w:rFonts w:hint="cs"/>
          <w:rtl/>
        </w:rPr>
        <w:t>וך הכיתה,</w:t>
      </w:r>
      <w:r w:rsidRPr="00FB638E">
        <w:rPr>
          <w:rtl/>
        </w:rPr>
        <w:t xml:space="preserve"> אני רוצה לומר זו מתנה מאוד גדולה</w:t>
      </w:r>
      <w:r>
        <w:rPr>
          <w:rtl/>
        </w:rPr>
        <w:t xml:space="preserve">, אה... </w:t>
      </w:r>
      <w:r w:rsidRPr="00FB638E">
        <w:rPr>
          <w:rtl/>
        </w:rPr>
        <w:t>לתלמידים להיות שרו</w:t>
      </w:r>
      <w:r>
        <w:rPr>
          <w:rtl/>
        </w:rPr>
        <w:t>י</w:t>
      </w:r>
      <w:r w:rsidRPr="00FB638E">
        <w:rPr>
          <w:rtl/>
        </w:rPr>
        <w:t>ים יום יום בתוך מרחב של</w:t>
      </w:r>
      <w:r>
        <w:rPr>
          <w:rtl/>
        </w:rPr>
        <w:t xml:space="preserve"> אה... </w:t>
      </w:r>
      <w:r w:rsidRPr="00FB638E">
        <w:rPr>
          <w:rtl/>
        </w:rPr>
        <w:t>של יצירה ושל אה</w:t>
      </w:r>
      <w:r>
        <w:rPr>
          <w:rtl/>
        </w:rPr>
        <w:t>,</w:t>
      </w:r>
      <w:r w:rsidRPr="00FB638E">
        <w:rPr>
          <w:rtl/>
        </w:rPr>
        <w:t xml:space="preserve"> ושל</w:t>
      </w:r>
      <w:r>
        <w:rPr>
          <w:rtl/>
        </w:rPr>
        <w:t xml:space="preserve"> אה... </w:t>
      </w:r>
      <w:r w:rsidRPr="00FB638E">
        <w:rPr>
          <w:rtl/>
        </w:rPr>
        <w:t>אה</w:t>
      </w:r>
      <w:r>
        <w:rPr>
          <w:rtl/>
        </w:rPr>
        <w:t>...</w:t>
      </w:r>
      <w:r w:rsidRPr="00FB638E">
        <w:rPr>
          <w:rtl/>
        </w:rPr>
        <w:t xml:space="preserve"> זה לא</w:t>
      </w:r>
      <w:r>
        <w:rPr>
          <w:rtl/>
        </w:rPr>
        <w:t>,</w:t>
      </w:r>
      <w:r w:rsidRPr="00FB638E">
        <w:rPr>
          <w:rtl/>
        </w:rPr>
        <w:t xml:space="preserve"> לא רק יצירה</w:t>
      </w:r>
      <w:r>
        <w:rPr>
          <w:rtl/>
        </w:rPr>
        <w:t>,</w:t>
      </w:r>
      <w:r w:rsidRPr="00FB638E">
        <w:rPr>
          <w:rtl/>
        </w:rPr>
        <w:t xml:space="preserve"> זה מרחב של</w:t>
      </w:r>
      <w:r>
        <w:rPr>
          <w:rtl/>
        </w:rPr>
        <w:t xml:space="preserve"> אה... </w:t>
      </w:r>
      <w:r w:rsidRPr="00FB638E">
        <w:rPr>
          <w:rtl/>
        </w:rPr>
        <w:t>מרחב של התפתחות והעמקה במגוון תחומים</w:t>
      </w:r>
      <w:r>
        <w:rPr>
          <w:rtl/>
        </w:rPr>
        <w:t>.</w:t>
      </w:r>
      <w:r w:rsidRPr="00FB638E">
        <w:rPr>
          <w:rtl/>
        </w:rPr>
        <w:t xml:space="preserve"> וזה כן</w:t>
      </w:r>
      <w:r>
        <w:rPr>
          <w:rtl/>
        </w:rPr>
        <w:t>,</w:t>
      </w:r>
      <w:r w:rsidRPr="00FB638E">
        <w:rPr>
          <w:rtl/>
        </w:rPr>
        <w:t xml:space="preserve"> כשלומדים על רומא אז</w:t>
      </w:r>
      <w:r>
        <w:rPr>
          <w:rtl/>
        </w:rPr>
        <w:t>,</w:t>
      </w:r>
      <w:r w:rsidRPr="00FB638E">
        <w:rPr>
          <w:rtl/>
        </w:rPr>
        <w:t xml:space="preserve"> אז לא רק שומעים את הסיפורים שהם סיפורים מופלאים ויורדים ממש לעומקים גדולים ודיונים נורא נורא מעמיקים על</w:t>
      </w:r>
      <w:r>
        <w:rPr>
          <w:rtl/>
        </w:rPr>
        <w:t xml:space="preserve"> אה... </w:t>
      </w:r>
      <w:r w:rsidRPr="00FB638E">
        <w:rPr>
          <w:rtl/>
        </w:rPr>
        <w:t>מה זה להיות רומאי</w:t>
      </w:r>
      <w:r>
        <w:rPr>
          <w:rtl/>
        </w:rPr>
        <w:t>,</w:t>
      </w:r>
      <w:r w:rsidRPr="00FB638E">
        <w:rPr>
          <w:rtl/>
        </w:rPr>
        <w:t xml:space="preserve"> איך הצבא הרומי התנהל</w:t>
      </w:r>
      <w:r>
        <w:rPr>
          <w:rtl/>
        </w:rPr>
        <w:t>,</w:t>
      </w:r>
      <w:r w:rsidRPr="00FB638E">
        <w:rPr>
          <w:rtl/>
        </w:rPr>
        <w:t xml:space="preserve"> רמוס ורומולוס וכל ה</w:t>
      </w:r>
      <w:r>
        <w:rPr>
          <w:rFonts w:hint="cs"/>
          <w:rtl/>
        </w:rPr>
        <w:t xml:space="preserve">... </w:t>
      </w:r>
      <w:r w:rsidRPr="00FB638E">
        <w:rPr>
          <w:rtl/>
        </w:rPr>
        <w:t>כל הסיפור ביניהם</w:t>
      </w:r>
      <w:r>
        <w:rPr>
          <w:rtl/>
        </w:rPr>
        <w:t>,</w:t>
      </w:r>
      <w:r w:rsidRPr="00FB638E">
        <w:rPr>
          <w:rtl/>
        </w:rPr>
        <w:t xml:space="preserve"> אלא גם</w:t>
      </w:r>
      <w:r>
        <w:rPr>
          <w:rtl/>
        </w:rPr>
        <w:t xml:space="preserve"> אה... </w:t>
      </w:r>
      <w:r w:rsidRPr="00FB638E">
        <w:rPr>
          <w:rtl/>
        </w:rPr>
        <w:t>שר</w:t>
      </w:r>
      <w:r>
        <w:rPr>
          <w:rtl/>
        </w:rPr>
        <w:t>ים</w:t>
      </w:r>
      <w:r w:rsidRPr="00FB638E">
        <w:rPr>
          <w:rtl/>
        </w:rPr>
        <w:t xml:space="preserve"> ומדקלמים דברים של של מרומא שמהתקופה וכן הלאה</w:t>
      </w:r>
      <w:r>
        <w:rPr>
          <w:rtl/>
        </w:rPr>
        <w:t>,</w:t>
      </w:r>
      <w:r w:rsidRPr="00FB638E">
        <w:rPr>
          <w:rtl/>
        </w:rPr>
        <w:t xml:space="preserve"> גם כן אתה בעצם</w:t>
      </w:r>
      <w:r>
        <w:rPr>
          <w:rtl/>
        </w:rPr>
        <w:t>,</w:t>
      </w:r>
      <w:r w:rsidRPr="00FB638E">
        <w:rPr>
          <w:rtl/>
        </w:rPr>
        <w:t xml:space="preserve"> בעצם אתה שרוי מאוד מאוד מאוד בתוך הדבר</w:t>
      </w:r>
      <w:r>
        <w:rPr>
          <w:rtl/>
        </w:rPr>
        <w:t>,</w:t>
      </w:r>
      <w:r w:rsidRPr="00FB638E">
        <w:rPr>
          <w:rtl/>
        </w:rPr>
        <w:t xml:space="preserve"> </w:t>
      </w:r>
      <w:r>
        <w:rPr>
          <w:rtl/>
        </w:rPr>
        <w:t>ו</w:t>
      </w:r>
      <w:r w:rsidRPr="00FB638E">
        <w:rPr>
          <w:rtl/>
        </w:rPr>
        <w:t>החינוך הזה בשבילי שהוא היה חינוך רנסנסי כזה</w:t>
      </w:r>
      <w:r>
        <w:rPr>
          <w:rtl/>
        </w:rPr>
        <w:t xml:space="preserve"> אה... </w:t>
      </w:r>
      <w:r w:rsidRPr="00FB638E">
        <w:rPr>
          <w:rtl/>
        </w:rPr>
        <w:t>שבעצם הופך את הילדים ל</w:t>
      </w:r>
      <w:r>
        <w:rPr>
          <w:rtl/>
        </w:rPr>
        <w:t>...</w:t>
      </w:r>
      <w:r w:rsidRPr="00FB638E">
        <w:rPr>
          <w:rtl/>
        </w:rPr>
        <w:t xml:space="preserve"> לאנשי </w:t>
      </w:r>
      <w:r>
        <w:rPr>
          <w:rtl/>
        </w:rPr>
        <w:t>אשכולות שט</w:t>
      </w:r>
      <w:r w:rsidRPr="00FB638E">
        <w:rPr>
          <w:rtl/>
        </w:rPr>
        <w:t>ועמים המון המון דברים ומתנסים בהמון המון דברים במגוון תחומים ולעומק</w:t>
      </w:r>
      <w:r>
        <w:rPr>
          <w:rtl/>
        </w:rPr>
        <w:t>,</w:t>
      </w:r>
      <w:r w:rsidRPr="00FB638E">
        <w:rPr>
          <w:rtl/>
        </w:rPr>
        <w:t xml:space="preserve"> הוא בשבילי הוא היה מתנה מאוד גדולה</w:t>
      </w:r>
      <w:r>
        <w:rPr>
          <w:rtl/>
        </w:rPr>
        <w:t>.</w:t>
      </w:r>
      <w:r w:rsidRPr="00FB638E">
        <w:rPr>
          <w:rtl/>
        </w:rPr>
        <w:t xml:space="preserve"> אני לא צריך להתמקד במשהו מסוים ואותו לחקור ולהיות מומחה בו</w:t>
      </w:r>
      <w:r>
        <w:rPr>
          <w:rtl/>
        </w:rPr>
        <w:t>.</w:t>
      </w:r>
      <w:r w:rsidRPr="00FB638E">
        <w:rPr>
          <w:rtl/>
        </w:rPr>
        <w:t xml:space="preserve"> אני יכול לחלוש על המון תחומים </w:t>
      </w:r>
      <w:r>
        <w:rPr>
          <w:rtl/>
        </w:rPr>
        <w:t>ו</w:t>
      </w:r>
      <w:r w:rsidRPr="00FB638E">
        <w:rPr>
          <w:rtl/>
        </w:rPr>
        <w:t>להרגיש בהם בבית</w:t>
      </w:r>
      <w:r>
        <w:rPr>
          <w:rtl/>
        </w:rPr>
        <w:t xml:space="preserve">. אה... </w:t>
      </w:r>
      <w:r w:rsidRPr="00FB638E">
        <w:rPr>
          <w:rtl/>
        </w:rPr>
        <w:t>וזה</w:t>
      </w:r>
      <w:r>
        <w:rPr>
          <w:rtl/>
        </w:rPr>
        <w:t>,</w:t>
      </w:r>
      <w:r w:rsidRPr="00FB638E">
        <w:rPr>
          <w:rtl/>
        </w:rPr>
        <w:t xml:space="preserve"> זה היה</w:t>
      </w:r>
      <w:r>
        <w:rPr>
          <w:rtl/>
        </w:rPr>
        <w:t>,</w:t>
      </w:r>
      <w:r w:rsidRPr="00FB638E">
        <w:rPr>
          <w:rtl/>
        </w:rPr>
        <w:t xml:space="preserve"> זה היה מאוד מאוד משמעותי</w:t>
      </w:r>
      <w:r>
        <w:rPr>
          <w:rtl/>
        </w:rPr>
        <w:t>.</w:t>
      </w:r>
    </w:p>
    <w:p w14:paraId="09676FDD" w14:textId="77777777" w:rsidR="000F5784" w:rsidRPr="00FB638E" w:rsidRDefault="000F5784" w:rsidP="000F5784">
      <w:pPr>
        <w:pStyle w:val="31"/>
        <w:rPr>
          <w:rtl/>
        </w:rPr>
      </w:pPr>
      <w:r w:rsidRPr="00F50BED">
        <w:rPr>
          <w:b/>
          <w:bCs/>
          <w:rtl/>
        </w:rPr>
        <w:t>מראיינת</w:t>
      </w:r>
      <w:r>
        <w:rPr>
          <w:b/>
          <w:bCs/>
          <w:rtl/>
        </w:rPr>
        <w:t>:</w:t>
      </w:r>
      <w:r>
        <w:rPr>
          <w:b/>
          <w:bCs/>
          <w:rtl/>
        </w:rPr>
        <w:tab/>
      </w:r>
      <w:r>
        <w:rPr>
          <w:rtl/>
        </w:rPr>
        <w:t>כישורים</w:t>
      </w:r>
      <w:r w:rsidRPr="00FB638E">
        <w:rPr>
          <w:rtl/>
        </w:rPr>
        <w:t xml:space="preserve"> זה יכול להיות דבר פרקטי</w:t>
      </w:r>
      <w:r>
        <w:rPr>
          <w:rtl/>
        </w:rPr>
        <w:t>,</w:t>
      </w:r>
      <w:r w:rsidRPr="00FB638E">
        <w:rPr>
          <w:rtl/>
        </w:rPr>
        <w:t xml:space="preserve"> זה יכול להיות גם דבר פנימי של תפיסת עולם או של</w:t>
      </w:r>
      <w:r>
        <w:rPr>
          <w:rtl/>
        </w:rPr>
        <w:t xml:space="preserve"> אה... </w:t>
      </w:r>
      <w:r w:rsidRPr="00FB638E">
        <w:rPr>
          <w:rtl/>
        </w:rPr>
        <w:t>האם אתה יכול לעשות איזשהו מיקוד ב</w:t>
      </w:r>
      <w:r>
        <w:rPr>
          <w:rtl/>
        </w:rPr>
        <w:t>כישורים</w:t>
      </w:r>
      <w:r w:rsidRPr="00FB638E">
        <w:rPr>
          <w:rtl/>
        </w:rPr>
        <w:t xml:space="preserve"> פרקטיים או </w:t>
      </w:r>
      <w:r>
        <w:rPr>
          <w:rtl/>
        </w:rPr>
        <w:t>כישורים</w:t>
      </w:r>
      <w:r w:rsidRPr="00FB638E">
        <w:rPr>
          <w:rtl/>
        </w:rPr>
        <w:t xml:space="preserve"> מנטליים או </w:t>
      </w:r>
      <w:r>
        <w:rPr>
          <w:rtl/>
        </w:rPr>
        <w:t>כישורים</w:t>
      </w:r>
      <w:r w:rsidRPr="00FB638E">
        <w:rPr>
          <w:rtl/>
        </w:rPr>
        <w:t xml:space="preserve"> שהם גם וגם זאת אומרת שקיבלת באופן כזה מובהק מהבית ספר כי אפשר קצת להתבלבל עם כישורים שמקבלים גם מהבית</w:t>
      </w:r>
      <w:r>
        <w:rPr>
          <w:rtl/>
        </w:rPr>
        <w:t>,</w:t>
      </w:r>
      <w:r w:rsidRPr="00FB638E">
        <w:rPr>
          <w:rtl/>
        </w:rPr>
        <w:t xml:space="preserve"> כן</w:t>
      </w:r>
      <w:r>
        <w:rPr>
          <w:rtl/>
        </w:rPr>
        <w:t>,</w:t>
      </w:r>
      <w:r w:rsidRPr="00FB638E">
        <w:rPr>
          <w:rtl/>
        </w:rPr>
        <w:t xml:space="preserve"> כי אור</w:t>
      </w:r>
      <w:r>
        <w:rPr>
          <w:rFonts w:hint="cs"/>
          <w:rtl/>
        </w:rPr>
        <w:t>ך</w:t>
      </w:r>
      <w:r w:rsidRPr="00FB638E">
        <w:rPr>
          <w:rtl/>
        </w:rPr>
        <w:t xml:space="preserve"> רוח אפשר לקבל מהבית</w:t>
      </w:r>
      <w:r>
        <w:rPr>
          <w:rtl/>
        </w:rPr>
        <w:t>,</w:t>
      </w:r>
      <w:r w:rsidRPr="00FB638E">
        <w:rPr>
          <w:rtl/>
        </w:rPr>
        <w:t xml:space="preserve"> סבלנות</w:t>
      </w:r>
      <w:r>
        <w:rPr>
          <w:rtl/>
        </w:rPr>
        <w:t>,</w:t>
      </w:r>
      <w:r w:rsidRPr="00FB638E">
        <w:rPr>
          <w:rtl/>
        </w:rPr>
        <w:t xml:space="preserve"> </w:t>
      </w:r>
      <w:r w:rsidRPr="00FB638E">
        <w:rPr>
          <w:rtl/>
        </w:rPr>
        <w:lastRenderedPageBreak/>
        <w:t>אבל יש גם דברים שהם</w:t>
      </w:r>
      <w:r>
        <w:rPr>
          <w:rtl/>
        </w:rPr>
        <w:t xml:space="preserve"> אה... </w:t>
      </w:r>
      <w:r w:rsidRPr="00FB638E">
        <w:rPr>
          <w:rtl/>
        </w:rPr>
        <w:t>אולי יש לך אני שואלת אם יש דברים קונקרט</w:t>
      </w:r>
      <w:r>
        <w:rPr>
          <w:rtl/>
        </w:rPr>
        <w:t>יים</w:t>
      </w:r>
      <w:r w:rsidRPr="00FB638E">
        <w:rPr>
          <w:rtl/>
        </w:rPr>
        <w:t xml:space="preserve"> שקיבלת מהבית ספר כ</w:t>
      </w:r>
      <w:r>
        <w:rPr>
          <w:rtl/>
        </w:rPr>
        <w:t>...</w:t>
      </w:r>
    </w:p>
    <w:p w14:paraId="603B2BBA" w14:textId="1B12DC40" w:rsidR="000F5784" w:rsidRPr="00FB638E" w:rsidRDefault="000F5784" w:rsidP="000F5784">
      <w:pPr>
        <w:pStyle w:val="31"/>
        <w:rPr>
          <w:rtl/>
        </w:rPr>
      </w:pPr>
      <w:r>
        <w:rPr>
          <w:b/>
          <w:bCs/>
          <w:rtl/>
        </w:rPr>
        <w:t>ח':</w:t>
      </w:r>
      <w:r>
        <w:rPr>
          <w:b/>
          <w:bCs/>
          <w:rtl/>
        </w:rPr>
        <w:tab/>
      </w:r>
      <w:r w:rsidRPr="00FB638E">
        <w:rPr>
          <w:rtl/>
        </w:rPr>
        <w:t>אני מנסה</w:t>
      </w:r>
      <w:r>
        <w:rPr>
          <w:rtl/>
        </w:rPr>
        <w:t>,</w:t>
      </w:r>
      <w:r w:rsidRPr="00FB638E">
        <w:rPr>
          <w:rtl/>
        </w:rPr>
        <w:t xml:space="preserve"> אני מנסה להבין אם אני עונה נכון על השאלה</w:t>
      </w:r>
      <w:r>
        <w:rPr>
          <w:rtl/>
        </w:rPr>
        <w:t>,</w:t>
      </w:r>
      <w:r w:rsidRPr="00FB638E">
        <w:rPr>
          <w:rtl/>
        </w:rPr>
        <w:t xml:space="preserve"> </w:t>
      </w:r>
      <w:r>
        <w:rPr>
          <w:rtl/>
        </w:rPr>
        <w:t xml:space="preserve">ותתקני </w:t>
      </w:r>
      <w:r w:rsidRPr="00FB638E">
        <w:rPr>
          <w:rtl/>
        </w:rPr>
        <w:t>אותי</w:t>
      </w:r>
      <w:r>
        <w:rPr>
          <w:rtl/>
        </w:rPr>
        <w:t>,</w:t>
      </w:r>
      <w:r w:rsidRPr="00FB638E">
        <w:rPr>
          <w:rtl/>
        </w:rPr>
        <w:t xml:space="preserve"> אבל למשל דברים פרקטיים</w:t>
      </w:r>
      <w:r>
        <w:rPr>
          <w:rtl/>
        </w:rPr>
        <w:t xml:space="preserve"> אה... </w:t>
      </w:r>
      <w:r w:rsidRPr="00FB638E">
        <w:rPr>
          <w:rtl/>
        </w:rPr>
        <w:t>תפירה למשל</w:t>
      </w:r>
      <w:r>
        <w:rPr>
          <w:rtl/>
        </w:rPr>
        <w:t>,</w:t>
      </w:r>
      <w:r w:rsidRPr="00FB638E">
        <w:rPr>
          <w:rtl/>
        </w:rPr>
        <w:t xml:space="preserve"> איפה פגשתי את זה ש</w:t>
      </w:r>
      <w:r w:rsidR="005454D3">
        <w:rPr>
          <w:rFonts w:hint="cs"/>
          <w:rtl/>
        </w:rPr>
        <w:t xml:space="preserve">... </w:t>
      </w:r>
      <w:r w:rsidRPr="00FB638E">
        <w:rPr>
          <w:rtl/>
        </w:rPr>
        <w:t>וואו</w:t>
      </w:r>
      <w:r>
        <w:rPr>
          <w:rtl/>
        </w:rPr>
        <w:t>,</w:t>
      </w:r>
      <w:r w:rsidRPr="00FB638E">
        <w:rPr>
          <w:rtl/>
        </w:rPr>
        <w:t xml:space="preserve"> אני יודע לתפור</w:t>
      </w:r>
      <w:r>
        <w:rPr>
          <w:rtl/>
        </w:rPr>
        <w:t>,</w:t>
      </w:r>
      <w:r w:rsidRPr="00FB638E">
        <w:rPr>
          <w:rtl/>
        </w:rPr>
        <w:t xml:space="preserve"> וזה ממש </w:t>
      </w:r>
      <w:r>
        <w:rPr>
          <w:rtl/>
        </w:rPr>
        <w:t>כ</w:t>
      </w:r>
      <w:r w:rsidRPr="00FB638E">
        <w:rPr>
          <w:rtl/>
        </w:rPr>
        <w:t>ישור חשוב לחיים בצבא</w:t>
      </w:r>
      <w:r>
        <w:rPr>
          <w:rtl/>
        </w:rPr>
        <w:t xml:space="preserve">, </w:t>
      </w:r>
      <w:r w:rsidRPr="00FB638E">
        <w:rPr>
          <w:rtl/>
        </w:rPr>
        <w:t>שהייתי צריך לשפצר את הווסט</w:t>
      </w:r>
      <w:r>
        <w:rPr>
          <w:rtl/>
        </w:rPr>
        <w:t>,</w:t>
      </w:r>
      <w:r w:rsidRPr="00FB638E">
        <w:rPr>
          <w:rtl/>
        </w:rPr>
        <w:t xml:space="preserve"> ול</w:t>
      </w:r>
      <w:r>
        <w:rPr>
          <w:rtl/>
        </w:rPr>
        <w:t>...</w:t>
      </w:r>
      <w:r w:rsidRPr="00FB638E">
        <w:rPr>
          <w:rtl/>
        </w:rPr>
        <w:t xml:space="preserve"> וככה כל מיני</w:t>
      </w:r>
      <w:r>
        <w:rPr>
          <w:rtl/>
        </w:rPr>
        <w:t xml:space="preserve"> אה... </w:t>
      </w:r>
      <w:r w:rsidRPr="00FB638E">
        <w:rPr>
          <w:rtl/>
        </w:rPr>
        <w:t>כן</w:t>
      </w:r>
      <w:r>
        <w:rPr>
          <w:rtl/>
        </w:rPr>
        <w:t>,</w:t>
      </w:r>
      <w:r w:rsidRPr="00FB638E">
        <w:rPr>
          <w:rtl/>
        </w:rPr>
        <w:t xml:space="preserve"> היו לנו שעות שעות שעות שעות שעות של</w:t>
      </w:r>
      <w:r>
        <w:rPr>
          <w:rtl/>
        </w:rPr>
        <w:t>,</w:t>
      </w:r>
      <w:r w:rsidRPr="00FB638E">
        <w:rPr>
          <w:rtl/>
        </w:rPr>
        <w:t xml:space="preserve"> אה</w:t>
      </w:r>
      <w:r>
        <w:rPr>
          <w:rtl/>
        </w:rPr>
        <w:t>,</w:t>
      </w:r>
      <w:r w:rsidRPr="00FB638E">
        <w:rPr>
          <w:rtl/>
        </w:rPr>
        <w:t xml:space="preserve"> </w:t>
      </w:r>
      <w:r>
        <w:rPr>
          <w:rtl/>
        </w:rPr>
        <w:t xml:space="preserve">שפצור </w:t>
      </w:r>
      <w:r w:rsidRPr="00FB638E">
        <w:rPr>
          <w:rtl/>
        </w:rPr>
        <w:t>ציוד הלחימה שלנו בצבא</w:t>
      </w:r>
      <w:r>
        <w:rPr>
          <w:rtl/>
        </w:rPr>
        <w:t>.</w:t>
      </w:r>
      <w:r w:rsidRPr="00FB638E">
        <w:rPr>
          <w:rtl/>
        </w:rPr>
        <w:t xml:space="preserve"> פתאום קלטתי שאני ממש ממש יודע</w:t>
      </w:r>
      <w:r>
        <w:rPr>
          <w:rtl/>
        </w:rPr>
        <w:t>,</w:t>
      </w:r>
      <w:r w:rsidRPr="00FB638E">
        <w:rPr>
          <w:rtl/>
        </w:rPr>
        <w:t xml:space="preserve"> אה</w:t>
      </w:r>
      <w:r>
        <w:rPr>
          <w:rtl/>
        </w:rPr>
        <w:t>,</w:t>
      </w:r>
      <w:r w:rsidRPr="00FB638E">
        <w:rPr>
          <w:rtl/>
        </w:rPr>
        <w:t xml:space="preserve"> לעשות המון דברים</w:t>
      </w:r>
      <w:r>
        <w:rPr>
          <w:rtl/>
        </w:rPr>
        <w:t>,</w:t>
      </w:r>
      <w:r w:rsidRPr="00FB638E">
        <w:rPr>
          <w:rtl/>
        </w:rPr>
        <w:t xml:space="preserve"> וזה היה זה היה ממש קטע</w:t>
      </w:r>
      <w:r>
        <w:rPr>
          <w:rtl/>
        </w:rPr>
        <w:t>.</w:t>
      </w:r>
      <w:r w:rsidRPr="00FB638E">
        <w:rPr>
          <w:rtl/>
        </w:rPr>
        <w:t xml:space="preserve"> אה</w:t>
      </w:r>
      <w:r>
        <w:rPr>
          <w:rtl/>
        </w:rPr>
        <w:t>ה,</w:t>
      </w:r>
      <w:r w:rsidRPr="00FB638E">
        <w:rPr>
          <w:rtl/>
        </w:rPr>
        <w:t xml:space="preserve"> האנ</w:t>
      </w:r>
      <w:r>
        <w:rPr>
          <w:rtl/>
        </w:rPr>
        <w:t>ת</w:t>
      </w:r>
      <w:r w:rsidRPr="00FB638E">
        <w:rPr>
          <w:rtl/>
        </w:rPr>
        <w:t>רופוסוף הזה</w:t>
      </w:r>
      <w:r>
        <w:rPr>
          <w:rtl/>
        </w:rPr>
        <w:t>,</w:t>
      </w:r>
      <w:r w:rsidRPr="00FB638E">
        <w:rPr>
          <w:rtl/>
        </w:rPr>
        <w:t xml:space="preserve"> תראו תראו איך הוא</w:t>
      </w:r>
      <w:r>
        <w:rPr>
          <w:rtl/>
        </w:rPr>
        <w:t>,</w:t>
      </w:r>
      <w:r w:rsidRPr="00FB638E">
        <w:rPr>
          <w:rtl/>
        </w:rPr>
        <w:t xml:space="preserve"> זה </w:t>
      </w:r>
      <w:r w:rsidRPr="00D85DB6">
        <w:rPr>
          <w:rtl/>
        </w:rPr>
        <w:t>קרמר,</w:t>
      </w:r>
      <w:r w:rsidRPr="00FB638E">
        <w:rPr>
          <w:rtl/>
        </w:rPr>
        <w:t xml:space="preserve"> תלמד אותנו איך עשית איך עושים</w:t>
      </w:r>
      <w:r>
        <w:rPr>
          <w:rtl/>
        </w:rPr>
        <w:t>,</w:t>
      </w:r>
      <w:r w:rsidRPr="00FB638E">
        <w:rPr>
          <w:rtl/>
        </w:rPr>
        <w:t xml:space="preserve"> </w:t>
      </w:r>
      <w:r w:rsidRPr="00D85DB6">
        <w:rPr>
          <w:rtl/>
        </w:rPr>
        <w:t>ת</w:t>
      </w:r>
      <w:r>
        <w:rPr>
          <w:rFonts w:hint="cs"/>
          <w:rtl/>
        </w:rPr>
        <w:t>גיד</w:t>
      </w:r>
      <w:r w:rsidRPr="00FB638E">
        <w:rPr>
          <w:rtl/>
        </w:rPr>
        <w:t xml:space="preserve"> איך אפשר איך אפשר לתפור את זה ככה זה היה ממש</w:t>
      </w:r>
      <w:r>
        <w:rPr>
          <w:rtl/>
        </w:rPr>
        <w:t xml:space="preserve"> אה... </w:t>
      </w:r>
      <w:r w:rsidRPr="00FB638E">
        <w:rPr>
          <w:rtl/>
        </w:rPr>
        <w:t>ציור והתבוננות</w:t>
      </w:r>
      <w:r>
        <w:rPr>
          <w:rtl/>
        </w:rPr>
        <w:t>,</w:t>
      </w:r>
      <w:r w:rsidRPr="00FB638E">
        <w:rPr>
          <w:rtl/>
        </w:rPr>
        <w:t xml:space="preserve"> זאת אומרת ציור מתוך התבוננות גם כן</w:t>
      </w:r>
      <w:r>
        <w:rPr>
          <w:rtl/>
        </w:rPr>
        <w:t xml:space="preserve">, אה... </w:t>
      </w:r>
      <w:r w:rsidRPr="00FB638E">
        <w:rPr>
          <w:rtl/>
        </w:rPr>
        <w:t xml:space="preserve">זה ממש </w:t>
      </w:r>
      <w:r>
        <w:rPr>
          <w:rtl/>
        </w:rPr>
        <w:t>כ</w:t>
      </w:r>
      <w:r w:rsidRPr="00FB638E">
        <w:rPr>
          <w:rtl/>
        </w:rPr>
        <w:t>ישור</w:t>
      </w:r>
      <w:r>
        <w:rPr>
          <w:rtl/>
        </w:rPr>
        <w:t>,</w:t>
      </w:r>
      <w:r w:rsidRPr="00FB638E">
        <w:rPr>
          <w:rtl/>
        </w:rPr>
        <w:t xml:space="preserve"> ש</w:t>
      </w:r>
      <w:r>
        <w:rPr>
          <w:rtl/>
        </w:rPr>
        <w:t xml:space="preserve">כישורים ש... </w:t>
      </w:r>
      <w:r w:rsidRPr="00FB638E">
        <w:rPr>
          <w:rtl/>
        </w:rPr>
        <w:t>קיבלתי בבית הספר ואני חושב שגם הב</w:t>
      </w:r>
      <w:r>
        <w:rPr>
          <w:rtl/>
        </w:rPr>
        <w:t>עה.</w:t>
      </w:r>
    </w:p>
    <w:p w14:paraId="5909727C"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כן</w:t>
      </w:r>
    </w:p>
    <w:p w14:paraId="5A79D8CF" w14:textId="77777777" w:rsidR="000F5784" w:rsidRPr="00FB638E" w:rsidRDefault="000F5784" w:rsidP="000F5784">
      <w:pPr>
        <w:pStyle w:val="31"/>
        <w:rPr>
          <w:rtl/>
        </w:rPr>
      </w:pPr>
      <w:r>
        <w:rPr>
          <w:b/>
          <w:bCs/>
          <w:rtl/>
        </w:rPr>
        <w:t>ח':</w:t>
      </w:r>
      <w:r>
        <w:rPr>
          <w:b/>
          <w:bCs/>
          <w:rtl/>
        </w:rPr>
        <w:tab/>
      </w:r>
      <w:r w:rsidRPr="00FB638E">
        <w:rPr>
          <w:rtl/>
        </w:rPr>
        <w:t>א</w:t>
      </w:r>
      <w:r>
        <w:rPr>
          <w:rtl/>
        </w:rPr>
        <w:t xml:space="preserve">ה... הבעה </w:t>
      </w:r>
      <w:r w:rsidRPr="00FB638E">
        <w:rPr>
          <w:rtl/>
        </w:rPr>
        <w:t>בעל פה</w:t>
      </w:r>
      <w:r>
        <w:rPr>
          <w:rtl/>
        </w:rPr>
        <w:t>,</w:t>
      </w:r>
      <w:r w:rsidRPr="00FB638E">
        <w:rPr>
          <w:rtl/>
        </w:rPr>
        <w:t xml:space="preserve"> </w:t>
      </w:r>
      <w:r>
        <w:rPr>
          <w:rtl/>
        </w:rPr>
        <w:t xml:space="preserve">הבעה </w:t>
      </w:r>
      <w:r w:rsidRPr="00FB638E">
        <w:rPr>
          <w:rtl/>
        </w:rPr>
        <w:t>בכתב</w:t>
      </w:r>
      <w:r>
        <w:rPr>
          <w:rtl/>
        </w:rPr>
        <w:t>.</w:t>
      </w:r>
    </w:p>
    <w:p w14:paraId="0F7F6E45"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גם וגם</w:t>
      </w:r>
      <w:r>
        <w:rPr>
          <w:rtl/>
        </w:rPr>
        <w:t>.</w:t>
      </w:r>
    </w:p>
    <w:p w14:paraId="26B60437" w14:textId="77777777" w:rsidR="000F5784" w:rsidRPr="00FB638E" w:rsidRDefault="000F5784" w:rsidP="000F5784">
      <w:pPr>
        <w:pStyle w:val="31"/>
        <w:rPr>
          <w:rtl/>
        </w:rPr>
      </w:pPr>
      <w:r>
        <w:rPr>
          <w:b/>
          <w:bCs/>
          <w:rtl/>
        </w:rPr>
        <w:t>ח':</w:t>
      </w:r>
      <w:r>
        <w:rPr>
          <w:b/>
          <w:bCs/>
          <w:rtl/>
        </w:rPr>
        <w:tab/>
      </w:r>
      <w:r w:rsidRPr="00FB638E">
        <w:rPr>
          <w:rtl/>
        </w:rPr>
        <w:t xml:space="preserve">גם </w:t>
      </w:r>
      <w:r>
        <w:rPr>
          <w:rtl/>
        </w:rPr>
        <w:t xml:space="preserve">הבעה </w:t>
      </w:r>
      <w:r w:rsidRPr="00FB638E">
        <w:rPr>
          <w:rtl/>
        </w:rPr>
        <w:t xml:space="preserve">בעל פה וגם </w:t>
      </w:r>
      <w:r>
        <w:rPr>
          <w:rtl/>
        </w:rPr>
        <w:t xml:space="preserve">הבעה </w:t>
      </w:r>
      <w:r w:rsidRPr="00FB638E">
        <w:rPr>
          <w:rtl/>
        </w:rPr>
        <w:t>בכתב</w:t>
      </w:r>
      <w:r>
        <w:rPr>
          <w:rtl/>
        </w:rPr>
        <w:t xml:space="preserve"> אה... </w:t>
      </w:r>
      <w:r w:rsidRPr="00FB638E">
        <w:rPr>
          <w:rtl/>
        </w:rPr>
        <w:t>היכולת הזאת להיות בשיח</w:t>
      </w:r>
      <w:r>
        <w:rPr>
          <w:rtl/>
        </w:rPr>
        <w:t xml:space="preserve"> אה... </w:t>
      </w:r>
      <w:r w:rsidRPr="00FB638E">
        <w:rPr>
          <w:rtl/>
        </w:rPr>
        <w:t>בעיקר גם ביסודי אבל בעיקר בתיכון</w:t>
      </w:r>
      <w:r>
        <w:rPr>
          <w:rtl/>
        </w:rPr>
        <w:t>,</w:t>
      </w:r>
      <w:r w:rsidRPr="00FB638E">
        <w:rPr>
          <w:rtl/>
        </w:rPr>
        <w:t xml:space="preserve"> בעצם המון התאמנו על להיות בשיח אחד עם השני</w:t>
      </w:r>
      <w:r>
        <w:rPr>
          <w:rtl/>
        </w:rPr>
        <w:t>,</w:t>
      </w:r>
      <w:r w:rsidRPr="00FB638E">
        <w:rPr>
          <w:rtl/>
        </w:rPr>
        <w:t xml:space="preserve"> על לנהל</w:t>
      </w:r>
      <w:r>
        <w:rPr>
          <w:rtl/>
        </w:rPr>
        <w:t>,</w:t>
      </w:r>
      <w:r w:rsidRPr="00FB638E">
        <w:rPr>
          <w:rtl/>
        </w:rPr>
        <w:t xml:space="preserve"> לנהל דיון ולהיות בתקשורת שהיא תקשורת</w:t>
      </w:r>
      <w:r>
        <w:rPr>
          <w:rtl/>
        </w:rPr>
        <w:t>,</w:t>
      </w:r>
      <w:r w:rsidRPr="00FB638E">
        <w:rPr>
          <w:rtl/>
        </w:rPr>
        <w:t xml:space="preserve"> אה</w:t>
      </w:r>
      <w:r>
        <w:rPr>
          <w:rtl/>
        </w:rPr>
        <w:t>,</w:t>
      </w:r>
      <w:r w:rsidRPr="00FB638E">
        <w:rPr>
          <w:rtl/>
        </w:rPr>
        <w:t xml:space="preserve"> </w:t>
      </w:r>
      <w:r w:rsidRPr="00D85DB6">
        <w:rPr>
          <w:rFonts w:hint="cs"/>
          <w:rtl/>
        </w:rPr>
        <w:t>ח</w:t>
      </w:r>
      <w:r w:rsidRPr="00D85DB6">
        <w:rPr>
          <w:rtl/>
        </w:rPr>
        <w:t>מה</w:t>
      </w:r>
      <w:r>
        <w:rPr>
          <w:rtl/>
        </w:rPr>
        <w:t>,</w:t>
      </w:r>
      <w:r w:rsidRPr="00FB638E">
        <w:rPr>
          <w:rtl/>
        </w:rPr>
        <w:t xml:space="preserve"> לא מתפשרת</w:t>
      </w:r>
      <w:r>
        <w:rPr>
          <w:rtl/>
        </w:rPr>
        <w:t>,</w:t>
      </w:r>
      <w:r w:rsidRPr="00FB638E">
        <w:rPr>
          <w:rtl/>
        </w:rPr>
        <w:t xml:space="preserve"> כנה</w:t>
      </w:r>
      <w:r>
        <w:rPr>
          <w:rtl/>
        </w:rPr>
        <w:t xml:space="preserve">. אה... </w:t>
      </w:r>
      <w:r w:rsidRPr="00FB638E">
        <w:rPr>
          <w:rtl/>
        </w:rPr>
        <w:t>וזה זה נתן לי ממש כלים איך</w:t>
      </w:r>
      <w:r>
        <w:rPr>
          <w:rtl/>
        </w:rPr>
        <w:t>,</w:t>
      </w:r>
      <w:r w:rsidRPr="00FB638E">
        <w:rPr>
          <w:rtl/>
        </w:rPr>
        <w:t xml:space="preserve"> אה</w:t>
      </w:r>
      <w:r>
        <w:rPr>
          <w:rtl/>
        </w:rPr>
        <w:t>,</w:t>
      </w:r>
      <w:r w:rsidRPr="00FB638E">
        <w:rPr>
          <w:rtl/>
        </w:rPr>
        <w:t xml:space="preserve"> איך איך להיות בתקשורת עם בני אדם</w:t>
      </w:r>
      <w:r>
        <w:rPr>
          <w:rtl/>
        </w:rPr>
        <w:t>,</w:t>
      </w:r>
      <w:r w:rsidRPr="00FB638E">
        <w:rPr>
          <w:rtl/>
        </w:rPr>
        <w:t xml:space="preserve"> איך לנהל</w:t>
      </w:r>
      <w:r>
        <w:rPr>
          <w:rtl/>
        </w:rPr>
        <w:t>,</w:t>
      </w:r>
      <w:r w:rsidRPr="00FB638E">
        <w:rPr>
          <w:rtl/>
        </w:rPr>
        <w:t xml:space="preserve"> איך לנהל שיחה</w:t>
      </w:r>
      <w:r>
        <w:rPr>
          <w:rtl/>
        </w:rPr>
        <w:t xml:space="preserve">. אה... </w:t>
      </w:r>
      <w:r w:rsidRPr="00FB638E">
        <w:rPr>
          <w:rtl/>
        </w:rPr>
        <w:t>כן</w:t>
      </w:r>
      <w:r>
        <w:rPr>
          <w:rtl/>
        </w:rPr>
        <w:t>,</w:t>
      </w:r>
      <w:r w:rsidRPr="00FB638E">
        <w:rPr>
          <w:rtl/>
        </w:rPr>
        <w:t xml:space="preserve"> היו לי עוד כמה דברים שעכשיו פתאום אני לא זוכר</w:t>
      </w:r>
      <w:r>
        <w:rPr>
          <w:rtl/>
        </w:rPr>
        <w:t>.</w:t>
      </w:r>
      <w:r w:rsidRPr="00FB638E">
        <w:rPr>
          <w:rtl/>
        </w:rPr>
        <w:t xml:space="preserve"> ממש לומדים בכיף</w:t>
      </w:r>
      <w:r>
        <w:rPr>
          <w:rtl/>
        </w:rPr>
        <w:t>.</w:t>
      </w:r>
      <w:r w:rsidRPr="00FB638E">
        <w:rPr>
          <w:rtl/>
        </w:rPr>
        <w:t xml:space="preserve"> לומדים בכיף</w:t>
      </w:r>
      <w:r>
        <w:rPr>
          <w:rtl/>
        </w:rPr>
        <w:t>.</w:t>
      </w:r>
      <w:r w:rsidRPr="00FB638E">
        <w:rPr>
          <w:rtl/>
        </w:rPr>
        <w:t xml:space="preserve"> מכללת</w:t>
      </w:r>
      <w:r>
        <w:rPr>
          <w:rtl/>
        </w:rPr>
        <w:t xml:space="preserve"> אה... אה... </w:t>
      </w:r>
      <w:r w:rsidRPr="00FB638E">
        <w:rPr>
          <w:rtl/>
        </w:rPr>
        <w:t>מה עוד היה לי רציתי לומר</w:t>
      </w:r>
      <w:r>
        <w:rPr>
          <w:rtl/>
        </w:rPr>
        <w:t>?</w:t>
      </w:r>
      <w:r w:rsidRPr="00FB638E">
        <w:rPr>
          <w:rtl/>
        </w:rPr>
        <w:t xml:space="preserve"> תחזרי על השאלה אולי</w:t>
      </w:r>
      <w:r>
        <w:rPr>
          <w:rtl/>
        </w:rPr>
        <w:t>.</w:t>
      </w:r>
    </w:p>
    <w:p w14:paraId="2FCC7FD5"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 xml:space="preserve">אגיד </w:t>
      </w:r>
      <w:r>
        <w:rPr>
          <w:rtl/>
        </w:rPr>
        <w:t>כישורים</w:t>
      </w:r>
      <w:r w:rsidRPr="00FB638E">
        <w:rPr>
          <w:rtl/>
        </w:rPr>
        <w:t xml:space="preserve"> שהם גם </w:t>
      </w:r>
      <w:r>
        <w:rPr>
          <w:rtl/>
        </w:rPr>
        <w:t>כישורים</w:t>
      </w:r>
      <w:r w:rsidRPr="00FB638E">
        <w:rPr>
          <w:rtl/>
        </w:rPr>
        <w:t xml:space="preserve"> פרקטיים</w:t>
      </w:r>
      <w:r>
        <w:rPr>
          <w:rtl/>
        </w:rPr>
        <w:t>.</w:t>
      </w:r>
      <w:r w:rsidRPr="00FB638E">
        <w:rPr>
          <w:rtl/>
        </w:rPr>
        <w:t xml:space="preserve"> אמרת תפירה</w:t>
      </w:r>
      <w:r>
        <w:rPr>
          <w:rtl/>
        </w:rPr>
        <w:t>,</w:t>
      </w:r>
      <w:r w:rsidRPr="00FB638E">
        <w:rPr>
          <w:rtl/>
        </w:rPr>
        <w:t xml:space="preserve"> </w:t>
      </w:r>
      <w:r>
        <w:rPr>
          <w:rtl/>
        </w:rPr>
        <w:t>הבעה,</w:t>
      </w:r>
      <w:r w:rsidRPr="00FB638E">
        <w:rPr>
          <w:rtl/>
        </w:rPr>
        <w:t xml:space="preserve"> ציור</w:t>
      </w:r>
      <w:r>
        <w:rPr>
          <w:rtl/>
        </w:rPr>
        <w:t>,</w:t>
      </w:r>
      <w:r w:rsidRPr="00FB638E">
        <w:rPr>
          <w:rtl/>
        </w:rPr>
        <w:t xml:space="preserve"> וגם </w:t>
      </w:r>
      <w:r>
        <w:rPr>
          <w:rtl/>
        </w:rPr>
        <w:t>כישורים</w:t>
      </w:r>
      <w:r w:rsidRPr="00FB638E">
        <w:rPr>
          <w:rtl/>
        </w:rPr>
        <w:t xml:space="preserve"> מנטליים אולי</w:t>
      </w:r>
      <w:r>
        <w:rPr>
          <w:rtl/>
        </w:rPr>
        <w:t xml:space="preserve">, אה... </w:t>
      </w:r>
      <w:r w:rsidRPr="00FB638E">
        <w:rPr>
          <w:rtl/>
        </w:rPr>
        <w:t>אולי משהו שקשור ל</w:t>
      </w:r>
      <w:r>
        <w:rPr>
          <w:rtl/>
        </w:rPr>
        <w:t>...</w:t>
      </w:r>
      <w:r w:rsidRPr="00FB638E">
        <w:rPr>
          <w:rtl/>
        </w:rPr>
        <w:t xml:space="preserve"> לבניית הפנימיו</w:t>
      </w:r>
      <w:r>
        <w:rPr>
          <w:rtl/>
        </w:rPr>
        <w:t>ּ</w:t>
      </w:r>
      <w:r w:rsidRPr="00FB638E">
        <w:rPr>
          <w:rtl/>
        </w:rPr>
        <w:t>ת או ל</w:t>
      </w:r>
      <w:r>
        <w:rPr>
          <w:rtl/>
        </w:rPr>
        <w:t>...</w:t>
      </w:r>
      <w:r w:rsidRPr="00FB638E">
        <w:rPr>
          <w:rtl/>
        </w:rPr>
        <w:t xml:space="preserve"> אה</w:t>
      </w:r>
      <w:r>
        <w:rPr>
          <w:rtl/>
        </w:rPr>
        <w:t>,</w:t>
      </w:r>
      <w:r w:rsidRPr="00FB638E">
        <w:rPr>
          <w:rtl/>
        </w:rPr>
        <w:t xml:space="preserve"> ל</w:t>
      </w:r>
      <w:r>
        <w:rPr>
          <w:rtl/>
        </w:rPr>
        <w:t>כ</w:t>
      </w:r>
      <w:r w:rsidRPr="00FB638E">
        <w:rPr>
          <w:rtl/>
        </w:rPr>
        <w:t>ישורים סוציאליים או ל</w:t>
      </w:r>
      <w:r>
        <w:rPr>
          <w:rtl/>
        </w:rPr>
        <w:t>כישורים</w:t>
      </w:r>
      <w:r w:rsidRPr="00FB638E">
        <w:rPr>
          <w:rtl/>
        </w:rPr>
        <w:t xml:space="preserve"> שהם יותר מנטליים</w:t>
      </w:r>
      <w:r>
        <w:rPr>
          <w:rtl/>
        </w:rPr>
        <w:t>.</w:t>
      </w:r>
      <w:r w:rsidRPr="00FB638E">
        <w:rPr>
          <w:rtl/>
        </w:rPr>
        <w:t xml:space="preserve"> אה</w:t>
      </w:r>
      <w:r>
        <w:rPr>
          <w:rtl/>
        </w:rPr>
        <w:t>,</w:t>
      </w:r>
      <w:r w:rsidRPr="00FB638E">
        <w:rPr>
          <w:rtl/>
        </w:rPr>
        <w:t xml:space="preserve"> אולי הם גם פרקטיים</w:t>
      </w:r>
      <w:r>
        <w:rPr>
          <w:rtl/>
        </w:rPr>
        <w:t>.</w:t>
      </w:r>
      <w:r w:rsidRPr="00FB638E">
        <w:rPr>
          <w:rtl/>
        </w:rPr>
        <w:t xml:space="preserve"> אולי הם גם פרקטיים</w:t>
      </w:r>
      <w:r>
        <w:rPr>
          <w:rtl/>
        </w:rPr>
        <w:t>,</w:t>
      </w:r>
      <w:r w:rsidRPr="00FB638E">
        <w:rPr>
          <w:rtl/>
        </w:rPr>
        <w:t xml:space="preserve"> אבל הם יותר בכאילו זה לא משהו שאתה תופס אותו</w:t>
      </w:r>
      <w:r>
        <w:rPr>
          <w:rtl/>
        </w:rPr>
        <w:t>,</w:t>
      </w:r>
      <w:r w:rsidRPr="00FB638E">
        <w:rPr>
          <w:rtl/>
        </w:rPr>
        <w:t xml:space="preserve"> אלא יותר חוויה פנימית כזאת</w:t>
      </w:r>
      <w:r>
        <w:rPr>
          <w:rtl/>
        </w:rPr>
        <w:t>.</w:t>
      </w:r>
      <w:r w:rsidRPr="00FB638E">
        <w:rPr>
          <w:rtl/>
        </w:rPr>
        <w:t xml:space="preserve"> אם יש משהו כזה בכלל</w:t>
      </w:r>
      <w:r>
        <w:rPr>
          <w:rtl/>
        </w:rPr>
        <w:t>.</w:t>
      </w:r>
    </w:p>
    <w:p w14:paraId="5350DDA7" w14:textId="77777777" w:rsidR="000F5784" w:rsidRPr="00FB638E" w:rsidRDefault="000F5784" w:rsidP="000F5784">
      <w:pPr>
        <w:pStyle w:val="31"/>
        <w:rPr>
          <w:rtl/>
        </w:rPr>
      </w:pPr>
      <w:r>
        <w:rPr>
          <w:b/>
          <w:bCs/>
          <w:rtl/>
        </w:rPr>
        <w:t>ח':</w:t>
      </w:r>
      <w:r>
        <w:rPr>
          <w:b/>
          <w:bCs/>
          <w:rtl/>
        </w:rPr>
        <w:tab/>
      </w:r>
      <w:r>
        <w:rPr>
          <w:rtl/>
        </w:rPr>
        <w:t xml:space="preserve">אמ... </w:t>
      </w:r>
      <w:r w:rsidRPr="00FB638E">
        <w:rPr>
          <w:rtl/>
        </w:rPr>
        <w:t>בעיקר נדמה לי</w:t>
      </w:r>
      <w:r>
        <w:rPr>
          <w:rtl/>
        </w:rPr>
        <w:t xml:space="preserve"> ש... </w:t>
      </w:r>
      <w:r w:rsidRPr="00FB638E">
        <w:rPr>
          <w:rtl/>
        </w:rPr>
        <w:t>השנים בחינוך הזה לימדו אותי כאילו קצת דבר והיפוך</w:t>
      </w:r>
      <w:r>
        <w:rPr>
          <w:rtl/>
        </w:rPr>
        <w:t>,</w:t>
      </w:r>
      <w:r w:rsidRPr="00FB638E">
        <w:rPr>
          <w:rtl/>
        </w:rPr>
        <w:t xml:space="preserve"> כי בהתחלה אין מבחנים</w:t>
      </w:r>
      <w:r>
        <w:rPr>
          <w:rtl/>
        </w:rPr>
        <w:t>,</w:t>
      </w:r>
      <w:r w:rsidRPr="00FB638E">
        <w:rPr>
          <w:rtl/>
        </w:rPr>
        <w:t xml:space="preserve"> אתה לא</w:t>
      </w:r>
      <w:r>
        <w:rPr>
          <w:rtl/>
        </w:rPr>
        <w:t>...</w:t>
      </w:r>
      <w:r w:rsidRPr="00FB638E">
        <w:rPr>
          <w:rtl/>
        </w:rPr>
        <w:t xml:space="preserve"> כן</w:t>
      </w:r>
      <w:r>
        <w:rPr>
          <w:rtl/>
        </w:rPr>
        <w:t>,</w:t>
      </w:r>
      <w:r w:rsidRPr="00FB638E">
        <w:rPr>
          <w:rtl/>
        </w:rPr>
        <w:t xml:space="preserve"> מתי פגשתי מבחן בפעם הראשונה בכיתה ו'</w:t>
      </w:r>
      <w:r>
        <w:rPr>
          <w:rtl/>
        </w:rPr>
        <w:t>?</w:t>
      </w:r>
      <w:r w:rsidRPr="00FB638E">
        <w:rPr>
          <w:rtl/>
        </w:rPr>
        <w:t xml:space="preserve"> אני ח</w:t>
      </w:r>
      <w:r>
        <w:rPr>
          <w:rtl/>
        </w:rPr>
        <w:t>ו</w:t>
      </w:r>
      <w:r w:rsidRPr="00FB638E">
        <w:rPr>
          <w:rtl/>
        </w:rPr>
        <w:t>שב אולי ז'</w:t>
      </w:r>
      <w:r>
        <w:rPr>
          <w:rtl/>
        </w:rPr>
        <w:t>,</w:t>
      </w:r>
      <w:r w:rsidRPr="00FB638E">
        <w:rPr>
          <w:rtl/>
        </w:rPr>
        <w:t xml:space="preserve"> ובעצם אני כאילו אתה בתור תלמיד אתה</w:t>
      </w:r>
      <w:r>
        <w:rPr>
          <w:rtl/>
        </w:rPr>
        <w:t>,</w:t>
      </w:r>
      <w:r w:rsidRPr="00FB638E">
        <w:rPr>
          <w:rtl/>
        </w:rPr>
        <w:t xml:space="preserve"> </w:t>
      </w:r>
      <w:r>
        <w:rPr>
          <w:rtl/>
        </w:rPr>
        <w:t>א</w:t>
      </w:r>
      <w:r w:rsidRPr="00FB638E">
        <w:rPr>
          <w:rtl/>
        </w:rPr>
        <w:t>מ</w:t>
      </w:r>
      <w:r>
        <w:rPr>
          <w:rtl/>
        </w:rPr>
        <w:t>מ...</w:t>
      </w:r>
      <w:r w:rsidRPr="00FB638E">
        <w:rPr>
          <w:rtl/>
        </w:rPr>
        <w:t xml:space="preserve"> ניסע ניסע על גבי על גבי קהילת הכיתה</w:t>
      </w:r>
      <w:r>
        <w:rPr>
          <w:rtl/>
        </w:rPr>
        <w:t>,</w:t>
      </w:r>
      <w:r w:rsidRPr="00FB638E">
        <w:rPr>
          <w:rtl/>
        </w:rPr>
        <w:t xml:space="preserve"> והמורה שמחזיקה מאוד מאוד</w:t>
      </w:r>
      <w:r>
        <w:rPr>
          <w:rtl/>
        </w:rPr>
        <w:t xml:space="preserve"> אה... </w:t>
      </w:r>
      <w:r w:rsidRPr="00FB638E">
        <w:rPr>
          <w:rtl/>
        </w:rPr>
        <w:t>חזק את המרחב</w:t>
      </w:r>
      <w:r>
        <w:rPr>
          <w:rtl/>
        </w:rPr>
        <w:t>,</w:t>
      </w:r>
      <w:r w:rsidRPr="00FB638E">
        <w:rPr>
          <w:rtl/>
        </w:rPr>
        <w:t xml:space="preserve"> אז בעצם אתה אומר אין אין אין הרבה</w:t>
      </w:r>
      <w:r>
        <w:rPr>
          <w:rtl/>
        </w:rPr>
        <w:t>,</w:t>
      </w:r>
      <w:r w:rsidRPr="00FB638E">
        <w:rPr>
          <w:rtl/>
        </w:rPr>
        <w:t xml:space="preserve"> אין הרבה התמודדות של אה</w:t>
      </w:r>
      <w:r>
        <w:rPr>
          <w:rtl/>
        </w:rPr>
        <w:t>...</w:t>
      </w:r>
      <w:r w:rsidRPr="00FB638E">
        <w:rPr>
          <w:rtl/>
        </w:rPr>
        <w:t xml:space="preserve"> של אתה מול העולם</w:t>
      </w:r>
      <w:r>
        <w:rPr>
          <w:rtl/>
        </w:rPr>
        <w:t>,</w:t>
      </w:r>
      <w:r w:rsidRPr="00FB638E">
        <w:rPr>
          <w:rtl/>
        </w:rPr>
        <w:t xml:space="preserve"> אז איך אתה יוצא מוכן אחר כך</w:t>
      </w:r>
      <w:r>
        <w:rPr>
          <w:rtl/>
        </w:rPr>
        <w:t>,</w:t>
      </w:r>
      <w:r w:rsidRPr="00FB638E">
        <w:rPr>
          <w:rtl/>
        </w:rPr>
        <w:t xml:space="preserve"> אבל בעצם</w:t>
      </w:r>
      <w:r>
        <w:rPr>
          <w:rtl/>
        </w:rPr>
        <w:t>,</w:t>
      </w:r>
      <w:r w:rsidRPr="00FB638E">
        <w:rPr>
          <w:rtl/>
        </w:rPr>
        <w:t xml:space="preserve"> בעצם בתחושה שלי החינוך הזה ממש</w:t>
      </w:r>
      <w:r>
        <w:rPr>
          <w:rtl/>
        </w:rPr>
        <w:t xml:space="preserve"> אה... </w:t>
      </w:r>
      <w:r w:rsidRPr="00FB638E">
        <w:rPr>
          <w:rtl/>
        </w:rPr>
        <w:t>עזר לי לגבש</w:t>
      </w:r>
      <w:r>
        <w:rPr>
          <w:rtl/>
        </w:rPr>
        <w:t xml:space="preserve"> אה... </w:t>
      </w:r>
      <w:r w:rsidRPr="00FB638E">
        <w:rPr>
          <w:rtl/>
        </w:rPr>
        <w:t>לגבש ביטחון בעצמי</w:t>
      </w:r>
      <w:r>
        <w:rPr>
          <w:rtl/>
        </w:rPr>
        <w:t>.</w:t>
      </w:r>
      <w:r w:rsidRPr="00FB638E">
        <w:rPr>
          <w:rtl/>
        </w:rPr>
        <w:t xml:space="preserve"> לא יודע אם הוא עזר לי לגבש השקפת עולם כמו שהוא עזר לי לגבש ביטחון</w:t>
      </w:r>
      <w:r>
        <w:rPr>
          <w:rtl/>
        </w:rPr>
        <w:t xml:space="preserve">. אה... </w:t>
      </w:r>
      <w:r w:rsidRPr="00FB638E">
        <w:rPr>
          <w:rtl/>
        </w:rPr>
        <w:t>אני ושוב המקום</w:t>
      </w:r>
      <w:r>
        <w:rPr>
          <w:rtl/>
        </w:rPr>
        <w:t>,</w:t>
      </w:r>
      <w:r w:rsidRPr="00FB638E">
        <w:rPr>
          <w:rtl/>
        </w:rPr>
        <w:t xml:space="preserve"> מקום שפגע</w:t>
      </w:r>
      <w:r>
        <w:rPr>
          <w:rtl/>
        </w:rPr>
        <w:t>,</w:t>
      </w:r>
      <w:r w:rsidRPr="00FB638E">
        <w:rPr>
          <w:rtl/>
        </w:rPr>
        <w:t xml:space="preserve"> הרי אחרי אחרי </w:t>
      </w:r>
      <w:r>
        <w:rPr>
          <w:rtl/>
        </w:rPr>
        <w:t xml:space="preserve">י"ב </w:t>
      </w:r>
      <w:r w:rsidRPr="00FB638E">
        <w:rPr>
          <w:rtl/>
        </w:rPr>
        <w:t>הלכתי לשנת שירות</w:t>
      </w:r>
      <w:r>
        <w:rPr>
          <w:rtl/>
        </w:rPr>
        <w:t>,</w:t>
      </w:r>
      <w:r w:rsidRPr="00FB638E">
        <w:rPr>
          <w:rtl/>
        </w:rPr>
        <w:t xml:space="preserve"> ושנת השירות הייתה עם</w:t>
      </w:r>
      <w:r>
        <w:rPr>
          <w:rtl/>
        </w:rPr>
        <w:t xml:space="preserve"> אה... </w:t>
      </w:r>
      <w:r w:rsidRPr="00FB638E">
        <w:rPr>
          <w:rtl/>
        </w:rPr>
        <w:t>כמעט עם כל הכיתה</w:t>
      </w:r>
      <w:r>
        <w:rPr>
          <w:rtl/>
        </w:rPr>
        <w:t>,</w:t>
      </w:r>
      <w:r w:rsidRPr="00FB638E">
        <w:rPr>
          <w:rtl/>
        </w:rPr>
        <w:t xml:space="preserve"> הלכנו ביחד</w:t>
      </w:r>
      <w:r>
        <w:rPr>
          <w:rtl/>
        </w:rPr>
        <w:t xml:space="preserve">, אה... </w:t>
      </w:r>
      <w:r w:rsidRPr="00FB638E">
        <w:rPr>
          <w:rtl/>
        </w:rPr>
        <w:t>נרשמנו ביחד</w:t>
      </w:r>
      <w:r>
        <w:rPr>
          <w:rtl/>
        </w:rPr>
        <w:t>,</w:t>
      </w:r>
      <w:r w:rsidRPr="00FB638E">
        <w:rPr>
          <w:rtl/>
        </w:rPr>
        <w:t xml:space="preserve"> עשינו שנת השירות ביחד</w:t>
      </w:r>
      <w:r>
        <w:rPr>
          <w:rtl/>
        </w:rPr>
        <w:t>,</w:t>
      </w:r>
      <w:r w:rsidRPr="00FB638E">
        <w:rPr>
          <w:rtl/>
        </w:rPr>
        <w:t xml:space="preserve"> ואחר כך</w:t>
      </w:r>
      <w:r>
        <w:rPr>
          <w:rtl/>
        </w:rPr>
        <w:t>,</w:t>
      </w:r>
      <w:r w:rsidRPr="00FB638E">
        <w:rPr>
          <w:rtl/>
        </w:rPr>
        <w:t xml:space="preserve"> אחר כך התגייסתי לצבא מסלול נחל</w:t>
      </w:r>
      <w:r>
        <w:rPr>
          <w:rtl/>
        </w:rPr>
        <w:t>,</w:t>
      </w:r>
      <w:r w:rsidRPr="00FB638E">
        <w:rPr>
          <w:rtl/>
        </w:rPr>
        <w:t xml:space="preserve"> וגם כן עם עם הרבה הרבה מה</w:t>
      </w:r>
      <w:r>
        <w:rPr>
          <w:rtl/>
        </w:rPr>
        <w:t>...</w:t>
      </w:r>
      <w:r w:rsidRPr="00FB638E">
        <w:rPr>
          <w:rtl/>
        </w:rPr>
        <w:t xml:space="preserve"> מהחברים</w:t>
      </w:r>
      <w:r>
        <w:rPr>
          <w:rtl/>
        </w:rPr>
        <w:t>,</w:t>
      </w:r>
      <w:r w:rsidRPr="00FB638E">
        <w:rPr>
          <w:rtl/>
        </w:rPr>
        <w:t xml:space="preserve"> אבל בעצם בצבא זה היה פעם ראשונה</w:t>
      </w:r>
      <w:r>
        <w:rPr>
          <w:rtl/>
        </w:rPr>
        <w:t xml:space="preserve"> ש... </w:t>
      </w:r>
      <w:r w:rsidRPr="00FB638E">
        <w:rPr>
          <w:rtl/>
        </w:rPr>
        <w:t>שהייתי הייתי בזכות עצמי שלא הייתי</w:t>
      </w:r>
      <w:r>
        <w:rPr>
          <w:rtl/>
        </w:rPr>
        <w:t xml:space="preserve"> אה... </w:t>
      </w:r>
      <w:r w:rsidRPr="00FB638E">
        <w:rPr>
          <w:rtl/>
        </w:rPr>
        <w:t>לא הייתי לא הייתי כחלק מ</w:t>
      </w:r>
      <w:r>
        <w:rPr>
          <w:rtl/>
        </w:rPr>
        <w:t>...</w:t>
      </w:r>
      <w:r w:rsidRPr="00FB638E">
        <w:rPr>
          <w:rtl/>
        </w:rPr>
        <w:t xml:space="preserve"> מקבוצה</w:t>
      </w:r>
      <w:r>
        <w:rPr>
          <w:rtl/>
        </w:rPr>
        <w:t>,</w:t>
      </w:r>
      <w:r w:rsidRPr="00FB638E">
        <w:rPr>
          <w:rtl/>
        </w:rPr>
        <w:t xml:space="preserve"> והייתי צריך גם להוכיח את עצמי וגם גם</w:t>
      </w:r>
      <w:r>
        <w:rPr>
          <w:rtl/>
        </w:rPr>
        <w:t xml:space="preserve"> אה... </w:t>
      </w:r>
      <w:r w:rsidRPr="00FB638E">
        <w:rPr>
          <w:rtl/>
        </w:rPr>
        <w:t>בעצם לבחון את היכולות שלי מול העולם</w:t>
      </w:r>
      <w:r>
        <w:rPr>
          <w:rtl/>
        </w:rPr>
        <w:t>,</w:t>
      </w:r>
      <w:r w:rsidRPr="00FB638E">
        <w:rPr>
          <w:rtl/>
        </w:rPr>
        <w:t xml:space="preserve"> והרגשתי מאוד בטוח</w:t>
      </w:r>
      <w:r>
        <w:rPr>
          <w:rtl/>
        </w:rPr>
        <w:t>.</w:t>
      </w:r>
      <w:r w:rsidRPr="00FB638E">
        <w:rPr>
          <w:rtl/>
        </w:rPr>
        <w:t xml:space="preserve"> הרגשתי שיש לי</w:t>
      </w:r>
      <w:r>
        <w:rPr>
          <w:rtl/>
        </w:rPr>
        <w:t>,</w:t>
      </w:r>
      <w:r w:rsidRPr="00FB638E">
        <w:rPr>
          <w:rtl/>
        </w:rPr>
        <w:t xml:space="preserve"> לא שיש לי מה לתת כמו</w:t>
      </w:r>
      <w:r>
        <w:rPr>
          <w:rtl/>
        </w:rPr>
        <w:t xml:space="preserve"> ש... </w:t>
      </w:r>
      <w:r w:rsidRPr="00FB638E">
        <w:rPr>
          <w:rtl/>
        </w:rPr>
        <w:t>כמו שיש לי את עצמי לסמוך על עצמי</w:t>
      </w:r>
      <w:r>
        <w:rPr>
          <w:rtl/>
        </w:rPr>
        <w:t xml:space="preserve">. אה... </w:t>
      </w:r>
      <w:r w:rsidRPr="00FB638E">
        <w:rPr>
          <w:rtl/>
        </w:rPr>
        <w:t>ואז אני חושב על זה אז רגע</w:t>
      </w:r>
      <w:r>
        <w:rPr>
          <w:rtl/>
        </w:rPr>
        <w:t>,</w:t>
      </w:r>
      <w:r w:rsidRPr="00FB638E">
        <w:rPr>
          <w:rtl/>
        </w:rPr>
        <w:t xml:space="preserve"> מה</w:t>
      </w:r>
      <w:r>
        <w:rPr>
          <w:rtl/>
        </w:rPr>
        <w:t>,</w:t>
      </w:r>
      <w:r w:rsidRPr="00FB638E">
        <w:rPr>
          <w:rtl/>
        </w:rPr>
        <w:t xml:space="preserve"> אנחנו לא התאמנו באינדיבידואליזציה של עצמנו</w:t>
      </w:r>
      <w:r>
        <w:rPr>
          <w:rtl/>
        </w:rPr>
        <w:t>? הכול</w:t>
      </w:r>
      <w:r w:rsidRPr="00FB638E">
        <w:rPr>
          <w:rtl/>
        </w:rPr>
        <w:t xml:space="preserve"> נעשה במסגרת כיתתית</w:t>
      </w:r>
      <w:r>
        <w:rPr>
          <w:rtl/>
        </w:rPr>
        <w:t>.</w:t>
      </w:r>
      <w:r w:rsidRPr="00FB638E">
        <w:rPr>
          <w:rtl/>
        </w:rPr>
        <w:t xml:space="preserve"> יש לפעמים בכיתות הגדולות יותר בטח בתיכון דברים שהם אישיים וכן הלאה</w:t>
      </w:r>
      <w:r>
        <w:rPr>
          <w:rtl/>
        </w:rPr>
        <w:t>.</w:t>
      </w:r>
      <w:r w:rsidRPr="00FB638E">
        <w:rPr>
          <w:rtl/>
        </w:rPr>
        <w:t xml:space="preserve"> אז איך אני</w:t>
      </w:r>
      <w:r>
        <w:rPr>
          <w:rtl/>
        </w:rPr>
        <w:t>,</w:t>
      </w:r>
      <w:r w:rsidRPr="00FB638E">
        <w:rPr>
          <w:rtl/>
        </w:rPr>
        <w:t xml:space="preserve"> איך</w:t>
      </w:r>
      <w:r>
        <w:rPr>
          <w:rtl/>
        </w:rPr>
        <w:t>,</w:t>
      </w:r>
      <w:r w:rsidRPr="00FB638E">
        <w:rPr>
          <w:rtl/>
        </w:rPr>
        <w:t xml:space="preserve"> איך אני מרגיש </w:t>
      </w:r>
      <w:r w:rsidRPr="00FB638E">
        <w:rPr>
          <w:rtl/>
        </w:rPr>
        <w:lastRenderedPageBreak/>
        <w:t>פתאום אדם שהוא כל כך</w:t>
      </w:r>
      <w:r>
        <w:rPr>
          <w:rtl/>
        </w:rPr>
        <w:t xml:space="preserve"> אה... </w:t>
      </w:r>
      <w:r w:rsidRPr="00FB638E">
        <w:rPr>
          <w:rtl/>
        </w:rPr>
        <w:t>יכול לעמוד בפני עצמו באופן בטוח בעולם ולפגוש את מה שהעולם הביא</w:t>
      </w:r>
      <w:r>
        <w:rPr>
          <w:rtl/>
        </w:rPr>
        <w:t>?</w:t>
      </w:r>
      <w:r w:rsidRPr="00FB638E">
        <w:rPr>
          <w:rtl/>
        </w:rPr>
        <w:t xml:space="preserve"> אז אני מבין שבעצם זה מה שהחינוך </w:t>
      </w:r>
      <w:r>
        <w:rPr>
          <w:rFonts w:hint="cs"/>
          <w:rtl/>
        </w:rPr>
        <w:t>נותן</w:t>
      </w:r>
      <w:r>
        <w:rPr>
          <w:rtl/>
        </w:rPr>
        <w:t>,</w:t>
      </w:r>
      <w:r w:rsidRPr="00FB638E">
        <w:rPr>
          <w:rtl/>
        </w:rPr>
        <w:t xml:space="preserve"> אה</w:t>
      </w:r>
      <w:r>
        <w:rPr>
          <w:rtl/>
        </w:rPr>
        <w:t>,</w:t>
      </w:r>
      <w:r w:rsidRPr="00FB638E">
        <w:rPr>
          <w:rtl/>
        </w:rPr>
        <w:t xml:space="preserve"> דווקא מתוך דווקא מתוך הקהילתיות הזאת שיש בעיקר בכיתות הצעירות</w:t>
      </w:r>
      <w:r>
        <w:rPr>
          <w:rtl/>
        </w:rPr>
        <w:t xml:space="preserve"> אה... </w:t>
      </w:r>
      <w:r w:rsidRPr="00FB638E">
        <w:rPr>
          <w:rtl/>
        </w:rPr>
        <w:t>נבנה</w:t>
      </w:r>
      <w:r>
        <w:rPr>
          <w:rtl/>
        </w:rPr>
        <w:t>,</w:t>
      </w:r>
      <w:r w:rsidRPr="00FB638E">
        <w:rPr>
          <w:rtl/>
        </w:rPr>
        <w:t xml:space="preserve"> נבנה אינדיבידואל</w:t>
      </w:r>
      <w:r>
        <w:rPr>
          <w:rtl/>
        </w:rPr>
        <w:t xml:space="preserve"> </w:t>
      </w:r>
      <w:r w:rsidRPr="00FB638E">
        <w:rPr>
          <w:rtl/>
        </w:rPr>
        <w:t>שהוא שהוא אחר כך יכול יכול לעמוד על שתי רגליים באופן זקוף בעולם</w:t>
      </w:r>
      <w:r>
        <w:rPr>
          <w:rtl/>
        </w:rPr>
        <w:t>,</w:t>
      </w:r>
      <w:r w:rsidRPr="00FB638E">
        <w:rPr>
          <w:rtl/>
        </w:rPr>
        <w:t xml:space="preserve"> לחוות דעה</w:t>
      </w:r>
      <w:r>
        <w:rPr>
          <w:rtl/>
        </w:rPr>
        <w:t>,</w:t>
      </w:r>
      <w:r w:rsidRPr="00FB638E">
        <w:rPr>
          <w:rtl/>
        </w:rPr>
        <w:t xml:space="preserve"> להיות ביקורתי</w:t>
      </w:r>
      <w:r>
        <w:rPr>
          <w:rtl/>
        </w:rPr>
        <w:t xml:space="preserve"> אה... </w:t>
      </w:r>
      <w:r w:rsidRPr="00FB638E">
        <w:rPr>
          <w:rtl/>
        </w:rPr>
        <w:t>ולפעול</w:t>
      </w:r>
      <w:r>
        <w:rPr>
          <w:rtl/>
        </w:rPr>
        <w:t>.</w:t>
      </w:r>
      <w:r w:rsidRPr="00FB638E">
        <w:rPr>
          <w:rtl/>
        </w:rPr>
        <w:t xml:space="preserve"> בעיקר הרגשתי שאני פועל מתוך מתוך </w:t>
      </w:r>
      <w:r>
        <w:rPr>
          <w:rtl/>
        </w:rPr>
        <w:t xml:space="preserve">צו </w:t>
      </w:r>
      <w:r w:rsidRPr="00FB638E">
        <w:rPr>
          <w:rtl/>
        </w:rPr>
        <w:t>פנימי שלי ולא ולא נסחף אחרי כל מיני כל מיני דברים</w:t>
      </w:r>
      <w:r>
        <w:rPr>
          <w:rtl/>
        </w:rPr>
        <w:t xml:space="preserve"> אה... </w:t>
      </w:r>
      <w:r w:rsidRPr="00FB638E">
        <w:rPr>
          <w:rtl/>
        </w:rPr>
        <w:t>כל מיני אג'נדות של אחרים ש</w:t>
      </w:r>
      <w:r>
        <w:rPr>
          <w:rtl/>
        </w:rPr>
        <w:t xml:space="preserve">... אה... </w:t>
      </w:r>
      <w:r w:rsidRPr="00FB638E">
        <w:rPr>
          <w:rtl/>
        </w:rPr>
        <w:t>מאוד קל כאדם צעיר לה</w:t>
      </w:r>
      <w:r>
        <w:rPr>
          <w:rtl/>
        </w:rPr>
        <w:t>י</w:t>
      </w:r>
      <w:r w:rsidRPr="00FB638E">
        <w:rPr>
          <w:rtl/>
        </w:rPr>
        <w:t>סחף אליהם</w:t>
      </w:r>
      <w:r>
        <w:rPr>
          <w:rtl/>
        </w:rPr>
        <w:t>,</w:t>
      </w:r>
      <w:r w:rsidRPr="00FB638E">
        <w:rPr>
          <w:rtl/>
        </w:rPr>
        <w:t xml:space="preserve"> ולהרגיש חלק ממשהו שהוא יותר גדול ממך</w:t>
      </w:r>
      <w:r>
        <w:rPr>
          <w:rtl/>
        </w:rPr>
        <w:t xml:space="preserve">. אה... </w:t>
      </w:r>
      <w:r w:rsidRPr="00FB638E">
        <w:rPr>
          <w:rtl/>
        </w:rPr>
        <w:t>יש יש לי דוגמה נורא חזקה על זה</w:t>
      </w:r>
      <w:r>
        <w:rPr>
          <w:rtl/>
        </w:rPr>
        <w:t>.</w:t>
      </w:r>
      <w:r w:rsidRPr="00FB638E">
        <w:rPr>
          <w:rtl/>
        </w:rPr>
        <w:t xml:space="preserve"> בשנת שירות היינו כולנו בהפגנה בשנת שירות כל ה</w:t>
      </w:r>
      <w:r>
        <w:rPr>
          <w:rtl/>
        </w:rPr>
        <w:t>...</w:t>
      </w:r>
      <w:r w:rsidRPr="00FB638E">
        <w:rPr>
          <w:rtl/>
        </w:rPr>
        <w:t xml:space="preserve"> כל התנועה</w:t>
      </w:r>
      <w:r>
        <w:rPr>
          <w:rtl/>
        </w:rPr>
        <w:t>,</w:t>
      </w:r>
      <w:r w:rsidRPr="00FB638E">
        <w:rPr>
          <w:rtl/>
        </w:rPr>
        <w:t xml:space="preserve"> כל השכבה</w:t>
      </w:r>
      <w:r>
        <w:rPr>
          <w:rtl/>
        </w:rPr>
        <w:t>,</w:t>
      </w:r>
      <w:r w:rsidRPr="00FB638E">
        <w:rPr>
          <w:rtl/>
        </w:rPr>
        <w:t xml:space="preserve"> לא יודע</w:t>
      </w:r>
      <w:r>
        <w:rPr>
          <w:rtl/>
        </w:rPr>
        <w:t>,</w:t>
      </w:r>
      <w:r w:rsidRPr="00FB638E">
        <w:rPr>
          <w:rtl/>
        </w:rPr>
        <w:t xml:space="preserve"> 60 איש באיזה הפגנה משהו</w:t>
      </w:r>
      <w:r>
        <w:rPr>
          <w:rtl/>
        </w:rPr>
        <w:t>,</w:t>
      </w:r>
      <w:r w:rsidRPr="00FB638E">
        <w:rPr>
          <w:rtl/>
        </w:rPr>
        <w:t xml:space="preserve"> ואז כולם</w:t>
      </w:r>
      <w:r>
        <w:rPr>
          <w:rtl/>
        </w:rPr>
        <w:t xml:space="preserve"> אה... </w:t>
      </w:r>
      <w:r w:rsidRPr="00FB638E">
        <w:rPr>
          <w:rtl/>
        </w:rPr>
        <w:t xml:space="preserve">קפצו ביחד במעגל </w:t>
      </w:r>
      <w:r>
        <w:rPr>
          <w:rtl/>
        </w:rPr>
        <w:t xml:space="preserve">ושרו </w:t>
      </w:r>
      <w:r w:rsidRPr="00FB638E">
        <w:rPr>
          <w:rtl/>
        </w:rPr>
        <w:t>כל מיני שירי מחאה</w:t>
      </w:r>
      <w:r>
        <w:rPr>
          <w:rtl/>
        </w:rPr>
        <w:t>,</w:t>
      </w:r>
      <w:r w:rsidRPr="00FB638E">
        <w:rPr>
          <w:rtl/>
        </w:rPr>
        <w:t xml:space="preserve"> ואני פשוט לא יכולתי לקחת חלק בזה</w:t>
      </w:r>
      <w:r>
        <w:rPr>
          <w:rtl/>
        </w:rPr>
        <w:t>,</w:t>
      </w:r>
      <w:r w:rsidRPr="00FB638E">
        <w:rPr>
          <w:rtl/>
        </w:rPr>
        <w:t xml:space="preserve"> לא יכולתי פנימית</w:t>
      </w:r>
      <w:r>
        <w:rPr>
          <w:rtl/>
        </w:rPr>
        <w:t>,</w:t>
      </w:r>
      <w:r w:rsidRPr="00FB638E">
        <w:rPr>
          <w:rtl/>
        </w:rPr>
        <w:t xml:space="preserve"> הרגשתי שאני</w:t>
      </w:r>
      <w:r>
        <w:rPr>
          <w:rtl/>
        </w:rPr>
        <w:t>,</w:t>
      </w:r>
      <w:r w:rsidRPr="00FB638E">
        <w:rPr>
          <w:rtl/>
        </w:rPr>
        <w:t xml:space="preserve"> אני לא מסוגל להיות חלק מהעדר הזה שהולך עכשיו וקופץ בלי</w:t>
      </w:r>
      <w:r>
        <w:rPr>
          <w:rtl/>
        </w:rPr>
        <w:t>...</w:t>
      </w:r>
      <w:r w:rsidRPr="00FB638E">
        <w:rPr>
          <w:rtl/>
        </w:rPr>
        <w:t xml:space="preserve"> בלי איזשהו רצון אינדיבידואלי</w:t>
      </w:r>
      <w:r>
        <w:rPr>
          <w:rtl/>
        </w:rPr>
        <w:t>,</w:t>
      </w:r>
      <w:r w:rsidRPr="00FB638E">
        <w:rPr>
          <w:rtl/>
        </w:rPr>
        <w:t xml:space="preserve"> קונקרטי</w:t>
      </w:r>
      <w:r>
        <w:rPr>
          <w:rtl/>
        </w:rPr>
        <w:t>,</w:t>
      </w:r>
      <w:r w:rsidRPr="00FB638E">
        <w:rPr>
          <w:rtl/>
        </w:rPr>
        <w:t xml:space="preserve"> </w:t>
      </w:r>
      <w:r>
        <w:rPr>
          <w:rtl/>
        </w:rPr>
        <w:t>אלא,</w:t>
      </w:r>
      <w:r w:rsidRPr="00FB638E">
        <w:rPr>
          <w:rtl/>
        </w:rPr>
        <w:t xml:space="preserve"> </w:t>
      </w:r>
      <w:r>
        <w:rPr>
          <w:rtl/>
        </w:rPr>
        <w:t xml:space="preserve">אלא </w:t>
      </w:r>
      <w:r w:rsidRPr="00FB638E">
        <w:rPr>
          <w:rtl/>
        </w:rPr>
        <w:t>נסחף אחרי הזרם</w:t>
      </w:r>
      <w:r>
        <w:rPr>
          <w:rtl/>
        </w:rPr>
        <w:t>.</w:t>
      </w:r>
      <w:r w:rsidRPr="00FB638E">
        <w:rPr>
          <w:rtl/>
        </w:rPr>
        <w:t xml:space="preserve"> לא יכולתי</w:t>
      </w:r>
      <w:r>
        <w:rPr>
          <w:rtl/>
        </w:rPr>
        <w:t>.</w:t>
      </w:r>
      <w:r w:rsidRPr="00FB638E">
        <w:rPr>
          <w:rtl/>
        </w:rPr>
        <w:t xml:space="preserve"> זה דחה אותי</w:t>
      </w:r>
      <w:r>
        <w:rPr>
          <w:rtl/>
        </w:rPr>
        <w:t>.</w:t>
      </w:r>
      <w:r w:rsidRPr="00FB638E">
        <w:rPr>
          <w:rtl/>
        </w:rPr>
        <w:t xml:space="preserve"> דחה אותי</w:t>
      </w:r>
      <w:r>
        <w:rPr>
          <w:rtl/>
        </w:rPr>
        <w:t>.</w:t>
      </w:r>
      <w:r w:rsidRPr="00FB638E">
        <w:rPr>
          <w:rtl/>
        </w:rPr>
        <w:t xml:space="preserve"> אני בא להפגין</w:t>
      </w:r>
      <w:r>
        <w:rPr>
          <w:rtl/>
        </w:rPr>
        <w:t>,</w:t>
      </w:r>
      <w:r w:rsidRPr="00FB638E">
        <w:rPr>
          <w:rtl/>
        </w:rPr>
        <w:t xml:space="preserve"> יש לי מה לומר</w:t>
      </w:r>
      <w:r>
        <w:rPr>
          <w:rtl/>
        </w:rPr>
        <w:t>,</w:t>
      </w:r>
      <w:r w:rsidRPr="00FB638E">
        <w:rPr>
          <w:rtl/>
        </w:rPr>
        <w:t xml:space="preserve"> אבל אני לא יכול להיות חלק מתוך</w:t>
      </w:r>
      <w:r>
        <w:rPr>
          <w:rtl/>
        </w:rPr>
        <w:t xml:space="preserve"> אה... </w:t>
      </w:r>
      <w:r w:rsidRPr="00FB638E">
        <w:rPr>
          <w:rtl/>
        </w:rPr>
        <w:t>מתוך אני קולקטיבי כזה</w:t>
      </w:r>
      <w:r>
        <w:rPr>
          <w:rtl/>
        </w:rPr>
        <w:t xml:space="preserve">, ש... </w:t>
      </w:r>
      <w:r w:rsidRPr="00FB638E">
        <w:rPr>
          <w:rtl/>
        </w:rPr>
        <w:t>זו הייתה</w:t>
      </w:r>
      <w:r>
        <w:rPr>
          <w:rtl/>
        </w:rPr>
        <w:t>,</w:t>
      </w:r>
      <w:r w:rsidRPr="00FB638E">
        <w:rPr>
          <w:rtl/>
        </w:rPr>
        <w:t xml:space="preserve"> זו הייתה</w:t>
      </w:r>
      <w:r>
        <w:rPr>
          <w:rtl/>
        </w:rPr>
        <w:t xml:space="preserve"> אה... </w:t>
      </w:r>
      <w:r w:rsidRPr="00FB638E">
        <w:rPr>
          <w:rtl/>
        </w:rPr>
        <w:t>חוויה</w:t>
      </w:r>
      <w:r>
        <w:rPr>
          <w:rtl/>
        </w:rPr>
        <w:t>.</w:t>
      </w:r>
      <w:r w:rsidRPr="00FB638E">
        <w:rPr>
          <w:rtl/>
        </w:rPr>
        <w:t xml:space="preserve"> ולדעתי זה חלק מה</w:t>
      </w:r>
      <w:r>
        <w:rPr>
          <w:rtl/>
        </w:rPr>
        <w:t>...</w:t>
      </w:r>
      <w:r w:rsidRPr="00FB638E">
        <w:rPr>
          <w:rtl/>
        </w:rPr>
        <w:t xml:space="preserve"> זה משהו </w:t>
      </w:r>
      <w:r>
        <w:rPr>
          <w:rtl/>
        </w:rPr>
        <w:t xml:space="preserve">שנטע </w:t>
      </w:r>
      <w:r w:rsidRPr="00FB638E">
        <w:rPr>
          <w:rtl/>
        </w:rPr>
        <w:t>בי החינוך הזה</w:t>
      </w:r>
      <w:r>
        <w:rPr>
          <w:rtl/>
        </w:rPr>
        <w:t xml:space="preserve">, </w:t>
      </w:r>
      <w:r w:rsidRPr="00FB638E">
        <w:rPr>
          <w:rtl/>
        </w:rPr>
        <w:t>להבין</w:t>
      </w:r>
      <w:r>
        <w:rPr>
          <w:rtl/>
        </w:rPr>
        <w:t>,</w:t>
      </w:r>
      <w:r w:rsidRPr="00FB638E">
        <w:rPr>
          <w:rtl/>
        </w:rPr>
        <w:t xml:space="preserve"> להבין איפה אני ביחס לעולם עומד</w:t>
      </w:r>
      <w:r>
        <w:rPr>
          <w:rtl/>
        </w:rPr>
        <w:t>.</w:t>
      </w:r>
    </w:p>
    <w:p w14:paraId="60543040"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אוקיי</w:t>
      </w:r>
      <w:r>
        <w:rPr>
          <w:rtl/>
        </w:rPr>
        <w:t>.</w:t>
      </w:r>
      <w:r w:rsidRPr="00FB638E">
        <w:rPr>
          <w:rtl/>
        </w:rPr>
        <w:t xml:space="preserve"> יש </w:t>
      </w:r>
      <w:r>
        <w:rPr>
          <w:rtl/>
        </w:rPr>
        <w:t>ע</w:t>
      </w:r>
      <w:r w:rsidRPr="00FB638E">
        <w:rPr>
          <w:rtl/>
        </w:rPr>
        <w:t xml:space="preserve">וד משהו חוץ </w:t>
      </w:r>
      <w:r>
        <w:rPr>
          <w:rtl/>
        </w:rPr>
        <w:t xml:space="preserve">מהחוויה </w:t>
      </w:r>
      <w:r w:rsidRPr="00FB638E">
        <w:rPr>
          <w:rtl/>
        </w:rPr>
        <w:t>הקבוצתית</w:t>
      </w:r>
      <w:r>
        <w:rPr>
          <w:rtl/>
        </w:rPr>
        <w:t>.</w:t>
      </w:r>
      <w:r w:rsidRPr="00FB638E">
        <w:rPr>
          <w:rtl/>
        </w:rPr>
        <w:t xml:space="preserve"> יש לי עוד שתי שאלות</w:t>
      </w:r>
      <w:r>
        <w:rPr>
          <w:rtl/>
        </w:rPr>
        <w:t>.</w:t>
      </w:r>
      <w:r w:rsidRPr="00FB638E">
        <w:rPr>
          <w:rtl/>
        </w:rPr>
        <w:t xml:space="preserve"> זאת אחת</w:t>
      </w:r>
      <w:r>
        <w:rPr>
          <w:rtl/>
        </w:rPr>
        <w:t>.</w:t>
      </w:r>
      <w:r w:rsidRPr="00FB638E">
        <w:rPr>
          <w:rtl/>
        </w:rPr>
        <w:t xml:space="preserve"> חוץ מהחוויה הקבוצתית</w:t>
      </w:r>
      <w:r>
        <w:rPr>
          <w:rtl/>
        </w:rPr>
        <w:t>,</w:t>
      </w:r>
      <w:r w:rsidRPr="00FB638E">
        <w:rPr>
          <w:rtl/>
        </w:rPr>
        <w:t xml:space="preserve"> הבו</w:t>
      </w:r>
      <w:r>
        <w:rPr>
          <w:rtl/>
        </w:rPr>
        <w:t>ע</w:t>
      </w:r>
      <w:r w:rsidRPr="00FB638E">
        <w:rPr>
          <w:rtl/>
        </w:rPr>
        <w:t>תיות שיצרה בעצם איזשהו משהו דווקא חזק פנימית</w:t>
      </w:r>
      <w:r>
        <w:rPr>
          <w:rtl/>
        </w:rPr>
        <w:t>.</w:t>
      </w:r>
      <w:r w:rsidRPr="00FB638E">
        <w:rPr>
          <w:rtl/>
        </w:rPr>
        <w:t xml:space="preserve"> חוץ מזה</w:t>
      </w:r>
      <w:r>
        <w:rPr>
          <w:rtl/>
        </w:rPr>
        <w:t>,</w:t>
      </w:r>
      <w:r w:rsidRPr="00FB638E">
        <w:rPr>
          <w:rtl/>
        </w:rPr>
        <w:t xml:space="preserve"> בתוך חינוך </w:t>
      </w:r>
      <w:r>
        <w:rPr>
          <w:rtl/>
        </w:rPr>
        <w:t>ולדורף</w:t>
      </w:r>
      <w:r w:rsidRPr="00FB638E">
        <w:rPr>
          <w:rtl/>
        </w:rPr>
        <w:t xml:space="preserve"> אתה יכול לציין עוד כמה דברים</w:t>
      </w:r>
      <w:r>
        <w:rPr>
          <w:rtl/>
        </w:rPr>
        <w:t xml:space="preserve"> ש... </w:t>
      </w:r>
      <w:r w:rsidRPr="00FB638E">
        <w:rPr>
          <w:rtl/>
        </w:rPr>
        <w:t>שככה נתנו</w:t>
      </w:r>
      <w:r>
        <w:rPr>
          <w:rtl/>
        </w:rPr>
        <w:t xml:space="preserve"> אה... </w:t>
      </w:r>
      <w:r w:rsidRPr="00FB638E">
        <w:rPr>
          <w:rtl/>
        </w:rPr>
        <w:t>אתה חושב</w:t>
      </w:r>
      <w:r>
        <w:rPr>
          <w:rtl/>
        </w:rPr>
        <w:t xml:space="preserve"> אה... </w:t>
      </w:r>
      <w:r w:rsidRPr="00FB638E">
        <w:rPr>
          <w:rtl/>
        </w:rPr>
        <w:t>איזה אימפקט ל</w:t>
      </w:r>
      <w:r>
        <w:rPr>
          <w:rtl/>
        </w:rPr>
        <w:t>...</w:t>
      </w:r>
      <w:r w:rsidRPr="00FB638E">
        <w:rPr>
          <w:rtl/>
        </w:rPr>
        <w:t xml:space="preserve"> לחוויה האינדיבידואלית</w:t>
      </w:r>
      <w:r>
        <w:rPr>
          <w:rtl/>
        </w:rPr>
        <w:t>,</w:t>
      </w:r>
      <w:r w:rsidRPr="00FB638E">
        <w:rPr>
          <w:rtl/>
        </w:rPr>
        <w:t xml:space="preserve"> לחוויה שהיא חוויה שהיא יוצרת ביטחון עצמי</w:t>
      </w:r>
      <w:r>
        <w:rPr>
          <w:rtl/>
        </w:rPr>
        <w:t>.</w:t>
      </w:r>
      <w:r w:rsidRPr="00FB638E">
        <w:rPr>
          <w:rtl/>
        </w:rPr>
        <w:t xml:space="preserve"> כי הבו</w:t>
      </w:r>
      <w:r>
        <w:rPr>
          <w:rtl/>
        </w:rPr>
        <w:t>ע</w:t>
      </w:r>
      <w:r w:rsidRPr="00FB638E">
        <w:rPr>
          <w:rtl/>
        </w:rPr>
        <w:t>תיות</w:t>
      </w:r>
      <w:r>
        <w:rPr>
          <w:rtl/>
        </w:rPr>
        <w:t xml:space="preserve"> אה... </w:t>
      </w:r>
      <w:r w:rsidRPr="00FB638E">
        <w:rPr>
          <w:rtl/>
        </w:rPr>
        <w:t xml:space="preserve">אמרת עליה דווקא זה שזה </w:t>
      </w:r>
      <w:r>
        <w:rPr>
          <w:rtl/>
        </w:rPr>
        <w:t>מרוח</w:t>
      </w:r>
      <w:r w:rsidRPr="00FB638E">
        <w:rPr>
          <w:rtl/>
        </w:rPr>
        <w:t>ק ו</w:t>
      </w:r>
    </w:p>
    <w:p w14:paraId="18CBE643" w14:textId="77777777" w:rsidR="000F5784" w:rsidRPr="00FB638E" w:rsidRDefault="000F5784" w:rsidP="000F5784">
      <w:pPr>
        <w:pStyle w:val="31"/>
        <w:rPr>
          <w:rtl/>
        </w:rPr>
      </w:pPr>
      <w:r>
        <w:rPr>
          <w:b/>
          <w:bCs/>
          <w:rtl/>
        </w:rPr>
        <w:t>ח':</w:t>
      </w:r>
      <w:r>
        <w:rPr>
          <w:b/>
          <w:bCs/>
          <w:rtl/>
        </w:rPr>
        <w:tab/>
      </w:r>
      <w:r w:rsidRPr="00FB638E">
        <w:rPr>
          <w:rtl/>
        </w:rPr>
        <w:t>רוצה לכוון אותי רגע קצת</w:t>
      </w:r>
      <w:r>
        <w:rPr>
          <w:rtl/>
        </w:rPr>
        <w:t>?</w:t>
      </w:r>
      <w:r w:rsidRPr="00FB638E">
        <w:rPr>
          <w:rtl/>
        </w:rPr>
        <w:t xml:space="preserve"> אני לא</w:t>
      </w:r>
      <w:r>
        <w:rPr>
          <w:rtl/>
        </w:rPr>
        <w:t>...</w:t>
      </w:r>
    </w:p>
    <w:p w14:paraId="614D581A"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 xml:space="preserve">כן אם יש עוד משהו בחינוך </w:t>
      </w:r>
      <w:r>
        <w:rPr>
          <w:rtl/>
        </w:rPr>
        <w:t>ולדורף</w:t>
      </w:r>
      <w:r w:rsidRPr="00FB638E">
        <w:rPr>
          <w:rtl/>
        </w:rPr>
        <w:t xml:space="preserve"> של</w:t>
      </w:r>
      <w:r>
        <w:rPr>
          <w:rtl/>
        </w:rPr>
        <w:t>...</w:t>
      </w:r>
      <w:r w:rsidRPr="00FB638E">
        <w:rPr>
          <w:rtl/>
        </w:rPr>
        <w:t xml:space="preserve"> שאתה זוכר שאתה מרגיש עכשיו ברגע הזה שהוא נותן את החוויה הזאתי של חוזק פנימי</w:t>
      </w:r>
      <w:r>
        <w:rPr>
          <w:rtl/>
        </w:rPr>
        <w:t>,</w:t>
      </w:r>
      <w:r w:rsidRPr="00FB638E">
        <w:rPr>
          <w:rtl/>
        </w:rPr>
        <w:t xml:space="preserve"> של ביטחון עצמי</w:t>
      </w:r>
      <w:r>
        <w:rPr>
          <w:rtl/>
        </w:rPr>
        <w:t>,</w:t>
      </w:r>
      <w:r w:rsidRPr="00FB638E">
        <w:rPr>
          <w:rtl/>
        </w:rPr>
        <w:t xml:space="preserve"> של יכולת להביע את עצמי בתוך החברה</w:t>
      </w:r>
      <w:r>
        <w:rPr>
          <w:rtl/>
        </w:rPr>
        <w:t>?</w:t>
      </w:r>
    </w:p>
    <w:p w14:paraId="6F39CD63" w14:textId="471265BF" w:rsidR="000F5784" w:rsidRPr="00FB638E" w:rsidRDefault="000F5784" w:rsidP="000F5784">
      <w:pPr>
        <w:pStyle w:val="31"/>
        <w:rPr>
          <w:rtl/>
        </w:rPr>
      </w:pPr>
      <w:r>
        <w:rPr>
          <w:b/>
          <w:bCs/>
          <w:rtl/>
        </w:rPr>
        <w:t>ח':</w:t>
      </w:r>
      <w:r>
        <w:rPr>
          <w:b/>
          <w:bCs/>
          <w:rtl/>
        </w:rPr>
        <w:tab/>
      </w:r>
      <w:r w:rsidRPr="00FB638E">
        <w:rPr>
          <w:rtl/>
        </w:rPr>
        <w:t>אני חושב שהמתודות הרנסנסיות</w:t>
      </w:r>
      <w:r>
        <w:rPr>
          <w:rtl/>
        </w:rPr>
        <w:t xml:space="preserve"> אה... </w:t>
      </w:r>
      <w:r w:rsidRPr="00FB638E">
        <w:rPr>
          <w:rtl/>
        </w:rPr>
        <w:t>היא קשורה לזה מאוד</w:t>
      </w:r>
      <w:r>
        <w:rPr>
          <w:rtl/>
        </w:rPr>
        <w:t xml:space="preserve"> אה... </w:t>
      </w:r>
      <w:r w:rsidRPr="00FB638E">
        <w:rPr>
          <w:rtl/>
        </w:rPr>
        <w:t>הרנסנסיות של ח</w:t>
      </w:r>
      <w:r>
        <w:rPr>
          <w:rtl/>
        </w:rPr>
        <w:t>י</w:t>
      </w:r>
      <w:r w:rsidRPr="00FB638E">
        <w:rPr>
          <w:rtl/>
        </w:rPr>
        <w:t>נוך</w:t>
      </w:r>
      <w:r>
        <w:rPr>
          <w:rtl/>
        </w:rPr>
        <w:t>,</w:t>
      </w:r>
      <w:r w:rsidRPr="00FB638E">
        <w:rPr>
          <w:rtl/>
        </w:rPr>
        <w:t xml:space="preserve"> אני קורא לזה</w:t>
      </w:r>
      <w:r>
        <w:rPr>
          <w:rtl/>
        </w:rPr>
        <w:t>,</w:t>
      </w:r>
      <w:r w:rsidRPr="00FB638E">
        <w:rPr>
          <w:rtl/>
        </w:rPr>
        <w:t xml:space="preserve"> שזה בעצם שלומדים המון נושאים</w:t>
      </w:r>
      <w:r>
        <w:rPr>
          <w:rtl/>
        </w:rPr>
        <w:t>,</w:t>
      </w:r>
      <w:r w:rsidRPr="00FB638E">
        <w:rPr>
          <w:rtl/>
        </w:rPr>
        <w:t xml:space="preserve"> מגוון</w:t>
      </w:r>
      <w:r>
        <w:rPr>
          <w:rtl/>
        </w:rPr>
        <w:t>,</w:t>
      </w:r>
      <w:r w:rsidRPr="00FB638E">
        <w:rPr>
          <w:rtl/>
        </w:rPr>
        <w:t xml:space="preserve"> כשאני לומד היסטוריה אני לומד גם על ה</w:t>
      </w:r>
      <w:r w:rsidR="007362DF">
        <w:rPr>
          <w:rtl/>
        </w:rPr>
        <w:t>אמנות</w:t>
      </w:r>
      <w:r w:rsidRPr="00FB638E">
        <w:rPr>
          <w:rtl/>
        </w:rPr>
        <w:t xml:space="preserve"> ואני לומד גם על ה</w:t>
      </w:r>
      <w:r>
        <w:rPr>
          <w:rtl/>
        </w:rPr>
        <w:t>...</w:t>
      </w:r>
      <w:r w:rsidRPr="00FB638E">
        <w:rPr>
          <w:rtl/>
        </w:rPr>
        <w:t xml:space="preserve"> על זרמי התודעה של ההיסטוריה</w:t>
      </w:r>
      <w:r>
        <w:rPr>
          <w:rtl/>
        </w:rPr>
        <w:t>,</w:t>
      </w:r>
      <w:r w:rsidRPr="00FB638E">
        <w:rPr>
          <w:rtl/>
        </w:rPr>
        <w:t xml:space="preserve"> ואני לומד</w:t>
      </w:r>
      <w:r>
        <w:rPr>
          <w:rtl/>
        </w:rPr>
        <w:t xml:space="preserve"> אה... </w:t>
      </w:r>
      <w:r w:rsidRPr="00FB638E">
        <w:rPr>
          <w:rtl/>
        </w:rPr>
        <w:t>אני לומד גם</w:t>
      </w:r>
      <w:r>
        <w:rPr>
          <w:rtl/>
        </w:rPr>
        <w:t xml:space="preserve"> אה... </w:t>
      </w:r>
      <w:r w:rsidRPr="00FB638E">
        <w:rPr>
          <w:rtl/>
        </w:rPr>
        <w:t>גם שירה שקשורה</w:t>
      </w:r>
      <w:r>
        <w:rPr>
          <w:rtl/>
        </w:rPr>
        <w:t>,</w:t>
      </w:r>
      <w:r w:rsidRPr="00FB638E">
        <w:rPr>
          <w:rtl/>
        </w:rPr>
        <w:t xml:space="preserve"> אני לומד ובתוך האמונות הזה ציור אני מתנס</w:t>
      </w:r>
      <w:r>
        <w:rPr>
          <w:rtl/>
        </w:rPr>
        <w:t>ה,</w:t>
      </w:r>
      <w:r w:rsidRPr="00FB638E">
        <w:rPr>
          <w:rtl/>
        </w:rPr>
        <w:t xml:space="preserve"> לא רק לומד</w:t>
      </w:r>
      <w:r>
        <w:rPr>
          <w:rtl/>
        </w:rPr>
        <w:t>,</w:t>
      </w:r>
      <w:r w:rsidRPr="00FB638E">
        <w:rPr>
          <w:rtl/>
        </w:rPr>
        <w:t xml:space="preserve"> אני </w:t>
      </w:r>
      <w:r>
        <w:rPr>
          <w:rtl/>
        </w:rPr>
        <w:t xml:space="preserve">מתנסה </w:t>
      </w:r>
      <w:r w:rsidRPr="00FB638E">
        <w:rPr>
          <w:rtl/>
        </w:rPr>
        <w:t>בציור</w:t>
      </w:r>
      <w:r>
        <w:rPr>
          <w:rtl/>
        </w:rPr>
        <w:t>,</w:t>
      </w:r>
      <w:r w:rsidRPr="00FB638E">
        <w:rPr>
          <w:rtl/>
        </w:rPr>
        <w:t xml:space="preserve"> אני </w:t>
      </w:r>
      <w:r>
        <w:rPr>
          <w:rtl/>
        </w:rPr>
        <w:t xml:space="preserve">מתנסה </w:t>
      </w:r>
      <w:r w:rsidRPr="00FB638E">
        <w:rPr>
          <w:rtl/>
        </w:rPr>
        <w:t>בפיסול</w:t>
      </w:r>
      <w:r>
        <w:rPr>
          <w:rtl/>
        </w:rPr>
        <w:t>,</w:t>
      </w:r>
      <w:r w:rsidRPr="00FB638E">
        <w:rPr>
          <w:rtl/>
        </w:rPr>
        <w:t xml:space="preserve"> אני </w:t>
      </w:r>
      <w:r>
        <w:rPr>
          <w:rtl/>
        </w:rPr>
        <w:t xml:space="preserve">מתנסה </w:t>
      </w:r>
      <w:r w:rsidRPr="00FB638E">
        <w:rPr>
          <w:rtl/>
        </w:rPr>
        <w:t>ב</w:t>
      </w:r>
      <w:r>
        <w:rPr>
          <w:rtl/>
        </w:rPr>
        <w:t>...</w:t>
      </w:r>
      <w:r w:rsidRPr="00FB638E">
        <w:rPr>
          <w:rtl/>
        </w:rPr>
        <w:t xml:space="preserve"> ב</w:t>
      </w:r>
      <w:r>
        <w:rPr>
          <w:rtl/>
        </w:rPr>
        <w:t>...</w:t>
      </w:r>
      <w:r w:rsidRPr="00FB638E">
        <w:rPr>
          <w:rtl/>
        </w:rPr>
        <w:t xml:space="preserve"> בשירה</w:t>
      </w:r>
      <w:r>
        <w:rPr>
          <w:rtl/>
        </w:rPr>
        <w:t>,</w:t>
      </w:r>
      <w:r w:rsidRPr="00FB638E">
        <w:rPr>
          <w:rtl/>
        </w:rPr>
        <w:t xml:space="preserve"> אני </w:t>
      </w:r>
      <w:r>
        <w:rPr>
          <w:rtl/>
        </w:rPr>
        <w:t xml:space="preserve">מתנסה </w:t>
      </w:r>
      <w:r w:rsidRPr="00FB638E">
        <w:rPr>
          <w:rtl/>
        </w:rPr>
        <w:t xml:space="preserve">בדיבור אני </w:t>
      </w:r>
      <w:r w:rsidRPr="009F0CB1">
        <w:rPr>
          <w:rtl/>
        </w:rPr>
        <w:t xml:space="preserve">מתנסה </w:t>
      </w:r>
      <w:r w:rsidRPr="00FB638E">
        <w:rPr>
          <w:rtl/>
        </w:rPr>
        <w:t>בכתיבה</w:t>
      </w:r>
      <w:r>
        <w:rPr>
          <w:rtl/>
        </w:rPr>
        <w:t>,</w:t>
      </w:r>
      <w:r w:rsidRPr="00FB638E">
        <w:rPr>
          <w:rtl/>
        </w:rPr>
        <w:t xml:space="preserve"> יש אני </w:t>
      </w:r>
      <w:r>
        <w:rPr>
          <w:rtl/>
        </w:rPr>
        <w:t xml:space="preserve">מתנסה </w:t>
      </w:r>
      <w:r w:rsidRPr="00FB638E">
        <w:rPr>
          <w:rtl/>
        </w:rPr>
        <w:t>כתלמיד בהמון המון תחומים</w:t>
      </w:r>
      <w:r>
        <w:rPr>
          <w:rtl/>
        </w:rPr>
        <w:t>...</w:t>
      </w:r>
    </w:p>
    <w:p w14:paraId="1789370B"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בתוך נושא אחד שאותו אני לומד</w:t>
      </w:r>
      <w:r>
        <w:rPr>
          <w:rtl/>
        </w:rPr>
        <w:t>.</w:t>
      </w:r>
    </w:p>
    <w:p w14:paraId="06116004" w14:textId="77777777" w:rsidR="000F5784" w:rsidRPr="00FB638E" w:rsidRDefault="000F5784" w:rsidP="000F5784">
      <w:pPr>
        <w:pStyle w:val="31"/>
        <w:rPr>
          <w:rtl/>
        </w:rPr>
      </w:pPr>
      <w:r>
        <w:rPr>
          <w:b/>
          <w:bCs/>
          <w:rtl/>
        </w:rPr>
        <w:t>ח':</w:t>
      </w:r>
      <w:r>
        <w:rPr>
          <w:b/>
          <w:bCs/>
          <w:rtl/>
        </w:rPr>
        <w:tab/>
      </w:r>
      <w:r w:rsidRPr="00FB638E">
        <w:rPr>
          <w:rtl/>
        </w:rPr>
        <w:t>וזה יוצר אצלי</w:t>
      </w:r>
      <w:r>
        <w:rPr>
          <w:rtl/>
        </w:rPr>
        <w:t>,</w:t>
      </w:r>
      <w:r w:rsidRPr="00FB638E">
        <w:rPr>
          <w:rtl/>
        </w:rPr>
        <w:t xml:space="preserve"> זאת אומרת</w:t>
      </w:r>
      <w:r>
        <w:rPr>
          <w:rtl/>
        </w:rPr>
        <w:t>,</w:t>
      </w:r>
      <w:r w:rsidRPr="00FB638E">
        <w:rPr>
          <w:rtl/>
        </w:rPr>
        <w:t xml:space="preserve"> זה מכוון את הנפש</w:t>
      </w:r>
      <w:r>
        <w:rPr>
          <w:rtl/>
        </w:rPr>
        <w:t xml:space="preserve"> אה... </w:t>
      </w:r>
      <w:r w:rsidRPr="00FB638E">
        <w:rPr>
          <w:rtl/>
        </w:rPr>
        <w:t>למצוא</w:t>
      </w:r>
      <w:r>
        <w:rPr>
          <w:rFonts w:hint="cs"/>
          <w:rtl/>
        </w:rPr>
        <w:t>,</w:t>
      </w:r>
      <w:r w:rsidRPr="00FB638E">
        <w:rPr>
          <w:rtl/>
        </w:rPr>
        <w:t xml:space="preserve"> למצוא דקויות</w:t>
      </w:r>
      <w:r>
        <w:rPr>
          <w:rtl/>
        </w:rPr>
        <w:t xml:space="preserve"> </w:t>
      </w:r>
      <w:r w:rsidRPr="00FB638E">
        <w:rPr>
          <w:rtl/>
        </w:rPr>
        <w:t>בתוך</w:t>
      </w:r>
      <w:r>
        <w:rPr>
          <w:rtl/>
        </w:rPr>
        <w:t>,</w:t>
      </w:r>
      <w:r w:rsidRPr="00FB638E">
        <w:rPr>
          <w:rtl/>
        </w:rPr>
        <w:t xml:space="preserve"> בתוך דברים שאתה פוגש ביומיום</w:t>
      </w:r>
      <w:r>
        <w:rPr>
          <w:rtl/>
        </w:rPr>
        <w:t xml:space="preserve">, אה... </w:t>
      </w:r>
      <w:r w:rsidRPr="00FB638E">
        <w:rPr>
          <w:rtl/>
        </w:rPr>
        <w:t>כי אני</w:t>
      </w:r>
      <w:r>
        <w:rPr>
          <w:rtl/>
        </w:rPr>
        <w:t>,</w:t>
      </w:r>
      <w:r w:rsidRPr="00FB638E">
        <w:rPr>
          <w:rtl/>
        </w:rPr>
        <w:t xml:space="preserve"> כי היסטוריה זה לא רק ללמוד מספר</w:t>
      </w:r>
      <w:r>
        <w:rPr>
          <w:rtl/>
        </w:rPr>
        <w:t>,</w:t>
      </w:r>
      <w:r w:rsidRPr="00FB638E">
        <w:rPr>
          <w:rtl/>
        </w:rPr>
        <w:t xml:space="preserve"> כי היסטוריה זה גם לשיר</w:t>
      </w:r>
      <w:r>
        <w:rPr>
          <w:rtl/>
        </w:rPr>
        <w:t>,</w:t>
      </w:r>
      <w:r w:rsidRPr="00FB638E">
        <w:rPr>
          <w:rtl/>
        </w:rPr>
        <w:t xml:space="preserve"> כי היסטוריה זה גם לצייר</w:t>
      </w:r>
      <w:r>
        <w:rPr>
          <w:rtl/>
        </w:rPr>
        <w:t>,</w:t>
      </w:r>
      <w:r w:rsidRPr="00FB638E">
        <w:rPr>
          <w:rtl/>
        </w:rPr>
        <w:t xml:space="preserve"> כי היסטוריה זה גם לעבוד בחימר</w:t>
      </w:r>
      <w:r>
        <w:rPr>
          <w:rtl/>
        </w:rPr>
        <w:t>,</w:t>
      </w:r>
      <w:r w:rsidRPr="00FB638E">
        <w:rPr>
          <w:rtl/>
        </w:rPr>
        <w:t xml:space="preserve"> כ</w:t>
      </w:r>
      <w:r>
        <w:rPr>
          <w:rtl/>
        </w:rPr>
        <w:t>י</w:t>
      </w:r>
      <w:r w:rsidRPr="00FB638E">
        <w:rPr>
          <w:rtl/>
        </w:rPr>
        <w:t xml:space="preserve"> היסטוריה זה גם לצאת ול</w:t>
      </w:r>
      <w:r>
        <w:rPr>
          <w:rtl/>
        </w:rPr>
        <w:t>ה</w:t>
      </w:r>
      <w:r w:rsidRPr="00FB638E">
        <w:rPr>
          <w:rtl/>
        </w:rPr>
        <w:t>תבונן בצמח</w:t>
      </w:r>
      <w:r>
        <w:rPr>
          <w:rtl/>
        </w:rPr>
        <w:t>.</w:t>
      </w:r>
      <w:r w:rsidRPr="00FB638E">
        <w:rPr>
          <w:rtl/>
        </w:rPr>
        <w:t xml:space="preserve"> איך זה קשור</w:t>
      </w:r>
      <w:r>
        <w:rPr>
          <w:rtl/>
        </w:rPr>
        <w:t>?</w:t>
      </w:r>
      <w:r w:rsidRPr="00FB638E">
        <w:rPr>
          <w:rtl/>
        </w:rPr>
        <w:t xml:space="preserve"> איך לצאת ולהתבונן בדש</w:t>
      </w:r>
      <w:r>
        <w:rPr>
          <w:rtl/>
        </w:rPr>
        <w:t>א</w:t>
      </w:r>
      <w:r w:rsidRPr="00FB638E">
        <w:rPr>
          <w:rtl/>
        </w:rPr>
        <w:t xml:space="preserve"> בבית ספר</w:t>
      </w:r>
      <w:r>
        <w:rPr>
          <w:rtl/>
        </w:rPr>
        <w:t>?</w:t>
      </w:r>
      <w:r w:rsidRPr="00FB638E">
        <w:rPr>
          <w:rtl/>
        </w:rPr>
        <w:t xml:space="preserve"> קשור ללימודים</w:t>
      </w:r>
      <w:r>
        <w:rPr>
          <w:rFonts w:hint="cs"/>
          <w:rtl/>
        </w:rPr>
        <w:t>,</w:t>
      </w:r>
      <w:r w:rsidRPr="00FB638E">
        <w:rPr>
          <w:rtl/>
        </w:rPr>
        <w:t xml:space="preserve"> ללימודים</w:t>
      </w:r>
      <w:r>
        <w:rPr>
          <w:rFonts w:hint="cs"/>
          <w:rtl/>
        </w:rPr>
        <w:t>,</w:t>
      </w:r>
      <w:r w:rsidRPr="00FB638E">
        <w:rPr>
          <w:rtl/>
        </w:rPr>
        <w:t xml:space="preserve"> על על</w:t>
      </w:r>
      <w:r>
        <w:rPr>
          <w:rtl/>
        </w:rPr>
        <w:t xml:space="preserve"> אה... </w:t>
      </w:r>
      <w:r w:rsidRPr="00FB638E">
        <w:rPr>
          <w:rtl/>
        </w:rPr>
        <w:t>על תקופת על תקופת מיכ</w:t>
      </w:r>
      <w:r>
        <w:rPr>
          <w:rtl/>
        </w:rPr>
        <w:t>אלא</w:t>
      </w:r>
      <w:r w:rsidRPr="00FB638E">
        <w:rPr>
          <w:rtl/>
        </w:rPr>
        <w:t>נג'לו</w:t>
      </w:r>
      <w:r>
        <w:rPr>
          <w:rtl/>
        </w:rPr>
        <w:t>,</w:t>
      </w:r>
      <w:r w:rsidRPr="00FB638E">
        <w:rPr>
          <w:rtl/>
        </w:rPr>
        <w:t xml:space="preserve"> על</w:t>
      </w:r>
      <w:r>
        <w:rPr>
          <w:rtl/>
        </w:rPr>
        <w:t xml:space="preserve"> אה... </w:t>
      </w:r>
      <w:r w:rsidRPr="00FB638E">
        <w:rPr>
          <w:rtl/>
        </w:rPr>
        <w:t>על ד</w:t>
      </w:r>
      <w:r>
        <w:rPr>
          <w:rtl/>
        </w:rPr>
        <w:t>ה-</w:t>
      </w:r>
      <w:r w:rsidRPr="00FB638E">
        <w:rPr>
          <w:rtl/>
        </w:rPr>
        <w:t>וינצ'י</w:t>
      </w:r>
      <w:r>
        <w:rPr>
          <w:rtl/>
        </w:rPr>
        <w:t>.</w:t>
      </w:r>
      <w:r w:rsidRPr="00FB638E">
        <w:rPr>
          <w:rtl/>
        </w:rPr>
        <w:t xml:space="preserve"> איך איך זה קשור</w:t>
      </w:r>
      <w:r>
        <w:rPr>
          <w:rtl/>
        </w:rPr>
        <w:t>?</w:t>
      </w:r>
      <w:r w:rsidRPr="00FB638E">
        <w:rPr>
          <w:rtl/>
        </w:rPr>
        <w:t xml:space="preserve"> זה ואז זה בעצם</w:t>
      </w:r>
      <w:r>
        <w:rPr>
          <w:rtl/>
        </w:rPr>
        <w:t>,</w:t>
      </w:r>
      <w:r w:rsidRPr="00FB638E">
        <w:rPr>
          <w:rtl/>
        </w:rPr>
        <w:t xml:space="preserve"> בעצם זה מלמד</w:t>
      </w:r>
      <w:r>
        <w:rPr>
          <w:rtl/>
        </w:rPr>
        <w:t>,</w:t>
      </w:r>
      <w:r w:rsidRPr="00FB638E">
        <w:rPr>
          <w:rtl/>
        </w:rPr>
        <w:t xml:space="preserve"> זה מלמד אותי כתלמיד להיות כל הזמן עם הסנסורים פתוחים למה</w:t>
      </w:r>
      <w:r>
        <w:rPr>
          <w:rtl/>
        </w:rPr>
        <w:t>,</w:t>
      </w:r>
      <w:r w:rsidRPr="00FB638E">
        <w:rPr>
          <w:rtl/>
        </w:rPr>
        <w:t xml:space="preserve"> מה</w:t>
      </w:r>
      <w:r>
        <w:rPr>
          <w:rtl/>
        </w:rPr>
        <w:t>,</w:t>
      </w:r>
      <w:r w:rsidRPr="00FB638E">
        <w:rPr>
          <w:rtl/>
        </w:rPr>
        <w:t xml:space="preserve"> מה העולם</w:t>
      </w:r>
      <w:r>
        <w:rPr>
          <w:rtl/>
        </w:rPr>
        <w:t xml:space="preserve">, אה... </w:t>
      </w:r>
      <w:r w:rsidRPr="00FB638E">
        <w:rPr>
          <w:rtl/>
        </w:rPr>
        <w:t>מה</w:t>
      </w:r>
      <w:r>
        <w:rPr>
          <w:rtl/>
        </w:rPr>
        <w:t xml:space="preserve">, </w:t>
      </w:r>
      <w:r w:rsidRPr="00FB638E">
        <w:rPr>
          <w:rtl/>
        </w:rPr>
        <w:t>מה העולם מדבר ומה אני</w:t>
      </w:r>
      <w:r>
        <w:rPr>
          <w:rtl/>
        </w:rPr>
        <w:t>,</w:t>
      </w:r>
      <w:r w:rsidRPr="00FB638E">
        <w:rPr>
          <w:rtl/>
        </w:rPr>
        <w:t xml:space="preserve"> מה אני קולט מתוכו</w:t>
      </w:r>
      <w:r>
        <w:rPr>
          <w:rtl/>
        </w:rPr>
        <w:t>,</w:t>
      </w:r>
      <w:r w:rsidRPr="00FB638E">
        <w:rPr>
          <w:rtl/>
        </w:rPr>
        <w:t xml:space="preserve"> וזה</w:t>
      </w:r>
      <w:r>
        <w:rPr>
          <w:rtl/>
        </w:rPr>
        <w:t>,</w:t>
      </w:r>
      <w:r w:rsidRPr="00FB638E">
        <w:rPr>
          <w:rtl/>
        </w:rPr>
        <w:t xml:space="preserve"> וזה ממרכז את האדם</w:t>
      </w:r>
      <w:r>
        <w:rPr>
          <w:rtl/>
        </w:rPr>
        <w:t>.</w:t>
      </w:r>
      <w:r w:rsidRPr="00FB638E">
        <w:rPr>
          <w:rtl/>
        </w:rPr>
        <w:t xml:space="preserve"> זה עוזר לאדם להיות</w:t>
      </w:r>
      <w:r>
        <w:rPr>
          <w:rtl/>
        </w:rPr>
        <w:t>,</w:t>
      </w:r>
      <w:r w:rsidRPr="00FB638E">
        <w:rPr>
          <w:rtl/>
        </w:rPr>
        <w:t xml:space="preserve"> אה</w:t>
      </w:r>
      <w:r>
        <w:rPr>
          <w:rtl/>
        </w:rPr>
        <w:t>,</w:t>
      </w:r>
      <w:r w:rsidRPr="00FB638E">
        <w:rPr>
          <w:rtl/>
        </w:rPr>
        <w:t xml:space="preserve"> להיות בתודעה ערה כלפי הדברים</w:t>
      </w:r>
      <w:r>
        <w:rPr>
          <w:rtl/>
        </w:rPr>
        <w:t>.</w:t>
      </w:r>
    </w:p>
    <w:p w14:paraId="639D23B6" w14:textId="77777777" w:rsidR="000F5784" w:rsidRPr="00FB638E" w:rsidRDefault="000F5784" w:rsidP="000F5784">
      <w:pPr>
        <w:pStyle w:val="31"/>
        <w:rPr>
          <w:rtl/>
        </w:rPr>
      </w:pPr>
      <w:r w:rsidRPr="00FB638E">
        <w:rPr>
          <w:rtl/>
        </w:rPr>
        <w:lastRenderedPageBreak/>
        <w:t xml:space="preserve"> </w:t>
      </w:r>
      <w:r w:rsidRPr="00F50BED">
        <w:rPr>
          <w:b/>
          <w:bCs/>
          <w:rtl/>
        </w:rPr>
        <w:t>מראיינת</w:t>
      </w:r>
      <w:r>
        <w:rPr>
          <w:b/>
          <w:bCs/>
          <w:rtl/>
        </w:rPr>
        <w:t>:</w:t>
      </w:r>
      <w:r>
        <w:rPr>
          <w:b/>
          <w:bCs/>
          <w:rtl/>
        </w:rPr>
        <w:tab/>
      </w:r>
      <w:r w:rsidRPr="00FB638E">
        <w:rPr>
          <w:rtl/>
        </w:rPr>
        <w:t>אוקיי</w:t>
      </w:r>
      <w:r>
        <w:rPr>
          <w:rtl/>
        </w:rPr>
        <w:t>,</w:t>
      </w:r>
      <w:r w:rsidRPr="00FB638E">
        <w:rPr>
          <w:rtl/>
        </w:rPr>
        <w:t xml:space="preserve"> ויש בכל זאת משהו שאתה יכול להגיד שהיה חסר בחינוך הזה</w:t>
      </w:r>
      <w:r>
        <w:rPr>
          <w:rtl/>
        </w:rPr>
        <w:t>,</w:t>
      </w:r>
      <w:r w:rsidRPr="00FB638E">
        <w:rPr>
          <w:rtl/>
        </w:rPr>
        <w:t xml:space="preserve"> שהיית בעצם בתור בן אדם בוגר כן</w:t>
      </w:r>
      <w:r>
        <w:rPr>
          <w:rtl/>
        </w:rPr>
        <w:t xml:space="preserve"> אה... </w:t>
      </w:r>
      <w:r w:rsidRPr="00FB638E">
        <w:rPr>
          <w:rtl/>
        </w:rPr>
        <w:t>הרבה שנים</w:t>
      </w:r>
      <w:r>
        <w:rPr>
          <w:rtl/>
        </w:rPr>
        <w:t>,</w:t>
      </w:r>
      <w:r w:rsidRPr="00FB638E">
        <w:rPr>
          <w:rtl/>
        </w:rPr>
        <w:t xml:space="preserve"> אחרי שכבר למדת</w:t>
      </w:r>
      <w:r>
        <w:rPr>
          <w:rtl/>
        </w:rPr>
        <w:t xml:space="preserve"> אה... </w:t>
      </w:r>
      <w:r w:rsidRPr="00FB638E">
        <w:rPr>
          <w:rtl/>
        </w:rPr>
        <w:t>היית אומר וואו</w:t>
      </w:r>
      <w:r>
        <w:rPr>
          <w:rtl/>
        </w:rPr>
        <w:t>,</w:t>
      </w:r>
      <w:r w:rsidRPr="00FB638E">
        <w:rPr>
          <w:rtl/>
        </w:rPr>
        <w:t xml:space="preserve"> אם היו נותנים לי את זה ואת זה עכשיו הייתי ממש</w:t>
      </w:r>
      <w:r>
        <w:rPr>
          <w:rtl/>
        </w:rPr>
        <w:t xml:space="preserve"> אה... </w:t>
      </w:r>
      <w:r w:rsidRPr="00FB638E">
        <w:rPr>
          <w:rtl/>
        </w:rPr>
        <w:t>סופר</w:t>
      </w:r>
      <w:r>
        <w:rPr>
          <w:rtl/>
        </w:rPr>
        <w:t>,</w:t>
      </w:r>
      <w:r w:rsidRPr="00FB638E">
        <w:rPr>
          <w:rtl/>
        </w:rPr>
        <w:t xml:space="preserve"> קיבלתי אינדיבידואליות</w:t>
      </w:r>
      <w:r>
        <w:rPr>
          <w:rtl/>
        </w:rPr>
        <w:t>,</w:t>
      </w:r>
      <w:r w:rsidRPr="00FB638E">
        <w:rPr>
          <w:rtl/>
        </w:rPr>
        <w:t xml:space="preserve"> קיבלתי התבוננות עמוקה אל העולם</w:t>
      </w:r>
      <w:r>
        <w:rPr>
          <w:rtl/>
        </w:rPr>
        <w:t>,</w:t>
      </w:r>
      <w:r w:rsidRPr="00FB638E">
        <w:rPr>
          <w:rtl/>
        </w:rPr>
        <w:t xml:space="preserve"> אולי משהו כן חסר</w:t>
      </w:r>
      <w:r>
        <w:rPr>
          <w:rtl/>
        </w:rPr>
        <w:t>,</w:t>
      </w:r>
      <w:r w:rsidRPr="00FB638E">
        <w:rPr>
          <w:rtl/>
        </w:rPr>
        <w:t xml:space="preserve"> קצת ראייה ביקורתית יותר</w:t>
      </w:r>
      <w:r>
        <w:rPr>
          <w:rtl/>
        </w:rPr>
        <w:t>.</w:t>
      </w:r>
    </w:p>
    <w:p w14:paraId="1E6FE80B" w14:textId="77777777" w:rsidR="000F5784" w:rsidRPr="00FB638E" w:rsidRDefault="000F5784" w:rsidP="000F5784">
      <w:pPr>
        <w:pStyle w:val="31"/>
        <w:rPr>
          <w:rtl/>
        </w:rPr>
      </w:pPr>
      <w:r>
        <w:rPr>
          <w:b/>
          <w:bCs/>
          <w:rtl/>
        </w:rPr>
        <w:t>ח':</w:t>
      </w:r>
      <w:r>
        <w:rPr>
          <w:b/>
          <w:bCs/>
          <w:rtl/>
        </w:rPr>
        <w:tab/>
      </w:r>
      <w:r w:rsidRPr="00FB638E">
        <w:rPr>
          <w:rtl/>
        </w:rPr>
        <w:t xml:space="preserve">בסוף </w:t>
      </w:r>
      <w:r>
        <w:rPr>
          <w:rtl/>
        </w:rPr>
        <w:t xml:space="preserve">כיתה ח' </w:t>
      </w:r>
      <w:r w:rsidRPr="00FB638E">
        <w:rPr>
          <w:rtl/>
        </w:rPr>
        <w:t>המחנכת</w:t>
      </w:r>
      <w:r>
        <w:rPr>
          <w:rtl/>
        </w:rPr>
        <w:t xml:space="preserve"> אה... </w:t>
      </w:r>
      <w:r w:rsidRPr="00FB638E">
        <w:rPr>
          <w:rtl/>
        </w:rPr>
        <w:t>שלנו היינו ביומיים בכ</w:t>
      </w:r>
      <w:r>
        <w:rPr>
          <w:rtl/>
        </w:rPr>
        <w:t>י</w:t>
      </w:r>
      <w:r w:rsidRPr="00FB638E">
        <w:rPr>
          <w:rtl/>
        </w:rPr>
        <w:t>נרת</w:t>
      </w:r>
      <w:r>
        <w:rPr>
          <w:rtl/>
        </w:rPr>
        <w:t>,</w:t>
      </w:r>
      <w:r w:rsidRPr="00FB638E">
        <w:rPr>
          <w:rtl/>
        </w:rPr>
        <w:t xml:space="preserve"> המחנכת שלנו לקחה אותנו</w:t>
      </w:r>
      <w:r>
        <w:rPr>
          <w:rtl/>
        </w:rPr>
        <w:t>,</w:t>
      </w:r>
      <w:r w:rsidRPr="00FB638E">
        <w:rPr>
          <w:rtl/>
        </w:rPr>
        <w:t xml:space="preserve"> </w:t>
      </w:r>
      <w:r>
        <w:rPr>
          <w:rtl/>
        </w:rPr>
        <w:t xml:space="preserve">שיחות </w:t>
      </w:r>
      <w:r w:rsidRPr="00FB638E">
        <w:rPr>
          <w:rtl/>
        </w:rPr>
        <w:t>אישיות</w:t>
      </w:r>
      <w:r>
        <w:rPr>
          <w:rtl/>
        </w:rPr>
        <w:t>,</w:t>
      </w:r>
      <w:r w:rsidRPr="00FB638E">
        <w:rPr>
          <w:rtl/>
        </w:rPr>
        <w:t xml:space="preserve"> כל פעם מישהו אחר</w:t>
      </w:r>
      <w:r>
        <w:rPr>
          <w:rtl/>
        </w:rPr>
        <w:t>.</w:t>
      </w:r>
      <w:r w:rsidRPr="00FB638E">
        <w:rPr>
          <w:rtl/>
        </w:rPr>
        <w:t xml:space="preserve"> יומיים אל תוך הלילה מין נופש כזה בכ</w:t>
      </w:r>
      <w:r>
        <w:rPr>
          <w:rtl/>
        </w:rPr>
        <w:t>י</w:t>
      </w:r>
      <w:r w:rsidRPr="00FB638E">
        <w:rPr>
          <w:rtl/>
        </w:rPr>
        <w:t xml:space="preserve">נרת ביומיים האחרונים של </w:t>
      </w:r>
      <w:r>
        <w:rPr>
          <w:rtl/>
        </w:rPr>
        <w:t xml:space="preserve">כיתה ח' </w:t>
      </w:r>
      <w:r w:rsidRPr="00FB638E">
        <w:rPr>
          <w:rtl/>
        </w:rPr>
        <w:t>וזה זה סף</w:t>
      </w:r>
      <w:r>
        <w:rPr>
          <w:rtl/>
        </w:rPr>
        <w:t>,</w:t>
      </w:r>
      <w:r w:rsidRPr="00FB638E">
        <w:rPr>
          <w:rtl/>
        </w:rPr>
        <w:t xml:space="preserve"> זה חציית סף כזאת</w:t>
      </w:r>
      <w:r>
        <w:rPr>
          <w:rtl/>
        </w:rPr>
        <w:t>,</w:t>
      </w:r>
      <w:r w:rsidRPr="00FB638E">
        <w:rPr>
          <w:rtl/>
        </w:rPr>
        <w:t xml:space="preserve"> כי אחר כך הולכים לתיכון</w:t>
      </w:r>
      <w:r>
        <w:rPr>
          <w:rtl/>
        </w:rPr>
        <w:t xml:space="preserve">. אה... </w:t>
      </w:r>
      <w:r w:rsidRPr="00FB638E">
        <w:rPr>
          <w:rtl/>
        </w:rPr>
        <w:t>ואני זוכר שהיא לקחה אותי גם כן לשיחה אישית</w:t>
      </w:r>
      <w:r>
        <w:rPr>
          <w:rtl/>
        </w:rPr>
        <w:t>,</w:t>
      </w:r>
      <w:r w:rsidRPr="00FB638E">
        <w:rPr>
          <w:rtl/>
        </w:rPr>
        <w:t xml:space="preserve"> ולא הייתה שיחה מאוד קצרה</w:t>
      </w:r>
      <w:r>
        <w:rPr>
          <w:rtl/>
        </w:rPr>
        <w:t>.</w:t>
      </w:r>
      <w:r w:rsidRPr="00FB638E">
        <w:rPr>
          <w:rtl/>
        </w:rPr>
        <w:t xml:space="preserve"> מאוד מאוד לא אהבתי את המחנכת שלי</w:t>
      </w:r>
      <w:r>
        <w:rPr>
          <w:rtl/>
        </w:rPr>
        <w:t xml:space="preserve">. </w:t>
      </w:r>
      <w:r w:rsidRPr="00FB638E">
        <w:rPr>
          <w:rtl/>
        </w:rPr>
        <w:t>היה לי מאוד קשה איתה ורק שנים אחר כך</w:t>
      </w:r>
      <w:r>
        <w:rPr>
          <w:rtl/>
        </w:rPr>
        <w:t>,</w:t>
      </w:r>
      <w:r w:rsidRPr="00FB638E">
        <w:rPr>
          <w:rtl/>
        </w:rPr>
        <w:t xml:space="preserve"> באמת שנים אחר כך הבנתי למה לא אהבתי אותה</w:t>
      </w:r>
      <w:r>
        <w:rPr>
          <w:rtl/>
        </w:rPr>
        <w:t>.</w:t>
      </w:r>
      <w:r w:rsidRPr="00FB638E">
        <w:rPr>
          <w:rtl/>
        </w:rPr>
        <w:t xml:space="preserve"> לא אהבתי אותה כי היא שמה לי גבול</w:t>
      </w:r>
      <w:r>
        <w:rPr>
          <w:rtl/>
        </w:rPr>
        <w:t>,</w:t>
      </w:r>
      <w:r w:rsidRPr="00FB638E">
        <w:rPr>
          <w:rtl/>
        </w:rPr>
        <w:t xml:space="preserve"> כי היא לא נתנה לי</w:t>
      </w:r>
      <w:r>
        <w:rPr>
          <w:rtl/>
        </w:rPr>
        <w:t>,</w:t>
      </w:r>
      <w:r w:rsidRPr="00FB638E">
        <w:rPr>
          <w:rtl/>
        </w:rPr>
        <w:t xml:space="preserve"> היא לא נתנה לי להתחזר</w:t>
      </w:r>
      <w:r>
        <w:rPr>
          <w:rtl/>
        </w:rPr>
        <w:t xml:space="preserve">. אה... </w:t>
      </w:r>
      <w:r w:rsidRPr="00FB638E">
        <w:rPr>
          <w:rtl/>
        </w:rPr>
        <w:t>והיום אני מאוד מודה לה על זה</w:t>
      </w:r>
      <w:r>
        <w:rPr>
          <w:rtl/>
        </w:rPr>
        <w:t>,</w:t>
      </w:r>
      <w:r w:rsidRPr="00FB638E">
        <w:rPr>
          <w:rtl/>
        </w:rPr>
        <w:t xml:space="preserve"> כי אני לא יכולתי להחזיק את עצמי כילד מופרע</w:t>
      </w:r>
      <w:r>
        <w:rPr>
          <w:rtl/>
        </w:rPr>
        <w:t xml:space="preserve"> אה... </w:t>
      </w:r>
      <w:r w:rsidRPr="00FB638E">
        <w:rPr>
          <w:rtl/>
        </w:rPr>
        <w:t>חינוך מיוחד כזה</w:t>
      </w:r>
      <w:r>
        <w:rPr>
          <w:rtl/>
        </w:rPr>
        <w:t>.</w:t>
      </w:r>
      <w:r w:rsidRPr="00FB638E">
        <w:rPr>
          <w:rtl/>
        </w:rPr>
        <w:t xml:space="preserve"> לא יכולתי להחזיק את עצמי</w:t>
      </w:r>
      <w:r>
        <w:rPr>
          <w:rtl/>
        </w:rPr>
        <w:t>,</w:t>
      </w:r>
      <w:r w:rsidRPr="00FB638E">
        <w:rPr>
          <w:rtl/>
        </w:rPr>
        <w:t xml:space="preserve"> והיה מישהו שהחזיק אותי</w:t>
      </w:r>
      <w:r>
        <w:rPr>
          <w:rtl/>
        </w:rPr>
        <w:t xml:space="preserve">. אה... </w:t>
      </w:r>
      <w:r w:rsidRPr="00FB638E">
        <w:rPr>
          <w:rtl/>
        </w:rPr>
        <w:t>אז זה לא ביקורת</w:t>
      </w:r>
      <w:r>
        <w:rPr>
          <w:rtl/>
        </w:rPr>
        <w:t>.</w:t>
      </w:r>
      <w:r w:rsidRPr="00FB638E">
        <w:rPr>
          <w:rtl/>
        </w:rPr>
        <w:t xml:space="preserve"> זה לא ביק</w:t>
      </w:r>
      <w:r>
        <w:rPr>
          <w:rtl/>
        </w:rPr>
        <w:t>...</w:t>
      </w:r>
      <w:r w:rsidRPr="00FB638E">
        <w:rPr>
          <w:rtl/>
        </w:rPr>
        <w:t xml:space="preserve"> ב</w:t>
      </w:r>
      <w:r>
        <w:rPr>
          <w:rtl/>
        </w:rPr>
        <w:t>י</w:t>
      </w:r>
      <w:r w:rsidRPr="00FB638E">
        <w:rPr>
          <w:rtl/>
        </w:rPr>
        <w:t>קורת</w:t>
      </w:r>
      <w:r>
        <w:rPr>
          <w:rtl/>
        </w:rPr>
        <w:t>.</w:t>
      </w:r>
      <w:r w:rsidRPr="00FB638E">
        <w:rPr>
          <w:rtl/>
        </w:rPr>
        <w:t xml:space="preserve"> כאדם מבוגר אני מבין שזו הייתה מתנה גדולה שהיא נתנה לי</w:t>
      </w:r>
      <w:r>
        <w:rPr>
          <w:rtl/>
        </w:rPr>
        <w:t xml:space="preserve">. אה... </w:t>
      </w:r>
      <w:r w:rsidRPr="00FB638E">
        <w:rPr>
          <w:rtl/>
        </w:rPr>
        <w:t>ובכל זאת אני מנסה לחשוב על ביקורת</w:t>
      </w:r>
      <w:r>
        <w:rPr>
          <w:rtl/>
        </w:rPr>
        <w:t>,</w:t>
      </w:r>
      <w:r w:rsidRPr="00FB638E">
        <w:rPr>
          <w:rtl/>
        </w:rPr>
        <w:t xml:space="preserve"> אני </w:t>
      </w:r>
      <w:r>
        <w:rPr>
          <w:rtl/>
        </w:rPr>
        <w:t xml:space="preserve">חושב </w:t>
      </w:r>
      <w:r w:rsidRPr="00FB638E">
        <w:rPr>
          <w:rtl/>
        </w:rPr>
        <w:t>שבעיקר בעיקר בתיכון בעיקר בתיכון המתודה הזו</w:t>
      </w:r>
      <w:r>
        <w:rPr>
          <w:rtl/>
        </w:rPr>
        <w:t xml:space="preserve"> אה... </w:t>
      </w:r>
      <w:r w:rsidRPr="00FB638E">
        <w:rPr>
          <w:rtl/>
        </w:rPr>
        <w:t>של אתם</w:t>
      </w:r>
      <w:r>
        <w:rPr>
          <w:rtl/>
        </w:rPr>
        <w:t xml:space="preserve"> אה... </w:t>
      </w:r>
      <w:r w:rsidRPr="00FB638E">
        <w:rPr>
          <w:rtl/>
        </w:rPr>
        <w:t>אתם כבר גדולים</w:t>
      </w:r>
      <w:r>
        <w:rPr>
          <w:rtl/>
        </w:rPr>
        <w:t>,</w:t>
      </w:r>
      <w:r w:rsidRPr="00FB638E">
        <w:rPr>
          <w:rtl/>
        </w:rPr>
        <w:t xml:space="preserve"> אתם שותפים</w:t>
      </w:r>
      <w:r>
        <w:rPr>
          <w:rtl/>
        </w:rPr>
        <w:t>,</w:t>
      </w:r>
      <w:r w:rsidRPr="00FB638E">
        <w:rPr>
          <w:rtl/>
        </w:rPr>
        <w:t xml:space="preserve"> בואו נעשה את הדברים ביחד</w:t>
      </w:r>
      <w:r>
        <w:rPr>
          <w:rtl/>
        </w:rPr>
        <w:t>.</w:t>
      </w:r>
      <w:r w:rsidRPr="00FB638E">
        <w:rPr>
          <w:rtl/>
        </w:rPr>
        <w:t xml:space="preserve"> יש לכם</w:t>
      </w:r>
      <w:r>
        <w:rPr>
          <w:rtl/>
        </w:rPr>
        <w:t xml:space="preserve"> אה... </w:t>
      </w:r>
      <w:r w:rsidRPr="00FB638E">
        <w:rPr>
          <w:rtl/>
        </w:rPr>
        <w:t>יש לכם מה לומר</w:t>
      </w:r>
      <w:r>
        <w:rPr>
          <w:rtl/>
        </w:rPr>
        <w:t xml:space="preserve"> אה... </w:t>
      </w:r>
      <w:r w:rsidRPr="00FB638E">
        <w:rPr>
          <w:rtl/>
        </w:rPr>
        <w:t>אם אתם לא רוצים טוב לא נורא</w:t>
      </w:r>
      <w:r>
        <w:rPr>
          <w:rtl/>
        </w:rPr>
        <w:t>,</w:t>
      </w:r>
      <w:r w:rsidRPr="00FB638E">
        <w:rPr>
          <w:rtl/>
        </w:rPr>
        <w:t xml:space="preserve"> לא עשית לא עשית משהו</w:t>
      </w:r>
      <w:r>
        <w:rPr>
          <w:rtl/>
        </w:rPr>
        <w:t>,</w:t>
      </w:r>
      <w:r w:rsidRPr="00FB638E">
        <w:rPr>
          <w:rtl/>
        </w:rPr>
        <w:t xml:space="preserve"> זו בעיה שלך ואתה תתמודד</w:t>
      </w:r>
      <w:r>
        <w:rPr>
          <w:rtl/>
        </w:rPr>
        <w:t>,</w:t>
      </w:r>
      <w:r w:rsidRPr="00FB638E">
        <w:rPr>
          <w:rtl/>
        </w:rPr>
        <w:t xml:space="preserve"> לא נורא</w:t>
      </w:r>
      <w:r>
        <w:rPr>
          <w:rtl/>
        </w:rPr>
        <w:t>,</w:t>
      </w:r>
      <w:r w:rsidRPr="00FB638E">
        <w:rPr>
          <w:rtl/>
        </w:rPr>
        <w:t xml:space="preserve"> אני חושב שזו</w:t>
      </w:r>
      <w:r>
        <w:rPr>
          <w:rtl/>
        </w:rPr>
        <w:t>...</w:t>
      </w:r>
      <w:r w:rsidRPr="00FB638E">
        <w:rPr>
          <w:rtl/>
        </w:rPr>
        <w:t xml:space="preserve"> זה ילדים בתיכון עדיין לא בשלים לקחת אחריות כזו על עצמם</w:t>
      </w:r>
      <w:r>
        <w:rPr>
          <w:rtl/>
        </w:rPr>
        <w:t>,</w:t>
      </w:r>
      <w:r w:rsidRPr="00FB638E">
        <w:rPr>
          <w:rtl/>
        </w:rPr>
        <w:t xml:space="preserve"> ובעצם הייתי</w:t>
      </w:r>
      <w:r>
        <w:rPr>
          <w:rFonts w:hint="cs"/>
          <w:rtl/>
        </w:rPr>
        <w:t>,</w:t>
      </w:r>
      <w:r w:rsidRPr="00FB638E">
        <w:rPr>
          <w:rtl/>
        </w:rPr>
        <w:t xml:space="preserve"> הייתי מבקש אם הייתי יכול לחזור אחורה</w:t>
      </w:r>
      <w:r>
        <w:rPr>
          <w:rtl/>
        </w:rPr>
        <w:t>,</w:t>
      </w:r>
      <w:r w:rsidRPr="00FB638E">
        <w:rPr>
          <w:rtl/>
        </w:rPr>
        <w:t xml:space="preserve"> שגם בתיכון יהיה מישהו שיוכל לעזור לי</w:t>
      </w:r>
      <w:r>
        <w:rPr>
          <w:rtl/>
        </w:rPr>
        <w:t xml:space="preserve"> אה... </w:t>
      </w:r>
      <w:r w:rsidRPr="00FB638E">
        <w:rPr>
          <w:rtl/>
        </w:rPr>
        <w:t>להחזיק את עצמי יותר</w:t>
      </w:r>
      <w:r>
        <w:rPr>
          <w:rtl/>
        </w:rPr>
        <w:t xml:space="preserve">, </w:t>
      </w:r>
      <w:r w:rsidRPr="00FB638E">
        <w:rPr>
          <w:rtl/>
        </w:rPr>
        <w:t>כמו שהיה לי ביסודי</w:t>
      </w:r>
      <w:r>
        <w:rPr>
          <w:rtl/>
        </w:rPr>
        <w:t>.</w:t>
      </w:r>
      <w:r w:rsidRPr="00FB638E">
        <w:rPr>
          <w:rtl/>
        </w:rPr>
        <w:t xml:space="preserve"> היה לי מאוד כיף בתיכון בגלל שאף אחד לא החזיק אותי והייתי הייתי סופרסטאר</w:t>
      </w:r>
      <w:r>
        <w:rPr>
          <w:rtl/>
        </w:rPr>
        <w:t>.</w:t>
      </w:r>
      <w:r w:rsidRPr="00FB638E">
        <w:rPr>
          <w:rtl/>
        </w:rPr>
        <w:t xml:space="preserve"> אה</w:t>
      </w:r>
      <w:r>
        <w:rPr>
          <w:rtl/>
        </w:rPr>
        <w:t>,</w:t>
      </w:r>
      <w:r w:rsidRPr="00FB638E">
        <w:rPr>
          <w:rtl/>
        </w:rPr>
        <w:t xml:space="preserve"> עשיתי מה שרציתי והייתי </w:t>
      </w:r>
      <w:r>
        <w:rPr>
          <w:rtl/>
        </w:rPr>
        <w:t xml:space="preserve">שם </w:t>
      </w:r>
      <w:r w:rsidRPr="00FB638E">
        <w:rPr>
          <w:rtl/>
        </w:rPr>
        <w:t>לגמרי סופרסטאר</w:t>
      </w:r>
      <w:r>
        <w:rPr>
          <w:rtl/>
        </w:rPr>
        <w:t>.</w:t>
      </w:r>
    </w:p>
    <w:p w14:paraId="4625A930"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 xml:space="preserve">אתה </w:t>
      </w:r>
      <w:r w:rsidRPr="00FB638E">
        <w:t>think</w:t>
      </w:r>
      <w:r w:rsidRPr="00FB638E">
        <w:rPr>
          <w:rtl/>
        </w:rPr>
        <w:t xml:space="preserve"> שהיית יכול יותר</w:t>
      </w:r>
      <w:r>
        <w:rPr>
          <w:rtl/>
        </w:rPr>
        <w:t>?</w:t>
      </w:r>
      <w:r w:rsidRPr="00FB638E">
        <w:rPr>
          <w:rtl/>
        </w:rPr>
        <w:t xml:space="preserve"> (אתה חושב שהיית יכול יותר</w:t>
      </w:r>
      <w:r>
        <w:rPr>
          <w:rtl/>
        </w:rPr>
        <w:t>?</w:t>
      </w:r>
      <w:r w:rsidRPr="00FB638E">
        <w:rPr>
          <w:rtl/>
        </w:rPr>
        <w:t>)</w:t>
      </w:r>
    </w:p>
    <w:p w14:paraId="2DD8834F" w14:textId="77777777" w:rsidR="000F5784" w:rsidRPr="00FB638E" w:rsidRDefault="000F5784" w:rsidP="000F5784">
      <w:pPr>
        <w:pStyle w:val="31"/>
        <w:rPr>
          <w:rtl/>
        </w:rPr>
      </w:pPr>
      <w:r>
        <w:rPr>
          <w:b/>
          <w:bCs/>
          <w:rtl/>
        </w:rPr>
        <w:t>ח':</w:t>
      </w:r>
      <w:r>
        <w:rPr>
          <w:b/>
          <w:bCs/>
          <w:rtl/>
        </w:rPr>
        <w:tab/>
      </w:r>
      <w:r w:rsidRPr="00FB638E">
        <w:rPr>
          <w:rtl/>
        </w:rPr>
        <w:t>הייתי שמח להיות מוחזק יותר</w:t>
      </w:r>
      <w:r>
        <w:rPr>
          <w:rtl/>
        </w:rPr>
        <w:t>,</w:t>
      </w:r>
      <w:r w:rsidRPr="00FB638E">
        <w:rPr>
          <w:rtl/>
        </w:rPr>
        <w:t xml:space="preserve"> אה</w:t>
      </w:r>
      <w:r>
        <w:rPr>
          <w:rtl/>
        </w:rPr>
        <w:t>,</w:t>
      </w:r>
      <w:r w:rsidRPr="00FB638E">
        <w:rPr>
          <w:rtl/>
        </w:rPr>
        <w:t xml:space="preserve"> ומוכוון יותר אל האוריינות</w:t>
      </w:r>
      <w:r>
        <w:rPr>
          <w:rtl/>
        </w:rPr>
        <w:t>,</w:t>
      </w:r>
      <w:r w:rsidRPr="00FB638E">
        <w:rPr>
          <w:rtl/>
        </w:rPr>
        <w:t xml:space="preserve"> אל הלימודים פרופר</w:t>
      </w:r>
      <w:r>
        <w:rPr>
          <w:rtl/>
        </w:rPr>
        <w:t>.</w:t>
      </w:r>
      <w:r w:rsidRPr="00FB638E">
        <w:rPr>
          <w:rtl/>
        </w:rPr>
        <w:t xml:space="preserve"> כן</w:t>
      </w:r>
      <w:r>
        <w:rPr>
          <w:rtl/>
        </w:rPr>
        <w:t>.</w:t>
      </w:r>
    </w:p>
    <w:p w14:paraId="6632449D"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טוב</w:t>
      </w:r>
      <w:r>
        <w:rPr>
          <w:rtl/>
        </w:rPr>
        <w:t>,</w:t>
      </w:r>
      <w:r w:rsidRPr="00FB638E">
        <w:rPr>
          <w:rtl/>
        </w:rPr>
        <w:t xml:space="preserve"> יופי</w:t>
      </w:r>
      <w:r>
        <w:rPr>
          <w:rtl/>
        </w:rPr>
        <w:t>.</w:t>
      </w:r>
      <w:r w:rsidRPr="00FB638E">
        <w:rPr>
          <w:rtl/>
        </w:rPr>
        <w:t xml:space="preserve"> תודה רבה </w:t>
      </w:r>
      <w:r>
        <w:rPr>
          <w:rtl/>
        </w:rPr>
        <w:t>ח'</w:t>
      </w:r>
      <w:r w:rsidRPr="00FB638E">
        <w:rPr>
          <w:rtl/>
        </w:rPr>
        <w:t xml:space="preserve"> גם על הכ</w:t>
      </w:r>
      <w:r>
        <w:rPr>
          <w:rtl/>
        </w:rPr>
        <w:t>ֵּ</w:t>
      </w:r>
      <w:r w:rsidRPr="00FB638E">
        <w:rPr>
          <w:rtl/>
        </w:rPr>
        <w:t>נות וגם על השיתוף</w:t>
      </w:r>
      <w:r>
        <w:rPr>
          <w:rtl/>
        </w:rPr>
        <w:t>.</w:t>
      </w:r>
    </w:p>
    <w:p w14:paraId="317F2FD9" w14:textId="77777777" w:rsidR="000F5784" w:rsidRPr="00FB638E" w:rsidRDefault="000F5784" w:rsidP="000F5784">
      <w:pPr>
        <w:pStyle w:val="31"/>
        <w:rPr>
          <w:rtl/>
        </w:rPr>
      </w:pPr>
      <w:r>
        <w:rPr>
          <w:b/>
          <w:bCs/>
          <w:rtl/>
        </w:rPr>
        <w:t>ח':</w:t>
      </w:r>
      <w:r>
        <w:rPr>
          <w:b/>
          <w:bCs/>
          <w:rtl/>
        </w:rPr>
        <w:tab/>
      </w:r>
      <w:r w:rsidRPr="00FB638E">
        <w:rPr>
          <w:rtl/>
        </w:rPr>
        <w:t>מה</w:t>
      </w:r>
      <w:r>
        <w:rPr>
          <w:rtl/>
        </w:rPr>
        <w:t>?</w:t>
      </w:r>
      <w:r w:rsidRPr="00FB638E">
        <w:rPr>
          <w:rtl/>
        </w:rPr>
        <w:t xml:space="preserve"> תענוג</w:t>
      </w:r>
      <w:r>
        <w:rPr>
          <w:rtl/>
        </w:rPr>
        <w:t>.</w:t>
      </w:r>
    </w:p>
    <w:p w14:paraId="775B787D"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ותענוג</w:t>
      </w:r>
      <w:r>
        <w:rPr>
          <w:rtl/>
        </w:rPr>
        <w:t xml:space="preserve"> ל</w:t>
      </w:r>
      <w:r w:rsidRPr="00FB638E">
        <w:rPr>
          <w:rtl/>
        </w:rPr>
        <w:t>דבר איתך</w:t>
      </w:r>
      <w:r>
        <w:rPr>
          <w:rtl/>
        </w:rPr>
        <w:t>.</w:t>
      </w:r>
    </w:p>
    <w:p w14:paraId="0B2A3964" w14:textId="77777777" w:rsidR="000F5784" w:rsidRPr="00FB638E" w:rsidRDefault="000F5784" w:rsidP="000F5784">
      <w:pPr>
        <w:pStyle w:val="31"/>
        <w:rPr>
          <w:rtl/>
        </w:rPr>
      </w:pPr>
      <w:r>
        <w:rPr>
          <w:b/>
          <w:bCs/>
          <w:rtl/>
        </w:rPr>
        <w:t>ח':</w:t>
      </w:r>
      <w:r>
        <w:rPr>
          <w:b/>
          <w:bCs/>
          <w:rtl/>
        </w:rPr>
        <w:tab/>
      </w:r>
      <w:r w:rsidRPr="00FB638E">
        <w:rPr>
          <w:rtl/>
        </w:rPr>
        <w:t>איזה כיף</w:t>
      </w:r>
      <w:r>
        <w:rPr>
          <w:rtl/>
        </w:rPr>
        <w:t>.</w:t>
      </w:r>
      <w:r w:rsidRPr="00FB638E">
        <w:rPr>
          <w:rtl/>
        </w:rPr>
        <w:t xml:space="preserve"> תודה</w:t>
      </w:r>
      <w:r>
        <w:rPr>
          <w:rtl/>
        </w:rPr>
        <w:t>.</w:t>
      </w:r>
    </w:p>
    <w:p w14:paraId="6DE86D0B" w14:textId="77777777" w:rsidR="000F5784" w:rsidRDefault="000F5784" w:rsidP="000F5784">
      <w:pPr>
        <w:spacing w:after="0" w:line="240" w:lineRule="auto"/>
        <w:ind w:firstLine="0"/>
        <w:rPr>
          <w:rFonts w:eastAsia="Times New Roman"/>
          <w:kern w:val="0"/>
          <w:shd w:val="clear" w:color="auto" w:fill="auto"/>
          <w:rtl/>
          <w:lang w:eastAsia="he-IL"/>
          <w14:ligatures w14:val="none"/>
        </w:rPr>
      </w:pPr>
      <w:r>
        <w:rPr>
          <w:rFonts w:eastAsia="Times New Roman"/>
          <w:b/>
          <w:bCs/>
          <w:rtl/>
          <w:lang w:eastAsia="he-IL"/>
        </w:rPr>
        <w:br w:type="page"/>
      </w:r>
    </w:p>
    <w:p w14:paraId="08AC3649" w14:textId="535F67AD" w:rsidR="000F5784" w:rsidRPr="00FB638E" w:rsidRDefault="000F5784" w:rsidP="00FE07CC">
      <w:pPr>
        <w:pStyle w:val="2"/>
        <w:rPr>
          <w:rtl/>
        </w:rPr>
      </w:pPr>
      <w:bookmarkStart w:id="112" w:name="_Toc239109257"/>
      <w:r>
        <w:rPr>
          <w:rtl/>
        </w:rPr>
        <w:lastRenderedPageBreak/>
        <w:t>ריאיון</w:t>
      </w:r>
      <w:r w:rsidRPr="00FB638E">
        <w:rPr>
          <w:rtl/>
        </w:rPr>
        <w:t xml:space="preserve"> </w:t>
      </w:r>
      <w:r>
        <w:rPr>
          <w:rtl/>
        </w:rPr>
        <w:t>3:</w:t>
      </w:r>
      <w:r w:rsidR="007C338C">
        <w:rPr>
          <w:rtl/>
        </w:rPr>
        <w:tab/>
        <w:t>ריאיון</w:t>
      </w:r>
      <w:r w:rsidR="007C338C">
        <w:rPr>
          <w:rFonts w:hint="cs"/>
          <w:rtl/>
        </w:rPr>
        <w:t xml:space="preserve"> עם </w:t>
      </w:r>
      <w:r>
        <w:rPr>
          <w:rtl/>
        </w:rPr>
        <w:t>ב'</w:t>
      </w:r>
      <w:bookmarkEnd w:id="112"/>
    </w:p>
    <w:p w14:paraId="51AB4897"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אני אקליט</w:t>
      </w:r>
      <w:r>
        <w:rPr>
          <w:rtl/>
        </w:rPr>
        <w:t xml:space="preserve"> הכול</w:t>
      </w:r>
      <w:r w:rsidRPr="00FB638E">
        <w:rPr>
          <w:rtl/>
        </w:rPr>
        <w:t>אז אני שלום</w:t>
      </w:r>
      <w:r>
        <w:rPr>
          <w:rFonts w:hint="cs"/>
          <w:rtl/>
        </w:rPr>
        <w:t>,</w:t>
      </w:r>
      <w:r w:rsidRPr="00FB638E">
        <w:rPr>
          <w:rtl/>
        </w:rPr>
        <w:t xml:space="preserve"> ערב טוב</w:t>
      </w:r>
      <w:r>
        <w:rPr>
          <w:rtl/>
        </w:rPr>
        <w:t xml:space="preserve"> אה... </w:t>
      </w:r>
      <w:r w:rsidRPr="00FB638E">
        <w:rPr>
          <w:rtl/>
        </w:rPr>
        <w:t>אני ח</w:t>
      </w:r>
      <w:r>
        <w:rPr>
          <w:rtl/>
        </w:rPr>
        <w:t>ד</w:t>
      </w:r>
      <w:r w:rsidRPr="00FB638E">
        <w:rPr>
          <w:rtl/>
        </w:rPr>
        <w:t>ווה ואני עושה עבודת גמר על</w:t>
      </w:r>
      <w:r>
        <w:rPr>
          <w:rtl/>
        </w:rPr>
        <w:t xml:space="preserve"> אה... </w:t>
      </w:r>
      <w:r w:rsidRPr="00FB638E">
        <w:rPr>
          <w:rtl/>
        </w:rPr>
        <w:t xml:space="preserve">על תלמידי </w:t>
      </w:r>
      <w:r>
        <w:rPr>
          <w:rtl/>
        </w:rPr>
        <w:t>ולדורף</w:t>
      </w:r>
      <w:r w:rsidRPr="00FB638E">
        <w:rPr>
          <w:rtl/>
        </w:rPr>
        <w:t xml:space="preserve"> ועל ה</w:t>
      </w:r>
      <w:r>
        <w:rPr>
          <w:rtl/>
        </w:rPr>
        <w:t>כישורים</w:t>
      </w:r>
      <w:r w:rsidRPr="00FB638E">
        <w:rPr>
          <w:rtl/>
        </w:rPr>
        <w:t xml:space="preserve"> שהם יצאו</w:t>
      </w:r>
      <w:r>
        <w:rPr>
          <w:rtl/>
        </w:rPr>
        <w:t>,</w:t>
      </w:r>
      <w:r w:rsidRPr="00FB638E">
        <w:rPr>
          <w:rtl/>
        </w:rPr>
        <w:t xml:space="preserve"> איך הם חווים את עצמם אחרי לימודים בבית ספר </w:t>
      </w:r>
      <w:r>
        <w:rPr>
          <w:rtl/>
        </w:rPr>
        <w:t>ולדורף,</w:t>
      </w:r>
      <w:r w:rsidRPr="00FB638E">
        <w:rPr>
          <w:rtl/>
        </w:rPr>
        <w:t xml:space="preserve"> אני בעיקר </w:t>
      </w:r>
      <w:r w:rsidRPr="00193D30">
        <w:rPr>
          <w:b/>
          <w:bCs/>
          <w:rtl/>
        </w:rPr>
        <w:t>מראיינת</w:t>
      </w:r>
      <w:r>
        <w:rPr>
          <w:rtl/>
        </w:rPr>
        <w:t xml:space="preserve"> אה... </w:t>
      </w:r>
      <w:r w:rsidRPr="00FB638E">
        <w:rPr>
          <w:rtl/>
        </w:rPr>
        <w:t>א</w:t>
      </w:r>
      <w:r>
        <w:rPr>
          <w:rtl/>
        </w:rPr>
        <w:t xml:space="preserve">ה... אה... </w:t>
      </w:r>
      <w:r w:rsidRPr="00FB638E">
        <w:rPr>
          <w:rtl/>
        </w:rPr>
        <w:t>תלמידים שהיו 12 שנים</w:t>
      </w:r>
      <w:r>
        <w:rPr>
          <w:rtl/>
        </w:rPr>
        <w:t>,</w:t>
      </w:r>
      <w:r w:rsidRPr="00FB638E">
        <w:rPr>
          <w:rtl/>
        </w:rPr>
        <w:t xml:space="preserve"> 12 שנים</w:t>
      </w:r>
      <w:r>
        <w:rPr>
          <w:rtl/>
        </w:rPr>
        <w:t>,</w:t>
      </w:r>
      <w:r w:rsidRPr="00FB638E">
        <w:rPr>
          <w:rtl/>
        </w:rPr>
        <w:t xml:space="preserve"> אה</w:t>
      </w:r>
      <w:r>
        <w:rPr>
          <w:rtl/>
        </w:rPr>
        <w:t>,</w:t>
      </w:r>
      <w:r w:rsidRPr="00FB638E">
        <w:rPr>
          <w:rtl/>
        </w:rPr>
        <w:t xml:space="preserve"> תלמידי </w:t>
      </w:r>
      <w:r>
        <w:rPr>
          <w:rtl/>
        </w:rPr>
        <w:t>ולדורף</w:t>
      </w:r>
      <w:r w:rsidRPr="00FB638E">
        <w:rPr>
          <w:rtl/>
        </w:rPr>
        <w:t xml:space="preserve"> וזהו</w:t>
      </w:r>
      <w:r>
        <w:rPr>
          <w:rtl/>
        </w:rPr>
        <w:t>,</w:t>
      </w:r>
      <w:r w:rsidRPr="00FB638E">
        <w:rPr>
          <w:rtl/>
        </w:rPr>
        <w:t xml:space="preserve"> אז זה אני רק רוצה </w:t>
      </w:r>
      <w:r>
        <w:rPr>
          <w:rtl/>
        </w:rPr>
        <w:t xml:space="preserve">שתאשר </w:t>
      </w:r>
      <w:r w:rsidRPr="00FB638E">
        <w:rPr>
          <w:rtl/>
        </w:rPr>
        <w:t xml:space="preserve">לי שאתה מסכים שאני </w:t>
      </w:r>
      <w:r>
        <w:rPr>
          <w:rtl/>
        </w:rPr>
        <w:t>א</w:t>
      </w:r>
      <w:r w:rsidRPr="00FB638E">
        <w:rPr>
          <w:rtl/>
        </w:rPr>
        <w:t>קליט אותך</w:t>
      </w:r>
      <w:r>
        <w:rPr>
          <w:rtl/>
        </w:rPr>
        <w:t>.</w:t>
      </w:r>
    </w:p>
    <w:p w14:paraId="330C99EE" w14:textId="77777777" w:rsidR="000F5784" w:rsidRDefault="000F5784" w:rsidP="000F5784">
      <w:pPr>
        <w:pStyle w:val="31"/>
        <w:rPr>
          <w:rtl/>
        </w:rPr>
      </w:pPr>
      <w:r>
        <w:rPr>
          <w:b/>
          <w:bCs/>
          <w:rtl/>
        </w:rPr>
        <w:t>ב':</w:t>
      </w:r>
      <w:r>
        <w:rPr>
          <w:b/>
          <w:bCs/>
          <w:rtl/>
        </w:rPr>
        <w:tab/>
      </w:r>
      <w:r w:rsidRPr="00FB638E">
        <w:rPr>
          <w:rtl/>
        </w:rPr>
        <w:t>מסכים</w:t>
      </w:r>
      <w:r>
        <w:rPr>
          <w:rtl/>
        </w:rPr>
        <w:t>,</w:t>
      </w:r>
      <w:r w:rsidRPr="00FB638E">
        <w:rPr>
          <w:rtl/>
        </w:rPr>
        <w:t xml:space="preserve"> אין שום בעיה</w:t>
      </w:r>
      <w:r>
        <w:rPr>
          <w:rtl/>
        </w:rPr>
        <w:t>.</w:t>
      </w:r>
    </w:p>
    <w:p w14:paraId="057A0779"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אני יכול</w:t>
      </w:r>
      <w:r>
        <w:rPr>
          <w:rtl/>
        </w:rPr>
        <w:t>ה</w:t>
      </w:r>
      <w:r w:rsidRPr="00FB638E">
        <w:rPr>
          <w:rtl/>
        </w:rPr>
        <w:t xml:space="preserve"> גם פחות</w:t>
      </w:r>
      <w:r>
        <w:rPr>
          <w:rtl/>
        </w:rPr>
        <w:t>,</w:t>
      </w:r>
      <w:r w:rsidRPr="00FB638E">
        <w:rPr>
          <w:rtl/>
        </w:rPr>
        <w:t xml:space="preserve"> גם יש לי שאלות רגע להבין</w:t>
      </w:r>
      <w:r>
        <w:rPr>
          <w:rtl/>
        </w:rPr>
        <w:t>.</w:t>
      </w:r>
    </w:p>
    <w:p w14:paraId="357D4F6D" w14:textId="77777777" w:rsidR="000F5784" w:rsidRDefault="000F5784" w:rsidP="000F5784">
      <w:pPr>
        <w:pStyle w:val="31"/>
        <w:rPr>
          <w:rtl/>
        </w:rPr>
      </w:pPr>
      <w:r>
        <w:rPr>
          <w:b/>
          <w:bCs/>
          <w:rtl/>
        </w:rPr>
        <w:t>ב':</w:t>
      </w:r>
      <w:r>
        <w:rPr>
          <w:b/>
          <w:bCs/>
          <w:rtl/>
        </w:rPr>
        <w:tab/>
      </w:r>
      <w:r w:rsidRPr="00FB638E">
        <w:rPr>
          <w:rtl/>
        </w:rPr>
        <w:t>הכל בסדר</w:t>
      </w:r>
      <w:r>
        <w:rPr>
          <w:rtl/>
        </w:rPr>
        <w:t>.</w:t>
      </w:r>
    </w:p>
    <w:p w14:paraId="235CD15B"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זה מחקר איכותני</w:t>
      </w:r>
      <w:r>
        <w:rPr>
          <w:rtl/>
        </w:rPr>
        <w:t>.</w:t>
      </w:r>
      <w:r w:rsidRPr="00FB638E">
        <w:rPr>
          <w:rtl/>
        </w:rPr>
        <w:t xml:space="preserve"> איכותני זה זה מחקר איכותני</w:t>
      </w:r>
      <w:r>
        <w:rPr>
          <w:rtl/>
        </w:rPr>
        <w:t xml:space="preserve"> אה... </w:t>
      </w:r>
      <w:r w:rsidRPr="00FB638E">
        <w:rPr>
          <w:rtl/>
        </w:rPr>
        <w:t>הוא מחקר שחוקר</w:t>
      </w:r>
      <w:r>
        <w:rPr>
          <w:rtl/>
        </w:rPr>
        <w:t>,</w:t>
      </w:r>
      <w:r w:rsidRPr="00FB638E">
        <w:rPr>
          <w:rtl/>
        </w:rPr>
        <w:t xml:space="preserve"> אני אני </w:t>
      </w:r>
      <w:r w:rsidRPr="00193D30">
        <w:rPr>
          <w:b/>
          <w:bCs/>
          <w:rtl/>
        </w:rPr>
        <w:t>מראיינת</w:t>
      </w:r>
      <w:r w:rsidRPr="00FB638E">
        <w:rPr>
          <w:rtl/>
        </w:rPr>
        <w:t xml:space="preserve"> שמונה אנשים</w:t>
      </w:r>
      <w:r>
        <w:rPr>
          <w:rtl/>
        </w:rPr>
        <w:t>,</w:t>
      </w:r>
      <w:r w:rsidRPr="00FB638E">
        <w:rPr>
          <w:rtl/>
        </w:rPr>
        <w:t xml:space="preserve"> ובעצם מתוך זה אני כותבת</w:t>
      </w:r>
      <w:r>
        <w:rPr>
          <w:rtl/>
        </w:rPr>
        <w:t>,</w:t>
      </w:r>
      <w:r w:rsidRPr="00FB638E">
        <w:rPr>
          <w:rtl/>
        </w:rPr>
        <w:t xml:space="preserve"> וזה בעצם אמור להתקדם לתזה</w:t>
      </w:r>
      <w:r>
        <w:rPr>
          <w:rtl/>
        </w:rPr>
        <w:t>,</w:t>
      </w:r>
      <w:r w:rsidRPr="00FB638E">
        <w:rPr>
          <w:rtl/>
        </w:rPr>
        <w:t xml:space="preserve"> א</w:t>
      </w:r>
      <w:r>
        <w:rPr>
          <w:rtl/>
        </w:rPr>
        <w:t>ה...</w:t>
      </w:r>
    </w:p>
    <w:p w14:paraId="3AD851D9" w14:textId="77777777" w:rsidR="000F5784" w:rsidRDefault="000F5784" w:rsidP="000F5784">
      <w:pPr>
        <w:pStyle w:val="31"/>
        <w:rPr>
          <w:rtl/>
        </w:rPr>
      </w:pPr>
      <w:r>
        <w:rPr>
          <w:b/>
          <w:bCs/>
          <w:rtl/>
        </w:rPr>
        <w:t>ב':</w:t>
      </w:r>
      <w:r>
        <w:rPr>
          <w:b/>
          <w:bCs/>
          <w:rtl/>
        </w:rPr>
        <w:tab/>
      </w:r>
      <w:r w:rsidRPr="00FB638E">
        <w:rPr>
          <w:rtl/>
        </w:rPr>
        <w:t>הסוף תמות מרכזיות וכל מה שזה</w:t>
      </w:r>
      <w:r>
        <w:rPr>
          <w:rtl/>
        </w:rPr>
        <w:t>,</w:t>
      </w:r>
      <w:r w:rsidRPr="00FB638E">
        <w:rPr>
          <w:rtl/>
        </w:rPr>
        <w:t xml:space="preserve"> תמות מרכזיות וכל מה שזה אומר בדיוק</w:t>
      </w:r>
      <w:r>
        <w:rPr>
          <w:rtl/>
        </w:rPr>
        <w:t>.</w:t>
      </w:r>
      <w:r w:rsidRPr="00FB638E">
        <w:rPr>
          <w:rtl/>
        </w:rPr>
        <w:t xml:space="preserve"> עבודה עבודה</w:t>
      </w:r>
      <w:r>
        <w:rPr>
          <w:rtl/>
        </w:rPr>
        <w:t>...</w:t>
      </w:r>
    </w:p>
    <w:p w14:paraId="17C8B7BE"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r w:rsidRPr="00FB638E">
        <w:rPr>
          <w:rtl/>
        </w:rPr>
        <w:t xml:space="preserve"> אז בעצם הייתי רוצה להתחיל</w:t>
      </w:r>
      <w:r>
        <w:rPr>
          <w:rtl/>
        </w:rPr>
        <w:t>,</w:t>
      </w:r>
      <w:r w:rsidRPr="00FB638E">
        <w:rPr>
          <w:rtl/>
        </w:rPr>
        <w:t xml:space="preserve"> בעצם</w:t>
      </w:r>
      <w:r>
        <w:rPr>
          <w:rtl/>
        </w:rPr>
        <w:t>,</w:t>
      </w:r>
      <w:r w:rsidRPr="00FB638E">
        <w:rPr>
          <w:rtl/>
        </w:rPr>
        <w:t xml:space="preserve"> </w:t>
      </w:r>
      <w:r>
        <w:rPr>
          <w:rtl/>
        </w:rPr>
        <w:t>ח'</w:t>
      </w:r>
      <w:r w:rsidRPr="00FB638E">
        <w:rPr>
          <w:rtl/>
        </w:rPr>
        <w:t xml:space="preserve"> בן כמה אתה עכשיו</w:t>
      </w:r>
      <w:r>
        <w:rPr>
          <w:rtl/>
        </w:rPr>
        <w:t>?</w:t>
      </w:r>
    </w:p>
    <w:p w14:paraId="0A3DB98F" w14:textId="77777777" w:rsidR="000F5784" w:rsidRDefault="000F5784" w:rsidP="000F5784">
      <w:pPr>
        <w:pStyle w:val="31"/>
        <w:rPr>
          <w:rtl/>
        </w:rPr>
      </w:pPr>
      <w:r>
        <w:rPr>
          <w:b/>
          <w:bCs/>
          <w:rtl/>
        </w:rPr>
        <w:t>ב':</w:t>
      </w:r>
      <w:r>
        <w:rPr>
          <w:b/>
          <w:bCs/>
          <w:rtl/>
        </w:rPr>
        <w:tab/>
      </w:r>
      <w:r w:rsidRPr="00FB638E">
        <w:rPr>
          <w:rtl/>
        </w:rPr>
        <w:t>38</w:t>
      </w:r>
      <w:r>
        <w:rPr>
          <w:rtl/>
        </w:rPr>
        <w:t>.</w:t>
      </w:r>
    </w:p>
    <w:p w14:paraId="7D046C00"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38 ולמדת ב</w:t>
      </w:r>
      <w:r>
        <w:rPr>
          <w:rtl/>
        </w:rPr>
        <w:t xml:space="preserve">הרדוף אה... </w:t>
      </w:r>
      <w:r w:rsidRPr="00FB638E">
        <w:rPr>
          <w:rtl/>
        </w:rPr>
        <w:t xml:space="preserve">מכיתה א' עד </w:t>
      </w:r>
      <w:r>
        <w:rPr>
          <w:rtl/>
        </w:rPr>
        <w:t xml:space="preserve">כיתה ח', </w:t>
      </w:r>
      <w:r w:rsidRPr="00FB638E">
        <w:rPr>
          <w:rtl/>
        </w:rPr>
        <w:t>וגם היית בגנים</w:t>
      </w:r>
      <w:r>
        <w:rPr>
          <w:rtl/>
        </w:rPr>
        <w:t>?</w:t>
      </w:r>
    </w:p>
    <w:p w14:paraId="2DB04006" w14:textId="77777777" w:rsidR="000F5784" w:rsidRDefault="000F5784" w:rsidP="000F5784">
      <w:pPr>
        <w:pStyle w:val="31"/>
        <w:rPr>
          <w:rtl/>
        </w:rPr>
      </w:pPr>
      <w:r>
        <w:rPr>
          <w:b/>
          <w:bCs/>
          <w:rtl/>
        </w:rPr>
        <w:t>ב':</w:t>
      </w:r>
      <w:r>
        <w:rPr>
          <w:b/>
          <w:bCs/>
          <w:rtl/>
        </w:rPr>
        <w:tab/>
      </w:r>
      <w:r w:rsidRPr="00FB638E">
        <w:rPr>
          <w:rtl/>
        </w:rPr>
        <w:t xml:space="preserve">הייתי בגנים מגיל שלוש אני במסגרות </w:t>
      </w:r>
      <w:r>
        <w:rPr>
          <w:rtl/>
        </w:rPr>
        <w:t>אנתרופוסופי</w:t>
      </w:r>
      <w:r w:rsidRPr="00FB638E">
        <w:rPr>
          <w:rtl/>
        </w:rPr>
        <w:t>ות אפשר להגיד ב</w:t>
      </w:r>
      <w:r>
        <w:rPr>
          <w:rtl/>
        </w:rPr>
        <w:t>הרדוף</w:t>
      </w:r>
    </w:p>
    <w:p w14:paraId="5D95021D"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 xml:space="preserve">אוקיי ולמדת גם לימודים לימודי </w:t>
      </w:r>
      <w:r>
        <w:rPr>
          <w:rtl/>
        </w:rPr>
        <w:t>אנתרופוסופי</w:t>
      </w:r>
      <w:r w:rsidRPr="00FB638E">
        <w:rPr>
          <w:rtl/>
        </w:rPr>
        <w:t>ה</w:t>
      </w:r>
    </w:p>
    <w:p w14:paraId="387F0DDE" w14:textId="77777777" w:rsidR="000F5784" w:rsidRDefault="000F5784" w:rsidP="000F5784">
      <w:pPr>
        <w:pStyle w:val="31"/>
        <w:rPr>
          <w:rtl/>
        </w:rPr>
      </w:pPr>
      <w:r>
        <w:rPr>
          <w:b/>
          <w:bCs/>
          <w:rtl/>
        </w:rPr>
        <w:t>ב':</w:t>
      </w:r>
      <w:r>
        <w:rPr>
          <w:b/>
          <w:bCs/>
          <w:rtl/>
        </w:rPr>
        <w:tab/>
      </w:r>
      <w:r w:rsidRPr="00FB638E">
        <w:rPr>
          <w:rtl/>
        </w:rPr>
        <w:t>לא</w:t>
      </w:r>
    </w:p>
    <w:p w14:paraId="7D43D6BC"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יותר מאוחר</w:t>
      </w:r>
    </w:p>
    <w:p w14:paraId="2E91E960" w14:textId="77777777" w:rsidR="000F5784" w:rsidRDefault="000F5784" w:rsidP="000F5784">
      <w:pPr>
        <w:pStyle w:val="31"/>
        <w:rPr>
          <w:rtl/>
        </w:rPr>
      </w:pPr>
      <w:r>
        <w:rPr>
          <w:b/>
          <w:bCs/>
          <w:rtl/>
        </w:rPr>
        <w:t>ב':</w:t>
      </w:r>
      <w:r>
        <w:rPr>
          <w:b/>
          <w:bCs/>
          <w:rtl/>
        </w:rPr>
        <w:tab/>
      </w:r>
      <w:r w:rsidRPr="00FB638E">
        <w:rPr>
          <w:rtl/>
        </w:rPr>
        <w:t xml:space="preserve">לא למדתי לימודי </w:t>
      </w:r>
      <w:r>
        <w:rPr>
          <w:rtl/>
        </w:rPr>
        <w:t>אנתרופוסופי</w:t>
      </w:r>
      <w:r w:rsidRPr="00FB638E">
        <w:rPr>
          <w:rtl/>
        </w:rPr>
        <w:t>ה בכלל</w:t>
      </w:r>
    </w:p>
    <w:p w14:paraId="2EB2E41D"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אז מה אתה עושה עכשיו בחיים שלך</w:t>
      </w:r>
    </w:p>
    <w:p w14:paraId="1FE5F704" w14:textId="77777777" w:rsidR="000F5784" w:rsidRDefault="000F5784" w:rsidP="000F5784">
      <w:pPr>
        <w:pStyle w:val="31"/>
        <w:rPr>
          <w:rtl/>
        </w:rPr>
      </w:pPr>
      <w:r>
        <w:rPr>
          <w:b/>
          <w:bCs/>
          <w:rtl/>
        </w:rPr>
        <w:t>ב':</w:t>
      </w:r>
      <w:r>
        <w:rPr>
          <w:b/>
          <w:bCs/>
          <w:rtl/>
        </w:rPr>
        <w:tab/>
      </w:r>
      <w:r w:rsidRPr="00FB638E">
        <w:rPr>
          <w:rtl/>
        </w:rPr>
        <w:t>היום אני מנהל פנימי</w:t>
      </w:r>
      <w:r>
        <w:rPr>
          <w:rtl/>
        </w:rPr>
        <w:t>י</w:t>
      </w:r>
      <w:r w:rsidRPr="00FB638E">
        <w:rPr>
          <w:rtl/>
        </w:rPr>
        <w:t xml:space="preserve">ה </w:t>
      </w:r>
      <w:r>
        <w:rPr>
          <w:rtl/>
        </w:rPr>
        <w:t>,</w:t>
      </w:r>
      <w:r w:rsidRPr="00FB638E">
        <w:rPr>
          <w:rtl/>
        </w:rPr>
        <w:t>פנימ</w:t>
      </w:r>
      <w:r>
        <w:rPr>
          <w:rtl/>
        </w:rPr>
        <w:t>י</w:t>
      </w:r>
      <w:r w:rsidRPr="00FB638E">
        <w:rPr>
          <w:rtl/>
        </w:rPr>
        <w:t>יה טיפולית</w:t>
      </w:r>
      <w:r>
        <w:rPr>
          <w:rtl/>
        </w:rPr>
        <w:t>,</w:t>
      </w:r>
      <w:r w:rsidRPr="00FB638E">
        <w:rPr>
          <w:rtl/>
        </w:rPr>
        <w:t xml:space="preserve"> פנימי</w:t>
      </w:r>
      <w:r>
        <w:rPr>
          <w:rtl/>
        </w:rPr>
        <w:t>ית</w:t>
      </w:r>
      <w:r w:rsidRPr="00FB638E">
        <w:rPr>
          <w:rtl/>
        </w:rPr>
        <w:t xml:space="preserve"> טוביה</w:t>
      </w:r>
      <w:r>
        <w:rPr>
          <w:rtl/>
        </w:rPr>
        <w:t xml:space="preserve">, אה... </w:t>
      </w:r>
      <w:r w:rsidRPr="00FB638E">
        <w:rPr>
          <w:rtl/>
        </w:rPr>
        <w:t>למדתי תואר ראשון ושני בקרימינולוגיה בבר</w:t>
      </w:r>
      <w:r>
        <w:rPr>
          <w:rtl/>
        </w:rPr>
        <w:t xml:space="preserve">-אילן אה... </w:t>
      </w:r>
      <w:r w:rsidRPr="00FB638E">
        <w:rPr>
          <w:rtl/>
        </w:rPr>
        <w:t>מפגש עם אקדמיה מעניין לבוגרי</w:t>
      </w:r>
      <w:r>
        <w:rPr>
          <w:rtl/>
        </w:rPr>
        <w:t xml:space="preserve">... טוב, אולי </w:t>
      </w:r>
      <w:r w:rsidRPr="00FB638E">
        <w:rPr>
          <w:rtl/>
        </w:rPr>
        <w:t>נגיע לזה</w:t>
      </w:r>
      <w:r>
        <w:rPr>
          <w:rtl/>
        </w:rPr>
        <w:t>.</w:t>
      </w:r>
    </w:p>
    <w:p w14:paraId="54421D0F"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 בטח</w:t>
      </w:r>
    </w:p>
    <w:p w14:paraId="0761A2AB" w14:textId="77777777" w:rsidR="000F5784" w:rsidRPr="00C708A6" w:rsidRDefault="000F5784" w:rsidP="000F5784">
      <w:pPr>
        <w:pStyle w:val="31"/>
        <w:rPr>
          <w:rtl/>
        </w:rPr>
      </w:pPr>
      <w:r>
        <w:rPr>
          <w:b/>
          <w:bCs/>
          <w:rtl/>
        </w:rPr>
        <w:t>ב':</w:t>
      </w:r>
      <w:r>
        <w:rPr>
          <w:b/>
          <w:bCs/>
          <w:rtl/>
        </w:rPr>
        <w:tab/>
      </w:r>
      <w:r w:rsidRPr="00FB638E">
        <w:rPr>
          <w:rtl/>
        </w:rPr>
        <w:t>א אבל</w:t>
      </w:r>
      <w:r>
        <w:rPr>
          <w:rtl/>
        </w:rPr>
        <w:t xml:space="preserve"> אה... </w:t>
      </w:r>
      <w:r w:rsidRPr="00FB638E">
        <w:rPr>
          <w:rtl/>
        </w:rPr>
        <w:t>כן זה משהו שהוא הוא גם היה משמעותי לי בשביל ללמוד תואר שני בשביל שאני אוכל לנהל פנימי</w:t>
      </w:r>
      <w:r>
        <w:rPr>
          <w:rFonts w:hint="cs"/>
          <w:rtl/>
        </w:rPr>
        <w:t>י</w:t>
      </w:r>
      <w:r w:rsidRPr="00FB638E">
        <w:rPr>
          <w:rtl/>
        </w:rPr>
        <w:t>ה</w:t>
      </w:r>
      <w:r>
        <w:rPr>
          <w:rtl/>
        </w:rPr>
        <w:t>,</w:t>
      </w:r>
      <w:r w:rsidRPr="00FB638E">
        <w:rPr>
          <w:rtl/>
        </w:rPr>
        <w:t xml:space="preserve"> אה</w:t>
      </w:r>
      <w:r>
        <w:rPr>
          <w:rtl/>
        </w:rPr>
        <w:t>...</w:t>
      </w:r>
      <w:r w:rsidRPr="00FB638E">
        <w:rPr>
          <w:rtl/>
        </w:rPr>
        <w:t xml:space="preserve"> ידעתי שאני הולך לעשות את זה והבחירה בקרימינולוגיה הייתה כי לא רציתי ללכת </w:t>
      </w:r>
      <w:r>
        <w:rPr>
          <w:rtl/>
        </w:rPr>
        <w:t xml:space="preserve">בתלם </w:t>
      </w:r>
      <w:r w:rsidRPr="00FB638E">
        <w:rPr>
          <w:rtl/>
        </w:rPr>
        <w:t>של עובדים סוציאלי</w:t>
      </w:r>
      <w:r>
        <w:rPr>
          <w:rtl/>
        </w:rPr>
        <w:t>י</w:t>
      </w:r>
      <w:r w:rsidRPr="00FB638E">
        <w:rPr>
          <w:rtl/>
        </w:rPr>
        <w:t xml:space="preserve">ם </w:t>
      </w:r>
      <w:r w:rsidRPr="00C708A6">
        <w:rPr>
          <w:rtl/>
        </w:rPr>
        <w:t xml:space="preserve">אז אה... אמרתי משהו אחר שהוא גם קשור לטיפול </w:t>
      </w:r>
      <w:r w:rsidRPr="00C708A6">
        <w:rPr>
          <w:rFonts w:hint="cs"/>
          <w:rtl/>
        </w:rPr>
        <w:t>קרימינולוגי</w:t>
      </w:r>
      <w:r w:rsidRPr="00C708A6">
        <w:rPr>
          <w:rFonts w:hint="eastAsia"/>
          <w:rtl/>
        </w:rPr>
        <w:t>ה</w:t>
      </w:r>
      <w:r w:rsidRPr="00C708A6">
        <w:rPr>
          <w:rtl/>
        </w:rPr>
        <w:t xml:space="preserve"> קלינית, זה דגש של טיפול ושיקום.</w:t>
      </w:r>
    </w:p>
    <w:p w14:paraId="47AA21E8" w14:textId="77777777" w:rsidR="000F5784" w:rsidRPr="00C708A6" w:rsidRDefault="000F5784" w:rsidP="000F5784">
      <w:pPr>
        <w:pStyle w:val="31"/>
        <w:rPr>
          <w:rtl/>
        </w:rPr>
      </w:pPr>
      <w:r w:rsidRPr="00C708A6">
        <w:rPr>
          <w:b/>
          <w:bCs/>
          <w:rtl/>
        </w:rPr>
        <w:t>מראיינת:</w:t>
      </w:r>
      <w:r w:rsidRPr="00C708A6">
        <w:rPr>
          <w:b/>
          <w:bCs/>
          <w:rtl/>
        </w:rPr>
        <w:tab/>
      </w:r>
      <w:r w:rsidRPr="00C708A6">
        <w:rPr>
          <w:rtl/>
        </w:rPr>
        <w:t>ח',</w:t>
      </w:r>
      <w:r w:rsidRPr="00C708A6">
        <w:rPr>
          <w:b/>
          <w:bCs/>
          <w:rtl/>
        </w:rPr>
        <w:t xml:space="preserve"> </w:t>
      </w:r>
      <w:r w:rsidRPr="00C708A6">
        <w:rPr>
          <w:rtl/>
        </w:rPr>
        <w:t>אז יש לך תואר שני בקרימינולוגיה ואתה מנהל פנימ</w:t>
      </w:r>
      <w:r w:rsidRPr="00C708A6">
        <w:rPr>
          <w:rFonts w:hint="cs"/>
          <w:rtl/>
        </w:rPr>
        <w:t>י</w:t>
      </w:r>
      <w:r w:rsidRPr="00C708A6">
        <w:rPr>
          <w:rtl/>
        </w:rPr>
        <w:t>יה ובעצם עשית את זה ישר אחרי שסיימת את... השתחר</w:t>
      </w:r>
      <w:r w:rsidRPr="00C708A6">
        <w:rPr>
          <w:rFonts w:hint="cs"/>
          <w:rtl/>
        </w:rPr>
        <w:t>ר</w:t>
      </w:r>
      <w:r w:rsidRPr="00C708A6">
        <w:rPr>
          <w:rtl/>
        </w:rPr>
        <w:t>ת מהצבא שה...</w:t>
      </w:r>
    </w:p>
    <w:p w14:paraId="64E3AC6D" w14:textId="04484D93" w:rsidR="000F5784" w:rsidRDefault="000F5784" w:rsidP="000F5784">
      <w:pPr>
        <w:pStyle w:val="31"/>
        <w:rPr>
          <w:rtl/>
        </w:rPr>
      </w:pPr>
      <w:r w:rsidRPr="00C708A6">
        <w:rPr>
          <w:b/>
          <w:bCs/>
          <w:rtl/>
        </w:rPr>
        <w:t>ב':</w:t>
      </w:r>
      <w:r w:rsidRPr="00C708A6">
        <w:rPr>
          <w:b/>
          <w:bCs/>
          <w:rtl/>
        </w:rPr>
        <w:tab/>
      </w:r>
      <w:r w:rsidRPr="00C708A6">
        <w:rPr>
          <w:rtl/>
        </w:rPr>
        <w:t>השתחר</w:t>
      </w:r>
      <w:r w:rsidRPr="00C708A6">
        <w:rPr>
          <w:rFonts w:hint="cs"/>
          <w:rtl/>
        </w:rPr>
        <w:t>ר</w:t>
      </w:r>
      <w:r w:rsidRPr="00C708A6">
        <w:rPr>
          <w:rtl/>
        </w:rPr>
        <w:t>תי מהצבא, אה, טסתי לטיול בחו"ל, הייתי שמונה חודשים בחו"ל ואז חשבתי שאני רוצה להקים מרפאה וטרינרית שתעסיק נוער בסיכון במטרה לעשות ש</w:t>
      </w:r>
      <w:r w:rsidRPr="00C708A6">
        <w:rPr>
          <w:rFonts w:hint="cs"/>
          <w:rtl/>
        </w:rPr>
        <w:t>ילוב</w:t>
      </w:r>
      <w:r w:rsidR="00746D1C">
        <w:rPr>
          <w:rFonts w:hint="cs"/>
          <w:rtl/>
        </w:rPr>
        <w:t xml:space="preserve"> </w:t>
      </w:r>
      <w:r w:rsidRPr="00C708A6">
        <w:rPr>
          <w:rtl/>
        </w:rPr>
        <w:t>מקביל בין בעלי</w:t>
      </w:r>
      <w:r w:rsidRPr="00FB638E">
        <w:rPr>
          <w:rtl/>
        </w:rPr>
        <w:t xml:space="preserve"> חיים לנוער שפוטנציאל ההתע</w:t>
      </w:r>
      <w:r>
        <w:rPr>
          <w:rtl/>
        </w:rPr>
        <w:t>ל</w:t>
      </w:r>
      <w:r w:rsidRPr="00FB638E">
        <w:rPr>
          <w:rtl/>
        </w:rPr>
        <w:t>לות שלו בבעלי חיים הוא גדול יותר</w:t>
      </w:r>
      <w:r>
        <w:rPr>
          <w:rtl/>
        </w:rPr>
        <w:t>.</w:t>
      </w:r>
      <w:r w:rsidRPr="00FB638E">
        <w:rPr>
          <w:rtl/>
        </w:rPr>
        <w:t xml:space="preserve"> טסתי לאיטליה לימוד</w:t>
      </w:r>
      <w:r>
        <w:rPr>
          <w:rtl/>
        </w:rPr>
        <w:t>י</w:t>
      </w:r>
      <w:r w:rsidRPr="00FB638E">
        <w:rPr>
          <w:rtl/>
        </w:rPr>
        <w:t xml:space="preserve"> ו</w:t>
      </w:r>
      <w:r>
        <w:rPr>
          <w:rtl/>
        </w:rPr>
        <w:t>ט</w:t>
      </w:r>
      <w:r w:rsidRPr="00FB638E">
        <w:rPr>
          <w:rtl/>
        </w:rPr>
        <w:t>רינריה</w:t>
      </w:r>
      <w:r>
        <w:rPr>
          <w:rtl/>
        </w:rPr>
        <w:t>,</w:t>
      </w:r>
      <w:r w:rsidRPr="00FB638E">
        <w:rPr>
          <w:rtl/>
        </w:rPr>
        <w:t xml:space="preserve"> אה</w:t>
      </w:r>
      <w:r>
        <w:rPr>
          <w:rtl/>
        </w:rPr>
        <w:t>,</w:t>
      </w:r>
      <w:r w:rsidRPr="00FB638E">
        <w:rPr>
          <w:rtl/>
        </w:rPr>
        <w:t xml:space="preserve"> אחרי חצי שנה באיטליה הבנתי שמרכז החיים שלי הוא אנשים ולא בעלי חיים וחזרתי לארץ</w:t>
      </w:r>
      <w:r>
        <w:rPr>
          <w:rtl/>
        </w:rPr>
        <w:t>,</w:t>
      </w:r>
      <w:r w:rsidRPr="00FB638E">
        <w:rPr>
          <w:rtl/>
        </w:rPr>
        <w:t xml:space="preserve"> עשיתי </w:t>
      </w:r>
      <w:r>
        <w:rPr>
          <w:rtl/>
        </w:rPr>
        <w:t>מכינה ק</w:t>
      </w:r>
      <w:r w:rsidRPr="00FB638E">
        <w:rPr>
          <w:rtl/>
        </w:rPr>
        <w:t>דם אקדמית</w:t>
      </w:r>
      <w:r>
        <w:rPr>
          <w:rtl/>
        </w:rPr>
        <w:t xml:space="preserve"> אה... </w:t>
      </w:r>
      <w:r w:rsidRPr="00FB638E">
        <w:rPr>
          <w:rtl/>
        </w:rPr>
        <w:t>בשביל להתקבל</w:t>
      </w:r>
      <w:r>
        <w:rPr>
          <w:rtl/>
        </w:rPr>
        <w:t xml:space="preserve"> אה... </w:t>
      </w:r>
      <w:r w:rsidRPr="00FB638E">
        <w:rPr>
          <w:rtl/>
        </w:rPr>
        <w:t>תואר ראשון בארץ</w:t>
      </w:r>
      <w:r>
        <w:rPr>
          <w:rtl/>
        </w:rPr>
        <w:t>,</w:t>
      </w:r>
      <w:r w:rsidRPr="00FB638E">
        <w:rPr>
          <w:rtl/>
        </w:rPr>
        <w:t xml:space="preserve"> כי לא הייתה לי תעודת </w:t>
      </w:r>
      <w:r>
        <w:rPr>
          <w:rtl/>
        </w:rPr>
        <w:t xml:space="preserve">בגרות </w:t>
      </w:r>
      <w:r w:rsidRPr="00FB638E">
        <w:rPr>
          <w:rtl/>
        </w:rPr>
        <w:t>מלאה</w:t>
      </w:r>
      <w:r>
        <w:rPr>
          <w:rtl/>
        </w:rPr>
        <w:t xml:space="preserve">, אה... </w:t>
      </w:r>
      <w:r w:rsidRPr="00FB638E">
        <w:rPr>
          <w:rtl/>
        </w:rPr>
        <w:t>ומשם</w:t>
      </w:r>
      <w:r>
        <w:rPr>
          <w:rtl/>
        </w:rPr>
        <w:t xml:space="preserve"> אה... </w:t>
      </w:r>
      <w:r w:rsidRPr="00FB638E">
        <w:rPr>
          <w:rtl/>
        </w:rPr>
        <w:t xml:space="preserve">המשכתי לתואר </w:t>
      </w:r>
      <w:r>
        <w:rPr>
          <w:rtl/>
        </w:rPr>
        <w:t xml:space="preserve">בבר-אילן </w:t>
      </w:r>
      <w:r w:rsidRPr="00FB638E">
        <w:rPr>
          <w:rtl/>
        </w:rPr>
        <w:t>הראשון והשני אחד אחרי השני רצוף</w:t>
      </w:r>
      <w:r>
        <w:rPr>
          <w:rtl/>
        </w:rPr>
        <w:t>.</w:t>
      </w:r>
    </w:p>
    <w:p w14:paraId="0D5AC810"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הבנתי זאת אומרת שהיה פ</w:t>
      </w:r>
      <w:r>
        <w:rPr>
          <w:rtl/>
        </w:rPr>
        <w:t>א</w:t>
      </w:r>
      <w:r w:rsidRPr="00FB638E">
        <w:rPr>
          <w:rtl/>
        </w:rPr>
        <w:t>זה שלא היית כאן ב</w:t>
      </w:r>
      <w:r>
        <w:rPr>
          <w:rtl/>
        </w:rPr>
        <w:t>הרדוף</w:t>
      </w:r>
      <w:r w:rsidRPr="00FB638E">
        <w:rPr>
          <w:rtl/>
        </w:rPr>
        <w:t xml:space="preserve"> עכשיו אתה גר פה ב</w:t>
      </w:r>
      <w:r>
        <w:rPr>
          <w:rtl/>
        </w:rPr>
        <w:t>הרדוף.</w:t>
      </w:r>
    </w:p>
    <w:p w14:paraId="6EB9C7F4"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הייתה פ</w:t>
      </w:r>
      <w:r>
        <w:rPr>
          <w:rtl/>
        </w:rPr>
        <w:t>א</w:t>
      </w:r>
      <w:r w:rsidRPr="00FB638E">
        <w:rPr>
          <w:rtl/>
        </w:rPr>
        <w:t>זה</w:t>
      </w:r>
      <w:r>
        <w:rPr>
          <w:rtl/>
        </w:rPr>
        <w:t xml:space="preserve"> ש... </w:t>
      </w:r>
      <w:r w:rsidRPr="00FB638E">
        <w:rPr>
          <w:rtl/>
        </w:rPr>
        <w:t>בערך 10 שנים שלא הייתי ב</w:t>
      </w:r>
      <w:r>
        <w:rPr>
          <w:rtl/>
        </w:rPr>
        <w:t>הרדוף</w:t>
      </w:r>
    </w:p>
    <w:p w14:paraId="6838DA0B"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אוקיי אוקיי ואתה אבא</w:t>
      </w:r>
      <w:r>
        <w:rPr>
          <w:rtl/>
        </w:rPr>
        <w:t>,</w:t>
      </w:r>
      <w:r w:rsidRPr="00FB638E">
        <w:rPr>
          <w:rtl/>
        </w:rPr>
        <w:t xml:space="preserve"> יש לך שני ילדים שמתחנכים פה בבית ספר</w:t>
      </w:r>
      <w:r>
        <w:rPr>
          <w:rtl/>
        </w:rPr>
        <w:t>.</w:t>
      </w:r>
    </w:p>
    <w:p w14:paraId="6811C251" w14:textId="77777777" w:rsidR="000F5784" w:rsidRPr="00FB638E" w:rsidRDefault="000F5784" w:rsidP="000F5784">
      <w:pPr>
        <w:pStyle w:val="31"/>
        <w:rPr>
          <w:rtl/>
        </w:rPr>
      </w:pPr>
      <w:r>
        <w:rPr>
          <w:b/>
          <w:bCs/>
          <w:rtl/>
        </w:rPr>
        <w:t>ב':</w:t>
      </w:r>
      <w:r>
        <w:rPr>
          <w:b/>
          <w:bCs/>
          <w:rtl/>
        </w:rPr>
        <w:tab/>
      </w:r>
      <w:r w:rsidRPr="00FB638E">
        <w:rPr>
          <w:rtl/>
        </w:rPr>
        <w:t>מתחנכים פה אחת בגן ואחת בבית ספר</w:t>
      </w:r>
      <w:r>
        <w:rPr>
          <w:rtl/>
        </w:rPr>
        <w:t>.</w:t>
      </w:r>
    </w:p>
    <w:p w14:paraId="0C5893F7" w14:textId="77777777" w:rsidR="000F5784" w:rsidRPr="00FB638E" w:rsidRDefault="000F5784" w:rsidP="000F5784">
      <w:pPr>
        <w:pStyle w:val="31"/>
        <w:rPr>
          <w:rtl/>
        </w:rPr>
      </w:pPr>
      <w:r w:rsidRPr="00F50BED">
        <w:rPr>
          <w:b/>
          <w:bCs/>
          <w:rtl/>
        </w:rPr>
        <w:lastRenderedPageBreak/>
        <w:t>מראיינת</w:t>
      </w:r>
      <w:r>
        <w:rPr>
          <w:b/>
          <w:bCs/>
          <w:rtl/>
        </w:rPr>
        <w:t>:</w:t>
      </w:r>
      <w:r>
        <w:rPr>
          <w:b/>
          <w:bCs/>
          <w:rtl/>
        </w:rPr>
        <w:tab/>
      </w:r>
      <w:r w:rsidRPr="00FB638E">
        <w:rPr>
          <w:rtl/>
        </w:rPr>
        <w:t>אוקיי</w:t>
      </w:r>
      <w:r>
        <w:rPr>
          <w:rtl/>
        </w:rPr>
        <w:t>.</w:t>
      </w:r>
    </w:p>
    <w:p w14:paraId="3D312BD8" w14:textId="77777777" w:rsidR="000F5784" w:rsidRPr="00FB638E" w:rsidRDefault="000F5784" w:rsidP="000F5784">
      <w:pPr>
        <w:pStyle w:val="31"/>
        <w:rPr>
          <w:rtl/>
        </w:rPr>
      </w:pPr>
      <w:r>
        <w:rPr>
          <w:b/>
          <w:bCs/>
          <w:rtl/>
        </w:rPr>
        <w:t>ב':</w:t>
      </w:r>
      <w:r>
        <w:rPr>
          <w:b/>
          <w:bCs/>
          <w:rtl/>
        </w:rPr>
        <w:tab/>
      </w:r>
      <w:r w:rsidRPr="00FB638E">
        <w:rPr>
          <w:rtl/>
        </w:rPr>
        <w:t>אה כן</w:t>
      </w:r>
      <w:r>
        <w:rPr>
          <w:rtl/>
        </w:rPr>
        <w:t>.</w:t>
      </w:r>
      <w:r w:rsidRPr="00FB638E">
        <w:rPr>
          <w:rtl/>
        </w:rPr>
        <w:t xml:space="preserve"> ובעצם חזרתי ל</w:t>
      </w:r>
      <w:r>
        <w:rPr>
          <w:rtl/>
        </w:rPr>
        <w:t xml:space="preserve">הרדוף אה... </w:t>
      </w:r>
      <w:r w:rsidRPr="00FB638E">
        <w:rPr>
          <w:rtl/>
        </w:rPr>
        <w:t>כשהבנו שאנחנו רוצים ילדים אז חזרנו לגור ב</w:t>
      </w:r>
      <w:r>
        <w:rPr>
          <w:rtl/>
        </w:rPr>
        <w:t>הרדוף</w:t>
      </w:r>
      <w:r w:rsidRPr="00FB638E">
        <w:rPr>
          <w:rtl/>
        </w:rPr>
        <w:t xml:space="preserve"> מתוך הרצון שהם התח</w:t>
      </w:r>
      <w:r>
        <w:rPr>
          <w:rtl/>
        </w:rPr>
        <w:t>נ</w:t>
      </w:r>
      <w:r w:rsidRPr="00FB638E">
        <w:rPr>
          <w:rtl/>
        </w:rPr>
        <w:t>כו במסגרות</w:t>
      </w:r>
      <w:r>
        <w:rPr>
          <w:rtl/>
        </w:rPr>
        <w:t>.</w:t>
      </w:r>
    </w:p>
    <w:p w14:paraId="226BD164"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 xml:space="preserve">אז יש משהו </w:t>
      </w:r>
      <w:r>
        <w:rPr>
          <w:rtl/>
        </w:rPr>
        <w:t>ח'</w:t>
      </w:r>
      <w:r w:rsidRPr="00FB638E">
        <w:rPr>
          <w:rtl/>
        </w:rPr>
        <w:t xml:space="preserve"> שאתה זוכר בצורה מובהקת מבית ספר</w:t>
      </w:r>
      <w:r>
        <w:rPr>
          <w:rtl/>
        </w:rPr>
        <w:t>?</w:t>
      </w:r>
      <w:r w:rsidRPr="00FB638E">
        <w:rPr>
          <w:rtl/>
        </w:rPr>
        <w:t xml:space="preserve"> אני מדברת גם על התיכון וגם על היסודי</w:t>
      </w:r>
      <w:r>
        <w:rPr>
          <w:rtl/>
        </w:rPr>
        <w:t>.</w:t>
      </w:r>
      <w:r w:rsidRPr="00FB638E">
        <w:rPr>
          <w:rtl/>
        </w:rPr>
        <w:t xml:space="preserve"> אתה יכול להדגיש איזה חלק בחוויה הפנימית שלך יותר מבין הבתי ספר</w:t>
      </w:r>
      <w:r>
        <w:rPr>
          <w:rtl/>
        </w:rPr>
        <w:t>?</w:t>
      </w:r>
      <w:r w:rsidRPr="00FB638E">
        <w:rPr>
          <w:rtl/>
        </w:rPr>
        <w:t xml:space="preserve"> זה עובד</w:t>
      </w:r>
      <w:r>
        <w:rPr>
          <w:rtl/>
        </w:rPr>
        <w:t>.</w:t>
      </w:r>
    </w:p>
    <w:p w14:paraId="1D4CAD97" w14:textId="77777777" w:rsidR="000F5784" w:rsidRDefault="000F5784" w:rsidP="000F5784">
      <w:pPr>
        <w:pStyle w:val="31"/>
        <w:rPr>
          <w:rtl/>
        </w:rPr>
      </w:pPr>
      <w:r>
        <w:rPr>
          <w:b/>
          <w:bCs/>
          <w:rtl/>
        </w:rPr>
        <w:t>ב':</w:t>
      </w:r>
      <w:r>
        <w:rPr>
          <w:b/>
          <w:bCs/>
          <w:rtl/>
        </w:rPr>
        <w:tab/>
      </w:r>
      <w:r w:rsidRPr="00FB638E">
        <w:rPr>
          <w:rtl/>
        </w:rPr>
        <w:t>משהו בחוויה שלי שאני זוכר במיוחד</w:t>
      </w:r>
      <w:r>
        <w:rPr>
          <w:rtl/>
        </w:rPr>
        <w:t>.</w:t>
      </w:r>
      <w:r w:rsidRPr="00FB638E">
        <w:rPr>
          <w:rtl/>
        </w:rPr>
        <w:t xml:space="preserve"> אה</w:t>
      </w:r>
      <w:r>
        <w:rPr>
          <w:rtl/>
        </w:rPr>
        <w:t>,</w:t>
      </w:r>
      <w:r w:rsidRPr="00FB638E">
        <w:rPr>
          <w:rtl/>
        </w:rPr>
        <w:t xml:space="preserve"> אני מפרספקטיבה של היום של אולי הרבה </w:t>
      </w:r>
      <w:r>
        <w:rPr>
          <w:rtl/>
        </w:rPr>
        <w:t xml:space="preserve">עיבוד </w:t>
      </w:r>
      <w:r w:rsidRPr="00FB638E">
        <w:rPr>
          <w:rtl/>
        </w:rPr>
        <w:t>של הדבר הזה</w:t>
      </w:r>
      <w:r>
        <w:rPr>
          <w:rtl/>
        </w:rPr>
        <w:t>,</w:t>
      </w:r>
      <w:r w:rsidRPr="00FB638E">
        <w:rPr>
          <w:rtl/>
        </w:rPr>
        <w:t xml:space="preserve"> אני חושב שהדבר המשמעותי שאני זוכר זה קשר</w:t>
      </w:r>
      <w:r>
        <w:rPr>
          <w:rtl/>
        </w:rPr>
        <w:t>.</w:t>
      </w:r>
    </w:p>
    <w:p w14:paraId="21AC3F8A"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קשר</w:t>
      </w:r>
      <w:r>
        <w:rPr>
          <w:rtl/>
        </w:rPr>
        <w:t>?</w:t>
      </w:r>
    </w:p>
    <w:p w14:paraId="680E681F" w14:textId="77777777" w:rsidR="000F5784" w:rsidRPr="00FB638E" w:rsidRDefault="000F5784" w:rsidP="000F5784">
      <w:pPr>
        <w:pStyle w:val="31"/>
        <w:rPr>
          <w:rtl/>
        </w:rPr>
      </w:pPr>
      <w:r>
        <w:rPr>
          <w:b/>
          <w:bCs/>
          <w:rtl/>
        </w:rPr>
        <w:t>ב':</w:t>
      </w:r>
      <w:r>
        <w:rPr>
          <w:b/>
          <w:bCs/>
          <w:rtl/>
        </w:rPr>
        <w:tab/>
      </w:r>
      <w:r w:rsidRPr="00FB638E">
        <w:rPr>
          <w:rtl/>
        </w:rPr>
        <w:t>קשר עם הורים</w:t>
      </w:r>
      <w:r>
        <w:rPr>
          <w:rtl/>
        </w:rPr>
        <w:t>.</w:t>
      </w:r>
      <w:r w:rsidRPr="00FB638E">
        <w:rPr>
          <w:rtl/>
        </w:rPr>
        <w:t xml:space="preserve"> כן</w:t>
      </w:r>
      <w:r>
        <w:rPr>
          <w:rtl/>
        </w:rPr>
        <w:t>.</w:t>
      </w:r>
    </w:p>
    <w:p w14:paraId="0BBD690C"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זה הדבר המשמעותי</w:t>
      </w:r>
      <w:r>
        <w:rPr>
          <w:rtl/>
        </w:rPr>
        <w:t>.</w:t>
      </w:r>
      <w:r w:rsidRPr="00FB638E">
        <w:rPr>
          <w:rtl/>
        </w:rPr>
        <w:t xml:space="preserve"> לא איזה פרויקט מיוחד או כן</w:t>
      </w:r>
      <w:r>
        <w:rPr>
          <w:rtl/>
        </w:rPr>
        <w:t>,</w:t>
      </w:r>
      <w:r w:rsidRPr="00FB638E">
        <w:rPr>
          <w:rtl/>
        </w:rPr>
        <w:t xml:space="preserve"> עולה לי </w:t>
      </w:r>
      <w:r w:rsidRPr="00EE43A8">
        <w:rPr>
          <w:rtl/>
        </w:rPr>
        <w:t xml:space="preserve">עכשיו </w:t>
      </w:r>
      <w:r w:rsidRPr="00DC39CF">
        <w:rPr>
          <w:rtl/>
        </w:rPr>
        <w:t xml:space="preserve">ביסודי </w:t>
      </w:r>
      <w:r w:rsidRPr="00EE43A8">
        <w:rPr>
          <w:rtl/>
        </w:rPr>
        <w:t>וזה היה בחטיבה</w:t>
      </w:r>
      <w:r>
        <w:rPr>
          <w:rtl/>
        </w:rPr>
        <w:t>,</w:t>
      </w:r>
      <w:r w:rsidRPr="00EE43A8">
        <w:rPr>
          <w:rtl/>
        </w:rPr>
        <w:t xml:space="preserve"> נכון</w:t>
      </w:r>
      <w:r>
        <w:rPr>
          <w:rtl/>
        </w:rPr>
        <w:t>?</w:t>
      </w:r>
      <w:r w:rsidRPr="00EE43A8">
        <w:rPr>
          <w:rtl/>
        </w:rPr>
        <w:t xml:space="preserve"> משהו כזה עושים את זה</w:t>
      </w:r>
      <w:r>
        <w:rPr>
          <w:rtl/>
        </w:rPr>
        <w:t>.</w:t>
      </w:r>
      <w:r w:rsidRPr="00EE43A8">
        <w:rPr>
          <w:rtl/>
        </w:rPr>
        <w:t xml:space="preserve"> </w:t>
      </w:r>
      <w:r w:rsidRPr="00DC39CF">
        <w:rPr>
          <w:rtl/>
        </w:rPr>
        <w:t xml:space="preserve">התמודדות </w:t>
      </w:r>
      <w:r w:rsidRPr="00EE43A8">
        <w:rPr>
          <w:rtl/>
        </w:rPr>
        <w:t>עם הצגות</w:t>
      </w:r>
      <w:r>
        <w:rPr>
          <w:rtl/>
        </w:rPr>
        <w:t>,</w:t>
      </w:r>
      <w:r w:rsidRPr="00EE43A8">
        <w:rPr>
          <w:rtl/>
        </w:rPr>
        <w:t xml:space="preserve"> שזה הדבר שאני הכי לא התחברתי עליו וסבלתי כל רגע</w:t>
      </w:r>
      <w:r>
        <w:rPr>
          <w:rtl/>
        </w:rPr>
        <w:t>,</w:t>
      </w:r>
      <w:r w:rsidRPr="00EE43A8">
        <w:rPr>
          <w:rtl/>
        </w:rPr>
        <w:t xml:space="preserve"> אבל עשיתי בעצם כל הזמן חוויה של להתמודד עם קושי</w:t>
      </w:r>
      <w:r>
        <w:rPr>
          <w:rtl/>
        </w:rPr>
        <w:t>.</w:t>
      </w:r>
    </w:p>
    <w:p w14:paraId="7C73A787"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אה</w:t>
      </w:r>
      <w:r>
        <w:rPr>
          <w:rtl/>
        </w:rPr>
        <w:t>.</w:t>
      </w:r>
      <w:r w:rsidRPr="00FB638E">
        <w:rPr>
          <w:rtl/>
        </w:rPr>
        <w:t xml:space="preserve"> אז קשר באיזה קשר עם החברים בכיתה קשר עם</w:t>
      </w:r>
      <w:r>
        <w:rPr>
          <w:rtl/>
        </w:rPr>
        <w:t>...</w:t>
      </w:r>
    </w:p>
    <w:p w14:paraId="7BEEF2C1" w14:textId="77777777" w:rsidR="000F5784" w:rsidRDefault="000F5784" w:rsidP="000F5784">
      <w:pPr>
        <w:pStyle w:val="31"/>
        <w:rPr>
          <w:rtl/>
        </w:rPr>
      </w:pPr>
      <w:r>
        <w:rPr>
          <w:b/>
          <w:bCs/>
          <w:rtl/>
        </w:rPr>
        <w:t>ב':</w:t>
      </w:r>
      <w:r>
        <w:rPr>
          <w:b/>
          <w:bCs/>
          <w:rtl/>
        </w:rPr>
        <w:tab/>
      </w:r>
      <w:r w:rsidRPr="00FB638E">
        <w:rPr>
          <w:rtl/>
        </w:rPr>
        <w:t>לא</w:t>
      </w:r>
      <w:r>
        <w:rPr>
          <w:rtl/>
        </w:rPr>
        <w:t>,</w:t>
      </w:r>
      <w:r w:rsidRPr="00FB638E">
        <w:rPr>
          <w:rtl/>
        </w:rPr>
        <w:t xml:space="preserve"> קשר עם המורים</w:t>
      </w:r>
      <w:r>
        <w:rPr>
          <w:rtl/>
        </w:rPr>
        <w:t>.</w:t>
      </w:r>
    </w:p>
    <w:p w14:paraId="18E3DB1D"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המורים</w:t>
      </w:r>
      <w:r>
        <w:rPr>
          <w:rtl/>
        </w:rPr>
        <w:t>?</w:t>
      </w:r>
    </w:p>
    <w:p w14:paraId="7859AAE5" w14:textId="77777777" w:rsidR="000F5784" w:rsidRDefault="000F5784" w:rsidP="000F5784">
      <w:pPr>
        <w:pStyle w:val="31"/>
        <w:rPr>
          <w:rtl/>
        </w:rPr>
      </w:pPr>
      <w:r>
        <w:rPr>
          <w:b/>
          <w:bCs/>
          <w:rtl/>
        </w:rPr>
        <w:t>ב':</w:t>
      </w:r>
      <w:r>
        <w:rPr>
          <w:b/>
          <w:bCs/>
          <w:rtl/>
        </w:rPr>
        <w:tab/>
      </w:r>
      <w:r w:rsidRPr="00FB638E">
        <w:rPr>
          <w:rtl/>
        </w:rPr>
        <w:t>המורים כן קשר עם המורים זה בחוויה שאני זוכר שהם הם יהיו דמויות משמעותיות</w:t>
      </w:r>
      <w:r>
        <w:rPr>
          <w:rtl/>
        </w:rPr>
        <w:t>.</w:t>
      </w:r>
      <w:r w:rsidRPr="00FB638E">
        <w:rPr>
          <w:rtl/>
        </w:rPr>
        <w:t xml:space="preserve"> תמיד הרגשתי שהם שומעים</w:t>
      </w:r>
      <w:r>
        <w:rPr>
          <w:rtl/>
        </w:rPr>
        <w:t xml:space="preserve"> ש... </w:t>
      </w:r>
      <w:r w:rsidRPr="00FB638E">
        <w:rPr>
          <w:rtl/>
        </w:rPr>
        <w:t>שהם אכפת להם אכפת</w:t>
      </w:r>
      <w:r>
        <w:rPr>
          <w:rtl/>
        </w:rPr>
        <w:t>.</w:t>
      </w:r>
    </w:p>
    <w:p w14:paraId="22FDF859"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אה</w:t>
      </w:r>
      <w:r>
        <w:rPr>
          <w:rtl/>
        </w:rPr>
        <w:t>.</w:t>
      </w:r>
      <w:r w:rsidRPr="00FB638E">
        <w:rPr>
          <w:rtl/>
        </w:rPr>
        <w:t xml:space="preserve"> אתה יכול לתאר משהו</w:t>
      </w:r>
      <w:r>
        <w:rPr>
          <w:rtl/>
        </w:rPr>
        <w:t xml:space="preserve"> אה... </w:t>
      </w:r>
      <w:r w:rsidRPr="00FB638E">
        <w:rPr>
          <w:rtl/>
        </w:rPr>
        <w:t>ספציפי בתוך ה</w:t>
      </w:r>
      <w:r>
        <w:rPr>
          <w:rtl/>
        </w:rPr>
        <w:t>...</w:t>
      </w:r>
    </w:p>
    <w:p w14:paraId="042D2A34" w14:textId="77777777" w:rsidR="000F5784" w:rsidRDefault="000F5784" w:rsidP="000F5784">
      <w:pPr>
        <w:pStyle w:val="31"/>
        <w:rPr>
          <w:rtl/>
        </w:rPr>
      </w:pPr>
      <w:r>
        <w:rPr>
          <w:b/>
          <w:bCs/>
          <w:rtl/>
        </w:rPr>
        <w:t>ב':</w:t>
      </w:r>
      <w:r>
        <w:rPr>
          <w:b/>
          <w:bCs/>
          <w:rtl/>
        </w:rPr>
        <w:tab/>
      </w:r>
      <w:r w:rsidRPr="00FB638E">
        <w:rPr>
          <w:rtl/>
        </w:rPr>
        <w:t>זה חוויה של נוכחות</w:t>
      </w:r>
      <w:r>
        <w:rPr>
          <w:rtl/>
        </w:rPr>
        <w:t>,</w:t>
      </w:r>
      <w:r w:rsidRPr="00FB638E">
        <w:rPr>
          <w:rtl/>
        </w:rPr>
        <w:t xml:space="preserve"> אני כן אני לא</w:t>
      </w:r>
      <w:r>
        <w:rPr>
          <w:rtl/>
        </w:rPr>
        <w:t>,</w:t>
      </w:r>
      <w:r w:rsidRPr="00FB638E">
        <w:rPr>
          <w:rtl/>
        </w:rPr>
        <w:t xml:space="preserve"> אני מנסה לחשוב על אירוע מסוים</w:t>
      </w:r>
      <w:r>
        <w:rPr>
          <w:rtl/>
        </w:rPr>
        <w:t>.</w:t>
      </w:r>
      <w:r w:rsidRPr="00FB638E">
        <w:rPr>
          <w:rtl/>
        </w:rPr>
        <w:t xml:space="preserve"> על אירוע מסוים </w:t>
      </w:r>
      <w:r>
        <w:rPr>
          <w:rtl/>
        </w:rPr>
        <w:t xml:space="preserve">ביסודי </w:t>
      </w:r>
      <w:r w:rsidRPr="00FB638E">
        <w:rPr>
          <w:rtl/>
        </w:rPr>
        <w:t>אין לא זוכר אירועים מסוימים</w:t>
      </w:r>
      <w:r>
        <w:rPr>
          <w:rtl/>
        </w:rPr>
        <w:t xml:space="preserve">. אה... </w:t>
      </w:r>
      <w:r w:rsidRPr="00FB638E">
        <w:rPr>
          <w:rtl/>
        </w:rPr>
        <w:t>אני גם הייתי ילד יחסית קל אני חושב</w:t>
      </w:r>
      <w:r>
        <w:rPr>
          <w:rtl/>
        </w:rPr>
        <w:t xml:space="preserve">. אה... </w:t>
      </w:r>
      <w:r w:rsidRPr="00FB638E">
        <w:rPr>
          <w:rtl/>
        </w:rPr>
        <w:t>אז אני חושב שאין לי משהו שאני יכול להגיד שאירוע ספציפי אמ</w:t>
      </w:r>
      <w:r>
        <w:rPr>
          <w:rtl/>
        </w:rPr>
        <w:t>...</w:t>
      </w:r>
    </w:p>
    <w:p w14:paraId="53B8C563"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אוקיי</w:t>
      </w:r>
    </w:p>
    <w:p w14:paraId="72793F27" w14:textId="77777777" w:rsidR="000F5784" w:rsidRDefault="000F5784" w:rsidP="000F5784">
      <w:pPr>
        <w:pStyle w:val="31"/>
        <w:rPr>
          <w:rtl/>
        </w:rPr>
      </w:pPr>
      <w:r>
        <w:rPr>
          <w:b/>
          <w:bCs/>
          <w:rtl/>
        </w:rPr>
        <w:t>ב':</w:t>
      </w:r>
      <w:r>
        <w:rPr>
          <w:b/>
          <w:bCs/>
          <w:rtl/>
        </w:rPr>
        <w:tab/>
      </w:r>
      <w:r w:rsidRPr="00FB638E">
        <w:rPr>
          <w:rtl/>
        </w:rPr>
        <w:t>לא זוכר משברים לא זוכר זה אבל כן כן</w:t>
      </w:r>
      <w:r>
        <w:rPr>
          <w:rtl/>
        </w:rPr>
        <w:t xml:space="preserve"> ש... </w:t>
      </w:r>
      <w:r w:rsidRPr="00FB638E">
        <w:rPr>
          <w:rtl/>
        </w:rPr>
        <w:t>ש</w:t>
      </w:r>
      <w:r>
        <w:rPr>
          <w:rtl/>
        </w:rPr>
        <w:t>...</w:t>
      </w:r>
      <w:r w:rsidRPr="00FB638E">
        <w:rPr>
          <w:rtl/>
        </w:rPr>
        <w:t xml:space="preserve"> שהדמויות של של </w:t>
      </w:r>
      <w:r>
        <w:rPr>
          <w:rFonts w:hint="cs"/>
          <w:rtl/>
        </w:rPr>
        <w:t>ק</w:t>
      </w:r>
      <w:r>
        <w:rPr>
          <w:rtl/>
        </w:rPr>
        <w:t>,</w:t>
      </w:r>
      <w:r w:rsidRPr="00FB638E">
        <w:rPr>
          <w:rtl/>
        </w:rPr>
        <w:t xml:space="preserve"> כן הוא ח</w:t>
      </w:r>
      <w:r>
        <w:rPr>
          <w:rtl/>
        </w:rPr>
        <w:t>י</w:t>
      </w:r>
      <w:r w:rsidRPr="00FB638E">
        <w:rPr>
          <w:rtl/>
        </w:rPr>
        <w:t>נך אותי</w:t>
      </w:r>
      <w:r>
        <w:rPr>
          <w:rtl/>
        </w:rPr>
        <w:t>.</w:t>
      </w:r>
      <w:r w:rsidRPr="00FB638E">
        <w:rPr>
          <w:rtl/>
        </w:rPr>
        <w:t xml:space="preserve"> אה</w:t>
      </w:r>
      <w:r>
        <w:rPr>
          <w:rtl/>
        </w:rPr>
        <w:t>,</w:t>
      </w:r>
      <w:r w:rsidRPr="00FB638E">
        <w:rPr>
          <w:rtl/>
        </w:rPr>
        <w:t xml:space="preserve"> הוא היה המרכז של כל הלימודים ביסודי בעצם</w:t>
      </w:r>
      <w:r>
        <w:rPr>
          <w:rtl/>
        </w:rPr>
        <w:t>.</w:t>
      </w:r>
      <w:r w:rsidRPr="00FB638E">
        <w:rPr>
          <w:rtl/>
        </w:rPr>
        <w:t xml:space="preserve"> ואותו אני זוכר מאוד מאוד טוב כאילו כדמות שמחזיקה את היציבות הזאת ואת הדרך ואת האתגרים</w:t>
      </w:r>
      <w:r>
        <w:rPr>
          <w:rtl/>
        </w:rPr>
        <w:t>.</w:t>
      </w:r>
      <w:r w:rsidRPr="00FB638E">
        <w:rPr>
          <w:rtl/>
        </w:rPr>
        <w:t xml:space="preserve"> חוויות של טיולים אני זוכר</w:t>
      </w:r>
      <w:r>
        <w:rPr>
          <w:rtl/>
        </w:rPr>
        <w:t>.</w:t>
      </w:r>
      <w:r w:rsidRPr="00FB638E">
        <w:rPr>
          <w:rtl/>
        </w:rPr>
        <w:t xml:space="preserve"> כחוויות אני זוכר</w:t>
      </w:r>
      <w:r>
        <w:rPr>
          <w:rtl/>
        </w:rPr>
        <w:t xml:space="preserve"> אה... </w:t>
      </w:r>
      <w:r w:rsidRPr="00FB638E">
        <w:rPr>
          <w:rtl/>
        </w:rPr>
        <w:t>זה גם קצת קשור למבנה האישיות שלי</w:t>
      </w:r>
      <w:r>
        <w:rPr>
          <w:rtl/>
        </w:rPr>
        <w:t>,</w:t>
      </w:r>
      <w:r w:rsidRPr="00FB638E">
        <w:rPr>
          <w:rtl/>
        </w:rPr>
        <w:t xml:space="preserve"> אני זוכר</w:t>
      </w:r>
      <w:r>
        <w:rPr>
          <w:rtl/>
        </w:rPr>
        <w:t>,</w:t>
      </w:r>
      <w:r w:rsidRPr="00FB638E">
        <w:rPr>
          <w:rtl/>
        </w:rPr>
        <w:t xml:space="preserve"> אבל גם כזה דינמיקות בתוך טיולים אולי</w:t>
      </w:r>
      <w:r>
        <w:rPr>
          <w:rtl/>
        </w:rPr>
        <w:t>,</w:t>
      </w:r>
      <w:r w:rsidRPr="00FB638E">
        <w:rPr>
          <w:rtl/>
        </w:rPr>
        <w:t xml:space="preserve"> אה</w:t>
      </w:r>
      <w:r>
        <w:rPr>
          <w:rtl/>
        </w:rPr>
        <w:t>...</w:t>
      </w:r>
    </w:p>
    <w:p w14:paraId="3078B35B"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דינמיקות בין ילדים</w:t>
      </w:r>
      <w:r>
        <w:rPr>
          <w:rtl/>
        </w:rPr>
        <w:t>,</w:t>
      </w:r>
      <w:r w:rsidRPr="00FB638E">
        <w:rPr>
          <w:rtl/>
        </w:rPr>
        <w:t xml:space="preserve"> ילדים א</w:t>
      </w:r>
      <w:r>
        <w:rPr>
          <w:rtl/>
        </w:rPr>
        <w:t>ה...</w:t>
      </w:r>
    </w:p>
    <w:p w14:paraId="21856B06" w14:textId="77777777" w:rsidR="000F5784" w:rsidRDefault="000F5784" w:rsidP="000F5784">
      <w:pPr>
        <w:pStyle w:val="31"/>
        <w:rPr>
          <w:rtl/>
        </w:rPr>
      </w:pPr>
      <w:r>
        <w:rPr>
          <w:b/>
          <w:bCs/>
          <w:rtl/>
        </w:rPr>
        <w:t>ב':</w:t>
      </w:r>
      <w:r>
        <w:rPr>
          <w:b/>
          <w:bCs/>
          <w:rtl/>
        </w:rPr>
        <w:tab/>
      </w:r>
      <w:r w:rsidRPr="00FB638E">
        <w:rPr>
          <w:rtl/>
        </w:rPr>
        <w:t>כן אבל</w:t>
      </w:r>
      <w:r>
        <w:rPr>
          <w:rtl/>
        </w:rPr>
        <w:t xml:space="preserve"> אה... </w:t>
      </w:r>
      <w:r w:rsidRPr="00FB638E">
        <w:rPr>
          <w:rtl/>
        </w:rPr>
        <w:t>בעיקר משהו של ביטחון ושל נו</w:t>
      </w:r>
      <w:r>
        <w:rPr>
          <w:rtl/>
        </w:rPr>
        <w:t>כ</w:t>
      </w:r>
      <w:r w:rsidRPr="00FB638E">
        <w:rPr>
          <w:rtl/>
        </w:rPr>
        <w:t>חות</w:t>
      </w:r>
      <w:r>
        <w:rPr>
          <w:rtl/>
        </w:rPr>
        <w:t>,</w:t>
      </w:r>
      <w:r w:rsidRPr="00FB638E">
        <w:rPr>
          <w:rtl/>
        </w:rPr>
        <w:t xml:space="preserve"> זאת החוויה שלי היסודית</w:t>
      </w:r>
      <w:r>
        <w:rPr>
          <w:rtl/>
        </w:rPr>
        <w:t>,</w:t>
      </w:r>
      <w:r w:rsidRPr="00FB638E">
        <w:rPr>
          <w:rtl/>
        </w:rPr>
        <w:t xml:space="preserve"> אני חושב ש</w:t>
      </w:r>
      <w:r>
        <w:rPr>
          <w:rtl/>
        </w:rPr>
        <w:t>ב</w:t>
      </w:r>
      <w:r w:rsidRPr="00FB638E">
        <w:rPr>
          <w:rtl/>
        </w:rPr>
        <w:t>תיכון גם דברים השתנו</w:t>
      </w:r>
      <w:r>
        <w:rPr>
          <w:rtl/>
        </w:rPr>
        <w:t xml:space="preserve">. אה... </w:t>
      </w:r>
      <w:r w:rsidRPr="00FB638E">
        <w:rPr>
          <w:rtl/>
        </w:rPr>
        <w:t>יכול להגיד ברמה האישית שיש לי הרבה שאני מצליח היום להבין</w:t>
      </w:r>
      <w:r>
        <w:rPr>
          <w:rtl/>
        </w:rPr>
        <w:t xml:space="preserve"> אה... </w:t>
      </w:r>
      <w:r w:rsidRPr="00FB638E">
        <w:rPr>
          <w:rtl/>
        </w:rPr>
        <w:t xml:space="preserve">שיש הבדל בין השיטה החינוך </w:t>
      </w:r>
      <w:r>
        <w:rPr>
          <w:rtl/>
        </w:rPr>
        <w:t xml:space="preserve">ולדורף </w:t>
      </w:r>
      <w:r w:rsidRPr="00FB638E">
        <w:rPr>
          <w:rtl/>
        </w:rPr>
        <w:t>לבין הדמויות שנכנסות לחנך</w:t>
      </w:r>
      <w:r>
        <w:rPr>
          <w:rtl/>
        </w:rPr>
        <w:t>,</w:t>
      </w:r>
      <w:r w:rsidRPr="00FB638E">
        <w:rPr>
          <w:rtl/>
        </w:rPr>
        <w:t xml:space="preserve"> ולפעמים הפער שם הוא</w:t>
      </w:r>
      <w:r>
        <w:rPr>
          <w:rtl/>
        </w:rPr>
        <w:t>...</w:t>
      </w:r>
      <w:r w:rsidRPr="00FB638E">
        <w:rPr>
          <w:rtl/>
        </w:rPr>
        <w:t xml:space="preserve"> הוא יצר איזשהו איזשהם פערים</w:t>
      </w:r>
      <w:r>
        <w:rPr>
          <w:rtl/>
        </w:rPr>
        <w:t xml:space="preserve"> אה... </w:t>
      </w:r>
      <w:r w:rsidRPr="00FB638E">
        <w:rPr>
          <w:rtl/>
        </w:rPr>
        <w:t>שלי באיך אני מעריך או לא מעריך מורים ועל מה אני עשיתי שם בהתפ</w:t>
      </w:r>
      <w:r>
        <w:rPr>
          <w:rtl/>
        </w:rPr>
        <w:t>תח</w:t>
      </w:r>
      <w:r w:rsidRPr="00FB638E">
        <w:rPr>
          <w:rtl/>
        </w:rPr>
        <w:t>ות שלי</w:t>
      </w:r>
      <w:r>
        <w:rPr>
          <w:rtl/>
        </w:rPr>
        <w:t>,</w:t>
      </w:r>
      <w:r w:rsidRPr="00FB638E">
        <w:rPr>
          <w:rtl/>
        </w:rPr>
        <w:t xml:space="preserve"> ומה שאני רואה היום</w:t>
      </w:r>
      <w:r>
        <w:rPr>
          <w:rtl/>
        </w:rPr>
        <w:t>,</w:t>
      </w:r>
      <w:r w:rsidRPr="00FB638E">
        <w:rPr>
          <w:rtl/>
        </w:rPr>
        <w:t xml:space="preserve"> אבל</w:t>
      </w:r>
      <w:r>
        <w:rPr>
          <w:rtl/>
        </w:rPr>
        <w:t xml:space="preserve"> אה... </w:t>
      </w:r>
      <w:r w:rsidRPr="00FB638E">
        <w:rPr>
          <w:rtl/>
        </w:rPr>
        <w:t>אם אני אנסה לחשוב על על משהו מרכזי שהתיכו</w:t>
      </w:r>
      <w:r>
        <w:rPr>
          <w:rtl/>
        </w:rPr>
        <w:t>ן נתן</w:t>
      </w:r>
      <w:r w:rsidRPr="00FB638E">
        <w:rPr>
          <w:rtl/>
        </w:rPr>
        <w:t xml:space="preserve"> לי</w:t>
      </w:r>
      <w:r>
        <w:rPr>
          <w:rtl/>
        </w:rPr>
        <w:t>,</w:t>
      </w:r>
      <w:r w:rsidRPr="00FB638E">
        <w:rPr>
          <w:rtl/>
        </w:rPr>
        <w:t xml:space="preserve"> אני חושב שאפשר</w:t>
      </w:r>
      <w:r>
        <w:rPr>
          <w:rtl/>
        </w:rPr>
        <w:t>,</w:t>
      </w:r>
      <w:r w:rsidRPr="00FB638E">
        <w:rPr>
          <w:rtl/>
        </w:rPr>
        <w:t xml:space="preserve"> אפשר</w:t>
      </w:r>
      <w:r>
        <w:rPr>
          <w:rtl/>
        </w:rPr>
        <w:t>,</w:t>
      </w:r>
      <w:r w:rsidRPr="00FB638E">
        <w:rPr>
          <w:rtl/>
        </w:rPr>
        <w:t xml:space="preserve"> אני יכול גם לגמרי</w:t>
      </w:r>
      <w:r>
        <w:rPr>
          <w:rtl/>
        </w:rPr>
        <w:t>. א</w:t>
      </w:r>
      <w:r>
        <w:rPr>
          <w:rFonts w:hint="cs"/>
          <w:rtl/>
        </w:rPr>
        <w:t>',</w:t>
      </w:r>
      <w:r>
        <w:rPr>
          <w:rtl/>
        </w:rPr>
        <w:t xml:space="preserve"> </w:t>
      </w:r>
      <w:r w:rsidRPr="00FB638E">
        <w:rPr>
          <w:rtl/>
        </w:rPr>
        <w:t xml:space="preserve">כן </w:t>
      </w:r>
      <w:r>
        <w:rPr>
          <w:rtl/>
        </w:rPr>
        <w:t>א</w:t>
      </w:r>
      <w:r>
        <w:rPr>
          <w:rFonts w:hint="cs"/>
          <w:rtl/>
        </w:rPr>
        <w:t xml:space="preserve">' </w:t>
      </w:r>
      <w:r w:rsidRPr="00FB638E">
        <w:rPr>
          <w:rtl/>
        </w:rPr>
        <w:t>ל</w:t>
      </w:r>
      <w:r>
        <w:rPr>
          <w:rFonts w:hint="cs"/>
          <w:rtl/>
        </w:rPr>
        <w:t>'</w:t>
      </w:r>
      <w:r>
        <w:rPr>
          <w:rtl/>
        </w:rPr>
        <w:t>,</w:t>
      </w:r>
      <w:r w:rsidRPr="00FB638E">
        <w:rPr>
          <w:rtl/>
        </w:rPr>
        <w:t xml:space="preserve"> היא לא הייתה המחנכת שלי</w:t>
      </w:r>
      <w:r>
        <w:rPr>
          <w:rtl/>
        </w:rPr>
        <w:t>,</w:t>
      </w:r>
      <w:r w:rsidRPr="00FB638E">
        <w:rPr>
          <w:rtl/>
        </w:rPr>
        <w:t xml:space="preserve"> אבל היא הייתה המנהלת שלי </w:t>
      </w:r>
      <w:r>
        <w:rPr>
          <w:rtl/>
        </w:rPr>
        <w:t xml:space="preserve">בתיכון. </w:t>
      </w:r>
      <w:r w:rsidRPr="00FB638E">
        <w:rPr>
          <w:rtl/>
        </w:rPr>
        <w:t>בזמן הזה אה</w:t>
      </w:r>
      <w:r>
        <w:rPr>
          <w:rtl/>
        </w:rPr>
        <w:t>...</w:t>
      </w:r>
      <w:r w:rsidRPr="00FB638E">
        <w:rPr>
          <w:rtl/>
        </w:rPr>
        <w:t xml:space="preserve"> זכור לי גם הקבוצת כדורסל שהקמנו</w:t>
      </w:r>
      <w:r>
        <w:rPr>
          <w:rtl/>
        </w:rPr>
        <w:t>,</w:t>
      </w:r>
      <w:r w:rsidRPr="00FB638E">
        <w:rPr>
          <w:rtl/>
        </w:rPr>
        <w:t xml:space="preserve"> וגם הקבוצת כדורגל שהקמנו</w:t>
      </w:r>
      <w:r>
        <w:rPr>
          <w:rtl/>
        </w:rPr>
        <w:t>,</w:t>
      </w:r>
      <w:r w:rsidRPr="00FB638E">
        <w:rPr>
          <w:rtl/>
        </w:rPr>
        <w:t xml:space="preserve"> בעצם השכבה שלי אני וע</w:t>
      </w:r>
      <w:r>
        <w:rPr>
          <w:rFonts w:hint="cs"/>
          <w:rtl/>
        </w:rPr>
        <w:t>'</w:t>
      </w:r>
      <w:r w:rsidRPr="00FB638E">
        <w:rPr>
          <w:rtl/>
        </w:rPr>
        <w:t xml:space="preserve"> </w:t>
      </w:r>
      <w:r>
        <w:rPr>
          <w:rtl/>
        </w:rPr>
        <w:t>וא</w:t>
      </w:r>
      <w:r>
        <w:rPr>
          <w:rFonts w:hint="cs"/>
          <w:rtl/>
        </w:rPr>
        <w:t>'</w:t>
      </w:r>
      <w:r>
        <w:rPr>
          <w:rtl/>
        </w:rPr>
        <w:t xml:space="preserve">, </w:t>
      </w:r>
      <w:r w:rsidRPr="00FB638E">
        <w:rPr>
          <w:rtl/>
        </w:rPr>
        <w:t xml:space="preserve">לא קבוצה של </w:t>
      </w:r>
      <w:r>
        <w:rPr>
          <w:rtl/>
        </w:rPr>
        <w:t xml:space="preserve">ילדים </w:t>
      </w:r>
      <w:r w:rsidRPr="00FB638E">
        <w:rPr>
          <w:rtl/>
        </w:rPr>
        <w:t>בשכבה שבעצם החלטנו שאנחנו מקימים נבחרת כדורס</w:t>
      </w:r>
      <w:r>
        <w:rPr>
          <w:rtl/>
        </w:rPr>
        <w:t>ל</w:t>
      </w:r>
      <w:r w:rsidRPr="00FB638E">
        <w:rPr>
          <w:rtl/>
        </w:rPr>
        <w:t xml:space="preserve"> ל</w:t>
      </w:r>
      <w:r>
        <w:rPr>
          <w:rtl/>
        </w:rPr>
        <w:t>הרדוף</w:t>
      </w:r>
      <w:r w:rsidRPr="00FB638E">
        <w:rPr>
          <w:rtl/>
        </w:rPr>
        <w:t xml:space="preserve"> ונבחרת כדורגל</w:t>
      </w:r>
      <w:r>
        <w:rPr>
          <w:rtl/>
        </w:rPr>
        <w:t xml:space="preserve"> </w:t>
      </w:r>
      <w:r w:rsidRPr="00FB638E">
        <w:rPr>
          <w:rtl/>
        </w:rPr>
        <w:t>לבית ספר</w:t>
      </w:r>
      <w:r>
        <w:rPr>
          <w:rtl/>
        </w:rPr>
        <w:t>.</w:t>
      </w:r>
    </w:p>
    <w:p w14:paraId="16678B2A"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אה לבית ספר</w:t>
      </w:r>
    </w:p>
    <w:p w14:paraId="1D5296C3" w14:textId="77777777" w:rsidR="000F5784" w:rsidRDefault="000F5784" w:rsidP="000F5784">
      <w:pPr>
        <w:pStyle w:val="31"/>
        <w:rPr>
          <w:rtl/>
        </w:rPr>
      </w:pPr>
      <w:r>
        <w:rPr>
          <w:b/>
          <w:bCs/>
          <w:rtl/>
        </w:rPr>
        <w:t>ב':</w:t>
      </w:r>
      <w:r>
        <w:rPr>
          <w:b/>
          <w:bCs/>
          <w:rtl/>
        </w:rPr>
        <w:tab/>
      </w:r>
      <w:r w:rsidRPr="00FB638E">
        <w:rPr>
          <w:rtl/>
        </w:rPr>
        <w:t>לבית ספר</w:t>
      </w:r>
      <w:r>
        <w:rPr>
          <w:rtl/>
        </w:rPr>
        <w:t>.</w:t>
      </w:r>
      <w:r w:rsidRPr="00FB638E">
        <w:rPr>
          <w:rtl/>
        </w:rPr>
        <w:t xml:space="preserve"> ובעצם קיבלנו גיבוי מלא מגלעד </w:t>
      </w:r>
      <w:r>
        <w:rPr>
          <w:rtl/>
        </w:rPr>
        <w:t>וא</w:t>
      </w:r>
      <w:r w:rsidRPr="00FB638E">
        <w:rPr>
          <w:rtl/>
        </w:rPr>
        <w:t>ורית לפנות למשרד החינוך</w:t>
      </w:r>
      <w:r>
        <w:rPr>
          <w:rtl/>
        </w:rPr>
        <w:t>,</w:t>
      </w:r>
      <w:r w:rsidRPr="00FB638E">
        <w:rPr>
          <w:rtl/>
        </w:rPr>
        <w:t xml:space="preserve"> לפנות לכל האגפים</w:t>
      </w:r>
      <w:r>
        <w:rPr>
          <w:rtl/>
        </w:rPr>
        <w:t>,</w:t>
      </w:r>
      <w:r w:rsidRPr="00FB638E">
        <w:rPr>
          <w:rtl/>
        </w:rPr>
        <w:t xml:space="preserve"> לפנות למי שצריך</w:t>
      </w:r>
      <w:r>
        <w:rPr>
          <w:rtl/>
        </w:rPr>
        <w:t>.</w:t>
      </w:r>
      <w:r w:rsidRPr="00FB638E">
        <w:rPr>
          <w:rtl/>
        </w:rPr>
        <w:t xml:space="preserve"> ובעצם</w:t>
      </w:r>
      <w:r>
        <w:rPr>
          <w:rtl/>
        </w:rPr>
        <w:t xml:space="preserve"> הכול</w:t>
      </w:r>
      <w:r w:rsidRPr="00FB638E">
        <w:rPr>
          <w:rtl/>
        </w:rPr>
        <w:t xml:space="preserve"> היה </w:t>
      </w:r>
      <w:r>
        <w:rPr>
          <w:rFonts w:hint="cs"/>
          <w:rtl/>
        </w:rPr>
        <w:t>על הכוחות</w:t>
      </w:r>
      <w:r w:rsidRPr="00FB638E">
        <w:rPr>
          <w:rtl/>
        </w:rPr>
        <w:t xml:space="preserve"> שלנו עם גיבוי של הבית ספר </w:t>
      </w:r>
      <w:r w:rsidRPr="00D85DB6">
        <w:rPr>
          <w:rtl/>
        </w:rPr>
        <w:t>של</w:t>
      </w:r>
      <w:r w:rsidRPr="00D85DB6">
        <w:rPr>
          <w:rFonts w:hint="cs"/>
          <w:rtl/>
        </w:rPr>
        <w:t xml:space="preserve"> א'</w:t>
      </w:r>
      <w:r w:rsidRPr="00D85DB6">
        <w:rPr>
          <w:rtl/>
        </w:rPr>
        <w:t>.</w:t>
      </w:r>
      <w:r w:rsidRPr="00FB638E">
        <w:rPr>
          <w:rtl/>
        </w:rPr>
        <w:t xml:space="preserve"> </w:t>
      </w:r>
      <w:r w:rsidRPr="00FB638E">
        <w:rPr>
          <w:rtl/>
        </w:rPr>
        <w:lastRenderedPageBreak/>
        <w:t>ואני זוכר איזה שיחה שהייתה לי עם</w:t>
      </w:r>
      <w:r>
        <w:rPr>
          <w:rtl/>
        </w:rPr>
        <w:t xml:space="preserve"> אה... </w:t>
      </w:r>
      <w:r w:rsidRPr="00FB638E">
        <w:rPr>
          <w:rtl/>
        </w:rPr>
        <w:t>אחת ה</w:t>
      </w:r>
      <w:r>
        <w:rPr>
          <w:rFonts w:hint="cs"/>
          <w:rtl/>
        </w:rPr>
        <w:t>מפקחות</w:t>
      </w:r>
      <w:r>
        <w:rPr>
          <w:rtl/>
        </w:rPr>
        <w:t>..</w:t>
      </w:r>
      <w:r w:rsidRPr="00FB638E">
        <w:rPr>
          <w:rtl/>
        </w:rPr>
        <w:t xml:space="preserve"> לא יודע מי זאת הייתה במשרד החינוך</w:t>
      </w:r>
      <w:r>
        <w:rPr>
          <w:rtl/>
        </w:rPr>
        <w:t>.</w:t>
      </w:r>
      <w:r w:rsidRPr="00FB638E">
        <w:rPr>
          <w:rtl/>
        </w:rPr>
        <w:t xml:space="preserve"> היא אומרת לי</w:t>
      </w:r>
      <w:r>
        <w:rPr>
          <w:rtl/>
        </w:rPr>
        <w:t>,</w:t>
      </w:r>
      <w:r w:rsidRPr="00FB638E">
        <w:rPr>
          <w:rtl/>
        </w:rPr>
        <w:t xml:space="preserve"> אני לא מדברת עם תלמידים</w:t>
      </w:r>
      <w:r>
        <w:rPr>
          <w:rtl/>
        </w:rPr>
        <w:t>.</w:t>
      </w:r>
      <w:r w:rsidRPr="00FB638E">
        <w:rPr>
          <w:rtl/>
        </w:rPr>
        <w:t xml:space="preserve"> אז אמרתי לה אבל אני הנציג של בית ספר ואת תדברי איתי. כאילו אין פה והיא דיברה איתי בסוף. </w:t>
      </w:r>
      <w:r>
        <w:rPr>
          <w:rFonts w:hint="cs"/>
          <w:rtl/>
        </w:rPr>
        <w:t xml:space="preserve">גלעד </w:t>
      </w:r>
      <w:r w:rsidRPr="00FB638E">
        <w:rPr>
          <w:rtl/>
        </w:rPr>
        <w:t xml:space="preserve">התערב א אולי </w:t>
      </w:r>
      <w:r>
        <w:rPr>
          <w:rFonts w:hint="cs"/>
          <w:rtl/>
        </w:rPr>
        <w:t xml:space="preserve">א' פ' </w:t>
      </w:r>
      <w:r w:rsidRPr="00FB638E">
        <w:rPr>
          <w:rtl/>
        </w:rPr>
        <w:t>אפילו התערב בזמנו</w:t>
      </w:r>
      <w:r>
        <w:rPr>
          <w:rtl/>
        </w:rPr>
        <w:t>,</w:t>
      </w:r>
      <w:r w:rsidRPr="00FB638E">
        <w:rPr>
          <w:rtl/>
        </w:rPr>
        <w:t xml:space="preserve"> אבל אבל החוויה הזאת</w:t>
      </w:r>
      <w:r>
        <w:rPr>
          <w:rtl/>
        </w:rPr>
        <w:t xml:space="preserve"> ש... </w:t>
      </w:r>
      <w:r w:rsidRPr="00FB638E">
        <w:rPr>
          <w:rtl/>
        </w:rPr>
        <w:t>שיכולים לקחת פרויקט ולעשות אותו גם אם זה כנגד כל המוסכמות וגם אם אין את זה בבית ספר</w:t>
      </w:r>
      <w:r>
        <w:rPr>
          <w:rtl/>
        </w:rPr>
        <w:t>.</w:t>
      </w:r>
      <w:r w:rsidRPr="00FB638E">
        <w:rPr>
          <w:rtl/>
        </w:rPr>
        <w:t xml:space="preserve"> אז נסענו לשחק בנ</w:t>
      </w:r>
      <w:r>
        <w:rPr>
          <w:rtl/>
        </w:rPr>
        <w:t>ה</w:t>
      </w:r>
      <w:r w:rsidRPr="00FB638E">
        <w:rPr>
          <w:rtl/>
        </w:rPr>
        <w:t>לל והטורניר והבית ספר הוציא שני אוטובוסים והייתה חוויה שלמה</w:t>
      </w:r>
      <w:r>
        <w:rPr>
          <w:rtl/>
        </w:rPr>
        <w:t>,</w:t>
      </w:r>
      <w:r w:rsidRPr="00FB638E">
        <w:rPr>
          <w:rtl/>
        </w:rPr>
        <w:t xml:space="preserve"> אבל בסופו של דבר זה פרויקט שאנחנו עשינו והבית ספר לא אמר למה לא</w:t>
      </w:r>
      <w:r>
        <w:rPr>
          <w:rtl/>
        </w:rPr>
        <w:t>,</w:t>
      </w:r>
      <w:r w:rsidRPr="00FB638E">
        <w:rPr>
          <w:rtl/>
        </w:rPr>
        <w:t xml:space="preserve"> אלא אמרו</w:t>
      </w:r>
      <w:r>
        <w:rPr>
          <w:rtl/>
        </w:rPr>
        <w:t>, "</w:t>
      </w:r>
      <w:r w:rsidRPr="00FB638E">
        <w:rPr>
          <w:rtl/>
        </w:rPr>
        <w:t>לכו על זה</w:t>
      </w:r>
      <w:r>
        <w:rPr>
          <w:rtl/>
        </w:rPr>
        <w:t>".</w:t>
      </w:r>
    </w:p>
    <w:p w14:paraId="046E7BC7"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לכו על זה</w:t>
      </w:r>
      <w:r>
        <w:rPr>
          <w:rtl/>
        </w:rPr>
        <w:t>.</w:t>
      </w:r>
    </w:p>
    <w:p w14:paraId="1D8F38F8" w14:textId="77777777" w:rsidR="000F5784" w:rsidRDefault="000F5784" w:rsidP="000F5784">
      <w:pPr>
        <w:pStyle w:val="31"/>
        <w:rPr>
          <w:rtl/>
        </w:rPr>
      </w:pPr>
      <w:r>
        <w:rPr>
          <w:b/>
          <w:bCs/>
          <w:rtl/>
        </w:rPr>
        <w:t>ב':</w:t>
      </w:r>
      <w:r>
        <w:rPr>
          <w:b/>
          <w:bCs/>
          <w:rtl/>
        </w:rPr>
        <w:tab/>
      </w:r>
      <w:r w:rsidRPr="00FB638E">
        <w:rPr>
          <w:rtl/>
        </w:rPr>
        <w:t>לכו על זה</w:t>
      </w:r>
      <w:r>
        <w:rPr>
          <w:rtl/>
        </w:rPr>
        <w:t>,</w:t>
      </w:r>
      <w:r w:rsidRPr="00FB638E">
        <w:rPr>
          <w:rtl/>
        </w:rPr>
        <w:t xml:space="preserve"> כאילו תעופו על עצמכם</w:t>
      </w:r>
      <w:r>
        <w:rPr>
          <w:rtl/>
        </w:rPr>
        <w:t xml:space="preserve">. אה... </w:t>
      </w:r>
      <w:r w:rsidRPr="00FB638E">
        <w:rPr>
          <w:rtl/>
        </w:rPr>
        <w:t>כן</w:t>
      </w:r>
      <w:r>
        <w:rPr>
          <w:rtl/>
        </w:rPr>
        <w:t>.</w:t>
      </w:r>
      <w:r w:rsidRPr="00FB638E">
        <w:rPr>
          <w:rtl/>
        </w:rPr>
        <w:t xml:space="preserve"> זה </w:t>
      </w:r>
      <w:r>
        <w:rPr>
          <w:rtl/>
        </w:rPr>
        <w:t xml:space="preserve">חוויות </w:t>
      </w:r>
      <w:r w:rsidRPr="00FB638E">
        <w:rPr>
          <w:rtl/>
        </w:rPr>
        <w:t>מאוד חיוביות שאפשר לעשות פרויקטים בבית ספר</w:t>
      </w:r>
      <w:r>
        <w:rPr>
          <w:rtl/>
        </w:rPr>
        <w:t>,</w:t>
      </w:r>
      <w:r w:rsidRPr="00FB638E">
        <w:rPr>
          <w:rtl/>
        </w:rPr>
        <w:t xml:space="preserve"> כי זה מה שעניין אותנו וזה מה שרצינו</w:t>
      </w:r>
      <w:r>
        <w:rPr>
          <w:rtl/>
        </w:rPr>
        <w:t>,</w:t>
      </w:r>
      <w:r w:rsidRPr="00FB638E">
        <w:rPr>
          <w:rtl/>
        </w:rPr>
        <w:t xml:space="preserve"> וכשניסיתי לחשוב קצת לפני</w:t>
      </w:r>
      <w:r>
        <w:rPr>
          <w:rtl/>
        </w:rPr>
        <w:t>,</w:t>
      </w:r>
      <w:r w:rsidRPr="00FB638E">
        <w:rPr>
          <w:rtl/>
        </w:rPr>
        <w:t xml:space="preserve"> התערבב לי גם מה קשור לבית ומה קשור לבית ספר</w:t>
      </w:r>
      <w:r>
        <w:rPr>
          <w:rtl/>
        </w:rPr>
        <w:t>,</w:t>
      </w:r>
      <w:r w:rsidRPr="00FB638E">
        <w:rPr>
          <w:rtl/>
        </w:rPr>
        <w:t xml:space="preserve"> ותמיד </w:t>
      </w:r>
      <w:r>
        <w:rPr>
          <w:rFonts w:hint="cs"/>
          <w:rtl/>
        </w:rPr>
        <w:t>זאת היתה</w:t>
      </w:r>
      <w:r w:rsidRPr="00FB638E">
        <w:rPr>
          <w:rtl/>
        </w:rPr>
        <w:t xml:space="preserve"> החוויה שלי </w:t>
      </w:r>
      <w:r>
        <w:rPr>
          <w:rtl/>
        </w:rPr>
        <w:t>,</w:t>
      </w:r>
      <w:r w:rsidRPr="00FB638E">
        <w:rPr>
          <w:rtl/>
        </w:rPr>
        <w:t xml:space="preserve"> </w:t>
      </w:r>
      <w:r>
        <w:rPr>
          <w:rFonts w:hint="cs"/>
          <w:rtl/>
        </w:rPr>
        <w:t>ש</w:t>
      </w:r>
      <w:r w:rsidRPr="00FB638E">
        <w:rPr>
          <w:rtl/>
        </w:rPr>
        <w:t>אני יכול לעשות</w:t>
      </w:r>
      <w:r>
        <w:rPr>
          <w:rtl/>
        </w:rPr>
        <w:t xml:space="preserve"> הכול,</w:t>
      </w:r>
      <w:r w:rsidRPr="00FB638E">
        <w:rPr>
          <w:rtl/>
        </w:rPr>
        <w:t xml:space="preserve"> אין דבר בעולם שאני לא יכול לעשות</w:t>
      </w:r>
      <w:r>
        <w:rPr>
          <w:rtl/>
        </w:rPr>
        <w:t>.</w:t>
      </w:r>
    </w:p>
    <w:p w14:paraId="1A893400"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w:t>
      </w:r>
      <w:r>
        <w:rPr>
          <w:rtl/>
        </w:rPr>
        <w:t>ה...</w:t>
      </w:r>
      <w:r w:rsidRPr="00FB638E">
        <w:rPr>
          <w:rtl/>
        </w:rPr>
        <w:t xml:space="preserve"> ואז שאלתי עצמי האם זה כאילו זה אני זה גם וגם</w:t>
      </w:r>
      <w:r>
        <w:rPr>
          <w:rtl/>
        </w:rPr>
        <w:t>,</w:t>
      </w:r>
      <w:r w:rsidRPr="00FB638E">
        <w:rPr>
          <w:rtl/>
        </w:rPr>
        <w:t xml:space="preserve"> זה לא רק הבית</w:t>
      </w:r>
      <w:r>
        <w:rPr>
          <w:rtl/>
        </w:rPr>
        <w:t>,</w:t>
      </w:r>
      <w:r w:rsidRPr="00FB638E">
        <w:rPr>
          <w:rtl/>
        </w:rPr>
        <w:t xml:space="preserve"> זה לא רק הבית ספר</w:t>
      </w:r>
      <w:r>
        <w:rPr>
          <w:rtl/>
        </w:rPr>
        <w:t>.</w:t>
      </w:r>
    </w:p>
    <w:p w14:paraId="1C9C966E" w14:textId="77777777" w:rsidR="000F5784" w:rsidRDefault="000F5784" w:rsidP="000F5784">
      <w:pPr>
        <w:pStyle w:val="31"/>
        <w:rPr>
          <w:rtl/>
        </w:rPr>
      </w:pPr>
      <w:r>
        <w:rPr>
          <w:b/>
          <w:bCs/>
          <w:rtl/>
        </w:rPr>
        <w:t>ב':</w:t>
      </w:r>
      <w:r>
        <w:rPr>
          <w:b/>
          <w:bCs/>
          <w:rtl/>
        </w:rPr>
        <w:tab/>
      </w:r>
      <w:r w:rsidRPr="00FB638E">
        <w:rPr>
          <w:rtl/>
        </w:rPr>
        <w:t>א</w:t>
      </w:r>
      <w:r>
        <w:rPr>
          <w:rtl/>
        </w:rPr>
        <w:t>ה...</w:t>
      </w:r>
      <w:r w:rsidRPr="00FB638E">
        <w:rPr>
          <w:rtl/>
        </w:rPr>
        <w:t xml:space="preserve"> ובחלק הזה אני חושב שלבית ספר בפרויקט הזה זה דוגמה שאיך הבית ספר גם מאפשר את זה בעצם מי שרוצה לקחת עליו פרויקט אמר יאללה</w:t>
      </w:r>
      <w:r>
        <w:rPr>
          <w:rtl/>
        </w:rPr>
        <w:t xml:space="preserve"> אה... </w:t>
      </w:r>
      <w:r w:rsidRPr="00FB638E">
        <w:rPr>
          <w:rtl/>
        </w:rPr>
        <w:t>נותנים לך גב נותנים לך תקציב נותנים מה שאתה רוצה ו</w:t>
      </w:r>
      <w:r>
        <w:rPr>
          <w:rtl/>
        </w:rPr>
        <w:t>...</w:t>
      </w:r>
      <w:r w:rsidRPr="00FB638E">
        <w:rPr>
          <w:rtl/>
        </w:rPr>
        <w:t xml:space="preserve"> וזה משהו שהוא אני מבין היום שהוא כמה הוא משמעותי</w:t>
      </w:r>
      <w:r>
        <w:rPr>
          <w:rtl/>
        </w:rPr>
        <w:t>.</w:t>
      </w:r>
    </w:p>
    <w:p w14:paraId="3E43B6CE"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מדהים איזה יופי מדהים</w:t>
      </w:r>
      <w:r>
        <w:rPr>
          <w:rtl/>
        </w:rPr>
        <w:t>.</w:t>
      </w:r>
      <w:r w:rsidRPr="00FB638E">
        <w:rPr>
          <w:rtl/>
        </w:rPr>
        <w:t xml:space="preserve"> רגע אז אם אנחנו רגע עושים באמת</w:t>
      </w:r>
      <w:r>
        <w:rPr>
          <w:rtl/>
        </w:rPr>
        <w:t>,</w:t>
      </w:r>
      <w:r w:rsidRPr="00FB638E">
        <w:rPr>
          <w:rtl/>
        </w:rPr>
        <w:t xml:space="preserve"> כי השאלה שלי היא מורכבת היא מורכבת בגלל שיש משהו באישיות שלי שבעצם זה תכונות שאני מביא יש משהו שבית ספר יכול לתת יש משהו שמגיע מהבית ובעצם אני</w:t>
      </w:r>
      <w:r>
        <w:rPr>
          <w:rtl/>
        </w:rPr>
        <w:t xml:space="preserve"> אה... </w:t>
      </w:r>
      <w:r w:rsidRPr="00FB638E">
        <w:rPr>
          <w:rtl/>
        </w:rPr>
        <w:t>תמהיל של כל הדבר הזה</w:t>
      </w:r>
      <w:r>
        <w:rPr>
          <w:rtl/>
        </w:rPr>
        <w:t>.</w:t>
      </w:r>
      <w:r w:rsidRPr="00FB638E">
        <w:rPr>
          <w:rtl/>
        </w:rPr>
        <w:t xml:space="preserve"> ואם אפשר להגיד בעצם</w:t>
      </w:r>
      <w:r>
        <w:rPr>
          <w:rtl/>
        </w:rPr>
        <w:t xml:space="preserve"> אה... </w:t>
      </w:r>
      <w:r w:rsidRPr="00FB638E">
        <w:rPr>
          <w:rtl/>
        </w:rPr>
        <w:t>האם יש משהו שאתה יכול להגיד זה את זה קיבלתי מבית ספר שהוא</w:t>
      </w:r>
      <w:r>
        <w:rPr>
          <w:rtl/>
        </w:rPr>
        <w:t xml:space="preserve"> אה... כ</w:t>
      </w:r>
      <w:r w:rsidRPr="00FB638E">
        <w:rPr>
          <w:rtl/>
        </w:rPr>
        <w:t>ישור או כישרון שלקחתי אותו</w:t>
      </w:r>
      <w:r>
        <w:rPr>
          <w:rtl/>
        </w:rPr>
        <w:t>,</w:t>
      </w:r>
      <w:r w:rsidRPr="00FB638E">
        <w:rPr>
          <w:rtl/>
        </w:rPr>
        <w:t xml:space="preserve"> או איכות אפשר להגיד גם איכות מבחינה איכותית</w:t>
      </w:r>
      <w:r>
        <w:rPr>
          <w:rtl/>
        </w:rPr>
        <w:t xml:space="preserve"> אה... </w:t>
      </w:r>
      <w:r w:rsidRPr="00FB638E">
        <w:rPr>
          <w:rtl/>
        </w:rPr>
        <w:t>ואני רואה אותו גם בתוך החיים שלי איך הוא בא לידי ביטוי</w:t>
      </w:r>
      <w:r>
        <w:rPr>
          <w:rtl/>
        </w:rPr>
        <w:t>.</w:t>
      </w:r>
    </w:p>
    <w:p w14:paraId="46C8C332" w14:textId="77777777" w:rsidR="000F5784" w:rsidRDefault="000F5784" w:rsidP="000F5784">
      <w:pPr>
        <w:pStyle w:val="31"/>
        <w:rPr>
          <w:rtl/>
        </w:rPr>
      </w:pPr>
      <w:r>
        <w:rPr>
          <w:b/>
          <w:bCs/>
          <w:rtl/>
        </w:rPr>
        <w:t>ב':</w:t>
      </w:r>
      <w:r>
        <w:rPr>
          <w:b/>
          <w:bCs/>
          <w:rtl/>
        </w:rPr>
        <w:tab/>
      </w:r>
      <w:r w:rsidRPr="00FB638E">
        <w:rPr>
          <w:rtl/>
        </w:rPr>
        <w:t xml:space="preserve">אני גם </w:t>
      </w:r>
      <w:r>
        <w:rPr>
          <w:rtl/>
        </w:rPr>
        <w:t>א</w:t>
      </w:r>
      <w:r w:rsidRPr="00FB638E">
        <w:rPr>
          <w:rtl/>
        </w:rPr>
        <w:t>תייחס לזה</w:t>
      </w:r>
      <w:r>
        <w:rPr>
          <w:rtl/>
        </w:rPr>
        <w:t xml:space="preserve"> אה... </w:t>
      </w:r>
      <w:r w:rsidRPr="00FB638E">
        <w:rPr>
          <w:rtl/>
        </w:rPr>
        <w:t>במובן של לפני כמה שנים, אני חושב אפילו שהיי</w:t>
      </w:r>
      <w:r w:rsidRPr="001378EF">
        <w:rPr>
          <w:rtl/>
        </w:rPr>
        <w:t>תי ביא, זה</w:t>
      </w:r>
      <w:r w:rsidRPr="00FB638E">
        <w:rPr>
          <w:rtl/>
        </w:rPr>
        <w:t xml:space="preserve"> התחיל בעצם היה איזה שיחקתי כדורסל בטבעון בקבוצה אה וראיתי איזה מישהו ומשהו שם היה נראה לי מוכר אחד הנערים לא שיחק איתי</w:t>
      </w:r>
      <w:r>
        <w:rPr>
          <w:rFonts w:hint="cs"/>
          <w:rtl/>
        </w:rPr>
        <w:t>,</w:t>
      </w:r>
      <w:r w:rsidRPr="00FB638E">
        <w:rPr>
          <w:rtl/>
        </w:rPr>
        <w:t xml:space="preserve"> שיחק קבוצה מתחת</w:t>
      </w:r>
      <w:r>
        <w:rPr>
          <w:rtl/>
        </w:rPr>
        <w:t>,</w:t>
      </w:r>
      <w:r w:rsidRPr="00FB638E">
        <w:rPr>
          <w:rtl/>
        </w:rPr>
        <w:t xml:space="preserve"> ומשהו בדינמיקה שלו אמר לי הוא לומד </w:t>
      </w:r>
      <w:r>
        <w:rPr>
          <w:rtl/>
        </w:rPr>
        <w:t xml:space="preserve">בוולדורף, </w:t>
      </w:r>
      <w:r w:rsidRPr="00FB638E">
        <w:rPr>
          <w:rtl/>
        </w:rPr>
        <w:t>ומאז אני פתאום שמתי לב</w:t>
      </w:r>
      <w:r>
        <w:rPr>
          <w:rtl/>
        </w:rPr>
        <w:t>,</w:t>
      </w:r>
      <w:r w:rsidRPr="00FB638E">
        <w:rPr>
          <w:rtl/>
        </w:rPr>
        <w:t xml:space="preserve"> פעם יא אני מבין שעל בסיס </w:t>
      </w:r>
      <w:r w:rsidRPr="00D85DB6">
        <w:rPr>
          <w:rtl/>
        </w:rPr>
        <w:t>די</w:t>
      </w:r>
      <w:r w:rsidRPr="00D85DB6">
        <w:rPr>
          <w:rFonts w:hint="cs"/>
          <w:rtl/>
        </w:rPr>
        <w:t>ון</w:t>
      </w:r>
      <w:r w:rsidRPr="00FB638E">
        <w:rPr>
          <w:rtl/>
        </w:rPr>
        <w:t xml:space="preserve"> או קשרים בין אישיים או תקשורת בין אישית</w:t>
      </w:r>
      <w:r>
        <w:rPr>
          <w:rtl/>
        </w:rPr>
        <w:t>.</w:t>
      </w:r>
      <w:r w:rsidRPr="00FB638E">
        <w:rPr>
          <w:rtl/>
        </w:rPr>
        <w:t xml:space="preserve"> הרבה פעמים אני יודע להגיד זה הגיע מבית ספר ה</w:t>
      </w:r>
      <w:r>
        <w:rPr>
          <w:rtl/>
        </w:rPr>
        <w:t xml:space="preserve">אנתרופוסופי. אה... </w:t>
      </w:r>
      <w:r w:rsidRPr="00FB638E">
        <w:rPr>
          <w:rtl/>
        </w:rPr>
        <w:t>וזה משהו בזה שאני אני מצליח לזהות אנשים על בסיס תקשורת שפת גוף</w:t>
      </w:r>
      <w:r>
        <w:rPr>
          <w:rtl/>
        </w:rPr>
        <w:t>.</w:t>
      </w:r>
      <w:r w:rsidRPr="00FB638E">
        <w:rPr>
          <w:rtl/>
        </w:rPr>
        <w:t xml:space="preserve"> זה גם לא משהו שהוא חד משמעי</w:t>
      </w:r>
      <w:r>
        <w:rPr>
          <w:rtl/>
        </w:rPr>
        <w:t>,</w:t>
      </w:r>
      <w:r w:rsidRPr="00FB638E">
        <w:rPr>
          <w:rtl/>
        </w:rPr>
        <w:t xml:space="preserve"> אבל יש משהו שהוא בתחושה שלי קצת יותר פתוח או קצת יותר רואה את מי שמולך</w:t>
      </w:r>
      <w:r>
        <w:rPr>
          <w:rtl/>
        </w:rPr>
        <w:t>.</w:t>
      </w:r>
    </w:p>
    <w:p w14:paraId="1EF51E26"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אולי קצת עדין יותר</w:t>
      </w:r>
      <w:r>
        <w:rPr>
          <w:rtl/>
        </w:rPr>
        <w:t>,</w:t>
      </w:r>
      <w:r w:rsidRPr="00FB638E">
        <w:rPr>
          <w:rtl/>
        </w:rPr>
        <w:t xml:space="preserve"> פחות אגרסיבי</w:t>
      </w:r>
    </w:p>
    <w:p w14:paraId="3C924822" w14:textId="77777777" w:rsidR="000F5784" w:rsidRDefault="000F5784" w:rsidP="000F5784">
      <w:pPr>
        <w:pStyle w:val="31"/>
        <w:rPr>
          <w:rtl/>
        </w:rPr>
      </w:pPr>
      <w:r>
        <w:rPr>
          <w:b/>
          <w:bCs/>
          <w:rtl/>
        </w:rPr>
        <w:t>ב':</w:t>
      </w:r>
      <w:r>
        <w:rPr>
          <w:b/>
          <w:bCs/>
          <w:rtl/>
        </w:rPr>
        <w:tab/>
      </w:r>
      <w:r w:rsidRPr="00FB638E">
        <w:rPr>
          <w:rtl/>
        </w:rPr>
        <w:t>אה וזאת חוויה שלי באופ</w:t>
      </w:r>
      <w:r>
        <w:rPr>
          <w:rtl/>
        </w:rPr>
        <w:t>ן</w:t>
      </w:r>
      <w:r w:rsidRPr="00FB638E">
        <w:rPr>
          <w:rtl/>
        </w:rPr>
        <w:t xml:space="preserve"> באופן כללי כבר הרבה שנים</w:t>
      </w:r>
      <w:r>
        <w:rPr>
          <w:rtl/>
        </w:rPr>
        <w:t>.</w:t>
      </w:r>
    </w:p>
    <w:p w14:paraId="52E62042"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על עצמך</w:t>
      </w:r>
      <w:r>
        <w:rPr>
          <w:rtl/>
        </w:rPr>
        <w:t>?</w:t>
      </w:r>
    </w:p>
    <w:p w14:paraId="617070FF" w14:textId="77777777" w:rsidR="000F5784" w:rsidRDefault="000F5784" w:rsidP="000F5784">
      <w:pPr>
        <w:pStyle w:val="31"/>
        <w:rPr>
          <w:rtl/>
        </w:rPr>
      </w:pPr>
      <w:r>
        <w:rPr>
          <w:b/>
          <w:bCs/>
          <w:rtl/>
        </w:rPr>
        <w:t>ב':</w:t>
      </w:r>
      <w:r>
        <w:rPr>
          <w:b/>
          <w:bCs/>
          <w:rtl/>
        </w:rPr>
        <w:tab/>
      </w:r>
      <w:r w:rsidRPr="00FB638E">
        <w:rPr>
          <w:rtl/>
        </w:rPr>
        <w:t>גם על עצמי אבל שאני מצליח לזהות אנשים על בסיס תקשורת עם אחרים</w:t>
      </w:r>
      <w:r>
        <w:rPr>
          <w:rtl/>
        </w:rPr>
        <w:t>.</w:t>
      </w:r>
    </w:p>
    <w:p w14:paraId="31ABCB7E"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אוקיי</w:t>
      </w:r>
      <w:r>
        <w:rPr>
          <w:rtl/>
        </w:rPr>
        <w:t>.</w:t>
      </w:r>
      <w:r w:rsidRPr="00FB638E">
        <w:rPr>
          <w:rtl/>
        </w:rPr>
        <w:t xml:space="preserve"> ו</w:t>
      </w:r>
      <w:r>
        <w:rPr>
          <w:rtl/>
        </w:rPr>
        <w:t>...</w:t>
      </w:r>
      <w:r w:rsidRPr="00FB638E">
        <w:rPr>
          <w:rtl/>
        </w:rPr>
        <w:t xml:space="preserve"> ואתה יכול להגיד דווקא זה גם שאלה מכיוון אחר</w:t>
      </w:r>
      <w:r>
        <w:rPr>
          <w:rtl/>
        </w:rPr>
        <w:t>,</w:t>
      </w:r>
      <w:r w:rsidRPr="00FB638E">
        <w:rPr>
          <w:rtl/>
        </w:rPr>
        <w:t xml:space="preserve"> אם אתה מזהה ילד </w:t>
      </w:r>
      <w:r>
        <w:rPr>
          <w:rtl/>
        </w:rPr>
        <w:t>ולדורף</w:t>
      </w:r>
      <w:r w:rsidRPr="00FB638E">
        <w:rPr>
          <w:rtl/>
        </w:rPr>
        <w:t xml:space="preserve"> יש משהו שמה אתה מזהה</w:t>
      </w:r>
      <w:r>
        <w:rPr>
          <w:rtl/>
        </w:rPr>
        <w:t>?</w:t>
      </w:r>
      <w:r w:rsidRPr="00FB638E">
        <w:rPr>
          <w:rtl/>
        </w:rPr>
        <w:t xml:space="preserve"> מה אתה מרגיש שמה</w:t>
      </w:r>
      <w:r>
        <w:rPr>
          <w:rtl/>
        </w:rPr>
        <w:t>?</w:t>
      </w:r>
    </w:p>
    <w:p w14:paraId="26AA66FC" w14:textId="77777777" w:rsidR="000F5784" w:rsidRDefault="000F5784" w:rsidP="000F5784">
      <w:pPr>
        <w:pStyle w:val="31"/>
        <w:rPr>
          <w:rtl/>
        </w:rPr>
      </w:pPr>
      <w:r>
        <w:rPr>
          <w:b/>
          <w:bCs/>
          <w:rtl/>
        </w:rPr>
        <w:t>ב':</w:t>
      </w:r>
      <w:r>
        <w:rPr>
          <w:b/>
          <w:bCs/>
          <w:rtl/>
        </w:rPr>
        <w:tab/>
      </w:r>
      <w:r w:rsidRPr="00FB638E">
        <w:rPr>
          <w:rtl/>
        </w:rPr>
        <w:t>משהו בשיח אחר</w:t>
      </w:r>
      <w:r>
        <w:rPr>
          <w:rtl/>
        </w:rPr>
        <w:t>,</w:t>
      </w:r>
      <w:r w:rsidRPr="00FB638E">
        <w:rPr>
          <w:rtl/>
        </w:rPr>
        <w:t xml:space="preserve"> הוא הרבה יותר קרוב</w:t>
      </w:r>
      <w:r>
        <w:rPr>
          <w:rtl/>
        </w:rPr>
        <w:t>.</w:t>
      </w:r>
    </w:p>
    <w:p w14:paraId="723D8C96"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קרוב</w:t>
      </w:r>
      <w:r>
        <w:rPr>
          <w:rtl/>
        </w:rPr>
        <w:t>?</w:t>
      </w:r>
    </w:p>
    <w:p w14:paraId="3E475BCA" w14:textId="51C8B098" w:rsidR="000F5784" w:rsidRDefault="000F5784" w:rsidP="000F5784">
      <w:pPr>
        <w:pStyle w:val="31"/>
        <w:rPr>
          <w:rtl/>
        </w:rPr>
      </w:pPr>
      <w:r>
        <w:rPr>
          <w:b/>
          <w:bCs/>
          <w:rtl/>
        </w:rPr>
        <w:t>ב':</w:t>
      </w:r>
      <w:r>
        <w:rPr>
          <w:b/>
          <w:bCs/>
          <w:rtl/>
        </w:rPr>
        <w:tab/>
      </w:r>
      <w:r w:rsidRPr="00FB638E">
        <w:rPr>
          <w:rtl/>
        </w:rPr>
        <w:t>יש הרבה פחות מחסומים</w:t>
      </w:r>
      <w:r>
        <w:rPr>
          <w:rtl/>
        </w:rPr>
        <w:t>.</w:t>
      </w:r>
      <w:r w:rsidRPr="00FB638E">
        <w:rPr>
          <w:rtl/>
        </w:rPr>
        <w:t xml:space="preserve"> אה</w:t>
      </w:r>
      <w:r>
        <w:rPr>
          <w:rtl/>
        </w:rPr>
        <w:t>...</w:t>
      </w:r>
      <w:r w:rsidRPr="00FB638E">
        <w:rPr>
          <w:rtl/>
        </w:rPr>
        <w:t xml:space="preserve"> גם בילדים שלא למדו ב</w:t>
      </w:r>
      <w:r>
        <w:rPr>
          <w:rtl/>
        </w:rPr>
        <w:t>ו</w:t>
      </w:r>
      <w:r w:rsidRPr="00FB638E">
        <w:rPr>
          <w:rtl/>
        </w:rPr>
        <w:t>ולדורפי יש את זה</w:t>
      </w:r>
      <w:r>
        <w:rPr>
          <w:rtl/>
        </w:rPr>
        <w:t>,</w:t>
      </w:r>
      <w:r w:rsidRPr="00FB638E">
        <w:rPr>
          <w:rtl/>
        </w:rPr>
        <w:t xml:space="preserve"> אבל זה יותר נדיר</w:t>
      </w:r>
      <w:r>
        <w:rPr>
          <w:rtl/>
        </w:rPr>
        <w:t>.</w:t>
      </w:r>
      <w:r w:rsidRPr="00FB638E">
        <w:rPr>
          <w:rtl/>
        </w:rPr>
        <w:t xml:space="preserve"> היכולת ל</w:t>
      </w:r>
      <w:r>
        <w:rPr>
          <w:rtl/>
        </w:rPr>
        <w:t>...</w:t>
      </w:r>
      <w:r w:rsidRPr="00FB638E">
        <w:rPr>
          <w:rtl/>
        </w:rPr>
        <w:t xml:space="preserve"> </w:t>
      </w:r>
      <w:r>
        <w:rPr>
          <w:rtl/>
        </w:rPr>
        <w:t xml:space="preserve">לשיח </w:t>
      </w:r>
      <w:r w:rsidRPr="00FB638E">
        <w:rPr>
          <w:rtl/>
        </w:rPr>
        <w:t>או</w:t>
      </w:r>
      <w:r w:rsidR="00746D1C">
        <w:rPr>
          <w:rtl/>
        </w:rPr>
        <w:t xml:space="preserve"> </w:t>
      </w:r>
      <w:r>
        <w:rPr>
          <w:rtl/>
        </w:rPr>
        <w:t>איזושהי</w:t>
      </w:r>
      <w:r w:rsidRPr="00FB638E">
        <w:rPr>
          <w:rtl/>
        </w:rPr>
        <w:t xml:space="preserve"> שפה משותפת</w:t>
      </w:r>
      <w:r>
        <w:rPr>
          <w:rtl/>
        </w:rPr>
        <w:t>,</w:t>
      </w:r>
      <w:r w:rsidRPr="00FB638E">
        <w:rPr>
          <w:rtl/>
        </w:rPr>
        <w:t xml:space="preserve"> היא</w:t>
      </w:r>
      <w:r>
        <w:rPr>
          <w:rtl/>
        </w:rPr>
        <w:t>...</w:t>
      </w:r>
      <w:r w:rsidRPr="00FB638E">
        <w:rPr>
          <w:rtl/>
        </w:rPr>
        <w:t xml:space="preserve"> היא יותר גדול</w:t>
      </w:r>
      <w:r>
        <w:rPr>
          <w:rtl/>
        </w:rPr>
        <w:t>ה,</w:t>
      </w:r>
      <w:r w:rsidRPr="00FB638E">
        <w:rPr>
          <w:rtl/>
        </w:rPr>
        <w:t xml:space="preserve"> יותר גבוהה</w:t>
      </w:r>
      <w:r>
        <w:rPr>
          <w:rtl/>
        </w:rPr>
        <w:t>.</w:t>
      </w:r>
    </w:p>
    <w:p w14:paraId="5299339E" w14:textId="77777777" w:rsidR="000F5784" w:rsidRDefault="000F5784" w:rsidP="000F5784">
      <w:pPr>
        <w:pStyle w:val="31"/>
        <w:rPr>
          <w:rtl/>
        </w:rPr>
      </w:pPr>
      <w:r w:rsidRPr="00F50BED">
        <w:rPr>
          <w:b/>
          <w:bCs/>
          <w:rtl/>
        </w:rPr>
        <w:lastRenderedPageBreak/>
        <w:t>מראיינת</w:t>
      </w:r>
      <w:r>
        <w:rPr>
          <w:b/>
          <w:bCs/>
          <w:rtl/>
        </w:rPr>
        <w:t>:</w:t>
      </w:r>
      <w:r>
        <w:rPr>
          <w:b/>
          <w:bCs/>
          <w:rtl/>
        </w:rPr>
        <w:tab/>
      </w:r>
      <w:r w:rsidRPr="00FB638E">
        <w:rPr>
          <w:rtl/>
        </w:rPr>
        <w:t>א</w:t>
      </w:r>
      <w:r>
        <w:rPr>
          <w:rtl/>
        </w:rPr>
        <w:t>...</w:t>
      </w:r>
      <w:r w:rsidRPr="00FB638E">
        <w:rPr>
          <w:rtl/>
        </w:rPr>
        <w:t xml:space="preserve"> אז אני אני מרגיש</w:t>
      </w:r>
      <w:r>
        <w:rPr>
          <w:rtl/>
        </w:rPr>
        <w:t>,</w:t>
      </w:r>
      <w:r w:rsidRPr="00FB638E">
        <w:rPr>
          <w:rtl/>
        </w:rPr>
        <w:t xml:space="preserve"> עצם העובדה ש</w:t>
      </w:r>
      <w:r>
        <w:rPr>
          <w:rtl/>
        </w:rPr>
        <w:t>...</w:t>
      </w:r>
      <w:r w:rsidRPr="00FB638E">
        <w:rPr>
          <w:rtl/>
        </w:rPr>
        <w:t xml:space="preserve"> שיש לך איזה רגישות</w:t>
      </w:r>
      <w:r>
        <w:rPr>
          <w:rtl/>
        </w:rPr>
        <w:t>.</w:t>
      </w:r>
    </w:p>
    <w:p w14:paraId="5A5E0911"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שיש לי איז</w:t>
      </w:r>
      <w:r>
        <w:rPr>
          <w:rFonts w:hint="cs"/>
          <w:rtl/>
        </w:rPr>
        <w:t>ו</w:t>
      </w:r>
      <w:r w:rsidRPr="00FB638E">
        <w:rPr>
          <w:rtl/>
        </w:rPr>
        <w:t>שהי רגישות</w:t>
      </w:r>
      <w:r>
        <w:rPr>
          <w:rtl/>
        </w:rPr>
        <w:t>,</w:t>
      </w:r>
      <w:r w:rsidRPr="00FB638E">
        <w:rPr>
          <w:rtl/>
        </w:rPr>
        <w:t xml:space="preserve"> אני ח</w:t>
      </w:r>
      <w:r>
        <w:rPr>
          <w:rtl/>
        </w:rPr>
        <w:t>ו</w:t>
      </w:r>
      <w:r w:rsidRPr="00FB638E">
        <w:rPr>
          <w:rtl/>
        </w:rPr>
        <w:t>שב שזה מה שזה נתן לי גם החוויה שלי עם היסודי והחוויה שלי עם התיכון</w:t>
      </w:r>
      <w:r>
        <w:rPr>
          <w:rtl/>
        </w:rPr>
        <w:t>,</w:t>
      </w:r>
      <w:r w:rsidRPr="00FB638E">
        <w:rPr>
          <w:rtl/>
        </w:rPr>
        <w:t xml:space="preserve"> אני חושב שלאורך השנים ראו אותי זה נתן לי כלים גם לראות אחרים וגם לילדים אחרים לראות אנשים</w:t>
      </w:r>
      <w:r>
        <w:rPr>
          <w:rtl/>
        </w:rPr>
        <w:t>.</w:t>
      </w:r>
      <w:r w:rsidRPr="00FB638E">
        <w:rPr>
          <w:rtl/>
        </w:rPr>
        <w:t xml:space="preserve"> בסופו של דבר</w:t>
      </w:r>
      <w:r>
        <w:rPr>
          <w:rtl/>
        </w:rPr>
        <w:t>,</w:t>
      </w:r>
      <w:r w:rsidRPr="00FB638E">
        <w:rPr>
          <w:rtl/>
        </w:rPr>
        <w:t xml:space="preserve"> אה</w:t>
      </w:r>
      <w:r>
        <w:rPr>
          <w:rtl/>
        </w:rPr>
        <w:t>,</w:t>
      </w:r>
      <w:r w:rsidRPr="00FB638E">
        <w:rPr>
          <w:rtl/>
        </w:rPr>
        <w:t xml:space="preserve"> זה הדבר המרכזי לדעתי</w:t>
      </w:r>
      <w:r>
        <w:rPr>
          <w:rtl/>
        </w:rPr>
        <w:t>.</w:t>
      </w:r>
      <w:r w:rsidRPr="00FB638E">
        <w:rPr>
          <w:rtl/>
        </w:rPr>
        <w:t xml:space="preserve"> אני כן אגיד</w:t>
      </w:r>
      <w:r>
        <w:rPr>
          <w:rtl/>
        </w:rPr>
        <w:t xml:space="preserve"> ש... </w:t>
      </w:r>
      <w:r w:rsidRPr="00FB638E">
        <w:rPr>
          <w:rtl/>
        </w:rPr>
        <w:t>מה שלאומנויות או דברים כאלה אני חווה את זה היום כמעט ואין שום דבר שקשור לעבודת ידיים שאני מרגיש שאני לא יכול לעשות</w:t>
      </w:r>
      <w:r>
        <w:rPr>
          <w:rtl/>
        </w:rPr>
        <w:t>.</w:t>
      </w:r>
      <w:r w:rsidRPr="00FB638E">
        <w:rPr>
          <w:rtl/>
        </w:rPr>
        <w:t xml:space="preserve"> אני לא יודע</w:t>
      </w:r>
      <w:r>
        <w:rPr>
          <w:rtl/>
        </w:rPr>
        <w:t>,</w:t>
      </w:r>
      <w:r w:rsidRPr="00FB638E">
        <w:rPr>
          <w:rtl/>
        </w:rPr>
        <w:t xml:space="preserve"> אני לא מצייר יפה אני לא זה</w:t>
      </w:r>
      <w:r>
        <w:rPr>
          <w:rtl/>
        </w:rPr>
        <w:t>,</w:t>
      </w:r>
      <w:r w:rsidRPr="00FB638E">
        <w:rPr>
          <w:rtl/>
        </w:rPr>
        <w:t xml:space="preserve"> אבל אני יכול לשבת לצייר עם הילדים שלי ואני יכול להתעסק בברזל כי הרבה מאוד תחומים הם נגישים לי</w:t>
      </w:r>
      <w:r>
        <w:rPr>
          <w:rtl/>
        </w:rPr>
        <w:t>, ו</w:t>
      </w:r>
      <w:r w:rsidRPr="00FB638E">
        <w:rPr>
          <w:rtl/>
        </w:rPr>
        <w:t>אין תחושה שאני לא יכול לעשות משהו בבית</w:t>
      </w:r>
      <w:r>
        <w:rPr>
          <w:rtl/>
        </w:rPr>
        <w:t xml:space="preserve">. אה... </w:t>
      </w:r>
      <w:r w:rsidRPr="00FB638E">
        <w:rPr>
          <w:rtl/>
        </w:rPr>
        <w:t xml:space="preserve">זה גם קשור לזה כי זה זה לא הגיע מהבית שלי </w:t>
      </w:r>
      <w:r>
        <w:rPr>
          <w:rtl/>
        </w:rPr>
        <w:t xml:space="preserve">אמ... </w:t>
      </w:r>
      <w:r w:rsidRPr="00FB638E">
        <w:rPr>
          <w:rtl/>
        </w:rPr>
        <w:t>אבל זה חוויה של עצמאות בעולם</w:t>
      </w:r>
      <w:r>
        <w:rPr>
          <w:rtl/>
        </w:rPr>
        <w:t>,</w:t>
      </w:r>
      <w:r w:rsidRPr="00FB638E">
        <w:rPr>
          <w:rtl/>
        </w:rPr>
        <w:t xml:space="preserve"> בסופו של דבר אני כן</w:t>
      </w:r>
      <w:r>
        <w:rPr>
          <w:rtl/>
        </w:rPr>
        <w:t>,</w:t>
      </w:r>
      <w:r w:rsidRPr="00FB638E">
        <w:rPr>
          <w:rtl/>
        </w:rPr>
        <w:t xml:space="preserve"> זה חוויה של עצמאות</w:t>
      </w:r>
      <w:r>
        <w:rPr>
          <w:rtl/>
        </w:rPr>
        <w:t>,</w:t>
      </w:r>
      <w:r w:rsidRPr="00FB638E">
        <w:rPr>
          <w:rtl/>
        </w:rPr>
        <w:t xml:space="preserve"> אה</w:t>
      </w:r>
      <w:r>
        <w:rPr>
          <w:rtl/>
        </w:rPr>
        <w:t>...</w:t>
      </w:r>
    </w:p>
    <w:p w14:paraId="648EB4C1"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אני יכולה להגיד אתה יכול להגיד גם נגיד אתה יכול להגיד לי אם אני לא אם אתה לא מסכים איתי שזה גם חוויה של ביטחון</w:t>
      </w:r>
      <w:r>
        <w:rPr>
          <w:rtl/>
        </w:rPr>
        <w:t>,</w:t>
      </w:r>
      <w:r w:rsidRPr="00FB638E">
        <w:rPr>
          <w:rtl/>
        </w:rPr>
        <w:t xml:space="preserve"> שזה נותן חוויה של ביטחון</w:t>
      </w:r>
      <w:r>
        <w:rPr>
          <w:rtl/>
        </w:rPr>
        <w:t>?</w:t>
      </w:r>
    </w:p>
    <w:p w14:paraId="51B93950" w14:textId="77777777" w:rsidR="000F5784" w:rsidRDefault="000F5784" w:rsidP="000F5784">
      <w:pPr>
        <w:pStyle w:val="31"/>
        <w:rPr>
          <w:rtl/>
        </w:rPr>
      </w:pPr>
      <w:r>
        <w:rPr>
          <w:b/>
          <w:bCs/>
          <w:rtl/>
        </w:rPr>
        <w:t>ב':</w:t>
      </w:r>
      <w:r>
        <w:rPr>
          <w:b/>
          <w:bCs/>
          <w:rtl/>
        </w:rPr>
        <w:tab/>
      </w:r>
      <w:r w:rsidRPr="00FB638E">
        <w:rPr>
          <w:rtl/>
        </w:rPr>
        <w:t>כן כן</w:t>
      </w:r>
      <w:r>
        <w:rPr>
          <w:rtl/>
        </w:rPr>
        <w:t>,</w:t>
      </w:r>
      <w:r w:rsidRPr="00FB638E">
        <w:rPr>
          <w:rtl/>
        </w:rPr>
        <w:t xml:space="preserve"> חוויה של ביטחון אה</w:t>
      </w:r>
      <w:r>
        <w:rPr>
          <w:rtl/>
        </w:rPr>
        <w:t>...</w:t>
      </w:r>
      <w:r w:rsidRPr="00FB638E">
        <w:rPr>
          <w:rtl/>
        </w:rPr>
        <w:t xml:space="preserve"> מאוד גדולה</w:t>
      </w:r>
      <w:r>
        <w:rPr>
          <w:rtl/>
        </w:rPr>
        <w:t>.</w:t>
      </w:r>
    </w:p>
    <w:p w14:paraId="49D88CCD"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איך זה מתבטא במה שאתה עושה היום נגיד או במה שעשית בשנים האלה אחרי בית ספר</w:t>
      </w:r>
      <w:r>
        <w:rPr>
          <w:rtl/>
        </w:rPr>
        <w:t>?</w:t>
      </w:r>
      <w:r w:rsidRPr="00FB638E">
        <w:rPr>
          <w:rtl/>
        </w:rPr>
        <w:t xml:space="preserve"> החוויה של הביטחון כן</w:t>
      </w:r>
      <w:r>
        <w:rPr>
          <w:rtl/>
        </w:rPr>
        <w:t>,</w:t>
      </w:r>
      <w:r w:rsidRPr="00FB638E">
        <w:rPr>
          <w:rtl/>
        </w:rPr>
        <w:t xml:space="preserve"> כל הדבר הזה</w:t>
      </w:r>
      <w:r>
        <w:rPr>
          <w:rtl/>
        </w:rPr>
        <w:t>,</w:t>
      </w:r>
      <w:r w:rsidRPr="00FB638E">
        <w:rPr>
          <w:rtl/>
        </w:rPr>
        <w:t xml:space="preserve"> כאילו נגיד אם אני מסתכלת על הצבא</w:t>
      </w:r>
      <w:r>
        <w:rPr>
          <w:rtl/>
        </w:rPr>
        <w:t>,</w:t>
      </w:r>
      <w:r w:rsidRPr="00FB638E">
        <w:rPr>
          <w:rtl/>
        </w:rPr>
        <w:t xml:space="preserve"> אני מסתכלת על ללמוד באוניברסיטה</w:t>
      </w:r>
      <w:r>
        <w:rPr>
          <w:rtl/>
        </w:rPr>
        <w:t>,</w:t>
      </w:r>
      <w:r w:rsidRPr="00FB638E">
        <w:rPr>
          <w:rtl/>
        </w:rPr>
        <w:t xml:space="preserve"> אני מסתכלת על לנהל פנימ</w:t>
      </w:r>
      <w:r>
        <w:rPr>
          <w:rtl/>
        </w:rPr>
        <w:t>י</w:t>
      </w:r>
      <w:r w:rsidRPr="00FB638E">
        <w:rPr>
          <w:rtl/>
        </w:rPr>
        <w:t>יה בטוביה</w:t>
      </w:r>
      <w:r>
        <w:rPr>
          <w:rtl/>
        </w:rPr>
        <w:t>,</w:t>
      </w:r>
      <w:r w:rsidRPr="00FB638E">
        <w:rPr>
          <w:rtl/>
        </w:rPr>
        <w:t xml:space="preserve"> מפגשים עם המון גופים</w:t>
      </w:r>
      <w:r>
        <w:rPr>
          <w:rtl/>
        </w:rPr>
        <w:t>,</w:t>
      </w:r>
      <w:r w:rsidRPr="00FB638E">
        <w:rPr>
          <w:rtl/>
        </w:rPr>
        <w:t xml:space="preserve"> מסגרות</w:t>
      </w:r>
      <w:r>
        <w:rPr>
          <w:rtl/>
        </w:rPr>
        <w:t>,</w:t>
      </w:r>
      <w:r w:rsidRPr="00FB638E">
        <w:rPr>
          <w:rtl/>
        </w:rPr>
        <w:t xml:space="preserve"> אנשים</w:t>
      </w:r>
      <w:r>
        <w:rPr>
          <w:rtl/>
        </w:rPr>
        <w:t>,</w:t>
      </w:r>
      <w:r w:rsidRPr="00FB638E">
        <w:rPr>
          <w:rtl/>
        </w:rPr>
        <w:t xml:space="preserve"> הורים</w:t>
      </w:r>
      <w:r>
        <w:rPr>
          <w:rtl/>
        </w:rPr>
        <w:t xml:space="preserve">, </w:t>
      </w:r>
      <w:r w:rsidRPr="00FB638E">
        <w:rPr>
          <w:rtl/>
        </w:rPr>
        <w:t>איך זה איך</w:t>
      </w:r>
      <w:r>
        <w:rPr>
          <w:rtl/>
        </w:rPr>
        <w:t xml:space="preserve"> אה... </w:t>
      </w:r>
      <w:r w:rsidRPr="00FB638E">
        <w:rPr>
          <w:rtl/>
        </w:rPr>
        <w:t>האם יש משהו שם שיכול לשרת את ה</w:t>
      </w:r>
      <w:r>
        <w:rPr>
          <w:rtl/>
        </w:rPr>
        <w:t>...</w:t>
      </w:r>
      <w:r w:rsidRPr="00FB638E">
        <w:rPr>
          <w:rtl/>
        </w:rPr>
        <w:t xml:space="preserve"> שאתה מרגיש שבאת יותר מוכן למקומות האלה</w:t>
      </w:r>
      <w:r>
        <w:rPr>
          <w:rtl/>
        </w:rPr>
        <w:t>?</w:t>
      </w:r>
      <w:r w:rsidRPr="00FB638E">
        <w:rPr>
          <w:rtl/>
        </w:rPr>
        <w:t xml:space="preserve"> או</w:t>
      </w:r>
    </w:p>
    <w:p w14:paraId="139E6D0A" w14:textId="77777777" w:rsidR="000F5784" w:rsidRPr="00FB638E" w:rsidRDefault="000F5784" w:rsidP="000F5784">
      <w:pPr>
        <w:pStyle w:val="31"/>
        <w:rPr>
          <w:rtl/>
        </w:rPr>
      </w:pPr>
      <w:r>
        <w:rPr>
          <w:b/>
          <w:bCs/>
          <w:rtl/>
        </w:rPr>
        <w:t>ב':</w:t>
      </w:r>
      <w:r>
        <w:rPr>
          <w:b/>
          <w:bCs/>
          <w:rtl/>
        </w:rPr>
        <w:tab/>
      </w:r>
      <w:r w:rsidRPr="00FB638E">
        <w:rPr>
          <w:rtl/>
        </w:rPr>
        <w:t>אני לא יודע</w:t>
      </w:r>
      <w:r>
        <w:rPr>
          <w:rtl/>
        </w:rPr>
        <w:t>,</w:t>
      </w:r>
      <w:r w:rsidRPr="00FB638E">
        <w:rPr>
          <w:rtl/>
        </w:rPr>
        <w:t xml:space="preserve"> כי לא הייתי לא ככה</w:t>
      </w:r>
      <w:r>
        <w:rPr>
          <w:rtl/>
        </w:rPr>
        <w:t>.</w:t>
      </w:r>
      <w:r w:rsidRPr="00FB638E">
        <w:rPr>
          <w:rtl/>
        </w:rPr>
        <w:t xml:space="preserve"> אה</w:t>
      </w:r>
      <w:r>
        <w:rPr>
          <w:rtl/>
        </w:rPr>
        <w:t>,</w:t>
      </w:r>
      <w:r w:rsidRPr="00FB638E">
        <w:rPr>
          <w:rtl/>
        </w:rPr>
        <w:t xml:space="preserve"> אני</w:t>
      </w:r>
      <w:r>
        <w:rPr>
          <w:rtl/>
        </w:rPr>
        <w:t>...</w:t>
      </w:r>
    </w:p>
    <w:p w14:paraId="3FC9E6EF"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זה העניין</w:t>
      </w:r>
      <w:r>
        <w:rPr>
          <w:rtl/>
        </w:rPr>
        <w:t xml:space="preserve"> אה... </w:t>
      </w:r>
      <w:r w:rsidRPr="00FB638E">
        <w:rPr>
          <w:rtl/>
        </w:rPr>
        <w:t>אבל אה</w:t>
      </w:r>
      <w:r>
        <w:rPr>
          <w:rtl/>
        </w:rPr>
        <w:t>...</w:t>
      </w:r>
      <w:r w:rsidRPr="00FB638E">
        <w:rPr>
          <w:rtl/>
        </w:rPr>
        <w:t xml:space="preserve"> אבל אתה יכול להשוות לחבר'ה שפגשת בצבא</w:t>
      </w:r>
      <w:r>
        <w:rPr>
          <w:rtl/>
        </w:rPr>
        <w:t>,</w:t>
      </w:r>
      <w:r w:rsidRPr="00FB638E">
        <w:rPr>
          <w:rtl/>
        </w:rPr>
        <w:t xml:space="preserve"> שם עושים משהו אחר או חברים שלא היו בצבא ז</w:t>
      </w:r>
      <w:r>
        <w:rPr>
          <w:rtl/>
        </w:rPr>
        <w:t>...</w:t>
      </w:r>
    </w:p>
    <w:p w14:paraId="3FAD318C" w14:textId="77777777" w:rsidR="000F5784" w:rsidRDefault="000F5784" w:rsidP="000F5784">
      <w:pPr>
        <w:pStyle w:val="31"/>
        <w:rPr>
          <w:rtl/>
        </w:rPr>
      </w:pPr>
      <w:r>
        <w:rPr>
          <w:b/>
          <w:bCs/>
          <w:rtl/>
        </w:rPr>
        <w:t>ב':</w:t>
      </w:r>
      <w:r>
        <w:rPr>
          <w:b/>
          <w:bCs/>
          <w:rtl/>
        </w:rPr>
        <w:tab/>
      </w:r>
      <w:r w:rsidRPr="00FB638E">
        <w:rPr>
          <w:rtl/>
        </w:rPr>
        <w:t>תראי</w:t>
      </w:r>
      <w:r>
        <w:rPr>
          <w:rtl/>
        </w:rPr>
        <w:t>,</w:t>
      </w:r>
      <w:r w:rsidRPr="00FB638E">
        <w:rPr>
          <w:rtl/>
        </w:rPr>
        <w:t xml:space="preserve"> המקום שהגעתי ממנו בצבא זה מקום שיש המון חבר'ה מהרדוף</w:t>
      </w:r>
    </w:p>
    <w:p w14:paraId="72528FB6"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אה אוקיי</w:t>
      </w:r>
    </w:p>
    <w:p w14:paraId="646040BC" w14:textId="77777777" w:rsidR="000F5784" w:rsidRDefault="000F5784" w:rsidP="000F5784">
      <w:pPr>
        <w:pStyle w:val="31"/>
        <w:rPr>
          <w:rtl/>
        </w:rPr>
      </w:pPr>
      <w:r>
        <w:rPr>
          <w:b/>
          <w:bCs/>
          <w:rtl/>
        </w:rPr>
        <w:t>ב':</w:t>
      </w:r>
      <w:r>
        <w:rPr>
          <w:b/>
          <w:bCs/>
          <w:rtl/>
        </w:rPr>
        <w:tab/>
      </w:r>
      <w:r w:rsidRPr="00FB638E">
        <w:rPr>
          <w:rtl/>
        </w:rPr>
        <w:t>הייתי בבית</w:t>
      </w:r>
    </w:p>
    <w:p w14:paraId="5BA063CE"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היית בבית</w:t>
      </w:r>
    </w:p>
    <w:p w14:paraId="3321CB2D" w14:textId="77777777" w:rsidR="000F5784" w:rsidRDefault="000F5784" w:rsidP="000F5784">
      <w:pPr>
        <w:pStyle w:val="31"/>
        <w:rPr>
          <w:rtl/>
        </w:rPr>
      </w:pPr>
      <w:r>
        <w:rPr>
          <w:b/>
          <w:bCs/>
          <w:rtl/>
        </w:rPr>
        <w:t>ב':</w:t>
      </w:r>
      <w:r>
        <w:rPr>
          <w:b/>
          <w:bCs/>
          <w:rtl/>
        </w:rPr>
        <w:tab/>
      </w:r>
      <w:r w:rsidRPr="00FB638E">
        <w:rPr>
          <w:rtl/>
        </w:rPr>
        <w:t>הייתי בבית</w:t>
      </w:r>
      <w:r>
        <w:rPr>
          <w:rtl/>
        </w:rPr>
        <w:t>,</w:t>
      </w:r>
      <w:r w:rsidRPr="00FB638E">
        <w:rPr>
          <w:rtl/>
        </w:rPr>
        <w:t xml:space="preserve"> כן</w:t>
      </w:r>
      <w:r>
        <w:rPr>
          <w:rtl/>
        </w:rPr>
        <w:t xml:space="preserve">. אה... </w:t>
      </w:r>
      <w:r w:rsidRPr="00FB638E">
        <w:rPr>
          <w:rtl/>
        </w:rPr>
        <w:t>אפשר גם להסתכל על זה ולהבין או לחשוב למה כל כך הרבה חבר'ה</w:t>
      </w:r>
      <w:r>
        <w:rPr>
          <w:rtl/>
        </w:rPr>
        <w:t xml:space="preserve"> אה... </w:t>
      </w:r>
      <w:r w:rsidRPr="00FB638E">
        <w:rPr>
          <w:rtl/>
        </w:rPr>
        <w:t>כן זה בסופו של דבר הייתי בבית מלאכה</w:t>
      </w:r>
      <w:r>
        <w:rPr>
          <w:rtl/>
        </w:rPr>
        <w:t xml:space="preserve"> אה... </w:t>
      </w:r>
      <w:r w:rsidRPr="00FB638E">
        <w:rPr>
          <w:rtl/>
        </w:rPr>
        <w:t>שמתעסק עם המון חומרים והמון דברים ו</w:t>
      </w:r>
      <w:r>
        <w:rPr>
          <w:rtl/>
        </w:rPr>
        <w:t xml:space="preserve">... </w:t>
      </w:r>
      <w:r w:rsidRPr="00FB638E">
        <w:rPr>
          <w:rtl/>
        </w:rPr>
        <w:t>אה</w:t>
      </w:r>
      <w:r>
        <w:rPr>
          <w:rtl/>
        </w:rPr>
        <w:t>,</w:t>
      </w:r>
      <w:r w:rsidRPr="00FB638E">
        <w:rPr>
          <w:rtl/>
        </w:rPr>
        <w:t xml:space="preserve"> כן ולפניי היו הרבה ואחריי היו הרבה</w:t>
      </w:r>
      <w:r>
        <w:rPr>
          <w:rtl/>
        </w:rPr>
        <w:t>,</w:t>
      </w:r>
      <w:r w:rsidRPr="00FB638E">
        <w:rPr>
          <w:rtl/>
        </w:rPr>
        <w:t xml:space="preserve"> וזה גם אומר משהו</w:t>
      </w:r>
      <w:r>
        <w:rPr>
          <w:rtl/>
        </w:rPr>
        <w:t xml:space="preserve"> אה... </w:t>
      </w:r>
      <w:r w:rsidRPr="00FB638E">
        <w:rPr>
          <w:rtl/>
        </w:rPr>
        <w:t>אבל אני מרגיש שיצאתי עוד פעם יצאתי מוכן לעולם</w:t>
      </w:r>
      <w:r>
        <w:rPr>
          <w:rtl/>
        </w:rPr>
        <w:t>,</w:t>
      </w:r>
      <w:r w:rsidRPr="00FB638E">
        <w:rPr>
          <w:rtl/>
        </w:rPr>
        <w:t xml:space="preserve"> יש לי את הכלים שאני צריך</w:t>
      </w:r>
      <w:r>
        <w:rPr>
          <w:rtl/>
        </w:rPr>
        <w:t>,</w:t>
      </w:r>
      <w:r w:rsidRPr="00FB638E">
        <w:rPr>
          <w:rtl/>
        </w:rPr>
        <w:t xml:space="preserve"> אה</w:t>
      </w:r>
      <w:r>
        <w:rPr>
          <w:rtl/>
        </w:rPr>
        <w:t>...</w:t>
      </w:r>
    </w:p>
    <w:p w14:paraId="327C420F"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היה לך איזה רגע של שוק במעבר מהבית ספר לעולם</w:t>
      </w:r>
      <w:r>
        <w:rPr>
          <w:rtl/>
        </w:rPr>
        <w:t>?</w:t>
      </w:r>
    </w:p>
    <w:p w14:paraId="63FF0294" w14:textId="77777777" w:rsidR="000F5784" w:rsidRDefault="000F5784" w:rsidP="000F5784">
      <w:pPr>
        <w:pStyle w:val="31"/>
        <w:rPr>
          <w:rtl/>
        </w:rPr>
      </w:pPr>
      <w:r>
        <w:rPr>
          <w:b/>
          <w:bCs/>
          <w:rtl/>
        </w:rPr>
        <w:t>ב':</w:t>
      </w:r>
      <w:r>
        <w:rPr>
          <w:b/>
          <w:bCs/>
          <w:rtl/>
        </w:rPr>
        <w:tab/>
      </w:r>
      <w:r w:rsidRPr="00FB638E">
        <w:rPr>
          <w:rtl/>
        </w:rPr>
        <w:t>לא</w:t>
      </w:r>
      <w:r>
        <w:rPr>
          <w:rtl/>
        </w:rPr>
        <w:t>,</w:t>
      </w:r>
      <w:r w:rsidRPr="00FB638E">
        <w:rPr>
          <w:rtl/>
        </w:rPr>
        <w:t xml:space="preserve"> כלום</w:t>
      </w:r>
      <w:r>
        <w:rPr>
          <w:rtl/>
        </w:rPr>
        <w:t>.</w:t>
      </w:r>
    </w:p>
    <w:p w14:paraId="4912CC65"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בכלל</w:t>
      </w:r>
      <w:r>
        <w:rPr>
          <w:rtl/>
        </w:rPr>
        <w:t>?</w:t>
      </w:r>
    </w:p>
    <w:p w14:paraId="7138165B" w14:textId="77777777" w:rsidR="000F5784" w:rsidRDefault="000F5784" w:rsidP="000F5784">
      <w:pPr>
        <w:pStyle w:val="31"/>
        <w:rPr>
          <w:rtl/>
        </w:rPr>
      </w:pPr>
      <w:r>
        <w:rPr>
          <w:b/>
          <w:bCs/>
          <w:rtl/>
        </w:rPr>
        <w:t>ב':</w:t>
      </w:r>
      <w:r>
        <w:rPr>
          <w:b/>
          <w:bCs/>
          <w:rtl/>
        </w:rPr>
        <w:tab/>
      </w:r>
      <w:r w:rsidRPr="00FB638E">
        <w:rPr>
          <w:rtl/>
        </w:rPr>
        <w:t>כי אני יודע שהרבה הביקורת בסדר או החש של אנשים שאומרים איך מכינים ילדים לעולם ולאקדמיה וכל מיני דברים כאלה</w:t>
      </w:r>
      <w:r>
        <w:rPr>
          <w:rtl/>
        </w:rPr>
        <w:t>,</w:t>
      </w:r>
      <w:r w:rsidRPr="00FB638E">
        <w:rPr>
          <w:rtl/>
        </w:rPr>
        <w:t xml:space="preserve"> אה</w:t>
      </w:r>
      <w:r>
        <w:rPr>
          <w:rtl/>
        </w:rPr>
        <w:t>,</w:t>
      </w:r>
      <w:r w:rsidRPr="00FB638E">
        <w:rPr>
          <w:rtl/>
        </w:rPr>
        <w:t xml:space="preserve"> היה לי את השלב שהייתי צריך להשלים בגרויות זה היה מאוד קל</w:t>
      </w:r>
      <w:r>
        <w:rPr>
          <w:rtl/>
        </w:rPr>
        <w:t>,</w:t>
      </w:r>
      <w:r w:rsidRPr="00FB638E">
        <w:rPr>
          <w:rtl/>
        </w:rPr>
        <w:t xml:space="preserve"> לא היה לי שום אישו עם זה</w:t>
      </w:r>
      <w:r>
        <w:rPr>
          <w:rtl/>
        </w:rPr>
        <w:t>.</w:t>
      </w:r>
    </w:p>
    <w:p w14:paraId="0FBE8ED5"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כי לא עשית בגרויות בתיכון</w:t>
      </w:r>
      <w:r>
        <w:rPr>
          <w:rtl/>
        </w:rPr>
        <w:t>,</w:t>
      </w:r>
      <w:r w:rsidRPr="00FB638E">
        <w:rPr>
          <w:rtl/>
        </w:rPr>
        <w:t xml:space="preserve"> בעצם בתיכון אפשר לעשות בגרויות</w:t>
      </w:r>
      <w:r>
        <w:rPr>
          <w:rtl/>
        </w:rPr>
        <w:t>?</w:t>
      </w:r>
    </w:p>
    <w:p w14:paraId="1C7A38E7" w14:textId="77777777" w:rsidR="000F5784" w:rsidRDefault="000F5784" w:rsidP="000F5784">
      <w:pPr>
        <w:pStyle w:val="31"/>
        <w:rPr>
          <w:rtl/>
        </w:rPr>
      </w:pPr>
      <w:r>
        <w:rPr>
          <w:b/>
          <w:bCs/>
          <w:rtl/>
        </w:rPr>
        <w:t>ב':</w:t>
      </w:r>
      <w:r>
        <w:rPr>
          <w:b/>
          <w:bCs/>
          <w:rtl/>
        </w:rPr>
        <w:tab/>
      </w:r>
      <w:r w:rsidRPr="00FB638E">
        <w:rPr>
          <w:rtl/>
        </w:rPr>
        <w:t>אפשר לא אפשר לעשות בגרויות</w:t>
      </w:r>
      <w:r>
        <w:rPr>
          <w:rtl/>
        </w:rPr>
        <w:t xml:space="preserve">, אה... </w:t>
      </w:r>
      <w:r w:rsidRPr="00FB638E">
        <w:rPr>
          <w:rtl/>
        </w:rPr>
        <w:t xml:space="preserve">אני כן אני אגיד דברים שהם גם אולי לא חיוביים על בית </w:t>
      </w:r>
      <w:r>
        <w:rPr>
          <w:rtl/>
        </w:rPr>
        <w:t>ה</w:t>
      </w:r>
      <w:r w:rsidRPr="00FB638E">
        <w:rPr>
          <w:rtl/>
        </w:rPr>
        <w:t>ספר</w:t>
      </w:r>
      <w:r>
        <w:rPr>
          <w:rtl/>
        </w:rPr>
        <w:t>.</w:t>
      </w:r>
    </w:p>
    <w:p w14:paraId="17E5C040"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מצוין</w:t>
      </w:r>
      <w:r>
        <w:rPr>
          <w:rtl/>
        </w:rPr>
        <w:t>.</w:t>
      </w:r>
    </w:p>
    <w:p w14:paraId="640D11EB" w14:textId="74A498DF" w:rsidR="000F5784" w:rsidRDefault="000F5784" w:rsidP="000F5784">
      <w:pPr>
        <w:pStyle w:val="31"/>
        <w:rPr>
          <w:rtl/>
        </w:rPr>
      </w:pPr>
      <w:r>
        <w:rPr>
          <w:b/>
          <w:bCs/>
          <w:rtl/>
        </w:rPr>
        <w:t>ב':</w:t>
      </w:r>
      <w:r>
        <w:rPr>
          <w:b/>
          <w:bCs/>
          <w:rtl/>
        </w:rPr>
        <w:tab/>
      </w:r>
      <w:r w:rsidRPr="00FB638E">
        <w:rPr>
          <w:rtl/>
        </w:rPr>
        <w:t>אה אני מרגיש שהרבה פעמים הורים בתיכון</w:t>
      </w:r>
      <w:r>
        <w:rPr>
          <w:rtl/>
        </w:rPr>
        <w:t xml:space="preserve"> – ביסודי </w:t>
      </w:r>
      <w:r w:rsidRPr="00FB638E">
        <w:rPr>
          <w:rtl/>
        </w:rPr>
        <w:t>אני לא יודע להגיד את זה</w:t>
      </w:r>
      <w:r>
        <w:rPr>
          <w:rtl/>
        </w:rPr>
        <w:t>,</w:t>
      </w:r>
      <w:r w:rsidRPr="00FB638E">
        <w:rPr>
          <w:rtl/>
        </w:rPr>
        <w:t xml:space="preserve"> אבל מורים בתיכון מגיעים עם</w:t>
      </w:r>
      <w:r w:rsidR="00746D1C">
        <w:rPr>
          <w:rtl/>
        </w:rPr>
        <w:t xml:space="preserve"> </w:t>
      </w:r>
      <w:r>
        <w:rPr>
          <w:rtl/>
        </w:rPr>
        <w:t>איזושהי</w:t>
      </w:r>
      <w:r w:rsidRPr="00FB638E">
        <w:rPr>
          <w:rtl/>
        </w:rPr>
        <w:t xml:space="preserve"> פוזיציה של להיות חברים של התלמידים ושילוב עם היכולות </w:t>
      </w:r>
      <w:r w:rsidRPr="00FB638E">
        <w:rPr>
          <w:rtl/>
        </w:rPr>
        <w:lastRenderedPageBreak/>
        <w:t>שלי</w:t>
      </w:r>
      <w:r>
        <w:rPr>
          <w:rtl/>
        </w:rPr>
        <w:t>,</w:t>
      </w:r>
      <w:r w:rsidRPr="00FB638E">
        <w:rPr>
          <w:rtl/>
        </w:rPr>
        <w:t xml:space="preserve"> שגם עוזרות לי וגם פוגעות בי בחיים ומע</w:t>
      </w:r>
      <w:r>
        <w:rPr>
          <w:rtl/>
        </w:rPr>
        <w:t>כ</w:t>
      </w:r>
      <w:r w:rsidRPr="00FB638E">
        <w:rPr>
          <w:rtl/>
        </w:rPr>
        <w:t>בות אותי</w:t>
      </w:r>
      <w:r>
        <w:rPr>
          <w:rtl/>
        </w:rPr>
        <w:t>,</w:t>
      </w:r>
      <w:r w:rsidRPr="00FB638E">
        <w:rPr>
          <w:rtl/>
        </w:rPr>
        <w:t xml:space="preserve"> זה שידעתי להגיד לכל מורה את מה שהוא רוצה לשמוע ולהוציא את מה שאני רוצה</w:t>
      </w:r>
      <w:r>
        <w:rPr>
          <w:rtl/>
        </w:rPr>
        <w:t>,</w:t>
      </w:r>
      <w:r w:rsidRPr="00FB638E">
        <w:rPr>
          <w:rtl/>
        </w:rPr>
        <w:t xml:space="preserve"> ובתיכון זה עבד לי יותר מדי טוב</w:t>
      </w:r>
      <w:r>
        <w:rPr>
          <w:rtl/>
        </w:rPr>
        <w:t>.</w:t>
      </w:r>
    </w:p>
    <w:p w14:paraId="647546D3"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זה גם כישרון</w:t>
      </w:r>
    </w:p>
    <w:p w14:paraId="022B006C" w14:textId="77777777" w:rsidR="000F5784" w:rsidRDefault="000F5784" w:rsidP="000F5784">
      <w:pPr>
        <w:pStyle w:val="31"/>
        <w:rPr>
          <w:rtl/>
        </w:rPr>
      </w:pPr>
      <w:r>
        <w:rPr>
          <w:b/>
          <w:bCs/>
          <w:rtl/>
        </w:rPr>
        <w:t>ב':</w:t>
      </w:r>
      <w:r>
        <w:rPr>
          <w:b/>
          <w:bCs/>
          <w:rtl/>
        </w:rPr>
        <w:tab/>
      </w:r>
      <w:r w:rsidRPr="00FB638E">
        <w:rPr>
          <w:rtl/>
        </w:rPr>
        <w:t>זה כישרון אבל איזה</w:t>
      </w:r>
      <w:r>
        <w:rPr>
          <w:rtl/>
        </w:rPr>
        <w:t>?</w:t>
      </w:r>
      <w:r w:rsidRPr="00FB638E">
        <w:rPr>
          <w:rtl/>
        </w:rPr>
        <w:t xml:space="preserve"> עוד פעם</w:t>
      </w:r>
      <w:r>
        <w:rPr>
          <w:rtl/>
        </w:rPr>
        <w:t>,</w:t>
      </w:r>
      <w:r w:rsidRPr="00FB638E">
        <w:rPr>
          <w:rtl/>
        </w:rPr>
        <w:t xml:space="preserve"> זה גם מביא אותי למקומות טובים</w:t>
      </w:r>
      <w:r>
        <w:rPr>
          <w:rtl/>
        </w:rPr>
        <w:t>,</w:t>
      </w:r>
      <w:r w:rsidRPr="00FB638E">
        <w:rPr>
          <w:rtl/>
        </w:rPr>
        <w:t xml:space="preserve"> אבל בסופו של דבר</w:t>
      </w:r>
      <w:r>
        <w:rPr>
          <w:rtl/>
        </w:rPr>
        <w:t xml:space="preserve"> אה... </w:t>
      </w:r>
      <w:r w:rsidRPr="00FB638E">
        <w:rPr>
          <w:rtl/>
        </w:rPr>
        <w:t>ידעתי לקבל מכל מורה את מה שאני רוצה ולעשות את מה שבא לי</w:t>
      </w:r>
      <w:r>
        <w:rPr>
          <w:rtl/>
        </w:rPr>
        <w:t>,</w:t>
      </w:r>
      <w:r w:rsidRPr="00FB638E">
        <w:rPr>
          <w:rtl/>
        </w:rPr>
        <w:t xml:space="preserve"> ולא </w:t>
      </w:r>
      <w:r>
        <w:rPr>
          <w:rtl/>
        </w:rPr>
        <w:t xml:space="preserve">עימתו </w:t>
      </w:r>
      <w:r w:rsidRPr="00FB638E">
        <w:rPr>
          <w:rtl/>
        </w:rPr>
        <w:t xml:space="preserve">אותי </w:t>
      </w:r>
      <w:r>
        <w:rPr>
          <w:rtl/>
        </w:rPr>
        <w:t xml:space="preserve">עם </w:t>
      </w:r>
      <w:r w:rsidRPr="00FB638E">
        <w:rPr>
          <w:rtl/>
        </w:rPr>
        <w:t>מספיק אתגרים ברמה הלימודית</w:t>
      </w:r>
      <w:r>
        <w:rPr>
          <w:rtl/>
        </w:rPr>
        <w:t>.</w:t>
      </w:r>
    </w:p>
    <w:p w14:paraId="46BBD4B3" w14:textId="77777777" w:rsidR="000F5784" w:rsidRPr="00FB638E" w:rsidRDefault="000F5784" w:rsidP="000F5784">
      <w:pPr>
        <w:pStyle w:val="31"/>
        <w:rPr>
          <w:rtl/>
        </w:rPr>
      </w:pPr>
      <w:r w:rsidRPr="00F50BED">
        <w:rPr>
          <w:b/>
          <w:bCs/>
          <w:rtl/>
        </w:rPr>
        <w:t>מראיינת</w:t>
      </w:r>
      <w:r>
        <w:rPr>
          <w:b/>
          <w:bCs/>
          <w:rtl/>
        </w:rPr>
        <w:t>:</w:t>
      </w:r>
      <w:r>
        <w:rPr>
          <w:b/>
          <w:bCs/>
          <w:rtl/>
        </w:rPr>
        <w:tab/>
      </w:r>
      <w:r w:rsidRPr="00DC39CF">
        <w:rPr>
          <w:rtl/>
        </w:rPr>
        <w:t>עם</w:t>
      </w:r>
      <w:r>
        <w:rPr>
          <w:b/>
          <w:bCs/>
          <w:rtl/>
        </w:rPr>
        <w:t xml:space="preserve"> </w:t>
      </w:r>
      <w:r w:rsidRPr="00FB638E">
        <w:rPr>
          <w:rtl/>
        </w:rPr>
        <w:t>מה שקשה לך ועם מה ש</w:t>
      </w:r>
      <w:r>
        <w:rPr>
          <w:rtl/>
        </w:rPr>
        <w:t>...</w:t>
      </w:r>
    </w:p>
    <w:p w14:paraId="2EDBA9FA"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ואז סיפרתי לכל מי שאני רוצה את הסיפור שהוא רוצה לשמוע</w:t>
      </w:r>
      <w:r>
        <w:rPr>
          <w:rtl/>
        </w:rPr>
        <w:t>,</w:t>
      </w:r>
      <w:r w:rsidRPr="00FB638E">
        <w:rPr>
          <w:rtl/>
        </w:rPr>
        <w:t xml:space="preserve"> ולא יצאתי </w:t>
      </w:r>
      <w:r>
        <w:rPr>
          <w:rtl/>
        </w:rPr>
        <w:t xml:space="preserve">עם בגרות </w:t>
      </w:r>
      <w:r w:rsidRPr="00FB638E">
        <w:rPr>
          <w:rtl/>
        </w:rPr>
        <w:t>מלאה</w:t>
      </w:r>
      <w:r>
        <w:rPr>
          <w:rtl/>
        </w:rPr>
        <w:t>.</w:t>
      </w:r>
      <w:r w:rsidRPr="00FB638E">
        <w:rPr>
          <w:rtl/>
        </w:rPr>
        <w:t xml:space="preserve"> </w:t>
      </w:r>
      <w:r>
        <w:rPr>
          <w:rtl/>
        </w:rPr>
        <w:t xml:space="preserve">אמ... </w:t>
      </w:r>
      <w:r w:rsidRPr="00FB638E">
        <w:rPr>
          <w:rtl/>
        </w:rPr>
        <w:t>השלמתי את זה מאוד בקלות וזה זה לא היה משהו ש</w:t>
      </w:r>
      <w:r>
        <w:rPr>
          <w:rtl/>
        </w:rPr>
        <w:t xml:space="preserve">עיכב </w:t>
      </w:r>
      <w:r w:rsidRPr="00FB638E">
        <w:rPr>
          <w:rtl/>
        </w:rPr>
        <w:t>אותי בחצי שנה</w:t>
      </w:r>
      <w:r>
        <w:rPr>
          <w:rtl/>
        </w:rPr>
        <w:t>.</w:t>
      </w:r>
    </w:p>
    <w:p w14:paraId="3C14A939"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p>
    <w:p w14:paraId="7FACBB88" w14:textId="77777777" w:rsidR="000F5784" w:rsidRDefault="000F5784" w:rsidP="000F5784">
      <w:pPr>
        <w:pStyle w:val="31"/>
        <w:rPr>
          <w:rtl/>
        </w:rPr>
      </w:pPr>
      <w:r>
        <w:rPr>
          <w:b/>
          <w:bCs/>
          <w:rtl/>
        </w:rPr>
        <w:t>ב':</w:t>
      </w:r>
      <w:r>
        <w:rPr>
          <w:b/>
          <w:bCs/>
          <w:rtl/>
        </w:rPr>
        <w:tab/>
      </w:r>
      <w:r w:rsidRPr="00FB638E">
        <w:rPr>
          <w:rtl/>
        </w:rPr>
        <w:t>אה ולא בטוח שזה מה ש</w:t>
      </w:r>
      <w:r>
        <w:rPr>
          <w:rtl/>
        </w:rPr>
        <w:t>עיכב</w:t>
      </w:r>
      <w:r w:rsidRPr="00FB638E">
        <w:rPr>
          <w:rtl/>
        </w:rPr>
        <w:t xml:space="preserve"> אותי</w:t>
      </w:r>
      <w:r>
        <w:rPr>
          <w:rtl/>
        </w:rPr>
        <w:t>.</w:t>
      </w:r>
      <w:r w:rsidRPr="00FB638E">
        <w:rPr>
          <w:rtl/>
        </w:rPr>
        <w:t xml:space="preserve"> אבל</w:t>
      </w:r>
      <w:r>
        <w:rPr>
          <w:rtl/>
        </w:rPr>
        <w:t xml:space="preserve"> אה... </w:t>
      </w:r>
      <w:r w:rsidRPr="00FB638E">
        <w:rPr>
          <w:rtl/>
        </w:rPr>
        <w:t>אה</w:t>
      </w:r>
      <w:r>
        <w:rPr>
          <w:rtl/>
        </w:rPr>
        <w:t>...</w:t>
      </w:r>
      <w:r w:rsidRPr="00FB638E">
        <w:rPr>
          <w:rtl/>
        </w:rPr>
        <w:t xml:space="preserve"> אבל כן</w:t>
      </w:r>
      <w:r>
        <w:rPr>
          <w:rtl/>
        </w:rPr>
        <w:t>,</w:t>
      </w:r>
      <w:r w:rsidRPr="00FB638E">
        <w:rPr>
          <w:rtl/>
        </w:rPr>
        <w:t xml:space="preserve"> כי זה מקום הזה של יש הבדל בין השיטה לבין מי שבא ללמד בה</w:t>
      </w:r>
      <w:r>
        <w:rPr>
          <w:rtl/>
        </w:rPr>
        <w:t>,</w:t>
      </w:r>
      <w:r w:rsidRPr="00FB638E">
        <w:rPr>
          <w:rtl/>
        </w:rPr>
        <w:t xml:space="preserve"> </w:t>
      </w:r>
      <w:r w:rsidRPr="00D85DB6">
        <w:rPr>
          <w:rtl/>
        </w:rPr>
        <w:t>ושם זה פר</w:t>
      </w:r>
      <w:r>
        <w:rPr>
          <w:rFonts w:hint="cs"/>
          <w:rtl/>
        </w:rPr>
        <w:t>דוקס</w:t>
      </w:r>
      <w:r w:rsidRPr="00FB638E">
        <w:rPr>
          <w:rtl/>
        </w:rPr>
        <w:t xml:space="preserve"> שאותו אני חי כאילו אני תמיד שואל את עצמי</w:t>
      </w:r>
      <w:r>
        <w:rPr>
          <w:rtl/>
        </w:rPr>
        <w:t>.</w:t>
      </w:r>
    </w:p>
    <w:p w14:paraId="20A349B8"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זה גם מפגש של כל ילד עם השיטה ועם מי שבא ללמד זה גם משהו אחר</w:t>
      </w:r>
      <w:r>
        <w:rPr>
          <w:rtl/>
        </w:rPr>
        <w:t>,</w:t>
      </w:r>
      <w:r w:rsidRPr="00FB638E">
        <w:rPr>
          <w:rtl/>
        </w:rPr>
        <w:t xml:space="preserve"> כי בתוך כיתה של 30 כ</w:t>
      </w:r>
      <w:r>
        <w:rPr>
          <w:rtl/>
        </w:rPr>
        <w:t>...</w:t>
      </w:r>
    </w:p>
    <w:p w14:paraId="334FCE51" w14:textId="77777777" w:rsidR="000F5784" w:rsidRDefault="000F5784" w:rsidP="000F5784">
      <w:pPr>
        <w:pStyle w:val="31"/>
        <w:rPr>
          <w:rtl/>
        </w:rPr>
      </w:pPr>
      <w:r>
        <w:rPr>
          <w:b/>
          <w:bCs/>
          <w:rtl/>
        </w:rPr>
        <w:t>ב':</w:t>
      </w:r>
      <w:r>
        <w:rPr>
          <w:b/>
          <w:bCs/>
          <w:rtl/>
        </w:rPr>
        <w:tab/>
      </w:r>
      <w:r w:rsidRPr="00FB638E">
        <w:rPr>
          <w:rtl/>
        </w:rPr>
        <w:t>מפגש של שיטה עם המורה</w:t>
      </w:r>
    </w:p>
    <w:p w14:paraId="17AAD54A"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כל אחד לוקח משהו אחר</w:t>
      </w:r>
    </w:p>
    <w:p w14:paraId="0FC545E3" w14:textId="77777777" w:rsidR="000F5784" w:rsidRDefault="000F5784" w:rsidP="000F5784">
      <w:pPr>
        <w:pStyle w:val="31"/>
        <w:rPr>
          <w:rtl/>
        </w:rPr>
      </w:pPr>
      <w:r>
        <w:rPr>
          <w:b/>
          <w:bCs/>
          <w:rtl/>
        </w:rPr>
        <w:t>ב':</w:t>
      </w:r>
      <w:r>
        <w:rPr>
          <w:b/>
          <w:bCs/>
          <w:rtl/>
        </w:rPr>
        <w:tab/>
      </w:r>
      <w:r w:rsidRPr="00FB638E">
        <w:rPr>
          <w:rtl/>
        </w:rPr>
        <w:t>נכון לגמרי</w:t>
      </w:r>
    </w:p>
    <w:p w14:paraId="1E16CC51"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p>
    <w:p w14:paraId="6BA8F167" w14:textId="77777777" w:rsidR="000F5784" w:rsidRDefault="000F5784" w:rsidP="000F5784">
      <w:pPr>
        <w:pStyle w:val="31"/>
        <w:rPr>
          <w:rtl/>
        </w:rPr>
      </w:pPr>
      <w:r>
        <w:rPr>
          <w:b/>
          <w:bCs/>
          <w:rtl/>
        </w:rPr>
        <w:t>ב':</w:t>
      </w:r>
      <w:r>
        <w:rPr>
          <w:b/>
          <w:bCs/>
          <w:rtl/>
        </w:rPr>
        <w:tab/>
      </w:r>
      <w:r w:rsidRPr="00FB638E">
        <w:rPr>
          <w:rtl/>
        </w:rPr>
        <w:t xml:space="preserve">כן אבל ברמה של מוכנות לחיים ברמה של </w:t>
      </w:r>
      <w:r>
        <w:rPr>
          <w:rtl/>
        </w:rPr>
        <w:t>ל</w:t>
      </w:r>
      <w:r w:rsidRPr="00FB638E">
        <w:rPr>
          <w:rtl/>
        </w:rPr>
        <w:t>התמודד עם אתגרים</w:t>
      </w:r>
      <w:r>
        <w:rPr>
          <w:rtl/>
        </w:rPr>
        <w:t>,</w:t>
      </w:r>
      <w:r w:rsidRPr="00FB638E">
        <w:rPr>
          <w:rtl/>
        </w:rPr>
        <w:t xml:space="preserve"> עם משברים</w:t>
      </w:r>
      <w:r>
        <w:rPr>
          <w:rtl/>
        </w:rPr>
        <w:t>,</w:t>
      </w:r>
      <w:r w:rsidRPr="00FB638E">
        <w:rPr>
          <w:rtl/>
        </w:rPr>
        <w:t xml:space="preserve"> יצירתיות אני לגמרי מרגיש מוכן והרגשתי מוכן </w:t>
      </w:r>
      <w:r>
        <w:rPr>
          <w:rtl/>
        </w:rPr>
        <w:t xml:space="preserve">לקראת </w:t>
      </w:r>
      <w:r w:rsidRPr="00FB638E">
        <w:rPr>
          <w:rtl/>
        </w:rPr>
        <w:t>כל ההתמודדויות שלי</w:t>
      </w:r>
      <w:r>
        <w:rPr>
          <w:rtl/>
        </w:rPr>
        <w:t>.</w:t>
      </w:r>
      <w:r w:rsidRPr="00FB638E">
        <w:rPr>
          <w:rtl/>
        </w:rPr>
        <w:t xml:space="preserve"> </w:t>
      </w:r>
    </w:p>
    <w:p w14:paraId="4B41DC2D"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 xml:space="preserve">אתה יכול משהו להגיד אולי </w:t>
      </w:r>
      <w:r>
        <w:rPr>
          <w:rtl/>
        </w:rPr>
        <w:t xml:space="preserve">– </w:t>
      </w:r>
      <w:r w:rsidRPr="00FB638E">
        <w:rPr>
          <w:rtl/>
        </w:rPr>
        <w:t>רגע</w:t>
      </w:r>
      <w:r>
        <w:rPr>
          <w:rtl/>
        </w:rPr>
        <w:t>,</w:t>
      </w:r>
      <w:r w:rsidRPr="00FB638E">
        <w:rPr>
          <w:rtl/>
        </w:rPr>
        <w:t xml:space="preserve"> סליחה</w:t>
      </w:r>
      <w:r>
        <w:rPr>
          <w:rtl/>
        </w:rPr>
        <w:t>,</w:t>
      </w:r>
      <w:r w:rsidRPr="00FB638E">
        <w:rPr>
          <w:rtl/>
        </w:rPr>
        <w:t xml:space="preserve"> סיימת</w:t>
      </w:r>
      <w:r>
        <w:rPr>
          <w:rtl/>
        </w:rPr>
        <w:t>?</w:t>
      </w:r>
    </w:p>
    <w:p w14:paraId="38A88995" w14:textId="77777777" w:rsidR="000F5784" w:rsidRDefault="000F5784" w:rsidP="000F5784">
      <w:pPr>
        <w:pStyle w:val="31"/>
        <w:rPr>
          <w:rtl/>
        </w:rPr>
      </w:pPr>
      <w:r>
        <w:rPr>
          <w:b/>
          <w:bCs/>
          <w:rtl/>
        </w:rPr>
        <w:t>ב':</w:t>
      </w:r>
      <w:r>
        <w:rPr>
          <w:b/>
          <w:bCs/>
          <w:rtl/>
        </w:rPr>
        <w:tab/>
      </w:r>
      <w:r w:rsidRPr="00FB638E">
        <w:rPr>
          <w:rtl/>
        </w:rPr>
        <w:t>לא</w:t>
      </w:r>
      <w:r>
        <w:rPr>
          <w:rtl/>
        </w:rPr>
        <w:t>,</w:t>
      </w:r>
      <w:r w:rsidRPr="00FB638E">
        <w:rPr>
          <w:rtl/>
        </w:rPr>
        <w:t xml:space="preserve"> אני מנסה לחשוב אם יש עוד</w:t>
      </w:r>
      <w:r>
        <w:rPr>
          <w:rtl/>
        </w:rPr>
        <w:t>.</w:t>
      </w:r>
      <w:r w:rsidRPr="00FB638E">
        <w:rPr>
          <w:rtl/>
        </w:rPr>
        <w:t xml:space="preserve"> כן</w:t>
      </w:r>
      <w:r>
        <w:rPr>
          <w:rtl/>
        </w:rPr>
        <w:t>,</w:t>
      </w:r>
      <w:r w:rsidRPr="00FB638E">
        <w:rPr>
          <w:rtl/>
        </w:rPr>
        <w:t xml:space="preserve"> אני </w:t>
      </w:r>
      <w:r>
        <w:rPr>
          <w:rtl/>
        </w:rPr>
        <w:t xml:space="preserve">חושב </w:t>
      </w:r>
      <w:r w:rsidRPr="00FB638E">
        <w:rPr>
          <w:rtl/>
        </w:rPr>
        <w:t>שהמפגשים אולי המורכבים שהיו לי בלימודים</w:t>
      </w:r>
      <w:r>
        <w:rPr>
          <w:rtl/>
        </w:rPr>
        <w:t xml:space="preserve"> אה... </w:t>
      </w:r>
      <w:r w:rsidRPr="00FB638E">
        <w:rPr>
          <w:rtl/>
        </w:rPr>
        <w:t>זיהיתי שם כן יכולות אולי יותר גמישות מחשבתית אולי יותר יצירתיות במפגשים</w:t>
      </w:r>
      <w:r>
        <w:rPr>
          <w:rtl/>
        </w:rPr>
        <w:t>,</w:t>
      </w:r>
      <w:r w:rsidRPr="00FB638E">
        <w:rPr>
          <w:rtl/>
        </w:rPr>
        <w:t xml:space="preserve"> כי זה בעצם זה להיפגש עם אוכלוסייה אולי הכי פ</w:t>
      </w:r>
      <w:r>
        <w:rPr>
          <w:rtl/>
        </w:rPr>
        <w:t>ג</w:t>
      </w:r>
      <w:r w:rsidRPr="00FB638E">
        <w:rPr>
          <w:rtl/>
        </w:rPr>
        <w:t>ועה שיש במחלקות פסיכיאטריות סגורות</w:t>
      </w:r>
      <w:r>
        <w:rPr>
          <w:rtl/>
        </w:rPr>
        <w:t>,</w:t>
      </w:r>
      <w:r w:rsidRPr="00FB638E">
        <w:rPr>
          <w:rtl/>
        </w:rPr>
        <w:t xml:space="preserve"> אה</w:t>
      </w:r>
      <w:r>
        <w:rPr>
          <w:rtl/>
        </w:rPr>
        <w:t>...</w:t>
      </w:r>
      <w:r w:rsidRPr="00FB638E">
        <w:rPr>
          <w:rtl/>
        </w:rPr>
        <w:t xml:space="preserve"> במצבים אקוטים ובעצם להתמודד עם דברים מאוד מאוד לא פשוטים</w:t>
      </w:r>
      <w:r>
        <w:rPr>
          <w:rtl/>
        </w:rPr>
        <w:t>.</w:t>
      </w:r>
      <w:r w:rsidRPr="00FB638E">
        <w:rPr>
          <w:rtl/>
        </w:rPr>
        <w:t xml:space="preserve"> אני מניח שאני בתחושה שלי חלק ממה שעברתי ואיך שעברתי בתהליך הגדילה שלי בבית ספר נתן לי כלים להתמודד עם זה</w:t>
      </w:r>
      <w:r>
        <w:rPr>
          <w:rtl/>
        </w:rPr>
        <w:t>.</w:t>
      </w:r>
    </w:p>
    <w:p w14:paraId="34B2EDCD"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אה איזשהו חוסן איזשהו ביטחון</w:t>
      </w:r>
      <w:r>
        <w:rPr>
          <w:rtl/>
        </w:rPr>
        <w:t>?</w:t>
      </w:r>
      <w:r w:rsidRPr="00FB638E">
        <w:rPr>
          <w:rtl/>
        </w:rPr>
        <w:t xml:space="preserve"> וזה לא זרק אותך ל</w:t>
      </w:r>
      <w:r>
        <w:rPr>
          <w:rtl/>
        </w:rPr>
        <w:t>...</w:t>
      </w:r>
    </w:p>
    <w:p w14:paraId="4F598EB0" w14:textId="77777777" w:rsidR="000F5784" w:rsidRPr="00FB638E" w:rsidRDefault="000F5784" w:rsidP="000F5784">
      <w:pPr>
        <w:pStyle w:val="31"/>
        <w:rPr>
          <w:rtl/>
        </w:rPr>
      </w:pPr>
      <w:r>
        <w:rPr>
          <w:b/>
          <w:bCs/>
          <w:rtl/>
        </w:rPr>
        <w:t>ב':</w:t>
      </w:r>
      <w:r>
        <w:rPr>
          <w:b/>
          <w:bCs/>
          <w:rtl/>
        </w:rPr>
        <w:tab/>
      </w:r>
      <w:r w:rsidRPr="00FB638E">
        <w:rPr>
          <w:rtl/>
        </w:rPr>
        <w:t>כן</w:t>
      </w:r>
      <w:r>
        <w:rPr>
          <w:rtl/>
        </w:rPr>
        <w:t>,</w:t>
      </w:r>
      <w:r w:rsidRPr="00FB638E">
        <w:rPr>
          <w:rtl/>
        </w:rPr>
        <w:t xml:space="preserve"> זה לא זה לא זרק אותי</w:t>
      </w:r>
      <w:r>
        <w:rPr>
          <w:rtl/>
        </w:rPr>
        <w:t>.</w:t>
      </w:r>
      <w:r w:rsidRPr="00FB638E">
        <w:rPr>
          <w:rtl/>
        </w:rPr>
        <w:t xml:space="preserve"> יש לי איזה</w:t>
      </w:r>
      <w:r>
        <w:rPr>
          <w:rtl/>
        </w:rPr>
        <w:t>...</w:t>
      </w:r>
    </w:p>
    <w:p w14:paraId="39C3DF23"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 xml:space="preserve">גם מקום של </w:t>
      </w:r>
      <w:r>
        <w:rPr>
          <w:rtl/>
        </w:rPr>
        <w:t>הכלה.</w:t>
      </w:r>
    </w:p>
    <w:p w14:paraId="2A541C74" w14:textId="77777777" w:rsidR="000F5784" w:rsidRDefault="000F5784" w:rsidP="000F5784">
      <w:pPr>
        <w:pStyle w:val="31"/>
        <w:rPr>
          <w:rtl/>
        </w:rPr>
      </w:pPr>
      <w:r>
        <w:rPr>
          <w:b/>
          <w:bCs/>
          <w:rtl/>
        </w:rPr>
        <w:t>ב':</w:t>
      </w:r>
      <w:r>
        <w:rPr>
          <w:b/>
          <w:bCs/>
          <w:rtl/>
        </w:rPr>
        <w:tab/>
      </w:r>
      <w:r w:rsidRPr="00FB638E">
        <w:rPr>
          <w:rtl/>
        </w:rPr>
        <w:t xml:space="preserve">גם של </w:t>
      </w:r>
      <w:r>
        <w:rPr>
          <w:rtl/>
        </w:rPr>
        <w:t>הכלה,</w:t>
      </w:r>
      <w:r w:rsidRPr="00FB638E">
        <w:rPr>
          <w:rtl/>
        </w:rPr>
        <w:t xml:space="preserve"> אבל גם של יציבות</w:t>
      </w:r>
      <w:r>
        <w:rPr>
          <w:rtl/>
        </w:rPr>
        <w:t>.</w:t>
      </w:r>
      <w:r w:rsidRPr="00FB638E">
        <w:rPr>
          <w:rtl/>
        </w:rPr>
        <w:t xml:space="preserve"> כאילו שום דבר אני יכול להגיד ששום דבר בחיים לא </w:t>
      </w:r>
      <w:r>
        <w:rPr>
          <w:rtl/>
        </w:rPr>
        <w:t xml:space="preserve">זעזע, </w:t>
      </w:r>
      <w:r w:rsidRPr="00FB638E">
        <w:rPr>
          <w:rtl/>
        </w:rPr>
        <w:t xml:space="preserve">לא הרעיד אותי ברמה של הרגשתי שהקרקע </w:t>
      </w:r>
      <w:r>
        <w:rPr>
          <w:rtl/>
        </w:rPr>
        <w:t xml:space="preserve">נשמטת </w:t>
      </w:r>
      <w:r w:rsidRPr="00FB638E">
        <w:rPr>
          <w:rtl/>
        </w:rPr>
        <w:t>מתחת לרגליים</w:t>
      </w:r>
      <w:r>
        <w:rPr>
          <w:rtl/>
        </w:rPr>
        <w:t>,</w:t>
      </w:r>
      <w:r w:rsidRPr="00FB638E">
        <w:rPr>
          <w:rtl/>
        </w:rPr>
        <w:t xml:space="preserve"> ושום סיפור ששמעתי והיו סיפורים קטסטרופליים</w:t>
      </w:r>
      <w:r>
        <w:rPr>
          <w:rtl/>
        </w:rPr>
        <w:t>.</w:t>
      </w:r>
      <w:r w:rsidRPr="00FB638E">
        <w:rPr>
          <w:rtl/>
        </w:rPr>
        <w:t xml:space="preserve"> יש משהו</w:t>
      </w:r>
      <w:r>
        <w:rPr>
          <w:rtl/>
        </w:rPr>
        <w:t xml:space="preserve"> ש... </w:t>
      </w:r>
      <w:r w:rsidRPr="00FB638E">
        <w:rPr>
          <w:rtl/>
        </w:rPr>
        <w:t>ש אני מרגיש שהיסודות בנויים מספיק חזק ומספיק טוב שאני יכול להתמודד עם</w:t>
      </w:r>
      <w:r>
        <w:rPr>
          <w:rtl/>
        </w:rPr>
        <w:t xml:space="preserve"> הכול.</w:t>
      </w:r>
    </w:p>
    <w:p w14:paraId="77D466B4"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מה</w:t>
      </w:r>
      <w:r>
        <w:rPr>
          <w:rtl/>
        </w:rPr>
        <w:t>?</w:t>
      </w:r>
      <w:r w:rsidRPr="00FB638E">
        <w:rPr>
          <w:rtl/>
        </w:rPr>
        <w:t xml:space="preserve"> מה מה זה היסודות האלה</w:t>
      </w:r>
      <w:r>
        <w:rPr>
          <w:rtl/>
        </w:rPr>
        <w:t>?</w:t>
      </w:r>
      <w:r w:rsidRPr="00FB638E">
        <w:rPr>
          <w:rtl/>
        </w:rPr>
        <w:t xml:space="preserve"> אתה יכול להגיד עליהם משהו</w:t>
      </w:r>
      <w:r>
        <w:rPr>
          <w:rtl/>
        </w:rPr>
        <w:t>?</w:t>
      </w:r>
      <w:r w:rsidRPr="00FB638E">
        <w:rPr>
          <w:rtl/>
        </w:rPr>
        <w:t xml:space="preserve"> כאילו מה שם זה </w:t>
      </w:r>
      <w:r w:rsidRPr="00DE74CE">
        <w:rPr>
          <w:rtl/>
        </w:rPr>
        <w:t>מפת</w:t>
      </w:r>
      <w:r>
        <w:rPr>
          <w:rFonts w:hint="cs"/>
          <w:rtl/>
        </w:rPr>
        <w:t>ח,</w:t>
      </w:r>
      <w:r w:rsidRPr="00FB638E">
        <w:rPr>
          <w:rtl/>
        </w:rPr>
        <w:t xml:space="preserve"> כאילו מעניין אותי גם ברמה האישית של איך</w:t>
      </w:r>
      <w:r>
        <w:rPr>
          <w:rtl/>
        </w:rPr>
        <w:t xml:space="preserve"> אה... </w:t>
      </w:r>
      <w:r w:rsidRPr="00FB638E">
        <w:rPr>
          <w:rtl/>
        </w:rPr>
        <w:t>סיפורים של כמו סיפורים שאתה שומע בטוביה או מה שם יכול להחזיק יציב את הקרקע גם בשביל הסיפורים</w:t>
      </w:r>
      <w:r>
        <w:rPr>
          <w:rtl/>
        </w:rPr>
        <w:t>.</w:t>
      </w:r>
      <w:r w:rsidRPr="00FB638E">
        <w:rPr>
          <w:rtl/>
        </w:rPr>
        <w:t xml:space="preserve"> כן</w:t>
      </w:r>
      <w:r>
        <w:rPr>
          <w:rtl/>
        </w:rPr>
        <w:t>?</w:t>
      </w:r>
      <w:r w:rsidRPr="00FB638E">
        <w:rPr>
          <w:rtl/>
        </w:rPr>
        <w:t xml:space="preserve"> כי האנשים האלה הם סך</w:t>
      </w:r>
      <w:r>
        <w:rPr>
          <w:rtl/>
        </w:rPr>
        <w:t xml:space="preserve"> הכול</w:t>
      </w:r>
      <w:r w:rsidRPr="00FB638E">
        <w:rPr>
          <w:rtl/>
        </w:rPr>
        <w:t xml:space="preserve"> אנשים שהחיים</w:t>
      </w:r>
      <w:r>
        <w:rPr>
          <w:rtl/>
        </w:rPr>
        <w:t xml:space="preserve"> אה... </w:t>
      </w:r>
      <w:r w:rsidRPr="00FB638E">
        <w:rPr>
          <w:rtl/>
        </w:rPr>
        <w:t>אתה יכול להגיד על זה משהו</w:t>
      </w:r>
      <w:r>
        <w:rPr>
          <w:rtl/>
        </w:rPr>
        <w:t xml:space="preserve">? אה... </w:t>
      </w:r>
      <w:r w:rsidRPr="00FB638E">
        <w:rPr>
          <w:rtl/>
        </w:rPr>
        <w:t>רק אם אתה רוצה זה</w:t>
      </w:r>
    </w:p>
    <w:p w14:paraId="2A74FC0E" w14:textId="77777777" w:rsidR="000F5784" w:rsidRDefault="000F5784" w:rsidP="000F5784">
      <w:pPr>
        <w:pStyle w:val="31"/>
        <w:rPr>
          <w:rtl/>
        </w:rPr>
      </w:pPr>
      <w:r>
        <w:rPr>
          <w:b/>
          <w:bCs/>
          <w:rtl/>
        </w:rPr>
        <w:lastRenderedPageBreak/>
        <w:t>ב':</w:t>
      </w:r>
      <w:r>
        <w:rPr>
          <w:b/>
          <w:bCs/>
          <w:rtl/>
        </w:rPr>
        <w:tab/>
      </w:r>
      <w:r w:rsidRPr="00FB638E">
        <w:rPr>
          <w:rtl/>
        </w:rPr>
        <w:t>אני אני אנסה</w:t>
      </w:r>
      <w:r>
        <w:rPr>
          <w:rtl/>
        </w:rPr>
        <w:t>,</w:t>
      </w:r>
      <w:r w:rsidRPr="00FB638E">
        <w:rPr>
          <w:rtl/>
        </w:rPr>
        <w:t xml:space="preserve"> גם אני אגיד שבשבילי אה</w:t>
      </w:r>
      <w:r>
        <w:rPr>
          <w:rtl/>
        </w:rPr>
        <w:t>...</w:t>
      </w:r>
      <w:r w:rsidRPr="00FB638E">
        <w:rPr>
          <w:rtl/>
        </w:rPr>
        <w:t xml:space="preserve"> כנקודת מוצא העולם הוא בטוח</w:t>
      </w:r>
      <w:r>
        <w:rPr>
          <w:rtl/>
        </w:rPr>
        <w:t>.</w:t>
      </w:r>
      <w:r w:rsidRPr="00FB638E">
        <w:rPr>
          <w:rtl/>
        </w:rPr>
        <w:t xml:space="preserve"> העולם הוא בטוח והקרקע בטוחה</w:t>
      </w:r>
      <w:r>
        <w:rPr>
          <w:rtl/>
        </w:rPr>
        <w:t>,</w:t>
      </w:r>
      <w:r w:rsidRPr="00FB638E">
        <w:rPr>
          <w:rtl/>
        </w:rPr>
        <w:t xml:space="preserve"> ובחוויה האישית</w:t>
      </w:r>
      <w:r>
        <w:rPr>
          <w:rtl/>
        </w:rPr>
        <w:t xml:space="preserve"> אה... </w:t>
      </w:r>
      <w:r w:rsidRPr="00FB638E">
        <w:rPr>
          <w:rtl/>
        </w:rPr>
        <w:t>יהיה בסדר כאילו אני שום דבר לא יכול לקרות לי כאילו כזה זה</w:t>
      </w:r>
      <w:r>
        <w:rPr>
          <w:rtl/>
        </w:rPr>
        <w:t>.</w:t>
      </w:r>
      <w:r w:rsidRPr="00FB638E">
        <w:rPr>
          <w:rtl/>
        </w:rPr>
        <w:t xml:space="preserve"> עכשיו זה מתערבב גם עם הבית אני לא יודע מה אבל אבל גם בעוד פעם החוויה שאני מתאר מהיסודי אני חושב שהיא גם קשורה </w:t>
      </w:r>
      <w:r w:rsidRPr="00DE74CE">
        <w:rPr>
          <w:rtl/>
        </w:rPr>
        <w:t>ל</w:t>
      </w:r>
      <w:r>
        <w:rPr>
          <w:rFonts w:hint="cs"/>
          <w:rtl/>
        </w:rPr>
        <w:t>כך</w:t>
      </w:r>
      <w:r w:rsidRPr="00FB638E">
        <w:rPr>
          <w:rtl/>
        </w:rPr>
        <w:t xml:space="preserve"> שאני מרגיש היום ביטחון יציבות</w:t>
      </w:r>
      <w:r>
        <w:rPr>
          <w:rtl/>
        </w:rPr>
        <w:t xml:space="preserve">, אה... </w:t>
      </w:r>
      <w:r w:rsidRPr="00FB638E">
        <w:rPr>
          <w:rtl/>
        </w:rPr>
        <w:t xml:space="preserve">כן של משהו עכשיו עכשיו הייתה לי שיחה עם </w:t>
      </w:r>
      <w:r>
        <w:rPr>
          <w:rFonts w:hint="cs"/>
          <w:rtl/>
        </w:rPr>
        <w:t>ו',</w:t>
      </w:r>
      <w:r>
        <w:rPr>
          <w:rtl/>
        </w:rPr>
        <w:t xml:space="preserve"> אה... </w:t>
      </w:r>
      <w:r w:rsidRPr="00FB638E">
        <w:rPr>
          <w:rtl/>
        </w:rPr>
        <w:t xml:space="preserve">ואז היה לי איזה משהו </w:t>
      </w:r>
      <w:r w:rsidRPr="00DE74CE">
        <w:rPr>
          <w:rtl/>
        </w:rPr>
        <w:t>מ</w:t>
      </w:r>
      <w:r>
        <w:rPr>
          <w:rtl/>
        </w:rPr>
        <w:t>טוביה,</w:t>
      </w:r>
      <w:r w:rsidRPr="00FB638E">
        <w:rPr>
          <w:rtl/>
        </w:rPr>
        <w:t xml:space="preserve"> ואמרתי לה על אחת העובדות</w:t>
      </w:r>
      <w:r>
        <w:rPr>
          <w:rtl/>
        </w:rPr>
        <w:t xml:space="preserve"> ש... </w:t>
      </w:r>
      <w:r w:rsidRPr="00FB638E">
        <w:rPr>
          <w:rtl/>
        </w:rPr>
        <w:t xml:space="preserve">מתי אני אפסיק לעבוד עם אנשים שכל הזמן מרגישים </w:t>
      </w:r>
      <w:r w:rsidRPr="00DE74CE">
        <w:rPr>
          <w:rtl/>
        </w:rPr>
        <w:t>ש</w:t>
      </w:r>
      <w:r w:rsidRPr="00DE74CE">
        <w:rPr>
          <w:rFonts w:hint="cs"/>
          <w:rtl/>
        </w:rPr>
        <w:t xml:space="preserve">... </w:t>
      </w:r>
      <w:r w:rsidRPr="00DE74CE">
        <w:rPr>
          <w:rtl/>
        </w:rPr>
        <w:t>למה</w:t>
      </w:r>
      <w:r w:rsidRPr="00FB638E">
        <w:rPr>
          <w:rtl/>
        </w:rPr>
        <w:t xml:space="preserve"> הם מסכנים או מתמסכנים או מתקרבנים</w:t>
      </w:r>
      <w:r>
        <w:rPr>
          <w:rtl/>
        </w:rPr>
        <w:t>,</w:t>
      </w:r>
      <w:r w:rsidRPr="00FB638E">
        <w:rPr>
          <w:rtl/>
        </w:rPr>
        <w:t xml:space="preserve"> ואז היא אמרה לי</w:t>
      </w:r>
      <w:r>
        <w:rPr>
          <w:rtl/>
        </w:rPr>
        <w:t>,</w:t>
      </w:r>
      <w:r w:rsidRPr="00FB638E">
        <w:rPr>
          <w:rtl/>
        </w:rPr>
        <w:t xml:space="preserve"> היא אומרת אתה מבין שזה נדיר אנשים שהם לא</w:t>
      </w:r>
      <w:r>
        <w:rPr>
          <w:rtl/>
        </w:rPr>
        <w:t>...</w:t>
      </w:r>
    </w:p>
    <w:p w14:paraId="64F677E1"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לא</w:t>
      </w:r>
      <w:r>
        <w:rPr>
          <w:rtl/>
        </w:rPr>
        <w:t>,</w:t>
      </w:r>
      <w:r w:rsidRPr="00FB638E">
        <w:rPr>
          <w:rtl/>
        </w:rPr>
        <w:t xml:space="preserve"> רוב האנשים בעולם ככה</w:t>
      </w:r>
      <w:r>
        <w:rPr>
          <w:rtl/>
        </w:rPr>
        <w:t>.</w:t>
      </w:r>
    </w:p>
    <w:p w14:paraId="5E61E7ED" w14:textId="77777777" w:rsidR="000F5784" w:rsidRDefault="000F5784" w:rsidP="000F5784">
      <w:pPr>
        <w:pStyle w:val="31"/>
        <w:rPr>
          <w:rtl/>
        </w:rPr>
      </w:pPr>
      <w:r>
        <w:rPr>
          <w:b/>
          <w:bCs/>
          <w:rtl/>
        </w:rPr>
        <w:t>ב':</w:t>
      </w:r>
      <w:r>
        <w:rPr>
          <w:b/>
          <w:bCs/>
          <w:rtl/>
        </w:rPr>
        <w:tab/>
      </w:r>
      <w:r w:rsidRPr="00FB638E">
        <w:rPr>
          <w:rtl/>
        </w:rPr>
        <w:t>וגם החוויה שלה מחברים שלי שלמדו ב</w:t>
      </w:r>
      <w:r>
        <w:rPr>
          <w:rtl/>
        </w:rPr>
        <w:t>הרדוף,</w:t>
      </w:r>
      <w:r w:rsidRPr="00FB638E">
        <w:rPr>
          <w:rtl/>
        </w:rPr>
        <w:t xml:space="preserve"> היא אומרת זה אנשים אחרים זה אנשים שיש להם יותר ביטחון בעולם ויש להם יותר ביטחון בעצמם והחוויה שלה עם החברים שהיא פגשה</w:t>
      </w:r>
      <w:r>
        <w:rPr>
          <w:rtl/>
        </w:rPr>
        <w:t>.</w:t>
      </w:r>
    </w:p>
    <w:p w14:paraId="6D0B4C3B"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אני רגע הולכת עם זה עוד רגע שלב לעומק אתה מרגיש שיש שמה גם משהו שקשור לתפיסה רוחנית או שזה</w:t>
      </w:r>
      <w:r>
        <w:rPr>
          <w:rtl/>
        </w:rPr>
        <w:t>...</w:t>
      </w:r>
    </w:p>
    <w:p w14:paraId="65786B2B" w14:textId="77777777" w:rsidR="000F5784" w:rsidRDefault="000F5784" w:rsidP="000F5784">
      <w:pPr>
        <w:pStyle w:val="31"/>
        <w:rPr>
          <w:rtl/>
        </w:rPr>
      </w:pPr>
      <w:r>
        <w:rPr>
          <w:b/>
          <w:bCs/>
          <w:rtl/>
        </w:rPr>
        <w:t>ב':</w:t>
      </w:r>
      <w:r>
        <w:rPr>
          <w:b/>
          <w:bCs/>
          <w:rtl/>
        </w:rPr>
        <w:tab/>
      </w:r>
      <w:r w:rsidRPr="00FB638E">
        <w:rPr>
          <w:rtl/>
        </w:rPr>
        <w:t>לא</w:t>
      </w:r>
    </w:p>
    <w:p w14:paraId="57B434A6"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לא</w:t>
      </w:r>
      <w:r>
        <w:rPr>
          <w:rtl/>
        </w:rPr>
        <w:t>?</w:t>
      </w:r>
    </w:p>
    <w:p w14:paraId="3754B0F4" w14:textId="77777777" w:rsidR="000F5784" w:rsidRDefault="000F5784" w:rsidP="000F5784">
      <w:pPr>
        <w:pStyle w:val="31"/>
        <w:rPr>
          <w:rtl/>
        </w:rPr>
      </w:pPr>
      <w:r>
        <w:rPr>
          <w:b/>
          <w:bCs/>
          <w:rtl/>
        </w:rPr>
        <w:t>ב':</w:t>
      </w:r>
      <w:r>
        <w:rPr>
          <w:b/>
          <w:bCs/>
          <w:rtl/>
        </w:rPr>
        <w:tab/>
      </w:r>
      <w:r w:rsidRPr="00FB638E">
        <w:rPr>
          <w:rtl/>
        </w:rPr>
        <w:t>לא</w:t>
      </w:r>
    </w:p>
    <w:p w14:paraId="471542A7"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לא</w:t>
      </w:r>
      <w:r>
        <w:rPr>
          <w:rtl/>
        </w:rPr>
        <w:t>?</w:t>
      </w:r>
    </w:p>
    <w:p w14:paraId="15AADB7C" w14:textId="77777777" w:rsidR="000F5784" w:rsidRDefault="000F5784" w:rsidP="000F5784">
      <w:pPr>
        <w:pStyle w:val="31"/>
        <w:rPr>
          <w:rtl/>
        </w:rPr>
      </w:pPr>
      <w:r>
        <w:rPr>
          <w:b/>
          <w:bCs/>
          <w:rtl/>
        </w:rPr>
        <w:t>ב':</w:t>
      </w:r>
      <w:r>
        <w:rPr>
          <w:b/>
          <w:bCs/>
          <w:rtl/>
        </w:rPr>
        <w:tab/>
      </w:r>
      <w:r w:rsidRPr="00FB638E">
        <w:rPr>
          <w:rtl/>
        </w:rPr>
        <w:t>לא</w:t>
      </w:r>
      <w:r>
        <w:rPr>
          <w:rtl/>
        </w:rPr>
        <w:t>,</w:t>
      </w:r>
      <w:r w:rsidRPr="00FB638E">
        <w:rPr>
          <w:rtl/>
        </w:rPr>
        <w:t xml:space="preserve"> אני לא</w:t>
      </w:r>
      <w:r>
        <w:rPr>
          <w:rtl/>
        </w:rPr>
        <w:t>,</w:t>
      </w:r>
      <w:r w:rsidRPr="00FB638E">
        <w:rPr>
          <w:rtl/>
        </w:rPr>
        <w:t xml:space="preserve"> עוד פעם לא</w:t>
      </w:r>
      <w:r>
        <w:rPr>
          <w:rtl/>
        </w:rPr>
        <w:t>,</w:t>
      </w:r>
      <w:r w:rsidRPr="00FB638E">
        <w:rPr>
          <w:rtl/>
        </w:rPr>
        <w:t xml:space="preserve"> עד שהתחלתי לעבוד בטוביה מעולם לא דיבר לא דיברתי רוח</w:t>
      </w:r>
      <w:r>
        <w:rPr>
          <w:rtl/>
        </w:rPr>
        <w:t>,</w:t>
      </w:r>
      <w:r w:rsidRPr="00FB638E">
        <w:rPr>
          <w:rtl/>
        </w:rPr>
        <w:t xml:space="preserve"> לא התעסקתי ברוח</w:t>
      </w:r>
      <w:r>
        <w:rPr>
          <w:rtl/>
        </w:rPr>
        <w:t>.</w:t>
      </w:r>
      <w:r w:rsidRPr="00FB638E">
        <w:rPr>
          <w:rtl/>
        </w:rPr>
        <w:t xml:space="preserve"> אה</w:t>
      </w:r>
      <w:r>
        <w:rPr>
          <w:rtl/>
        </w:rPr>
        <w:t>,</w:t>
      </w:r>
      <w:r w:rsidRPr="00FB638E">
        <w:rPr>
          <w:rtl/>
        </w:rPr>
        <w:t xml:space="preserve"> זה משהו שהוא מאוד</w:t>
      </w:r>
      <w:r>
        <w:rPr>
          <w:rtl/>
        </w:rPr>
        <w:t xml:space="preserve">... אה... </w:t>
      </w:r>
      <w:r w:rsidRPr="00FB638E">
        <w:rPr>
          <w:rtl/>
        </w:rPr>
        <w:t>הוא לא</w:t>
      </w:r>
      <w:r>
        <w:rPr>
          <w:rtl/>
        </w:rPr>
        <w:t>,</w:t>
      </w:r>
      <w:r w:rsidRPr="00FB638E">
        <w:rPr>
          <w:rtl/>
        </w:rPr>
        <w:t xml:space="preserve"> הוא לא מדובר בבית ספר</w:t>
      </w:r>
      <w:r>
        <w:rPr>
          <w:rtl/>
        </w:rPr>
        <w:t>.</w:t>
      </w:r>
    </w:p>
    <w:p w14:paraId="56B2DD37"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p>
    <w:p w14:paraId="26DD7786" w14:textId="77777777" w:rsidR="000F5784" w:rsidRDefault="000F5784" w:rsidP="000F5784">
      <w:pPr>
        <w:pStyle w:val="31"/>
        <w:rPr>
          <w:rtl/>
        </w:rPr>
      </w:pPr>
      <w:r>
        <w:rPr>
          <w:b/>
          <w:bCs/>
          <w:rtl/>
        </w:rPr>
        <w:t>ב':</w:t>
      </w:r>
      <w:r>
        <w:rPr>
          <w:b/>
          <w:bCs/>
          <w:rtl/>
        </w:rPr>
        <w:tab/>
      </w:r>
      <w:r w:rsidRPr="00FB638E">
        <w:rPr>
          <w:rtl/>
        </w:rPr>
        <w:t>אני אגיד</w:t>
      </w:r>
      <w:r>
        <w:rPr>
          <w:rtl/>
        </w:rPr>
        <w:t xml:space="preserve"> ש... </w:t>
      </w:r>
      <w:r w:rsidRPr="00FB638E">
        <w:rPr>
          <w:rtl/>
        </w:rPr>
        <w:t>במסגרת השנה בטוביה אה</w:t>
      </w:r>
      <w:r>
        <w:rPr>
          <w:rtl/>
        </w:rPr>
        <w:t>...</w:t>
      </w:r>
      <w:r w:rsidRPr="00FB638E">
        <w:rPr>
          <w:rtl/>
        </w:rPr>
        <w:t xml:space="preserve"> היה בעצם עם</w:t>
      </w:r>
      <w:r>
        <w:rPr>
          <w:rtl/>
        </w:rPr>
        <w:t xml:space="preserve"> אה... </w:t>
      </w:r>
      <w:r w:rsidRPr="00FB638E">
        <w:rPr>
          <w:rtl/>
        </w:rPr>
        <w:t xml:space="preserve">עם </w:t>
      </w:r>
      <w:r>
        <w:rPr>
          <w:rtl/>
        </w:rPr>
        <w:t>ע</w:t>
      </w:r>
      <w:r w:rsidRPr="00FB638E">
        <w:rPr>
          <w:rtl/>
        </w:rPr>
        <w:t>מוס בן אהרון</w:t>
      </w:r>
      <w:r>
        <w:rPr>
          <w:rtl/>
        </w:rPr>
        <w:t xml:space="preserve"> אה... </w:t>
      </w:r>
      <w:r w:rsidRPr="00FB638E">
        <w:rPr>
          <w:rtl/>
        </w:rPr>
        <w:t xml:space="preserve">ממש התחלה של </w:t>
      </w:r>
      <w:r>
        <w:rPr>
          <w:rtl/>
        </w:rPr>
        <w:t>"</w:t>
      </w:r>
      <w:r w:rsidRPr="00FB638E">
        <w:rPr>
          <w:rtl/>
        </w:rPr>
        <w:t>גוף נפש רוח</w:t>
      </w:r>
      <w:r>
        <w:rPr>
          <w:rtl/>
        </w:rPr>
        <w:t>".</w:t>
      </w:r>
      <w:r w:rsidRPr="00FB638E">
        <w:rPr>
          <w:rtl/>
        </w:rPr>
        <w:t xml:space="preserve"> נכנסתי לשבעה שיעורים הראשונים אה</w:t>
      </w:r>
      <w:r>
        <w:rPr>
          <w:rtl/>
        </w:rPr>
        <w:t>...</w:t>
      </w:r>
      <w:r w:rsidRPr="00FB638E">
        <w:rPr>
          <w:rtl/>
        </w:rPr>
        <w:t xml:space="preserve"> והתחושה שלי הייתה שאני שאני יודע על מה הוא מדבר</w:t>
      </w:r>
      <w:r>
        <w:rPr>
          <w:rtl/>
        </w:rPr>
        <w:t>.</w:t>
      </w:r>
      <w:r w:rsidRPr="00FB638E">
        <w:rPr>
          <w:rtl/>
        </w:rPr>
        <w:t xml:space="preserve"> כאילו זה מאוד מובן לי</w:t>
      </w:r>
      <w:r>
        <w:rPr>
          <w:rtl/>
        </w:rPr>
        <w:t>.</w:t>
      </w:r>
      <w:r w:rsidRPr="00FB638E">
        <w:rPr>
          <w:rtl/>
        </w:rPr>
        <w:t xml:space="preserve"> שום דבר לא היה זר</w:t>
      </w:r>
      <w:r>
        <w:rPr>
          <w:rtl/>
        </w:rPr>
        <w:t>.</w:t>
      </w:r>
      <w:r w:rsidRPr="00FB638E">
        <w:rPr>
          <w:rtl/>
        </w:rPr>
        <w:t xml:space="preserve"> הבנתי אני הרגשתי שאני מבין</w:t>
      </w:r>
      <w:r>
        <w:rPr>
          <w:rtl/>
        </w:rPr>
        <w:t xml:space="preserve"> הכול.</w:t>
      </w:r>
      <w:r w:rsidRPr="00FB638E">
        <w:rPr>
          <w:rtl/>
        </w:rPr>
        <w:t xml:space="preserve"> מתוך העומס הפסקתי להגיע לשיעורים</w:t>
      </w:r>
      <w:r>
        <w:rPr>
          <w:rtl/>
        </w:rPr>
        <w:t>,</w:t>
      </w:r>
      <w:r w:rsidRPr="00FB638E">
        <w:rPr>
          <w:rtl/>
        </w:rPr>
        <w:t xml:space="preserve"> כי זה היה </w:t>
      </w:r>
      <w:r>
        <w:rPr>
          <w:rtl/>
        </w:rPr>
        <w:t xml:space="preserve">על </w:t>
      </w:r>
      <w:r w:rsidRPr="00FB638E">
        <w:rPr>
          <w:rtl/>
        </w:rPr>
        <w:t>חשבון עבודה</w:t>
      </w:r>
      <w:r>
        <w:rPr>
          <w:rtl/>
        </w:rPr>
        <w:t>.</w:t>
      </w:r>
      <w:r w:rsidRPr="00FB638E">
        <w:rPr>
          <w:rtl/>
        </w:rPr>
        <w:t xml:space="preserve"> אבל אבל</w:t>
      </w:r>
      <w:r>
        <w:rPr>
          <w:rtl/>
        </w:rPr>
        <w:t>,</w:t>
      </w:r>
      <w:r w:rsidRPr="00FB638E">
        <w:rPr>
          <w:rtl/>
        </w:rPr>
        <w:t xml:space="preserve"> אה</w:t>
      </w:r>
      <w:r>
        <w:rPr>
          <w:rtl/>
        </w:rPr>
        <w:t>,</w:t>
      </w:r>
      <w:r w:rsidRPr="00FB638E">
        <w:rPr>
          <w:rtl/>
        </w:rPr>
        <w:t xml:space="preserve"> אבל זה הרגיש לי מוכר</w:t>
      </w:r>
      <w:r>
        <w:rPr>
          <w:rtl/>
        </w:rPr>
        <w:t>,</w:t>
      </w:r>
      <w:r w:rsidRPr="00FB638E">
        <w:rPr>
          <w:rtl/>
        </w:rPr>
        <w:t xml:space="preserve"> וזה הרגיש לי חלק ממה שחייתי בו בלי שהסבירו לי אותו</w:t>
      </w:r>
      <w:r>
        <w:rPr>
          <w:rtl/>
        </w:rPr>
        <w:t>.</w:t>
      </w:r>
    </w:p>
    <w:p w14:paraId="193F22C7"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תודה</w:t>
      </w:r>
      <w:r>
        <w:rPr>
          <w:rtl/>
        </w:rPr>
        <w:t>.</w:t>
      </w:r>
      <w:r w:rsidRPr="00FB638E">
        <w:rPr>
          <w:rtl/>
        </w:rPr>
        <w:t xml:space="preserve"> מדהים</w:t>
      </w:r>
    </w:p>
    <w:p w14:paraId="2625F0A1"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אז זה היה מאוד</w:t>
      </w:r>
      <w:r>
        <w:rPr>
          <w:rtl/>
        </w:rPr>
        <w:t xml:space="preserve"> אה... </w:t>
      </w:r>
      <w:r w:rsidRPr="00FB638E">
        <w:rPr>
          <w:rtl/>
        </w:rPr>
        <w:t>מדהים</w:t>
      </w:r>
      <w:r>
        <w:rPr>
          <w:rtl/>
        </w:rPr>
        <w:t>.</w:t>
      </w:r>
      <w:r w:rsidRPr="00FB638E">
        <w:rPr>
          <w:rtl/>
        </w:rPr>
        <w:t xml:space="preserve"> אולי אני אחזור רגע שאלת משהו על ה</w:t>
      </w:r>
      <w:r>
        <w:rPr>
          <w:rtl/>
        </w:rPr>
        <w:t>...</w:t>
      </w:r>
      <w:r w:rsidRPr="00FB638E">
        <w:rPr>
          <w:rtl/>
        </w:rPr>
        <w:t xml:space="preserve"> על מה נתן לי אולי ביטחון עם האנשים שפגשתי בסיפורים</w:t>
      </w:r>
      <w:r>
        <w:rPr>
          <w:rtl/>
        </w:rPr>
        <w:t>.</w:t>
      </w:r>
      <w:r w:rsidRPr="00FB638E">
        <w:rPr>
          <w:rtl/>
        </w:rPr>
        <w:t xml:space="preserve"> אה</w:t>
      </w:r>
      <w:r>
        <w:rPr>
          <w:rtl/>
        </w:rPr>
        <w:t>...</w:t>
      </w:r>
      <w:r w:rsidRPr="00FB638E">
        <w:rPr>
          <w:rtl/>
        </w:rPr>
        <w:t xml:space="preserve"> אז בעצם גם גם החוויה שלי שלא יכול לקרות כלום וזה לא יזעזע אותי או אני מספיק יציב בעולם</w:t>
      </w:r>
      <w:r>
        <w:rPr>
          <w:rtl/>
        </w:rPr>
        <w:t>.</w:t>
      </w:r>
      <w:r w:rsidRPr="00FB638E">
        <w:rPr>
          <w:rtl/>
        </w:rPr>
        <w:t xml:space="preserve"> אבל גם אולי איז</w:t>
      </w:r>
      <w:r>
        <w:rPr>
          <w:rFonts w:hint="cs"/>
          <w:rtl/>
        </w:rPr>
        <w:t>ו</w:t>
      </w:r>
      <w:r w:rsidRPr="00FB638E">
        <w:rPr>
          <w:rtl/>
        </w:rPr>
        <w:t>שהי יכולת</w:t>
      </w:r>
      <w:r>
        <w:rPr>
          <w:rtl/>
        </w:rPr>
        <w:t xml:space="preserve"> אה... </w:t>
      </w:r>
      <w:r w:rsidRPr="00FB638E">
        <w:rPr>
          <w:rtl/>
        </w:rPr>
        <w:t>הפרדה בעצם כאילו אני לא נמצא בהזדהות עם אנשים אני יודע זה שלהם וזה שלי וזה שהוא עכשיו בחוויה שלו זה יכול להיות קשה זה יכול להיות מורכב זה יכול להיות הרבה דברים אבל זה לא קשור אליי עכשיו זה משהו שהוא איתי כל החיים</w:t>
      </w:r>
      <w:r>
        <w:rPr>
          <w:rtl/>
        </w:rPr>
        <w:t>,</w:t>
      </w:r>
      <w:r w:rsidRPr="00FB638E">
        <w:rPr>
          <w:rtl/>
        </w:rPr>
        <w:t xml:space="preserve"> אני לא זה לא חדש לי הלימודים</w:t>
      </w:r>
      <w:r>
        <w:rPr>
          <w:rtl/>
        </w:rPr>
        <w:t>,</w:t>
      </w:r>
      <w:r w:rsidRPr="00FB638E">
        <w:rPr>
          <w:rtl/>
        </w:rPr>
        <w:t xml:space="preserve"> לומדים את זה המון ואיך עושים את ההפרדה הזאת ואיך</w:t>
      </w:r>
      <w:r>
        <w:rPr>
          <w:rtl/>
        </w:rPr>
        <w:t xml:space="preserve"> אה... </w:t>
      </w:r>
      <w:r w:rsidRPr="00FB638E">
        <w:rPr>
          <w:rtl/>
        </w:rPr>
        <w:t>לא נכנסים למצב של הזדהות יתר</w:t>
      </w:r>
      <w:r>
        <w:rPr>
          <w:rtl/>
        </w:rPr>
        <w:t>.</w:t>
      </w:r>
    </w:p>
    <w:p w14:paraId="188D1D25" w14:textId="77777777" w:rsidR="000F5784" w:rsidRDefault="000F5784" w:rsidP="000F5784">
      <w:pPr>
        <w:pStyle w:val="31"/>
        <w:rPr>
          <w:rtl/>
        </w:rPr>
      </w:pPr>
      <w:r>
        <w:rPr>
          <w:b/>
          <w:bCs/>
          <w:rtl/>
        </w:rPr>
        <w:t>ב':</w:t>
      </w:r>
      <w:r>
        <w:rPr>
          <w:b/>
          <w:bCs/>
          <w:rtl/>
        </w:rPr>
        <w:tab/>
      </w:r>
      <w:r w:rsidRPr="00FB638E">
        <w:rPr>
          <w:rtl/>
        </w:rPr>
        <w:t>אבל אני מרגיש שזה גם חלק מהכלים שקיבלתי</w:t>
      </w:r>
      <w:r>
        <w:rPr>
          <w:rtl/>
        </w:rPr>
        <w:t>.</w:t>
      </w:r>
    </w:p>
    <w:p w14:paraId="78A3C0F2"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כן כן זה זה</w:t>
      </w:r>
      <w:r>
        <w:rPr>
          <w:rtl/>
        </w:rPr>
        <w:t>,</w:t>
      </w:r>
      <w:r w:rsidRPr="00FB638E">
        <w:rPr>
          <w:rtl/>
        </w:rPr>
        <w:t xml:space="preserve"> אתה רואה שעבודה</w:t>
      </w:r>
      <w:r>
        <w:rPr>
          <w:rtl/>
        </w:rPr>
        <w:t>,</w:t>
      </w:r>
      <w:r w:rsidRPr="00FB638E">
        <w:rPr>
          <w:rtl/>
        </w:rPr>
        <w:t xml:space="preserve"> יש אנשים שעובדים על זה כל החיים שלהם</w:t>
      </w:r>
      <w:r>
        <w:rPr>
          <w:rtl/>
        </w:rPr>
        <w:t>,</w:t>
      </w:r>
      <w:r w:rsidRPr="00FB638E">
        <w:rPr>
          <w:rtl/>
        </w:rPr>
        <w:t xml:space="preserve"> עבודה שלמה</w:t>
      </w:r>
      <w:r>
        <w:rPr>
          <w:rtl/>
        </w:rPr>
        <w:t>,</w:t>
      </w:r>
      <w:r w:rsidRPr="00FB638E">
        <w:rPr>
          <w:rtl/>
        </w:rPr>
        <w:t xml:space="preserve"> חיים של</w:t>
      </w:r>
      <w:r>
        <w:rPr>
          <w:rtl/>
        </w:rPr>
        <w:t>...</w:t>
      </w:r>
    </w:p>
    <w:p w14:paraId="3D2E0012" w14:textId="77777777" w:rsidR="000F5784" w:rsidRDefault="000F5784" w:rsidP="000F5784">
      <w:pPr>
        <w:pStyle w:val="31"/>
        <w:rPr>
          <w:rtl/>
        </w:rPr>
      </w:pPr>
      <w:r>
        <w:rPr>
          <w:b/>
          <w:bCs/>
          <w:rtl/>
        </w:rPr>
        <w:t>ב':</w:t>
      </w:r>
      <w:r>
        <w:rPr>
          <w:b/>
          <w:bCs/>
          <w:rtl/>
        </w:rPr>
        <w:tab/>
      </w:r>
      <w:r w:rsidRPr="00FB638E">
        <w:rPr>
          <w:rtl/>
        </w:rPr>
        <w:t>אני פוגש את זה בטוביה היום בצוות</w:t>
      </w:r>
      <w:r>
        <w:rPr>
          <w:rtl/>
        </w:rPr>
        <w:t>.</w:t>
      </w:r>
      <w:r w:rsidRPr="00FB638E">
        <w:rPr>
          <w:rtl/>
        </w:rPr>
        <w:t xml:space="preserve"> חיים שלמים אתה עושה הפרדות הפרדות הפרדות</w:t>
      </w:r>
    </w:p>
    <w:p w14:paraId="28C58BA1"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מי שגדל בערבוביה</w:t>
      </w:r>
    </w:p>
    <w:p w14:paraId="3D8A7834" w14:textId="77777777" w:rsidR="000F5784" w:rsidRDefault="000F5784" w:rsidP="000F5784">
      <w:pPr>
        <w:pStyle w:val="31"/>
        <w:rPr>
          <w:rtl/>
        </w:rPr>
      </w:pPr>
      <w:r>
        <w:rPr>
          <w:b/>
          <w:bCs/>
          <w:rtl/>
        </w:rPr>
        <w:lastRenderedPageBreak/>
        <w:t>ב':</w:t>
      </w:r>
      <w:r>
        <w:rPr>
          <w:b/>
          <w:bCs/>
          <w:rtl/>
        </w:rPr>
        <w:tab/>
      </w:r>
      <w:r w:rsidRPr="00FB638E">
        <w:rPr>
          <w:rtl/>
        </w:rPr>
        <w:t>בדיוק</w:t>
      </w:r>
    </w:p>
    <w:p w14:paraId="04323F22"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16AC9F78" w14:textId="77777777" w:rsidR="000F5784" w:rsidRDefault="000F5784" w:rsidP="000F5784">
      <w:pPr>
        <w:pStyle w:val="31"/>
        <w:rPr>
          <w:rtl/>
        </w:rPr>
      </w:pPr>
      <w:r>
        <w:rPr>
          <w:b/>
          <w:bCs/>
          <w:rtl/>
        </w:rPr>
        <w:t>ב':</w:t>
      </w:r>
      <w:r>
        <w:rPr>
          <w:b/>
          <w:bCs/>
          <w:rtl/>
        </w:rPr>
        <w:tab/>
      </w:r>
      <w:r w:rsidRPr="00FB638E">
        <w:rPr>
          <w:rtl/>
        </w:rPr>
        <w:t>אז</w:t>
      </w:r>
      <w:r>
        <w:rPr>
          <w:rtl/>
        </w:rPr>
        <w:t xml:space="preserve"> אה... </w:t>
      </w:r>
      <w:r w:rsidRPr="00FB638E">
        <w:rPr>
          <w:rtl/>
        </w:rPr>
        <w:t>כן</w:t>
      </w:r>
      <w:r>
        <w:rPr>
          <w:rtl/>
        </w:rPr>
        <w:t>,</w:t>
      </w:r>
      <w:r w:rsidRPr="00FB638E">
        <w:rPr>
          <w:rtl/>
        </w:rPr>
        <w:t xml:space="preserve"> זה זאת החוויה שלי</w:t>
      </w:r>
      <w:r>
        <w:rPr>
          <w:rtl/>
        </w:rPr>
        <w:t>.</w:t>
      </w:r>
    </w:p>
    <w:p w14:paraId="776E8732"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זה מדהים</w:t>
      </w:r>
      <w:r>
        <w:rPr>
          <w:rtl/>
        </w:rPr>
        <w:t>,</w:t>
      </w:r>
      <w:r w:rsidRPr="00FB638E">
        <w:rPr>
          <w:rtl/>
        </w:rPr>
        <w:t xml:space="preserve"> אז </w:t>
      </w:r>
      <w:r>
        <w:rPr>
          <w:rFonts w:hint="cs"/>
          <w:rtl/>
        </w:rPr>
        <w:t xml:space="preserve">ב', </w:t>
      </w:r>
      <w:r w:rsidRPr="00FB638E">
        <w:rPr>
          <w:rtl/>
        </w:rPr>
        <w:t>אני הייתי שמחה גם לשמוע דווקא את הצד השני כן איזה דברים היו חסרים לך למדת ומבינה שאתה</w:t>
      </w:r>
      <w:r>
        <w:rPr>
          <w:rtl/>
        </w:rPr>
        <w:t>...</w:t>
      </w:r>
      <w:r w:rsidRPr="00FB638E">
        <w:rPr>
          <w:rtl/>
        </w:rPr>
        <w:t xml:space="preserve"> אני שומעת ממה שאתה אומר זה שגם יש לך איזה הכרת תודה על המקום הזה שהיית בתוכו</w:t>
      </w:r>
      <w:r>
        <w:rPr>
          <w:rtl/>
        </w:rPr>
        <w:t>,</w:t>
      </w:r>
      <w:r w:rsidRPr="00FB638E">
        <w:rPr>
          <w:rtl/>
        </w:rPr>
        <w:t xml:space="preserve"> אבל יש אולי גם דברים שהם</w:t>
      </w:r>
      <w:r>
        <w:rPr>
          <w:rtl/>
        </w:rPr>
        <w:t xml:space="preserve"> אה... </w:t>
      </w:r>
      <w:r w:rsidRPr="00FB638E">
        <w:rPr>
          <w:rtl/>
        </w:rPr>
        <w:t>היית אומר את זה היה צריך</w:t>
      </w:r>
      <w:r>
        <w:rPr>
          <w:rtl/>
        </w:rPr>
        <w:t>...</w:t>
      </w:r>
      <w:r w:rsidRPr="00FB638E">
        <w:rPr>
          <w:rtl/>
        </w:rPr>
        <w:t xml:space="preserve"> כבר שמעתי ככה משהו על הבגרויות</w:t>
      </w:r>
      <w:r>
        <w:rPr>
          <w:rtl/>
        </w:rPr>
        <w:t>,</w:t>
      </w:r>
      <w:r w:rsidRPr="00FB638E">
        <w:rPr>
          <w:rtl/>
        </w:rPr>
        <w:t xml:space="preserve"> על זה שיכולת בגלל האנושיות שלך במקום שקלטת את המורים</w:t>
      </w:r>
      <w:r>
        <w:rPr>
          <w:rtl/>
        </w:rPr>
        <w:t>,</w:t>
      </w:r>
      <w:r w:rsidRPr="00FB638E">
        <w:rPr>
          <w:rtl/>
        </w:rPr>
        <w:t xml:space="preserve"> אבל אולי עוד דברים שאם אני רק משמיעה את המשפט שאם היו עומדים יותר בצורה יותר ברורה מולך</w:t>
      </w:r>
      <w:r>
        <w:rPr>
          <w:rtl/>
        </w:rPr>
        <w:t>,</w:t>
      </w:r>
      <w:r w:rsidRPr="00FB638E">
        <w:rPr>
          <w:rtl/>
        </w:rPr>
        <w:t xml:space="preserve"> מאתגרים אותך שם קצת</w:t>
      </w:r>
      <w:r>
        <w:rPr>
          <w:rtl/>
        </w:rPr>
        <w:t>,</w:t>
      </w:r>
      <w:r w:rsidRPr="00FB638E">
        <w:rPr>
          <w:rtl/>
        </w:rPr>
        <w:t xml:space="preserve"> אז אולי היית מגיע להישגים יותר</w:t>
      </w:r>
      <w:r>
        <w:rPr>
          <w:rtl/>
        </w:rPr>
        <w:t xml:space="preserve"> אה... </w:t>
      </w:r>
      <w:r w:rsidRPr="00FB638E">
        <w:rPr>
          <w:rtl/>
        </w:rPr>
        <w:t>טובים</w:t>
      </w:r>
      <w:r>
        <w:rPr>
          <w:rtl/>
        </w:rPr>
        <w:t>,</w:t>
      </w:r>
      <w:r w:rsidRPr="00FB638E">
        <w:rPr>
          <w:rtl/>
        </w:rPr>
        <w:t xml:space="preserve"> זה אני שומעת כזה אבל אולי יש עוד דברים</w:t>
      </w:r>
      <w:r>
        <w:rPr>
          <w:rtl/>
        </w:rPr>
        <w:t>.</w:t>
      </w:r>
    </w:p>
    <w:p w14:paraId="664589BD" w14:textId="77777777" w:rsidR="000F5784" w:rsidRDefault="000F5784" w:rsidP="000F5784">
      <w:pPr>
        <w:pStyle w:val="31"/>
        <w:rPr>
          <w:rtl/>
        </w:rPr>
      </w:pPr>
      <w:r>
        <w:rPr>
          <w:b/>
          <w:bCs/>
          <w:rtl/>
        </w:rPr>
        <w:t>ב':</w:t>
      </w:r>
      <w:r>
        <w:rPr>
          <w:b/>
          <w:bCs/>
          <w:rtl/>
        </w:rPr>
        <w:tab/>
      </w:r>
      <w:r w:rsidRPr="00FB638E">
        <w:rPr>
          <w:rtl/>
        </w:rPr>
        <w:t>אני חושב שבחוויה שלי זה בעיקר על התיכון</w:t>
      </w:r>
      <w:r>
        <w:rPr>
          <w:rtl/>
        </w:rPr>
        <w:t xml:space="preserve"> אה... </w:t>
      </w:r>
      <w:r w:rsidRPr="00FB638E">
        <w:rPr>
          <w:rtl/>
        </w:rPr>
        <w:t>זה לא היה ביסודי אוקיי</w:t>
      </w:r>
      <w:r>
        <w:rPr>
          <w:rtl/>
        </w:rPr>
        <w:t>.</w:t>
      </w:r>
      <w:r w:rsidRPr="00FB638E">
        <w:rPr>
          <w:rtl/>
        </w:rPr>
        <w:t xml:space="preserve"> אני חושב שבתיכון שואלים הרבה יותר מדי שאלות</w:t>
      </w:r>
      <w:r>
        <w:rPr>
          <w:rtl/>
        </w:rPr>
        <w:t xml:space="preserve">. אה... </w:t>
      </w:r>
      <w:r w:rsidRPr="00FB638E">
        <w:rPr>
          <w:rtl/>
        </w:rPr>
        <w:t>מקדשים את החופש את חופש הבחירה ואת חופש השיח</w:t>
      </w:r>
      <w:r>
        <w:rPr>
          <w:rtl/>
        </w:rPr>
        <w:t>.</w:t>
      </w:r>
      <w:r w:rsidRPr="00FB638E">
        <w:rPr>
          <w:rtl/>
        </w:rPr>
        <w:t xml:space="preserve"> לפעמים בחוויה שלי אני אומר את זה עם סימני קריאה</w:t>
      </w:r>
      <w:r>
        <w:rPr>
          <w:rtl/>
        </w:rPr>
        <w:t>,</w:t>
      </w:r>
      <w:r w:rsidRPr="00FB638E">
        <w:rPr>
          <w:rtl/>
        </w:rPr>
        <w:t xml:space="preserve"> אולי צריך לשים סימני שאלה</w:t>
      </w:r>
      <w:r>
        <w:rPr>
          <w:rtl/>
        </w:rPr>
        <w:t>,</w:t>
      </w:r>
      <w:r w:rsidRPr="00FB638E">
        <w:rPr>
          <w:rtl/>
        </w:rPr>
        <w:t xml:space="preserve"> אבל</w:t>
      </w:r>
      <w:r>
        <w:rPr>
          <w:rtl/>
        </w:rPr>
        <w:t xml:space="preserve"> אה... </w:t>
      </w:r>
      <w:r w:rsidRPr="00FB638E">
        <w:rPr>
          <w:rtl/>
        </w:rPr>
        <w:t>בשם השיח והחופש</w:t>
      </w:r>
      <w:r>
        <w:rPr>
          <w:rtl/>
        </w:rPr>
        <w:t xml:space="preserve"> אה... </w:t>
      </w:r>
      <w:r w:rsidRPr="00FB638E">
        <w:rPr>
          <w:rtl/>
        </w:rPr>
        <w:t>מאפשר הרבה יותר מדי בלבול</w:t>
      </w:r>
      <w:r>
        <w:rPr>
          <w:rtl/>
        </w:rPr>
        <w:t>.</w:t>
      </w:r>
      <w:r w:rsidRPr="00FB638E">
        <w:rPr>
          <w:rtl/>
        </w:rPr>
        <w:t xml:space="preserve"> אין איזה אמירה מה</w:t>
      </w:r>
      <w:r>
        <w:rPr>
          <w:rtl/>
        </w:rPr>
        <w:t>,</w:t>
      </w:r>
      <w:r w:rsidRPr="00FB638E">
        <w:rPr>
          <w:rtl/>
        </w:rPr>
        <w:t xml:space="preserve"> מה שמותר או אסור</w:t>
      </w:r>
      <w:r>
        <w:rPr>
          <w:rtl/>
        </w:rPr>
        <w:t>,</w:t>
      </w:r>
      <w:r w:rsidRPr="00FB638E">
        <w:rPr>
          <w:rtl/>
        </w:rPr>
        <w:t xml:space="preserve"> או נכון או לא נכון</w:t>
      </w:r>
      <w:r>
        <w:rPr>
          <w:rtl/>
        </w:rPr>
        <w:t xml:space="preserve">. אה... </w:t>
      </w:r>
      <w:r w:rsidRPr="00FB638E">
        <w:rPr>
          <w:rtl/>
        </w:rPr>
        <w:t>ובחוויה שלי היו לא מעט</w:t>
      </w:r>
      <w:r>
        <w:rPr>
          <w:rtl/>
        </w:rPr>
        <w:t xml:space="preserve"> אה... </w:t>
      </w:r>
      <w:r w:rsidRPr="00FB638E">
        <w:rPr>
          <w:rtl/>
        </w:rPr>
        <w:t>סיטואציות שמורים ממש ניסו להתחבר עם התלמידים בצורה מאוד לא מתאימה</w:t>
      </w:r>
      <w:r>
        <w:rPr>
          <w:rtl/>
        </w:rPr>
        <w:t xml:space="preserve">. אה... </w:t>
      </w:r>
      <w:r w:rsidRPr="00FB638E">
        <w:rPr>
          <w:rtl/>
        </w:rPr>
        <w:t>והבית ספר לא עושה עם זה מספיק</w:t>
      </w:r>
      <w:r>
        <w:rPr>
          <w:rtl/>
        </w:rPr>
        <w:t>.</w:t>
      </w:r>
      <w:r w:rsidRPr="00FB638E">
        <w:rPr>
          <w:rtl/>
        </w:rPr>
        <w:t xml:space="preserve"> אני אומר גם חוויה של</w:t>
      </w:r>
      <w:r>
        <w:rPr>
          <w:rtl/>
        </w:rPr>
        <w:t>מה</w:t>
      </w:r>
      <w:r w:rsidRPr="00FB638E">
        <w:rPr>
          <w:rtl/>
        </w:rPr>
        <w:t xml:space="preserve"> כשאני ממש זוכר חוויות ספציפיות מהתיכון</w:t>
      </w:r>
      <w:r>
        <w:rPr>
          <w:rtl/>
        </w:rPr>
        <w:t xml:space="preserve"> </w:t>
      </w:r>
      <w:r w:rsidRPr="00FB638E">
        <w:rPr>
          <w:rtl/>
        </w:rPr>
        <w:t>וגם לאורך השנים בעבודה שלי עם התיכון גם בשנה האחרונה</w:t>
      </w:r>
      <w:r>
        <w:rPr>
          <w:rtl/>
        </w:rPr>
        <w:t>.</w:t>
      </w:r>
    </w:p>
    <w:p w14:paraId="14C20C2D"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אתה אומר משהו בעצם אני יותר גבול</w:t>
      </w:r>
      <w:r>
        <w:rPr>
          <w:rtl/>
        </w:rPr>
        <w:t>?</w:t>
      </w:r>
    </w:p>
    <w:p w14:paraId="7359DF21" w14:textId="77777777" w:rsidR="000F5784" w:rsidRDefault="000F5784" w:rsidP="000F5784">
      <w:pPr>
        <w:pStyle w:val="31"/>
        <w:rPr>
          <w:rtl/>
        </w:rPr>
      </w:pPr>
      <w:r>
        <w:rPr>
          <w:b/>
          <w:bCs/>
          <w:rtl/>
        </w:rPr>
        <w:t>ב':</w:t>
      </w:r>
      <w:r>
        <w:rPr>
          <w:b/>
          <w:bCs/>
          <w:rtl/>
        </w:rPr>
        <w:tab/>
      </w:r>
      <w:r w:rsidRPr="00FB638E">
        <w:rPr>
          <w:rtl/>
        </w:rPr>
        <w:t>גבול יותר גבולות</w:t>
      </w:r>
      <w:r>
        <w:rPr>
          <w:rtl/>
        </w:rPr>
        <w:t>,</w:t>
      </w:r>
      <w:r w:rsidRPr="00FB638E">
        <w:rPr>
          <w:rtl/>
        </w:rPr>
        <w:t xml:space="preserve"> יותר יותר ברור</w:t>
      </w:r>
      <w:r>
        <w:rPr>
          <w:rtl/>
        </w:rPr>
        <w:t>.</w:t>
      </w:r>
      <w:r w:rsidRPr="00FB638E">
        <w:rPr>
          <w:rtl/>
        </w:rPr>
        <w:t xml:space="preserve"> כן</w:t>
      </w:r>
      <w:r>
        <w:rPr>
          <w:rtl/>
        </w:rPr>
        <w:t>.</w:t>
      </w:r>
    </w:p>
    <w:p w14:paraId="59D1EB73"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גם למורים</w:t>
      </w:r>
      <w:r>
        <w:rPr>
          <w:rtl/>
        </w:rPr>
        <w:t>?</w:t>
      </w:r>
    </w:p>
    <w:p w14:paraId="65427B5C" w14:textId="77777777" w:rsidR="000F5784" w:rsidRDefault="000F5784" w:rsidP="000F5784">
      <w:pPr>
        <w:pStyle w:val="31"/>
        <w:rPr>
          <w:rtl/>
        </w:rPr>
      </w:pPr>
      <w:r>
        <w:rPr>
          <w:b/>
          <w:bCs/>
          <w:rtl/>
        </w:rPr>
        <w:t>ב':</w:t>
      </w:r>
      <w:r>
        <w:rPr>
          <w:b/>
          <w:bCs/>
          <w:rtl/>
        </w:rPr>
        <w:tab/>
      </w:r>
      <w:r w:rsidRPr="00FB638E">
        <w:rPr>
          <w:rtl/>
        </w:rPr>
        <w:t>גם למורים</w:t>
      </w:r>
      <w:r>
        <w:rPr>
          <w:rtl/>
        </w:rPr>
        <w:t>.</w:t>
      </w:r>
    </w:p>
    <w:p w14:paraId="4283576E"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גם למורים</w:t>
      </w:r>
      <w:r>
        <w:rPr>
          <w:rtl/>
        </w:rPr>
        <w:t>?</w:t>
      </w:r>
    </w:p>
    <w:p w14:paraId="43BDFD17" w14:textId="77777777" w:rsidR="000F5784" w:rsidRDefault="000F5784" w:rsidP="000F5784">
      <w:pPr>
        <w:pStyle w:val="31"/>
        <w:rPr>
          <w:rtl/>
        </w:rPr>
      </w:pPr>
      <w:r>
        <w:rPr>
          <w:b/>
          <w:bCs/>
          <w:rtl/>
        </w:rPr>
        <w:t>ב':</w:t>
      </w:r>
      <w:r>
        <w:rPr>
          <w:b/>
          <w:bCs/>
          <w:rtl/>
        </w:rPr>
        <w:tab/>
      </w:r>
      <w:r w:rsidRPr="00FB638E">
        <w:rPr>
          <w:rtl/>
        </w:rPr>
        <w:t>גם למורים</w:t>
      </w:r>
      <w:r>
        <w:rPr>
          <w:rtl/>
        </w:rPr>
        <w:t>.</w:t>
      </w:r>
    </w:p>
    <w:p w14:paraId="6AA324EF"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r w:rsidRPr="00FB638E">
        <w:rPr>
          <w:rtl/>
        </w:rPr>
        <w:t xml:space="preserve"> זה משהו שאתה מרגיש שגם חסר לך עכשיו או שבאופן כללי אתה אומר</w:t>
      </w:r>
      <w:r>
        <w:rPr>
          <w:rtl/>
        </w:rPr>
        <w:t>?</w:t>
      </w:r>
    </w:p>
    <w:p w14:paraId="0FCCCCE7" w14:textId="77777777" w:rsidR="000F5784" w:rsidRPr="00FB638E" w:rsidRDefault="000F5784" w:rsidP="000F5784">
      <w:pPr>
        <w:pStyle w:val="31"/>
        <w:rPr>
          <w:rtl/>
        </w:rPr>
      </w:pPr>
      <w:r>
        <w:rPr>
          <w:b/>
          <w:bCs/>
          <w:rtl/>
        </w:rPr>
        <w:t>ב':</w:t>
      </w:r>
      <w:r>
        <w:rPr>
          <w:b/>
          <w:bCs/>
          <w:rtl/>
        </w:rPr>
        <w:tab/>
      </w:r>
      <w:r w:rsidRPr="00FB638E">
        <w:rPr>
          <w:rtl/>
        </w:rPr>
        <w:t>מה זאת אומרת</w:t>
      </w:r>
      <w:r>
        <w:rPr>
          <w:rtl/>
        </w:rPr>
        <w:t>?</w:t>
      </w:r>
    </w:p>
    <w:p w14:paraId="3EDD78DC"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זאת אומרת כשאני שואלת על החוסר אז השאלה אם אתה מרגיש את זה גם על עצמך בתוך מה שאתה עושה</w:t>
      </w:r>
      <w:r>
        <w:rPr>
          <w:rtl/>
        </w:rPr>
        <w:t>?</w:t>
      </w:r>
      <w:r w:rsidRPr="00FB638E">
        <w:rPr>
          <w:rtl/>
        </w:rPr>
        <w:t xml:space="preserve"> או שאתה אומר את זה כמישהו שמסתכל על המערכת</w:t>
      </w:r>
      <w:r>
        <w:rPr>
          <w:rtl/>
        </w:rPr>
        <w:t>?</w:t>
      </w:r>
    </w:p>
    <w:p w14:paraId="51725993" w14:textId="77777777" w:rsidR="000F5784" w:rsidRPr="00FB638E" w:rsidRDefault="000F5784" w:rsidP="000F5784">
      <w:pPr>
        <w:pStyle w:val="31"/>
        <w:rPr>
          <w:rtl/>
        </w:rPr>
      </w:pPr>
      <w:r>
        <w:rPr>
          <w:b/>
          <w:bCs/>
          <w:rtl/>
        </w:rPr>
        <w:t>ב':</w:t>
      </w:r>
      <w:r>
        <w:rPr>
          <w:b/>
          <w:bCs/>
          <w:rtl/>
        </w:rPr>
        <w:tab/>
      </w:r>
      <w:r w:rsidRPr="00FB638E">
        <w:rPr>
          <w:rtl/>
        </w:rPr>
        <w:t>בעבודה שלי עם התיכון את מדברת</w:t>
      </w:r>
      <w:r>
        <w:rPr>
          <w:rtl/>
        </w:rPr>
        <w:t>?</w:t>
      </w:r>
    </w:p>
    <w:p w14:paraId="2AE34B73"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r w:rsidRPr="00FB638E">
        <w:rPr>
          <w:rtl/>
        </w:rPr>
        <w:t xml:space="preserve"> למידה שלך בתיכון</w:t>
      </w:r>
      <w:r>
        <w:rPr>
          <w:rtl/>
        </w:rPr>
        <w:t>,</w:t>
      </w:r>
      <w:r w:rsidRPr="00FB638E">
        <w:rPr>
          <w:rtl/>
        </w:rPr>
        <w:t xml:space="preserve"> נגיד אם היו יותר גבולות בבית ספר אז האם אתה מרגיש שזה פגע בך שלא היו גבולות</w:t>
      </w:r>
      <w:r>
        <w:rPr>
          <w:rtl/>
        </w:rPr>
        <w:t>?</w:t>
      </w:r>
    </w:p>
    <w:p w14:paraId="6CD23598" w14:textId="6AC33CE6" w:rsidR="000F5784" w:rsidRDefault="000F5784" w:rsidP="000F5784">
      <w:pPr>
        <w:pStyle w:val="31"/>
        <w:rPr>
          <w:rtl/>
        </w:rPr>
      </w:pPr>
      <w:r>
        <w:rPr>
          <w:b/>
          <w:bCs/>
          <w:rtl/>
        </w:rPr>
        <w:t>ב':</w:t>
      </w:r>
      <w:r>
        <w:rPr>
          <w:b/>
          <w:bCs/>
          <w:rtl/>
        </w:rPr>
        <w:tab/>
      </w:r>
      <w:r w:rsidRPr="00FB638E">
        <w:rPr>
          <w:rtl/>
        </w:rPr>
        <w:t>אני מרגיש שקודם כל התחום הריאלי</w:t>
      </w:r>
      <w:r>
        <w:rPr>
          <w:rtl/>
        </w:rPr>
        <w:t xml:space="preserve"> אה... </w:t>
      </w:r>
      <w:r w:rsidRPr="00FB638E">
        <w:rPr>
          <w:rtl/>
        </w:rPr>
        <w:t>חסר מאוד מאוד מאוד</w:t>
      </w:r>
      <w:r>
        <w:rPr>
          <w:rtl/>
        </w:rPr>
        <w:t xml:space="preserve">, אה... </w:t>
      </w:r>
      <w:r w:rsidRPr="00FB638E">
        <w:rPr>
          <w:rtl/>
        </w:rPr>
        <w:t>כאילו זה יוצאים מנקודת מוצא שזה בסדר זה מה יש</w:t>
      </w:r>
      <w:r>
        <w:rPr>
          <w:rtl/>
        </w:rPr>
        <w:t>,</w:t>
      </w:r>
      <w:r w:rsidRPr="00FB638E">
        <w:rPr>
          <w:rtl/>
        </w:rPr>
        <w:t xml:space="preserve"> וזה מין בינוניות כזאת</w:t>
      </w:r>
      <w:r>
        <w:rPr>
          <w:rtl/>
        </w:rPr>
        <w:t>.</w:t>
      </w:r>
      <w:r w:rsidRPr="00FB638E">
        <w:rPr>
          <w:rtl/>
        </w:rPr>
        <w:t xml:space="preserve"> שאני חושב שבהרבה תחומים אחרים יותר קל להשיג אנשים בוולדורף שהם מתחום ה</w:t>
      </w:r>
      <w:r w:rsidR="007362DF">
        <w:rPr>
          <w:rtl/>
        </w:rPr>
        <w:t>אמנות</w:t>
      </w:r>
      <w:r>
        <w:rPr>
          <w:rtl/>
        </w:rPr>
        <w:t xml:space="preserve">, תחום </w:t>
      </w:r>
      <w:r w:rsidRPr="00FB638E">
        <w:rPr>
          <w:rtl/>
        </w:rPr>
        <w:t>ה</w:t>
      </w:r>
      <w:r>
        <w:rPr>
          <w:rtl/>
        </w:rPr>
        <w:t>...</w:t>
      </w:r>
      <w:r w:rsidRPr="00FB638E">
        <w:rPr>
          <w:rtl/>
        </w:rPr>
        <w:t xml:space="preserve"> ואז</w:t>
      </w:r>
      <w:r>
        <w:rPr>
          <w:rtl/>
        </w:rPr>
        <w:t xml:space="preserve"> אה... </w:t>
      </w:r>
      <w:r w:rsidRPr="00FB638E">
        <w:rPr>
          <w:rtl/>
        </w:rPr>
        <w:t>זה תחומים שכאילו מצטיינים וטובים ולא מתפשרים בהם</w:t>
      </w:r>
      <w:r>
        <w:rPr>
          <w:rtl/>
        </w:rPr>
        <w:t>,</w:t>
      </w:r>
      <w:r w:rsidRPr="00FB638E">
        <w:rPr>
          <w:rtl/>
        </w:rPr>
        <w:t xml:space="preserve"> אבל התחום שהוא הוא מפתח חשיבה לא פחות</w:t>
      </w:r>
      <w:r>
        <w:rPr>
          <w:rtl/>
        </w:rPr>
        <w:t xml:space="preserve"> אה... </w:t>
      </w:r>
      <w:r w:rsidRPr="00FB638E">
        <w:rPr>
          <w:rtl/>
        </w:rPr>
        <w:t>הוא פשוט</w:t>
      </w:r>
      <w:r>
        <w:rPr>
          <w:rtl/>
        </w:rPr>
        <w:t xml:space="preserve"> אה... </w:t>
      </w:r>
      <w:r w:rsidRPr="00FB638E">
        <w:rPr>
          <w:rtl/>
        </w:rPr>
        <w:t>משאירים אותו בינוני</w:t>
      </w:r>
      <w:r>
        <w:rPr>
          <w:rtl/>
        </w:rPr>
        <w:t>,</w:t>
      </w:r>
      <w:r w:rsidRPr="00FB638E">
        <w:rPr>
          <w:rtl/>
        </w:rPr>
        <w:t xml:space="preserve"> לא מתוך רצון להשאיר אותו בינוני</w:t>
      </w:r>
      <w:r>
        <w:rPr>
          <w:rtl/>
        </w:rPr>
        <w:t>,</w:t>
      </w:r>
      <w:r w:rsidRPr="00FB638E">
        <w:rPr>
          <w:rtl/>
        </w:rPr>
        <w:t xml:space="preserve"> מתוך זה שאין אנשים</w:t>
      </w:r>
      <w:r>
        <w:rPr>
          <w:rtl/>
        </w:rPr>
        <w:t>,</w:t>
      </w:r>
      <w:r w:rsidRPr="00FB638E">
        <w:rPr>
          <w:rtl/>
        </w:rPr>
        <w:t xml:space="preserve"> ואז גם לא משקיעים בזה מספיק למצוא את האנשים הנכונים</w:t>
      </w:r>
      <w:r>
        <w:rPr>
          <w:rtl/>
        </w:rPr>
        <w:t>.</w:t>
      </w:r>
      <w:r w:rsidRPr="00FB638E">
        <w:rPr>
          <w:rtl/>
        </w:rPr>
        <w:t xml:space="preserve"> לא אני אומר את זה אולי קצת ביקורתי</w:t>
      </w:r>
      <w:r>
        <w:rPr>
          <w:rtl/>
        </w:rPr>
        <w:t>,</w:t>
      </w:r>
      <w:r w:rsidRPr="00FB638E">
        <w:rPr>
          <w:rtl/>
        </w:rPr>
        <w:t xml:space="preserve"> אבל אבל במבחן התוצאה אין בתיכון </w:t>
      </w:r>
      <w:r>
        <w:rPr>
          <w:rtl/>
        </w:rPr>
        <w:t>הרדוף</w:t>
      </w:r>
      <w:r w:rsidRPr="00FB638E">
        <w:rPr>
          <w:rtl/>
        </w:rPr>
        <w:t xml:space="preserve"> חמש יחידות מתמטיקה</w:t>
      </w:r>
      <w:r>
        <w:rPr>
          <w:rtl/>
        </w:rPr>
        <w:t>,</w:t>
      </w:r>
      <w:r w:rsidRPr="00FB638E">
        <w:rPr>
          <w:rtl/>
        </w:rPr>
        <w:t xml:space="preserve"> לדעתי </w:t>
      </w:r>
      <w:r>
        <w:rPr>
          <w:rtl/>
        </w:rPr>
        <w:t xml:space="preserve">מאז </w:t>
      </w:r>
      <w:r w:rsidRPr="00FB638E">
        <w:rPr>
          <w:rtl/>
        </w:rPr>
        <w:t>שאני בתיכון חוץ מילדים ספציפיים שמתעקשים שיהיה להם שעושים את זה לבד</w:t>
      </w:r>
      <w:r>
        <w:rPr>
          <w:rtl/>
        </w:rPr>
        <w:t>.</w:t>
      </w:r>
    </w:p>
    <w:p w14:paraId="575EF89C"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עכשיו זה אומר משהו</w:t>
      </w:r>
      <w:r>
        <w:rPr>
          <w:rtl/>
        </w:rPr>
        <w:t>.</w:t>
      </w:r>
    </w:p>
    <w:p w14:paraId="71746431" w14:textId="77777777" w:rsidR="000F5784" w:rsidRPr="00FB638E" w:rsidRDefault="000F5784" w:rsidP="000F5784">
      <w:pPr>
        <w:pStyle w:val="31"/>
        <w:rPr>
          <w:rtl/>
        </w:rPr>
      </w:pPr>
      <w:r>
        <w:rPr>
          <w:b/>
          <w:bCs/>
          <w:rtl/>
        </w:rPr>
        <w:lastRenderedPageBreak/>
        <w:t>ב':</w:t>
      </w:r>
      <w:r>
        <w:rPr>
          <w:b/>
          <w:bCs/>
          <w:rtl/>
        </w:rPr>
        <w:tab/>
      </w:r>
      <w:r w:rsidRPr="00FB638E">
        <w:rPr>
          <w:rtl/>
        </w:rPr>
        <w:t>אז יש אמירה</w:t>
      </w:r>
      <w:r>
        <w:rPr>
          <w:rtl/>
        </w:rPr>
        <w:t>,</w:t>
      </w:r>
      <w:r w:rsidRPr="00FB638E">
        <w:rPr>
          <w:rtl/>
        </w:rPr>
        <w:t xml:space="preserve"> אבל היא אמירה דווקא לא רחבה</w:t>
      </w:r>
      <w:r>
        <w:rPr>
          <w:rtl/>
        </w:rPr>
        <w:t>.</w:t>
      </w:r>
      <w:r w:rsidRPr="00FB638E">
        <w:rPr>
          <w:rtl/>
        </w:rPr>
        <w:t xml:space="preserve"> אין יש כאילו עמדה</w:t>
      </w:r>
      <w:r>
        <w:rPr>
          <w:rtl/>
        </w:rPr>
        <w:t>,</w:t>
      </w:r>
      <w:r w:rsidRPr="00FB638E">
        <w:rPr>
          <w:rtl/>
        </w:rPr>
        <w:t xml:space="preserve"> זה מה שאתה אומר</w:t>
      </w:r>
      <w:r>
        <w:rPr>
          <w:rtl/>
        </w:rPr>
        <w:t>.</w:t>
      </w:r>
      <w:r w:rsidRPr="00FB638E">
        <w:rPr>
          <w:rtl/>
        </w:rPr>
        <w:t xml:space="preserve"> כן</w:t>
      </w:r>
      <w:r>
        <w:rPr>
          <w:rtl/>
        </w:rPr>
        <w:t>.</w:t>
      </w:r>
      <w:r w:rsidRPr="00FB638E">
        <w:rPr>
          <w:rtl/>
        </w:rPr>
        <w:t xml:space="preserve"> כן</w:t>
      </w:r>
      <w:r>
        <w:rPr>
          <w:rtl/>
        </w:rPr>
        <w:t>.</w:t>
      </w:r>
      <w:r w:rsidRPr="00FB638E">
        <w:rPr>
          <w:rtl/>
        </w:rPr>
        <w:t xml:space="preserve"> אז אני חושב שגם בתחום הזה</w:t>
      </w:r>
      <w:r>
        <w:rPr>
          <w:rtl/>
        </w:rPr>
        <w:t>,</w:t>
      </w:r>
      <w:r w:rsidRPr="00FB638E">
        <w:rPr>
          <w:rtl/>
        </w:rPr>
        <w:t xml:space="preserve"> בתור מישהו שהוא לא בן אדם ריאלי</w:t>
      </w:r>
      <w:r>
        <w:rPr>
          <w:rtl/>
        </w:rPr>
        <w:t xml:space="preserve"> אה... </w:t>
      </w:r>
      <w:r w:rsidRPr="00FB638E">
        <w:rPr>
          <w:rtl/>
        </w:rPr>
        <w:t>או לא למדתי מתמטיקה כמעט עשיתי שלוש יחידות בתיכון אפילו לא סיימתי בגרות במתמטיקה</w:t>
      </w:r>
      <w:r>
        <w:rPr>
          <w:rtl/>
        </w:rPr>
        <w:t>.</w:t>
      </w:r>
      <w:r w:rsidRPr="00FB638E">
        <w:rPr>
          <w:rtl/>
        </w:rPr>
        <w:t xml:space="preserve"> שזה בדיחה</w:t>
      </w:r>
      <w:r>
        <w:rPr>
          <w:rtl/>
        </w:rPr>
        <w:t>.</w:t>
      </w:r>
      <w:r w:rsidRPr="00FB638E">
        <w:rPr>
          <w:rtl/>
        </w:rPr>
        <w:t xml:space="preserve"> בסופו של דבר הייתי יכול לעשות את זה</w:t>
      </w:r>
      <w:r>
        <w:rPr>
          <w:rtl/>
        </w:rPr>
        <w:t>.</w:t>
      </w:r>
      <w:r w:rsidRPr="00FB638E">
        <w:rPr>
          <w:rtl/>
        </w:rPr>
        <w:t xml:space="preserve"> עשיתי ארבע יחידות בשלושה חודשים שלמדתי והשלמתי את</w:t>
      </w:r>
      <w:r>
        <w:rPr>
          <w:rtl/>
        </w:rPr>
        <w:t xml:space="preserve"> הכול.</w:t>
      </w:r>
      <w:r w:rsidRPr="00FB638E">
        <w:rPr>
          <w:rtl/>
        </w:rPr>
        <w:t xml:space="preserve"> אבל זה משהו שהוא אני חושב שהבית ספר</w:t>
      </w:r>
      <w:r>
        <w:rPr>
          <w:rtl/>
        </w:rPr>
        <w:t xml:space="preserve"> אה... </w:t>
      </w:r>
      <w:r w:rsidRPr="00FB638E">
        <w:rPr>
          <w:rtl/>
        </w:rPr>
        <w:t>צריך לחשוב טוב מאוד או התיכון כן איך איך</w:t>
      </w:r>
      <w:r>
        <w:rPr>
          <w:rtl/>
        </w:rPr>
        <w:t xml:space="preserve"> אה... </w:t>
      </w:r>
      <w:r w:rsidRPr="00FB638E">
        <w:rPr>
          <w:rtl/>
        </w:rPr>
        <w:t>נותנים יותר דגש למקצועות ריאליים ושמים יותר גבולות של זה קורה בבית ספר וזה לא קורה בבית ספר</w:t>
      </w:r>
      <w:r>
        <w:rPr>
          <w:rtl/>
        </w:rPr>
        <w:t>,</w:t>
      </w:r>
      <w:r w:rsidRPr="00FB638E">
        <w:rPr>
          <w:rtl/>
        </w:rPr>
        <w:t xml:space="preserve"> ולא להכיל כל דבר וכל התנהגות וכל מיני דברים כאלה כי</w:t>
      </w:r>
      <w:r>
        <w:rPr>
          <w:rtl/>
        </w:rPr>
        <w:t>...</w:t>
      </w:r>
    </w:p>
    <w:p w14:paraId="19349EBE"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 xml:space="preserve">כי זה </w:t>
      </w:r>
      <w:r w:rsidRPr="00DE74CE">
        <w:rPr>
          <w:rFonts w:hint="cs"/>
          <w:rtl/>
        </w:rPr>
        <w:t>מבלבל?</w:t>
      </w:r>
      <w:r w:rsidRPr="00DE74CE">
        <w:rPr>
          <w:rtl/>
        </w:rPr>
        <w:t>...</w:t>
      </w:r>
    </w:p>
    <w:p w14:paraId="12BAAB14" w14:textId="77777777" w:rsidR="000F5784" w:rsidRDefault="000F5784" w:rsidP="000F5784">
      <w:pPr>
        <w:pStyle w:val="31"/>
        <w:rPr>
          <w:rtl/>
        </w:rPr>
      </w:pPr>
      <w:r>
        <w:rPr>
          <w:b/>
          <w:bCs/>
          <w:rtl/>
        </w:rPr>
        <w:t>ב':</w:t>
      </w:r>
      <w:r>
        <w:rPr>
          <w:b/>
          <w:bCs/>
          <w:rtl/>
        </w:rPr>
        <w:tab/>
      </w:r>
      <w:r w:rsidRPr="00FB638E">
        <w:rPr>
          <w:rtl/>
        </w:rPr>
        <w:t>כי זאת מסגרת חינוכית</w:t>
      </w:r>
      <w:r>
        <w:rPr>
          <w:rtl/>
        </w:rPr>
        <w:t>.</w:t>
      </w:r>
    </w:p>
    <w:p w14:paraId="1E41DFC1"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מסגרת חינוכית בלי אמירה היא הופכת להיות א</w:t>
      </w:r>
      <w:r>
        <w:rPr>
          <w:rtl/>
        </w:rPr>
        <w:t>...</w:t>
      </w:r>
    </w:p>
    <w:p w14:paraId="6031BF82" w14:textId="77777777" w:rsidR="000F5784" w:rsidRDefault="000F5784" w:rsidP="000F5784">
      <w:pPr>
        <w:pStyle w:val="31"/>
        <w:rPr>
          <w:rtl/>
        </w:rPr>
      </w:pPr>
      <w:r>
        <w:rPr>
          <w:b/>
          <w:bCs/>
          <w:rtl/>
        </w:rPr>
        <w:t>ב':</w:t>
      </w:r>
      <w:r>
        <w:rPr>
          <w:b/>
          <w:bCs/>
          <w:rtl/>
        </w:rPr>
        <w:tab/>
      </w:r>
      <w:r w:rsidRPr="00FB638E">
        <w:rPr>
          <w:rtl/>
        </w:rPr>
        <w:t>לא חינוכית חינוכית</w:t>
      </w:r>
      <w:r>
        <w:rPr>
          <w:rtl/>
        </w:rPr>
        <w:t>.</w:t>
      </w:r>
    </w:p>
    <w:p w14:paraId="6F8CDA9B"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לראות את מה שאתה אומר אה</w:t>
      </w:r>
      <w:r>
        <w:rPr>
          <w:rtl/>
        </w:rPr>
        <w:t>,</w:t>
      </w:r>
      <w:r w:rsidRPr="00FB638E">
        <w:rPr>
          <w:rtl/>
        </w:rPr>
        <w:t xml:space="preserve"> יש דברים בתחומים הפרקטיים שאתה מרגיש שהיית יכול לקבל בבית ספר ולא קיבלת</w:t>
      </w:r>
      <w:r>
        <w:rPr>
          <w:rtl/>
        </w:rPr>
        <w:t>?</w:t>
      </w:r>
      <w:r w:rsidRPr="00FB638E">
        <w:rPr>
          <w:rtl/>
        </w:rPr>
        <w:t xml:space="preserve"> אה</w:t>
      </w:r>
      <w:r>
        <w:rPr>
          <w:rtl/>
        </w:rPr>
        <w:t>,</w:t>
      </w:r>
      <w:r w:rsidRPr="00FB638E">
        <w:rPr>
          <w:rtl/>
        </w:rPr>
        <w:t xml:space="preserve"> כמו למשל</w:t>
      </w:r>
      <w:r>
        <w:rPr>
          <w:rtl/>
        </w:rPr>
        <w:t xml:space="preserve"> אה... </w:t>
      </w:r>
      <w:r w:rsidRPr="00FB638E">
        <w:rPr>
          <w:rtl/>
        </w:rPr>
        <w:t>כל מה שקשור דווקא זה קשור למתמטיקה</w:t>
      </w:r>
      <w:r>
        <w:rPr>
          <w:rtl/>
        </w:rPr>
        <w:t>,</w:t>
      </w:r>
      <w:r w:rsidRPr="00FB638E">
        <w:rPr>
          <w:rtl/>
        </w:rPr>
        <w:t xml:space="preserve"> כן</w:t>
      </w:r>
      <w:r>
        <w:rPr>
          <w:rtl/>
        </w:rPr>
        <w:t>?</w:t>
      </w:r>
      <w:r w:rsidRPr="00FB638E">
        <w:rPr>
          <w:rtl/>
        </w:rPr>
        <w:t xml:space="preserve"> כל הפיננסים</w:t>
      </w:r>
      <w:r>
        <w:rPr>
          <w:rtl/>
        </w:rPr>
        <w:t>,</w:t>
      </w:r>
      <w:r w:rsidRPr="00FB638E">
        <w:rPr>
          <w:rtl/>
        </w:rPr>
        <w:t xml:space="preserve"> כל הדברים שהם יותר מיומנויות של החיים כאלה</w:t>
      </w:r>
      <w:r>
        <w:rPr>
          <w:rtl/>
        </w:rPr>
        <w:t>,</w:t>
      </w:r>
      <w:r w:rsidRPr="00FB638E">
        <w:rPr>
          <w:rtl/>
        </w:rPr>
        <w:t xml:space="preserve"> של שאני צריך להסתדר עכשיו</w:t>
      </w:r>
      <w:r>
        <w:rPr>
          <w:rtl/>
        </w:rPr>
        <w:t>,</w:t>
      </w:r>
      <w:r w:rsidRPr="00FB638E">
        <w:rPr>
          <w:rtl/>
        </w:rPr>
        <w:t xml:space="preserve"> לבנות בית</w:t>
      </w:r>
      <w:r>
        <w:rPr>
          <w:rtl/>
        </w:rPr>
        <w:t>,</w:t>
      </w:r>
      <w:r w:rsidRPr="00FB638E">
        <w:rPr>
          <w:rtl/>
        </w:rPr>
        <w:t xml:space="preserve"> איך אני מארגן לעצמי</w:t>
      </w:r>
      <w:r>
        <w:rPr>
          <w:rtl/>
        </w:rPr>
        <w:t>?</w:t>
      </w:r>
    </w:p>
    <w:p w14:paraId="09AB5A3B" w14:textId="77777777" w:rsidR="000F5784" w:rsidRDefault="000F5784" w:rsidP="000F5784">
      <w:pPr>
        <w:pStyle w:val="31"/>
        <w:rPr>
          <w:rtl/>
        </w:rPr>
      </w:pPr>
      <w:r>
        <w:rPr>
          <w:b/>
          <w:bCs/>
          <w:rtl/>
        </w:rPr>
        <w:t>ב':</w:t>
      </w:r>
      <w:r>
        <w:rPr>
          <w:b/>
          <w:bCs/>
          <w:rtl/>
        </w:rPr>
        <w:tab/>
      </w:r>
      <w:r w:rsidRPr="00FB638E">
        <w:rPr>
          <w:rtl/>
        </w:rPr>
        <w:t>לא היה לנו כלום בנושא</w:t>
      </w:r>
      <w:r>
        <w:rPr>
          <w:rtl/>
        </w:rPr>
        <w:t>.</w:t>
      </w:r>
    </w:p>
    <w:p w14:paraId="0DB14EE5"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כלום</w:t>
      </w:r>
      <w:r>
        <w:rPr>
          <w:rtl/>
        </w:rPr>
        <w:t>?</w:t>
      </w:r>
    </w:p>
    <w:p w14:paraId="662C6947" w14:textId="77777777" w:rsidR="000F5784" w:rsidRDefault="000F5784" w:rsidP="000F5784">
      <w:pPr>
        <w:pStyle w:val="31"/>
        <w:rPr>
          <w:rtl/>
        </w:rPr>
      </w:pPr>
      <w:r>
        <w:rPr>
          <w:b/>
          <w:bCs/>
          <w:rtl/>
        </w:rPr>
        <w:t>ב':</w:t>
      </w:r>
      <w:r>
        <w:rPr>
          <w:b/>
          <w:bCs/>
          <w:rtl/>
        </w:rPr>
        <w:tab/>
      </w:r>
      <w:r w:rsidRPr="00FB638E">
        <w:rPr>
          <w:rtl/>
        </w:rPr>
        <w:t>כלום</w:t>
      </w:r>
      <w:r>
        <w:rPr>
          <w:rtl/>
        </w:rPr>
        <w:t>.</w:t>
      </w:r>
    </w:p>
    <w:p w14:paraId="50CFAA93"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שזה היה חסר</w:t>
      </w:r>
      <w:r>
        <w:rPr>
          <w:rtl/>
        </w:rPr>
        <w:t>.</w:t>
      </w:r>
      <w:r w:rsidRPr="00FB638E">
        <w:rPr>
          <w:rtl/>
        </w:rPr>
        <w:t xml:space="preserve"> או שהצלחת </w:t>
      </w:r>
      <w:r>
        <w:rPr>
          <w:rtl/>
        </w:rPr>
        <w:t>להשלים...</w:t>
      </w:r>
    </w:p>
    <w:p w14:paraId="49CFA4D1" w14:textId="77777777" w:rsidR="000F5784" w:rsidRDefault="000F5784" w:rsidP="000F5784">
      <w:pPr>
        <w:pStyle w:val="31"/>
        <w:rPr>
          <w:rtl/>
        </w:rPr>
      </w:pPr>
      <w:r>
        <w:rPr>
          <w:b/>
          <w:bCs/>
          <w:rtl/>
        </w:rPr>
        <w:t>ב':</w:t>
      </w:r>
      <w:r>
        <w:rPr>
          <w:b/>
          <w:bCs/>
          <w:rtl/>
        </w:rPr>
        <w:tab/>
      </w:r>
      <w:r w:rsidRPr="00FB638E">
        <w:rPr>
          <w:rtl/>
        </w:rPr>
        <w:t>לא הרגשתי את החוסר</w:t>
      </w:r>
      <w:r>
        <w:rPr>
          <w:rtl/>
        </w:rPr>
        <w:t xml:space="preserve"> אה... </w:t>
      </w:r>
      <w:r w:rsidRPr="00FB638E">
        <w:rPr>
          <w:rtl/>
        </w:rPr>
        <w:t>אבל שני דברים שלא לימדו אותי מעולם בבית ספר או לא התעסקו איתם בבית ספר</w:t>
      </w:r>
      <w:r>
        <w:rPr>
          <w:rtl/>
        </w:rPr>
        <w:t xml:space="preserve"> –</w:t>
      </w:r>
      <w:r w:rsidRPr="00FB638E">
        <w:rPr>
          <w:rtl/>
        </w:rPr>
        <w:t xml:space="preserve"> כל תחום המיניות בכלל</w:t>
      </w:r>
      <w:r>
        <w:rPr>
          <w:rtl/>
        </w:rPr>
        <w:t>.</w:t>
      </w:r>
    </w:p>
    <w:p w14:paraId="3DF2B07B"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בכלל</w:t>
      </w:r>
      <w:r>
        <w:rPr>
          <w:rtl/>
        </w:rPr>
        <w:t>?</w:t>
      </w:r>
    </w:p>
    <w:p w14:paraId="22692E42" w14:textId="77777777" w:rsidR="000F5784" w:rsidRDefault="000F5784" w:rsidP="000F5784">
      <w:pPr>
        <w:pStyle w:val="31"/>
        <w:rPr>
          <w:rtl/>
        </w:rPr>
      </w:pPr>
      <w:r>
        <w:rPr>
          <w:b/>
          <w:bCs/>
          <w:rtl/>
        </w:rPr>
        <w:t>ב':</w:t>
      </w:r>
      <w:r>
        <w:rPr>
          <w:b/>
          <w:bCs/>
          <w:rtl/>
        </w:rPr>
        <w:tab/>
      </w:r>
      <w:r w:rsidRPr="00FB638E">
        <w:rPr>
          <w:rtl/>
        </w:rPr>
        <w:t>היה לנו שיעור אחד מתי שהוא ביסודי עם אבא של אחד הילדים אביה נוימן</w:t>
      </w:r>
      <w:r>
        <w:rPr>
          <w:rtl/>
        </w:rPr>
        <w:t xml:space="preserve"> אה... </w:t>
      </w:r>
      <w:r w:rsidRPr="00FB638E">
        <w:rPr>
          <w:rtl/>
        </w:rPr>
        <w:t>מאוד מאוד כזה לא קשור למציאות וזהו</w:t>
      </w:r>
      <w:r>
        <w:rPr>
          <w:rtl/>
        </w:rPr>
        <w:t>.</w:t>
      </w:r>
    </w:p>
    <w:p w14:paraId="38207012"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אז בעצם לא היה לכם שם מיניות</w:t>
      </w:r>
      <w:r>
        <w:rPr>
          <w:rtl/>
        </w:rPr>
        <w:t>?</w:t>
      </w:r>
    </w:p>
    <w:p w14:paraId="4F783110" w14:textId="77777777" w:rsidR="000F5784" w:rsidRDefault="000F5784" w:rsidP="000F5784">
      <w:pPr>
        <w:pStyle w:val="31"/>
        <w:rPr>
          <w:rtl/>
        </w:rPr>
      </w:pPr>
      <w:r>
        <w:rPr>
          <w:b/>
          <w:bCs/>
          <w:rtl/>
        </w:rPr>
        <w:t>ב':</w:t>
      </w:r>
      <w:r>
        <w:rPr>
          <w:b/>
          <w:bCs/>
          <w:rtl/>
        </w:rPr>
        <w:tab/>
      </w:r>
      <w:r w:rsidRPr="00FB638E">
        <w:rPr>
          <w:rtl/>
        </w:rPr>
        <w:t>כלום</w:t>
      </w:r>
      <w:r>
        <w:rPr>
          <w:rtl/>
        </w:rPr>
        <w:t>.</w:t>
      </w:r>
    </w:p>
    <w:p w14:paraId="50FF1A70"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כלום דבר</w:t>
      </w:r>
      <w:r>
        <w:rPr>
          <w:rtl/>
        </w:rPr>
        <w:t xml:space="preserve"> אה... </w:t>
      </w:r>
      <w:r w:rsidRPr="00FB638E">
        <w:rPr>
          <w:rtl/>
        </w:rPr>
        <w:t>גם לא ביסודי וגם לא ב</w:t>
      </w:r>
      <w:r>
        <w:rPr>
          <w:rtl/>
        </w:rPr>
        <w:t xml:space="preserve">... </w:t>
      </w:r>
      <w:r w:rsidRPr="00FB638E">
        <w:rPr>
          <w:rtl/>
        </w:rPr>
        <w:t>מה עשיתם</w:t>
      </w:r>
      <w:r>
        <w:rPr>
          <w:rtl/>
        </w:rPr>
        <w:t>?</w:t>
      </w:r>
      <w:r w:rsidRPr="00FB638E">
        <w:rPr>
          <w:rtl/>
        </w:rPr>
        <w:t xml:space="preserve"> ליוויתם את עצמכם אחד עם אחד את השני</w:t>
      </w:r>
      <w:r>
        <w:rPr>
          <w:rtl/>
        </w:rPr>
        <w:t>?</w:t>
      </w:r>
    </w:p>
    <w:p w14:paraId="65A61C8B" w14:textId="77777777" w:rsidR="000F5784" w:rsidRDefault="000F5784" w:rsidP="000F5784">
      <w:pPr>
        <w:pStyle w:val="31"/>
        <w:rPr>
          <w:rtl/>
        </w:rPr>
      </w:pPr>
      <w:r>
        <w:rPr>
          <w:b/>
          <w:bCs/>
          <w:rtl/>
        </w:rPr>
        <w:t>ב':</w:t>
      </w:r>
      <w:r>
        <w:rPr>
          <w:b/>
          <w:bCs/>
          <w:rtl/>
        </w:rPr>
        <w:tab/>
      </w:r>
      <w:r w:rsidRPr="00FB638E">
        <w:rPr>
          <w:rtl/>
        </w:rPr>
        <w:t>כן אני לא זוכר אני לא יודע להגיד על זה כלום</w:t>
      </w:r>
      <w:r>
        <w:rPr>
          <w:rtl/>
        </w:rPr>
        <w:t xml:space="preserve">, אה... </w:t>
      </w:r>
      <w:r w:rsidRPr="00FB638E">
        <w:rPr>
          <w:rtl/>
        </w:rPr>
        <w:t>אבל</w:t>
      </w:r>
      <w:r>
        <w:rPr>
          <w:rtl/>
        </w:rPr>
        <w:t xml:space="preserve"> אה... </w:t>
      </w:r>
      <w:r w:rsidRPr="00FB638E">
        <w:rPr>
          <w:rtl/>
        </w:rPr>
        <w:t>אז זה נושא שלא התעסקו איתו בכלל</w:t>
      </w:r>
      <w:r>
        <w:rPr>
          <w:rtl/>
        </w:rPr>
        <w:t xml:space="preserve">. אה... </w:t>
      </w:r>
      <w:r w:rsidRPr="00FB638E">
        <w:rPr>
          <w:rtl/>
        </w:rPr>
        <w:t>והדבר השני זה כל מה שקשור לכן לכאילו הכנה לחיים פיננסיים</w:t>
      </w:r>
      <w:r>
        <w:rPr>
          <w:rtl/>
        </w:rPr>
        <w:t xml:space="preserve"> אה... </w:t>
      </w:r>
      <w:r w:rsidRPr="00FB638E">
        <w:rPr>
          <w:rtl/>
        </w:rPr>
        <w:t>אפילו כן</w:t>
      </w:r>
      <w:r>
        <w:rPr>
          <w:rtl/>
        </w:rPr>
        <w:t>,</w:t>
      </w:r>
      <w:r w:rsidRPr="00FB638E">
        <w:rPr>
          <w:rtl/>
        </w:rPr>
        <w:t xml:space="preserve"> כלום שום דבר</w:t>
      </w:r>
      <w:r>
        <w:rPr>
          <w:rtl/>
        </w:rPr>
        <w:t>,</w:t>
      </w:r>
      <w:r w:rsidRPr="00FB638E">
        <w:rPr>
          <w:rtl/>
        </w:rPr>
        <w:t xml:space="preserve"> זה משהו שאני לא לא יודע למה אבל לא אני חושב שהיום כן</w:t>
      </w:r>
      <w:r>
        <w:rPr>
          <w:rtl/>
        </w:rPr>
        <w:t>,</w:t>
      </w:r>
      <w:r w:rsidRPr="00FB638E">
        <w:rPr>
          <w:rtl/>
        </w:rPr>
        <w:t xml:space="preserve"> עושים דברים</w:t>
      </w:r>
      <w:r>
        <w:rPr>
          <w:rtl/>
        </w:rPr>
        <w:t>.</w:t>
      </w:r>
    </w:p>
    <w:p w14:paraId="30A1E2E1"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עושים דברים בטח במיניות</w:t>
      </w:r>
      <w:r>
        <w:rPr>
          <w:rtl/>
        </w:rPr>
        <w:t>.</w:t>
      </w:r>
    </w:p>
    <w:p w14:paraId="4D89982C" w14:textId="77777777" w:rsidR="000F5784" w:rsidRDefault="000F5784" w:rsidP="000F5784">
      <w:pPr>
        <w:pStyle w:val="31"/>
        <w:rPr>
          <w:rtl/>
        </w:rPr>
      </w:pPr>
      <w:r>
        <w:rPr>
          <w:b/>
          <w:bCs/>
          <w:rtl/>
        </w:rPr>
        <w:t>ב':</w:t>
      </w:r>
      <w:r>
        <w:rPr>
          <w:b/>
          <w:bCs/>
          <w:rtl/>
        </w:rPr>
        <w:tab/>
      </w:r>
      <w:r w:rsidRPr="00FB638E">
        <w:rPr>
          <w:rtl/>
        </w:rPr>
        <w:t>הרבה יותר הרבה יותר כן</w:t>
      </w:r>
      <w:r>
        <w:rPr>
          <w:rtl/>
        </w:rPr>
        <w:t>.</w:t>
      </w:r>
    </w:p>
    <w:p w14:paraId="329F9FEF"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כבר מכיתות צעירות מאוד</w:t>
      </w:r>
      <w:r>
        <w:rPr>
          <w:rtl/>
        </w:rPr>
        <w:t>.</w:t>
      </w:r>
      <w:r w:rsidRPr="00FB638E">
        <w:rPr>
          <w:rtl/>
        </w:rPr>
        <w:t xml:space="preserve"> אני לגמרי לגמרי לגמרי שם לא על מיניות באופן</w:t>
      </w:r>
      <w:r>
        <w:rPr>
          <w:rtl/>
        </w:rPr>
        <w:t xml:space="preserve"> אה... </w:t>
      </w:r>
      <w:r w:rsidRPr="00FB638E">
        <w:rPr>
          <w:rtl/>
        </w:rPr>
        <w:t>כמו שאתה מדבר</w:t>
      </w:r>
      <w:r>
        <w:rPr>
          <w:rtl/>
        </w:rPr>
        <w:t>,</w:t>
      </w:r>
      <w:r w:rsidRPr="00FB638E">
        <w:rPr>
          <w:rtl/>
        </w:rPr>
        <w:t xml:space="preserve"> </w:t>
      </w:r>
      <w:r w:rsidRPr="00DE74CE">
        <w:rPr>
          <w:rtl/>
        </w:rPr>
        <w:t>בז</w:t>
      </w:r>
      <w:r w:rsidRPr="00DE74CE">
        <w:rPr>
          <w:rFonts w:hint="cs"/>
          <w:rtl/>
        </w:rPr>
        <w:t>'או ב</w:t>
      </w:r>
      <w:r w:rsidRPr="00DE74CE">
        <w:rPr>
          <w:rtl/>
        </w:rPr>
        <w:t>ח</w:t>
      </w:r>
      <w:r>
        <w:rPr>
          <w:rFonts w:hint="cs"/>
          <w:rtl/>
        </w:rPr>
        <w:t>'</w:t>
      </w:r>
      <w:r w:rsidRPr="00FB638E">
        <w:rPr>
          <w:rtl/>
        </w:rPr>
        <w:t xml:space="preserve"> אבל</w:t>
      </w:r>
      <w:r>
        <w:rPr>
          <w:rtl/>
        </w:rPr>
        <w:t>...</w:t>
      </w:r>
    </w:p>
    <w:p w14:paraId="30C76665" w14:textId="77777777" w:rsidR="000F5784" w:rsidRDefault="000F5784" w:rsidP="000F5784">
      <w:pPr>
        <w:pStyle w:val="31"/>
        <w:rPr>
          <w:rtl/>
        </w:rPr>
      </w:pPr>
      <w:r>
        <w:rPr>
          <w:b/>
          <w:bCs/>
          <w:rtl/>
        </w:rPr>
        <w:t>ב':</w:t>
      </w:r>
      <w:r>
        <w:rPr>
          <w:b/>
          <w:bCs/>
          <w:rtl/>
        </w:rPr>
        <w:tab/>
      </w:r>
      <w:r w:rsidRPr="00FB638E">
        <w:rPr>
          <w:rtl/>
        </w:rPr>
        <w:t>אתה יודע איך מה מקללים איך מקללים</w:t>
      </w:r>
      <w:r>
        <w:rPr>
          <w:rtl/>
        </w:rPr>
        <w:t>,</w:t>
      </w:r>
      <w:r w:rsidRPr="00FB638E">
        <w:rPr>
          <w:rtl/>
        </w:rPr>
        <w:t xml:space="preserve"> מה הומו זה הדברים שאתה שומע את הילדים א</w:t>
      </w:r>
      <w:r>
        <w:rPr>
          <w:rtl/>
        </w:rPr>
        <w:t>ה...</w:t>
      </w:r>
    </w:p>
    <w:p w14:paraId="6CB010F9"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גם כדי לפתוח מרחב יותר פתוח בתחום הזה בכלל</w:t>
      </w:r>
      <w:r>
        <w:rPr>
          <w:rtl/>
        </w:rPr>
        <w:t>.</w:t>
      </w:r>
      <w:r w:rsidRPr="00FB638E">
        <w:rPr>
          <w:rtl/>
        </w:rPr>
        <w:t xml:space="preserve"> שזה תחום שהוא עכשיו</w:t>
      </w:r>
      <w:r>
        <w:rPr>
          <w:rtl/>
        </w:rPr>
        <w:t xml:space="preserve"> אה... </w:t>
      </w:r>
      <w:r w:rsidRPr="00FB638E">
        <w:rPr>
          <w:rtl/>
        </w:rPr>
        <w:t>ככה בעיניי בטוב נפתח לשיחה שלי</w:t>
      </w:r>
      <w:r>
        <w:rPr>
          <w:rtl/>
        </w:rPr>
        <w:t>,</w:t>
      </w:r>
      <w:r w:rsidRPr="00FB638E">
        <w:rPr>
          <w:rtl/>
        </w:rPr>
        <w:t xml:space="preserve"> פשוטה סליחה מורכבת</w:t>
      </w:r>
      <w:r>
        <w:rPr>
          <w:rtl/>
        </w:rPr>
        <w:t>,</w:t>
      </w:r>
      <w:r w:rsidRPr="00FB638E">
        <w:rPr>
          <w:rtl/>
        </w:rPr>
        <w:t xml:space="preserve"> אבל</w:t>
      </w:r>
      <w:r>
        <w:rPr>
          <w:rtl/>
        </w:rPr>
        <w:t xml:space="preserve"> אה... </w:t>
      </w:r>
      <w:r w:rsidRPr="00FB638E">
        <w:rPr>
          <w:rtl/>
        </w:rPr>
        <w:t xml:space="preserve">הייתה לי עוד שאלה אחת </w:t>
      </w:r>
      <w:r w:rsidRPr="00FB638E">
        <w:rPr>
          <w:rtl/>
        </w:rPr>
        <w:lastRenderedPageBreak/>
        <w:t>אחרונה אולי</w:t>
      </w:r>
      <w:r>
        <w:rPr>
          <w:rtl/>
        </w:rPr>
        <w:t>,</w:t>
      </w:r>
      <w:r w:rsidRPr="00FB638E">
        <w:rPr>
          <w:rtl/>
        </w:rPr>
        <w:t xml:space="preserve"> אפילו</w:t>
      </w:r>
      <w:r>
        <w:rPr>
          <w:rtl/>
        </w:rPr>
        <w:t xml:space="preserve"> אה... </w:t>
      </w:r>
      <w:r w:rsidRPr="00FB638E">
        <w:rPr>
          <w:rtl/>
        </w:rPr>
        <w:t>אולי שתיים</w:t>
      </w:r>
      <w:r>
        <w:rPr>
          <w:rtl/>
        </w:rPr>
        <w:t>.</w:t>
      </w:r>
      <w:r w:rsidRPr="00FB638E">
        <w:rPr>
          <w:rtl/>
        </w:rPr>
        <w:t xml:space="preserve"> אחת זה אם היית אני מבינה שהילדים שלך לומדים פה והמעבר הוא היה קשור ל</w:t>
      </w:r>
      <w:r>
        <w:rPr>
          <w:rtl/>
        </w:rPr>
        <w:t>...</w:t>
      </w:r>
      <w:r w:rsidRPr="00FB638E">
        <w:rPr>
          <w:rtl/>
        </w:rPr>
        <w:t xml:space="preserve"> אז עם כל מה שאמרת</w:t>
      </w:r>
      <w:r>
        <w:rPr>
          <w:rtl/>
        </w:rPr>
        <w:t>,</w:t>
      </w:r>
      <w:r w:rsidRPr="00FB638E">
        <w:rPr>
          <w:rtl/>
        </w:rPr>
        <w:t xml:space="preserve"> בעצם אתה אתה מרגיש שהיית רוצה שהילדים שלך יתחנכו כאן</w:t>
      </w:r>
      <w:r>
        <w:rPr>
          <w:rtl/>
        </w:rPr>
        <w:t>?</w:t>
      </w:r>
    </w:p>
    <w:p w14:paraId="398809F5" w14:textId="77777777" w:rsidR="000F5784" w:rsidRDefault="000F5784" w:rsidP="000F5784">
      <w:pPr>
        <w:pStyle w:val="31"/>
        <w:rPr>
          <w:rtl/>
        </w:rPr>
      </w:pPr>
      <w:r>
        <w:rPr>
          <w:b/>
          <w:bCs/>
          <w:rtl/>
        </w:rPr>
        <w:t>ב':</w:t>
      </w:r>
      <w:r>
        <w:rPr>
          <w:b/>
          <w:bCs/>
          <w:rtl/>
        </w:rPr>
        <w:tab/>
      </w:r>
      <w:r w:rsidRPr="00FB638E">
        <w:rPr>
          <w:rtl/>
        </w:rPr>
        <w:t>כן</w:t>
      </w:r>
      <w:r>
        <w:rPr>
          <w:rtl/>
        </w:rPr>
        <w:t>.</w:t>
      </w:r>
    </w:p>
    <w:p w14:paraId="32F2CC41"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למה</w:t>
      </w:r>
      <w:r>
        <w:rPr>
          <w:rtl/>
        </w:rPr>
        <w:t>?</w:t>
      </w:r>
      <w:r w:rsidRPr="00FB638E">
        <w:rPr>
          <w:rtl/>
        </w:rPr>
        <w:t xml:space="preserve"> מה יהיה עם האישיויות האלה אם הם מתאימות או לא מתאימות</w:t>
      </w:r>
      <w:r>
        <w:rPr>
          <w:rtl/>
        </w:rPr>
        <w:t>.</w:t>
      </w:r>
      <w:r w:rsidRPr="00FB638E">
        <w:rPr>
          <w:rtl/>
        </w:rPr>
        <w:t xml:space="preserve"> כן</w:t>
      </w:r>
      <w:r>
        <w:rPr>
          <w:rtl/>
        </w:rPr>
        <w:t>,</w:t>
      </w:r>
      <w:r w:rsidRPr="00FB638E">
        <w:rPr>
          <w:rtl/>
        </w:rPr>
        <w:t xml:space="preserve"> השיטה היא בטוח</w:t>
      </w:r>
      <w:r>
        <w:rPr>
          <w:rtl/>
        </w:rPr>
        <w:t xml:space="preserve"> אה... </w:t>
      </w:r>
      <w:r w:rsidRPr="00FB638E">
        <w:rPr>
          <w:rtl/>
        </w:rPr>
        <w:t>שיטה מדהימה</w:t>
      </w:r>
      <w:r>
        <w:rPr>
          <w:rtl/>
        </w:rPr>
        <w:t>.</w:t>
      </w:r>
      <w:r w:rsidRPr="00FB638E">
        <w:rPr>
          <w:rtl/>
        </w:rPr>
        <w:t xml:space="preserve"> כן</w:t>
      </w:r>
      <w:r>
        <w:rPr>
          <w:rtl/>
        </w:rPr>
        <w:t>,</w:t>
      </w:r>
      <w:r w:rsidRPr="00FB638E">
        <w:rPr>
          <w:rtl/>
        </w:rPr>
        <w:t xml:space="preserve"> יש בה</w:t>
      </w:r>
      <w:r>
        <w:rPr>
          <w:rtl/>
        </w:rPr>
        <w:t>...</w:t>
      </w:r>
    </w:p>
    <w:p w14:paraId="2792A1B2"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לפני שהילד שלי נכנס לכיתה א' היה רגע של מתח</w:t>
      </w:r>
      <w:r>
        <w:rPr>
          <w:rtl/>
        </w:rPr>
        <w:t>.</w:t>
      </w:r>
      <w:r w:rsidRPr="00FB638E">
        <w:rPr>
          <w:rtl/>
        </w:rPr>
        <w:t xml:space="preserve"> כאילו בסופו של דבר</w:t>
      </w:r>
      <w:r>
        <w:rPr>
          <w:rtl/>
        </w:rPr>
        <w:t xml:space="preserve"> אה... </w:t>
      </w:r>
      <w:r w:rsidRPr="00FB638E">
        <w:rPr>
          <w:rtl/>
        </w:rPr>
        <w:t>מחנך ביסודי מחנך זה דבר אולי הכי משמעותי</w:t>
      </w:r>
      <w:r>
        <w:rPr>
          <w:rtl/>
        </w:rPr>
        <w:t xml:space="preserve">. אה... </w:t>
      </w:r>
      <w:r w:rsidRPr="00FB638E">
        <w:rPr>
          <w:rtl/>
        </w:rPr>
        <w:t>אני לא יודע להגיד מה הייתי עושה אם זה היה מישהי שאני לא</w:t>
      </w:r>
      <w:r>
        <w:rPr>
          <w:rtl/>
        </w:rPr>
        <w:t>,</w:t>
      </w:r>
      <w:r w:rsidRPr="00FB638E">
        <w:rPr>
          <w:rtl/>
        </w:rPr>
        <w:t xml:space="preserve"> לא חושב שהיא הדמות הנכונה</w:t>
      </w:r>
      <w:r>
        <w:rPr>
          <w:rtl/>
        </w:rPr>
        <w:t>.</w:t>
      </w:r>
      <w:r w:rsidRPr="00FB638E">
        <w:rPr>
          <w:rtl/>
        </w:rPr>
        <w:t xml:space="preserve"> </w:t>
      </w:r>
      <w:r>
        <w:rPr>
          <w:rtl/>
        </w:rPr>
        <w:t xml:space="preserve">אמ... </w:t>
      </w:r>
      <w:r w:rsidRPr="00FB638E">
        <w:rPr>
          <w:rtl/>
        </w:rPr>
        <w:t>זה</w:t>
      </w:r>
      <w:r>
        <w:rPr>
          <w:rtl/>
        </w:rPr>
        <w:t>...</w:t>
      </w:r>
      <w:r w:rsidRPr="00FB638E">
        <w:rPr>
          <w:rtl/>
        </w:rPr>
        <w:t xml:space="preserve"> זה בעניין היסודי</w:t>
      </w:r>
      <w:r>
        <w:rPr>
          <w:rtl/>
        </w:rPr>
        <w:t>.</w:t>
      </w:r>
      <w:r w:rsidRPr="00FB638E">
        <w:rPr>
          <w:rtl/>
        </w:rPr>
        <w:t xml:space="preserve"> בעניין התיכון אם הוא ימשיך ככה בין הילדים שלא ילמדו אותו</w:t>
      </w:r>
      <w:r>
        <w:rPr>
          <w:rtl/>
        </w:rPr>
        <w:t>.</w:t>
      </w:r>
    </w:p>
    <w:p w14:paraId="3F51F977"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זה לא שאלה</w:t>
      </w:r>
    </w:p>
    <w:p w14:paraId="46DC0EDD" w14:textId="77777777" w:rsidR="000F5784" w:rsidRDefault="000F5784" w:rsidP="000F5784">
      <w:pPr>
        <w:pStyle w:val="31"/>
        <w:rPr>
          <w:rtl/>
        </w:rPr>
      </w:pPr>
      <w:r>
        <w:rPr>
          <w:b/>
          <w:bCs/>
          <w:rtl/>
        </w:rPr>
        <w:t>ב':</w:t>
      </w:r>
      <w:r>
        <w:rPr>
          <w:b/>
          <w:bCs/>
          <w:rtl/>
        </w:rPr>
        <w:tab/>
      </w:r>
      <w:r w:rsidRPr="00FB638E">
        <w:rPr>
          <w:rtl/>
        </w:rPr>
        <w:t>כן</w:t>
      </w:r>
      <w:r>
        <w:rPr>
          <w:rtl/>
        </w:rPr>
        <w:t xml:space="preserve">. אה... </w:t>
      </w:r>
      <w:r w:rsidRPr="00FB638E">
        <w:rPr>
          <w:rtl/>
        </w:rPr>
        <w:t>אבל זה אני כל הזמן בוחן את זה ושואל את זה ואומר ובקשר ו</w:t>
      </w:r>
      <w:r>
        <w:rPr>
          <w:rtl/>
        </w:rPr>
        <w:t xml:space="preserve">אה... </w:t>
      </w:r>
      <w:r w:rsidRPr="00FB638E">
        <w:rPr>
          <w:rtl/>
        </w:rPr>
        <w:t>כן</w:t>
      </w:r>
      <w:r>
        <w:rPr>
          <w:rtl/>
        </w:rPr>
        <w:t>,</w:t>
      </w:r>
      <w:r w:rsidRPr="00FB638E">
        <w:rPr>
          <w:rtl/>
        </w:rPr>
        <w:t xml:space="preserve"> אני חושב שהדבר הכי חשוב הוא קשר</w:t>
      </w:r>
      <w:r>
        <w:rPr>
          <w:rtl/>
        </w:rPr>
        <w:t>,</w:t>
      </w:r>
      <w:r w:rsidRPr="00FB638E">
        <w:rPr>
          <w:rtl/>
        </w:rPr>
        <w:t xml:space="preserve"> בסופו של דבר</w:t>
      </w:r>
      <w:r>
        <w:rPr>
          <w:rtl/>
        </w:rPr>
        <w:t>,</w:t>
      </w:r>
      <w:r w:rsidRPr="00FB638E">
        <w:rPr>
          <w:rtl/>
        </w:rPr>
        <w:t xml:space="preserve"> ושיש מולך בן אדם שאפשר לסמוך עליו ושיש איזשהם ערכים חופפים והבנה של מה חשוב יותר ומה חשוב פחות</w:t>
      </w:r>
      <w:r>
        <w:rPr>
          <w:rtl/>
        </w:rPr>
        <w:t>,</w:t>
      </w:r>
      <w:r w:rsidRPr="00FB638E">
        <w:rPr>
          <w:rtl/>
        </w:rPr>
        <w:t xml:space="preserve"> ומה עושים ומה לא עושים</w:t>
      </w:r>
      <w:r>
        <w:rPr>
          <w:rtl/>
        </w:rPr>
        <w:t xml:space="preserve"> אה... </w:t>
      </w:r>
      <w:r w:rsidRPr="00FB638E">
        <w:rPr>
          <w:rtl/>
        </w:rPr>
        <w:t>וגבולות מסוימים</w:t>
      </w:r>
      <w:r>
        <w:rPr>
          <w:rtl/>
        </w:rPr>
        <w:t xml:space="preserve">. אה... </w:t>
      </w:r>
      <w:r w:rsidRPr="00FB638E">
        <w:rPr>
          <w:rtl/>
        </w:rPr>
        <w:t>אני ח</w:t>
      </w:r>
      <w:r>
        <w:rPr>
          <w:rtl/>
        </w:rPr>
        <w:t>ו</w:t>
      </w:r>
      <w:r w:rsidRPr="00FB638E">
        <w:rPr>
          <w:rtl/>
        </w:rPr>
        <w:t>שב שממה שאני רואה פה ביסודי הדברים נראים טוב</w:t>
      </w:r>
      <w:r>
        <w:rPr>
          <w:rtl/>
        </w:rPr>
        <w:t xml:space="preserve">, אה... </w:t>
      </w:r>
      <w:r w:rsidRPr="00FB638E">
        <w:rPr>
          <w:rtl/>
        </w:rPr>
        <w:t>אני יכול</w:t>
      </w:r>
      <w:r>
        <w:rPr>
          <w:rtl/>
        </w:rPr>
        <w:t>,</w:t>
      </w:r>
      <w:r w:rsidRPr="00FB638E">
        <w:rPr>
          <w:rtl/>
        </w:rPr>
        <w:t xml:space="preserve"> עוד פעם אני יכול להגיד נכון</w:t>
      </w:r>
      <w:r>
        <w:rPr>
          <w:rtl/>
        </w:rPr>
        <w:t>,</w:t>
      </w:r>
      <w:r w:rsidRPr="00FB638E">
        <w:rPr>
          <w:rtl/>
        </w:rPr>
        <w:t xml:space="preserve"> לא</w:t>
      </w:r>
      <w:r>
        <w:rPr>
          <w:rtl/>
        </w:rPr>
        <w:t xml:space="preserve"> אה... </w:t>
      </w:r>
      <w:r w:rsidRPr="00FB638E">
        <w:rPr>
          <w:rtl/>
        </w:rPr>
        <w:t>דברים שאני פוגש שם בכובע של מנהל טוביה</w:t>
      </w:r>
      <w:r>
        <w:rPr>
          <w:rtl/>
        </w:rPr>
        <w:t xml:space="preserve"> אה... </w:t>
      </w:r>
      <w:r w:rsidRPr="00FB638E">
        <w:rPr>
          <w:rtl/>
        </w:rPr>
        <w:t>לי הם מאוד מאוד מורכבים</w:t>
      </w:r>
      <w:r>
        <w:rPr>
          <w:rtl/>
        </w:rPr>
        <w:t>.</w:t>
      </w:r>
    </w:p>
    <w:p w14:paraId="03331CD0"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זאת אומרת שיש לך גם כלים לבחון את זה ביחס למה שעשית או מה שהיה או מה שיש או מה שאתה רוצה בשביל הילדים שלך הפרטיים</w:t>
      </w:r>
      <w:r>
        <w:rPr>
          <w:rtl/>
        </w:rPr>
        <w:t>?</w:t>
      </w:r>
    </w:p>
    <w:p w14:paraId="5AE519F3" w14:textId="77777777" w:rsidR="000F5784" w:rsidRDefault="000F5784" w:rsidP="000F5784">
      <w:pPr>
        <w:pStyle w:val="31"/>
        <w:rPr>
          <w:rtl/>
        </w:rPr>
      </w:pPr>
      <w:r>
        <w:rPr>
          <w:b/>
          <w:bCs/>
          <w:rtl/>
        </w:rPr>
        <w:t>ב':</w:t>
      </w:r>
      <w:r>
        <w:rPr>
          <w:b/>
          <w:bCs/>
          <w:rtl/>
        </w:rPr>
        <w:tab/>
      </w:r>
      <w:r w:rsidRPr="00FB638E">
        <w:rPr>
          <w:rtl/>
        </w:rPr>
        <w:t>כן יש לי כלים לבחון את זה</w:t>
      </w:r>
      <w:r>
        <w:rPr>
          <w:rtl/>
        </w:rPr>
        <w:t>,</w:t>
      </w:r>
      <w:r w:rsidRPr="00FB638E">
        <w:rPr>
          <w:rtl/>
        </w:rPr>
        <w:t xml:space="preserve"> להתבונן</w:t>
      </w:r>
      <w:r>
        <w:rPr>
          <w:rtl/>
        </w:rPr>
        <w:t>,</w:t>
      </w:r>
      <w:r w:rsidRPr="00FB638E">
        <w:rPr>
          <w:rtl/>
        </w:rPr>
        <w:t xml:space="preserve"> להבין מה אני קיבלתי ומה היה טוב ולא טוב</w:t>
      </w:r>
      <w:r>
        <w:rPr>
          <w:rtl/>
        </w:rPr>
        <w:t xml:space="preserve"> אה... </w:t>
      </w:r>
      <w:r w:rsidRPr="00FB638E">
        <w:rPr>
          <w:rtl/>
        </w:rPr>
        <w:t>ולראות</w:t>
      </w:r>
      <w:r>
        <w:rPr>
          <w:rtl/>
        </w:rPr>
        <w:t xml:space="preserve"> אה... </w:t>
      </w:r>
      <w:r w:rsidRPr="00FB638E">
        <w:rPr>
          <w:rtl/>
        </w:rPr>
        <w:t>מה קורה היום</w:t>
      </w:r>
      <w:r>
        <w:rPr>
          <w:rtl/>
        </w:rPr>
        <w:t>.</w:t>
      </w:r>
      <w:r w:rsidRPr="00FB638E">
        <w:rPr>
          <w:rtl/>
        </w:rPr>
        <w:t xml:space="preserve"> בסופו של דבר</w:t>
      </w:r>
      <w:r>
        <w:rPr>
          <w:rtl/>
        </w:rPr>
        <w:t>,</w:t>
      </w:r>
      <w:r w:rsidRPr="00FB638E">
        <w:rPr>
          <w:rtl/>
        </w:rPr>
        <w:t xml:space="preserve"> אני גם כל הזמן בקשר עם אנשי חינוך </w:t>
      </w:r>
      <w:r>
        <w:rPr>
          <w:rtl/>
        </w:rPr>
        <w:t>ו</w:t>
      </w:r>
      <w:r w:rsidRPr="00FB638E">
        <w:rPr>
          <w:rtl/>
        </w:rPr>
        <w:t>אנשי טיפול גם פה וגם במקומות אחרים</w:t>
      </w:r>
      <w:r>
        <w:rPr>
          <w:rtl/>
        </w:rPr>
        <w:t>.</w:t>
      </w:r>
      <w:r w:rsidRPr="00FB638E">
        <w:rPr>
          <w:rtl/>
        </w:rPr>
        <w:t xml:space="preserve"> ואני גם יודע להשוות ולראות אני חושב</w:t>
      </w:r>
      <w:r>
        <w:rPr>
          <w:rtl/>
        </w:rPr>
        <w:t xml:space="preserve"> ש... </w:t>
      </w:r>
      <w:r w:rsidRPr="00FB638E">
        <w:rPr>
          <w:rtl/>
        </w:rPr>
        <w:t>האנשים שמגיעים ללמד פה הם הכי איכותיים שיש</w:t>
      </w:r>
      <w:r>
        <w:rPr>
          <w:rtl/>
        </w:rPr>
        <w:t>.</w:t>
      </w:r>
      <w:r w:rsidRPr="00FB638E">
        <w:rPr>
          <w:rtl/>
        </w:rPr>
        <w:t xml:space="preserve"> נכון</w:t>
      </w:r>
      <w:r>
        <w:rPr>
          <w:rtl/>
        </w:rPr>
        <w:t>,</w:t>
      </w:r>
      <w:r w:rsidRPr="00FB638E">
        <w:rPr>
          <w:rtl/>
        </w:rPr>
        <w:t xml:space="preserve"> לא מכיר בתי ספר ולדורף אחרים זה זה אני מכיר רק פה אבל</w:t>
      </w:r>
      <w:r>
        <w:rPr>
          <w:rtl/>
        </w:rPr>
        <w:t xml:space="preserve"> אה... </w:t>
      </w:r>
      <w:r w:rsidRPr="00FB638E">
        <w:rPr>
          <w:rtl/>
        </w:rPr>
        <w:t>אבל זה עדיין מורכב</w:t>
      </w:r>
      <w:r>
        <w:rPr>
          <w:rtl/>
        </w:rPr>
        <w:t>.</w:t>
      </w:r>
    </w:p>
    <w:p w14:paraId="22215693"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 זה בעיקר אתה מדבר על מורכבות אנושית</w:t>
      </w:r>
      <w:r>
        <w:rPr>
          <w:rtl/>
        </w:rPr>
        <w:t>.</w:t>
      </w:r>
    </w:p>
    <w:p w14:paraId="740300F8" w14:textId="77777777" w:rsidR="000F5784" w:rsidRDefault="000F5784" w:rsidP="000F5784">
      <w:pPr>
        <w:pStyle w:val="31"/>
        <w:rPr>
          <w:rtl/>
        </w:rPr>
      </w:pPr>
      <w:r>
        <w:rPr>
          <w:b/>
          <w:bCs/>
          <w:rtl/>
        </w:rPr>
        <w:t>ב':</w:t>
      </w:r>
      <w:r>
        <w:rPr>
          <w:b/>
          <w:bCs/>
          <w:rtl/>
        </w:rPr>
        <w:tab/>
      </w:r>
      <w:r w:rsidRPr="00FB638E">
        <w:rPr>
          <w:rtl/>
        </w:rPr>
        <w:t>כן</w:t>
      </w:r>
    </w:p>
    <w:p w14:paraId="32491372"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כן שזה אתה מדבר על מורכבות אידיאולוגית נגיד או</w:t>
      </w:r>
      <w:r>
        <w:rPr>
          <w:rtl/>
        </w:rPr>
        <w:t>...</w:t>
      </w:r>
    </w:p>
    <w:p w14:paraId="387BBEE0" w14:textId="77777777" w:rsidR="000F5784" w:rsidRPr="00FB638E" w:rsidRDefault="000F5784" w:rsidP="000F5784">
      <w:pPr>
        <w:pStyle w:val="31"/>
        <w:rPr>
          <w:rtl/>
        </w:rPr>
      </w:pPr>
      <w:r>
        <w:rPr>
          <w:b/>
          <w:bCs/>
          <w:rtl/>
        </w:rPr>
        <w:t>ב':</w:t>
      </w:r>
      <w:r>
        <w:rPr>
          <w:b/>
          <w:bCs/>
          <w:rtl/>
        </w:rPr>
        <w:tab/>
      </w:r>
      <w:r w:rsidRPr="00FB638E">
        <w:rPr>
          <w:rtl/>
        </w:rPr>
        <w:t>אני חושב שזה שזה מתחיל ונגמר באנושי</w:t>
      </w:r>
      <w:r>
        <w:rPr>
          <w:rtl/>
        </w:rPr>
        <w:t>.</w:t>
      </w:r>
      <w:r w:rsidRPr="00FB638E">
        <w:rPr>
          <w:rtl/>
        </w:rPr>
        <w:t xml:space="preserve"> אפשר אני חושב שהשיטה הזאת עוד פעם השיטה היא שיטה מעולה לדעתי</w:t>
      </w:r>
      <w:r>
        <w:rPr>
          <w:rtl/>
        </w:rPr>
        <w:t>.</w:t>
      </w:r>
      <w:r w:rsidRPr="00FB638E">
        <w:rPr>
          <w:rtl/>
        </w:rPr>
        <w:t xml:space="preserve"> איך מבצעים אותה זאת השאלה</w:t>
      </w:r>
      <w:r>
        <w:rPr>
          <w:rtl/>
        </w:rPr>
        <w:t>.</w:t>
      </w:r>
      <w:r w:rsidRPr="00FB638E">
        <w:rPr>
          <w:rtl/>
        </w:rPr>
        <w:t xml:space="preserve"> אני כן יכול להגיד שגם ב</w:t>
      </w:r>
      <w:r>
        <w:rPr>
          <w:rtl/>
        </w:rPr>
        <w:t>הרדוף</w:t>
      </w:r>
      <w:r w:rsidRPr="00FB638E">
        <w:rPr>
          <w:rtl/>
        </w:rPr>
        <w:t xml:space="preserve"> אני לא</w:t>
      </w:r>
      <w:r>
        <w:rPr>
          <w:rFonts w:hint="cs"/>
          <w:rtl/>
        </w:rPr>
        <w:t>,</w:t>
      </w:r>
      <w:r w:rsidRPr="00FB638E">
        <w:rPr>
          <w:rtl/>
        </w:rPr>
        <w:t xml:space="preserve"> אולי זה</w:t>
      </w:r>
      <w:r>
        <w:rPr>
          <w:rFonts w:hint="cs"/>
          <w:rtl/>
        </w:rPr>
        <w:t xml:space="preserve"> ... </w:t>
      </w:r>
      <w:r w:rsidRPr="00FB638E">
        <w:rPr>
          <w:rtl/>
        </w:rPr>
        <w:t>אבל אני רואה את ההבדל בין איך שאני גדלתי לפני 20 שנה</w:t>
      </w:r>
      <w:r>
        <w:rPr>
          <w:rtl/>
        </w:rPr>
        <w:t>,</w:t>
      </w:r>
      <w:r w:rsidRPr="00FB638E">
        <w:rPr>
          <w:rtl/>
        </w:rPr>
        <w:t xml:space="preserve"> יותר בין מה שקורה היום</w:t>
      </w:r>
      <w:r>
        <w:rPr>
          <w:rtl/>
        </w:rPr>
        <w:t>,</w:t>
      </w:r>
      <w:r w:rsidRPr="00FB638E">
        <w:rPr>
          <w:rtl/>
        </w:rPr>
        <w:t xml:space="preserve"> אני חושב שההבדל המרכזי הוא איזשה</w:t>
      </w:r>
      <w:r>
        <w:rPr>
          <w:rtl/>
        </w:rPr>
        <w:t>ן</w:t>
      </w:r>
      <w:r w:rsidRPr="00FB638E">
        <w:rPr>
          <w:rtl/>
        </w:rPr>
        <w:t xml:space="preserve"> מוסכמות מה קורה מחוץ לבית</w:t>
      </w:r>
      <w:r>
        <w:rPr>
          <w:rtl/>
        </w:rPr>
        <w:t>.</w:t>
      </w:r>
      <w:r w:rsidRPr="00FB638E">
        <w:rPr>
          <w:rtl/>
        </w:rPr>
        <w:t xml:space="preserve"> בסופו של דבר</w:t>
      </w:r>
      <w:r>
        <w:rPr>
          <w:rtl/>
        </w:rPr>
        <w:t>,</w:t>
      </w:r>
      <w:r w:rsidRPr="00FB638E">
        <w:rPr>
          <w:rtl/>
        </w:rPr>
        <w:t xml:space="preserve"> יש הבנה של מרחב והבנה של מה שאני עושה בבית</w:t>
      </w:r>
      <w:r>
        <w:rPr>
          <w:rtl/>
        </w:rPr>
        <w:t>,</w:t>
      </w:r>
      <w:r w:rsidRPr="00FB638E">
        <w:rPr>
          <w:rtl/>
        </w:rPr>
        <w:t xml:space="preserve"> גם בתקופתי אולי היה נחשב קצה לגמרי אבל</w:t>
      </w:r>
      <w:r>
        <w:rPr>
          <w:rtl/>
        </w:rPr>
        <w:t>...</w:t>
      </w:r>
    </w:p>
    <w:p w14:paraId="7E5675A2"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לא נורא</w:t>
      </w:r>
    </w:p>
    <w:p w14:paraId="55EBB505" w14:textId="6092035D" w:rsidR="000F5784" w:rsidRDefault="000F5784" w:rsidP="000F5784">
      <w:pPr>
        <w:pStyle w:val="31"/>
        <w:rPr>
          <w:rtl/>
        </w:rPr>
      </w:pPr>
      <w:r>
        <w:rPr>
          <w:b/>
          <w:bCs/>
          <w:rtl/>
        </w:rPr>
        <w:t>ב':</w:t>
      </w:r>
      <w:r>
        <w:rPr>
          <w:b/>
          <w:bCs/>
          <w:rtl/>
        </w:rPr>
        <w:tab/>
      </w:r>
      <w:r w:rsidRPr="00FB638E">
        <w:rPr>
          <w:rtl/>
        </w:rPr>
        <w:t>אבל גם בתקופתי היו אנשים ב</w:t>
      </w:r>
      <w:r>
        <w:rPr>
          <w:rtl/>
        </w:rPr>
        <w:t>הרדוף</w:t>
      </w:r>
      <w:r w:rsidRPr="00FB638E">
        <w:rPr>
          <w:rtl/>
        </w:rPr>
        <w:t xml:space="preserve"> שילדים שעשו דברים שהם לא קשורים ל</w:t>
      </w:r>
      <w:r>
        <w:rPr>
          <w:rFonts w:hint="cs"/>
          <w:rtl/>
        </w:rPr>
        <w:t xml:space="preserve">אנתרופוסופיה </w:t>
      </w:r>
      <w:r w:rsidRPr="00FB638E">
        <w:rPr>
          <w:rtl/>
        </w:rPr>
        <w:t>בצורה קיצונית</w:t>
      </w:r>
      <w:r>
        <w:rPr>
          <w:rtl/>
        </w:rPr>
        <w:t xml:space="preserve">. </w:t>
      </w:r>
      <w:r w:rsidRPr="00FB638E">
        <w:rPr>
          <w:rtl/>
        </w:rPr>
        <w:t>אנחנו מכירים את זה יודעים את זה ההבדל הוא שהיום זה כבר קורה במרחב הציבורי ואז אם פעם אני בתור ילד ההורים שלי ידעו מה אני הולך לפגוש כשאני בדשא</w:t>
      </w:r>
      <w:r>
        <w:rPr>
          <w:rtl/>
        </w:rPr>
        <w:t xml:space="preserve">. </w:t>
      </w:r>
      <w:r w:rsidRPr="00FB638E">
        <w:rPr>
          <w:rtl/>
        </w:rPr>
        <w:t>היום הדברים שהילד שלי יפגוש בדשא הם דברים שלא היו מסתובבים במרחב הציבורי</w:t>
      </w:r>
      <w:r>
        <w:rPr>
          <w:rtl/>
        </w:rPr>
        <w:t>.</w:t>
      </w:r>
      <w:r w:rsidRPr="00FB638E">
        <w:rPr>
          <w:rtl/>
        </w:rPr>
        <w:t xml:space="preserve"> ואז זה יוצר איז</w:t>
      </w:r>
      <w:r>
        <w:rPr>
          <w:rFonts w:hint="cs"/>
          <w:rtl/>
        </w:rPr>
        <w:t>ו</w:t>
      </w:r>
      <w:r w:rsidRPr="00FB638E">
        <w:rPr>
          <w:rtl/>
        </w:rPr>
        <w:t>שהי איז</w:t>
      </w:r>
      <w:r>
        <w:rPr>
          <w:rFonts w:hint="cs"/>
          <w:rtl/>
        </w:rPr>
        <w:t>ו</w:t>
      </w:r>
      <w:r w:rsidRPr="00FB638E">
        <w:rPr>
          <w:rtl/>
        </w:rPr>
        <w:t>שהי מורכבות</w:t>
      </w:r>
      <w:r>
        <w:rPr>
          <w:rtl/>
        </w:rPr>
        <w:t>,</w:t>
      </w:r>
      <w:r w:rsidRPr="00FB638E">
        <w:rPr>
          <w:rtl/>
        </w:rPr>
        <w:t xml:space="preserve"> כי לא כל האנשים שמגיעים ל</w:t>
      </w:r>
      <w:r>
        <w:rPr>
          <w:rtl/>
        </w:rPr>
        <w:t>הרדוף</w:t>
      </w:r>
      <w:r w:rsidRPr="00FB638E">
        <w:rPr>
          <w:rtl/>
        </w:rPr>
        <w:t xml:space="preserve"> הם מאמינים או הם לוקחים על עצמם ליישם את השיטה בבית</w:t>
      </w:r>
      <w:r>
        <w:rPr>
          <w:rtl/>
        </w:rPr>
        <w:t>.</w:t>
      </w:r>
      <w:r w:rsidRPr="00FB638E">
        <w:rPr>
          <w:rtl/>
        </w:rPr>
        <w:t xml:space="preserve"> אומרים זה שיטה טובה</w:t>
      </w:r>
      <w:r>
        <w:rPr>
          <w:rtl/>
        </w:rPr>
        <w:t>,</w:t>
      </w:r>
      <w:r w:rsidRPr="00FB638E">
        <w:rPr>
          <w:rtl/>
        </w:rPr>
        <w:t xml:space="preserve"> הבית </w:t>
      </w:r>
      <w:r w:rsidRPr="00FB638E">
        <w:rPr>
          <w:rtl/>
        </w:rPr>
        <w:lastRenderedPageBreak/>
        <w:t>ספר יחנך לנו</w:t>
      </w:r>
      <w:r>
        <w:rPr>
          <w:rtl/>
        </w:rPr>
        <w:t>,</w:t>
      </w:r>
      <w:r w:rsidRPr="00FB638E">
        <w:rPr>
          <w:rtl/>
        </w:rPr>
        <w:t xml:space="preserve"> בבית אני אעשה מה שמתאים לי וזה יהיה</w:t>
      </w:r>
      <w:r w:rsidR="00746D1C">
        <w:rPr>
          <w:rtl/>
        </w:rPr>
        <w:t xml:space="preserve"> </w:t>
      </w:r>
      <w:r>
        <w:rPr>
          <w:rtl/>
        </w:rPr>
        <w:t>איזושהי</w:t>
      </w:r>
      <w:r w:rsidRPr="00FB638E">
        <w:rPr>
          <w:rtl/>
        </w:rPr>
        <w:t xml:space="preserve"> הכלה או יצור כלאיים כזה</w:t>
      </w:r>
      <w:r>
        <w:rPr>
          <w:rtl/>
        </w:rPr>
        <w:t>.</w:t>
      </w:r>
    </w:p>
    <w:p w14:paraId="4E8C73AE"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אבל אפשר להגיד את זה בעיקר לילדים שגדלו ב</w:t>
      </w:r>
      <w:r>
        <w:rPr>
          <w:rtl/>
        </w:rPr>
        <w:t>הרדוף?</w:t>
      </w:r>
      <w:r w:rsidRPr="00FB638E">
        <w:rPr>
          <w:rtl/>
        </w:rPr>
        <w:t xml:space="preserve"> או שלא</w:t>
      </w:r>
    </w:p>
    <w:p w14:paraId="7D3EC581" w14:textId="77777777" w:rsidR="000F5784" w:rsidRDefault="000F5784" w:rsidP="000F5784">
      <w:pPr>
        <w:pStyle w:val="31"/>
        <w:rPr>
          <w:rtl/>
        </w:rPr>
      </w:pPr>
      <w:r>
        <w:rPr>
          <w:b/>
          <w:bCs/>
          <w:rtl/>
        </w:rPr>
        <w:t>ב':</w:t>
      </w:r>
      <w:r>
        <w:rPr>
          <w:b/>
          <w:bCs/>
          <w:rtl/>
        </w:rPr>
        <w:tab/>
      </w:r>
      <w:r w:rsidRPr="00FB638E">
        <w:rPr>
          <w:rtl/>
        </w:rPr>
        <w:t>לא</w:t>
      </w:r>
    </w:p>
    <w:p w14:paraId="6C2BEA42"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ילדים שגדלו ב</w:t>
      </w:r>
      <w:r>
        <w:rPr>
          <w:rtl/>
        </w:rPr>
        <w:t>הרדוף</w:t>
      </w:r>
      <w:r w:rsidRPr="00FB638E">
        <w:rPr>
          <w:rtl/>
        </w:rPr>
        <w:t xml:space="preserve"> והם עכשיו הורים</w:t>
      </w:r>
      <w:r>
        <w:rPr>
          <w:rtl/>
        </w:rPr>
        <w:t>?</w:t>
      </w:r>
    </w:p>
    <w:p w14:paraId="6BC6E4AE" w14:textId="77777777" w:rsidR="000F5784" w:rsidRDefault="000F5784" w:rsidP="000F5784">
      <w:pPr>
        <w:pStyle w:val="31"/>
        <w:rPr>
          <w:rtl/>
        </w:rPr>
      </w:pPr>
      <w:r>
        <w:rPr>
          <w:b/>
          <w:bCs/>
          <w:rtl/>
        </w:rPr>
        <w:t>ב':</w:t>
      </w:r>
      <w:r>
        <w:rPr>
          <w:b/>
          <w:bCs/>
          <w:rtl/>
        </w:rPr>
        <w:tab/>
      </w:r>
      <w:r w:rsidRPr="00FB638E">
        <w:rPr>
          <w:rtl/>
        </w:rPr>
        <w:t>כן כן אני מבין</w:t>
      </w:r>
    </w:p>
    <w:p w14:paraId="483FC70B" w14:textId="4BBBF2D6" w:rsidR="000F5784" w:rsidRDefault="000F5784" w:rsidP="000F5784">
      <w:pPr>
        <w:pStyle w:val="31"/>
        <w:rPr>
          <w:rtl/>
        </w:rPr>
      </w:pPr>
      <w:r w:rsidRPr="00F50BED">
        <w:rPr>
          <w:b/>
          <w:bCs/>
          <w:rtl/>
        </w:rPr>
        <w:t>מראיינת</w:t>
      </w:r>
      <w:r>
        <w:rPr>
          <w:b/>
          <w:bCs/>
          <w:rtl/>
        </w:rPr>
        <w:t>:</w:t>
      </w:r>
      <w:r>
        <w:rPr>
          <w:b/>
          <w:bCs/>
          <w:rtl/>
        </w:rPr>
        <w:tab/>
      </w:r>
      <w:r w:rsidRPr="00FB638E">
        <w:rPr>
          <w:rtl/>
        </w:rPr>
        <w:t>שם יש שם איזה מין סוג של מרד כזה כן בדיוק</w:t>
      </w:r>
      <w:r>
        <w:rPr>
          <w:rtl/>
        </w:rPr>
        <w:t>.</w:t>
      </w:r>
      <w:r w:rsidRPr="00FB638E">
        <w:rPr>
          <w:rtl/>
        </w:rPr>
        <w:t xml:space="preserve"> אה</w:t>
      </w:r>
      <w:r>
        <w:rPr>
          <w:rtl/>
        </w:rPr>
        <w:t>.</w:t>
      </w:r>
      <w:r w:rsidRPr="00FB638E">
        <w:rPr>
          <w:rtl/>
        </w:rPr>
        <w:t xml:space="preserve"> זאת אומרת אפשר להגיד אפשר זה כמובן גם מאוד מאוד ספציפי</w:t>
      </w:r>
      <w:r>
        <w:rPr>
          <w:rtl/>
        </w:rPr>
        <w:t>,</w:t>
      </w:r>
      <w:r w:rsidRPr="00FB638E">
        <w:rPr>
          <w:rtl/>
        </w:rPr>
        <w:t xml:space="preserve"> אבל אפשר להגיד גם איזה</w:t>
      </w:r>
      <w:r w:rsidR="00746D1C">
        <w:rPr>
          <w:rtl/>
        </w:rPr>
        <w:t xml:space="preserve"> </w:t>
      </w:r>
      <w:r>
        <w:rPr>
          <w:rtl/>
        </w:rPr>
        <w:t>איזושהי</w:t>
      </w:r>
      <w:r w:rsidRPr="00FB638E">
        <w:rPr>
          <w:rtl/>
        </w:rPr>
        <w:t xml:space="preserve"> הכללה או שזה לא</w:t>
      </w:r>
    </w:p>
    <w:p w14:paraId="51C3D71F" w14:textId="77777777" w:rsidR="000F5784" w:rsidRDefault="000F5784" w:rsidP="000F5784">
      <w:pPr>
        <w:pStyle w:val="31"/>
        <w:rPr>
          <w:rtl/>
        </w:rPr>
      </w:pPr>
      <w:r>
        <w:rPr>
          <w:b/>
          <w:bCs/>
          <w:rtl/>
        </w:rPr>
        <w:t>ב':</w:t>
      </w:r>
      <w:r>
        <w:rPr>
          <w:b/>
          <w:bCs/>
          <w:rtl/>
        </w:rPr>
        <w:tab/>
      </w:r>
      <w:r w:rsidRPr="00FB638E">
        <w:rPr>
          <w:rtl/>
        </w:rPr>
        <w:t>לפני שנה אמרתי שכן</w:t>
      </w:r>
      <w:r>
        <w:rPr>
          <w:rtl/>
        </w:rPr>
        <w:t>,</w:t>
      </w:r>
      <w:r w:rsidRPr="00FB638E">
        <w:rPr>
          <w:rtl/>
        </w:rPr>
        <w:t xml:space="preserve"> השנה אני חושב שלא</w:t>
      </w:r>
      <w:r>
        <w:rPr>
          <w:rtl/>
        </w:rPr>
        <w:t>.</w:t>
      </w:r>
      <w:r w:rsidRPr="00FB638E">
        <w:rPr>
          <w:rtl/>
        </w:rPr>
        <w:t xml:space="preserve"> דווקא מתוך מפגש יש אנשים שאומרים אני יש לי טראומה מזה</w:t>
      </w:r>
      <w:r>
        <w:rPr>
          <w:rtl/>
        </w:rPr>
        <w:t>,</w:t>
      </w:r>
      <w:r w:rsidRPr="00FB638E">
        <w:rPr>
          <w:rtl/>
        </w:rPr>
        <w:t xml:space="preserve"> גדלתי בצורה יותר מדי מוחזקת יותר מדי אנתרופוסופית קיצונית</w:t>
      </w:r>
      <w:r>
        <w:rPr>
          <w:rtl/>
        </w:rPr>
        <w:t>.</w:t>
      </w:r>
    </w:p>
    <w:p w14:paraId="6120B034"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שומעת את זה</w:t>
      </w:r>
      <w:r>
        <w:rPr>
          <w:rtl/>
        </w:rPr>
        <w:t>?</w:t>
      </w:r>
    </w:p>
    <w:p w14:paraId="3E14A2F7" w14:textId="77777777" w:rsidR="000F5784" w:rsidRPr="00FB638E" w:rsidRDefault="000F5784" w:rsidP="000F5784">
      <w:pPr>
        <w:pStyle w:val="31"/>
        <w:rPr>
          <w:rtl/>
        </w:rPr>
      </w:pPr>
      <w:r>
        <w:rPr>
          <w:b/>
          <w:bCs/>
          <w:rtl/>
        </w:rPr>
        <w:t>ב':</w:t>
      </w:r>
      <w:r>
        <w:rPr>
          <w:b/>
          <w:bCs/>
          <w:rtl/>
        </w:rPr>
        <w:tab/>
      </w:r>
      <w:r w:rsidRPr="00FB638E">
        <w:rPr>
          <w:rtl/>
        </w:rPr>
        <w:t>וזה אני שומע ואז אני אומר אני לא רוצה</w:t>
      </w:r>
      <w:r>
        <w:rPr>
          <w:rtl/>
        </w:rPr>
        <w:t>,</w:t>
      </w:r>
      <w:r w:rsidRPr="00FB638E">
        <w:rPr>
          <w:rtl/>
        </w:rPr>
        <w:t xml:space="preserve"> אני משחרר זה אני שומע זה אחד אני ח</w:t>
      </w:r>
      <w:r>
        <w:rPr>
          <w:rtl/>
        </w:rPr>
        <w:t>ו</w:t>
      </w:r>
      <w:r w:rsidRPr="00FB638E">
        <w:rPr>
          <w:rtl/>
        </w:rPr>
        <w:t>שב שהבני בנות זוג של או</w:t>
      </w:r>
      <w:r>
        <w:rPr>
          <w:rtl/>
        </w:rPr>
        <w:t xml:space="preserve"> אה... </w:t>
      </w:r>
      <w:r w:rsidRPr="00FB638E">
        <w:rPr>
          <w:rtl/>
        </w:rPr>
        <w:t>חבר'ה שהגיעו לפה</w:t>
      </w:r>
      <w:r>
        <w:rPr>
          <w:rtl/>
        </w:rPr>
        <w:t>,</w:t>
      </w:r>
      <w:r w:rsidRPr="00FB638E">
        <w:rPr>
          <w:rtl/>
        </w:rPr>
        <w:t xml:space="preserve"> אני אחלק את זה בנות זוג של לדעתי לא מספיק מעניין אותם או לא מספיק מתעניינות</w:t>
      </w:r>
      <w:r>
        <w:rPr>
          <w:rtl/>
        </w:rPr>
        <w:t>,</w:t>
      </w:r>
      <w:r w:rsidRPr="00FB638E">
        <w:rPr>
          <w:rtl/>
        </w:rPr>
        <w:t xml:space="preserve"> והם הולכות עם הזרם וסבבה להם לגור קרוב למשפחה של הבן זוג בת זוג</w:t>
      </w:r>
      <w:r>
        <w:rPr>
          <w:rtl/>
        </w:rPr>
        <w:t>,</w:t>
      </w:r>
      <w:r w:rsidRPr="00FB638E">
        <w:rPr>
          <w:rtl/>
        </w:rPr>
        <w:t xml:space="preserve"> אבל אין שם איזשהו עניין עמוק במה זה חינוך</w:t>
      </w:r>
      <w:r>
        <w:rPr>
          <w:rtl/>
        </w:rPr>
        <w:t xml:space="preserve"> אה... </w:t>
      </w:r>
      <w:r w:rsidRPr="00FB638E">
        <w:rPr>
          <w:rtl/>
        </w:rPr>
        <w:t>ואז זה סבבה</w:t>
      </w:r>
      <w:r>
        <w:rPr>
          <w:rtl/>
        </w:rPr>
        <w:t>,</w:t>
      </w:r>
      <w:r w:rsidRPr="00FB638E">
        <w:rPr>
          <w:rtl/>
        </w:rPr>
        <w:t xml:space="preserve"> וזה נשאר על הדבר הזה</w:t>
      </w:r>
      <w:r>
        <w:rPr>
          <w:rtl/>
        </w:rPr>
        <w:t>.</w:t>
      </w:r>
      <w:r w:rsidRPr="00FB638E">
        <w:rPr>
          <w:rtl/>
        </w:rPr>
        <w:t xml:space="preserve"> אני חושב שזה מעניין</w:t>
      </w:r>
      <w:r>
        <w:rPr>
          <w:rtl/>
        </w:rPr>
        <w:t>,</w:t>
      </w:r>
      <w:r w:rsidRPr="00FB638E">
        <w:rPr>
          <w:rtl/>
        </w:rPr>
        <w:t xml:space="preserve"> כי המפגש שלי דווקא עם החבר'ה של טוביה</w:t>
      </w:r>
      <w:r>
        <w:rPr>
          <w:rtl/>
        </w:rPr>
        <w:t>,</w:t>
      </w:r>
      <w:r w:rsidRPr="00FB638E">
        <w:rPr>
          <w:rtl/>
        </w:rPr>
        <w:t xml:space="preserve"> העובדים של טוביה</w:t>
      </w:r>
    </w:p>
    <w:p w14:paraId="38BCC309"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שגדלו</w:t>
      </w:r>
      <w:r>
        <w:rPr>
          <w:rtl/>
        </w:rPr>
        <w:t>...</w:t>
      </w:r>
      <w:r w:rsidRPr="00FB638E">
        <w:rPr>
          <w:rtl/>
        </w:rPr>
        <w:t xml:space="preserve"> שגדלו או ב</w:t>
      </w:r>
      <w:r>
        <w:rPr>
          <w:rtl/>
        </w:rPr>
        <w:t>הרדוף</w:t>
      </w:r>
      <w:r w:rsidRPr="00FB638E">
        <w:rPr>
          <w:rtl/>
        </w:rPr>
        <w:t xml:space="preserve"> או במשפחות שלמדו באותו ספר א</w:t>
      </w:r>
      <w:r>
        <w:rPr>
          <w:rtl/>
        </w:rPr>
        <w:t>ה...?</w:t>
      </w:r>
    </w:p>
    <w:p w14:paraId="3C92F9ED" w14:textId="77777777" w:rsidR="000F5784" w:rsidRDefault="000F5784" w:rsidP="000F5784">
      <w:pPr>
        <w:pStyle w:val="31"/>
        <w:rPr>
          <w:rtl/>
        </w:rPr>
      </w:pPr>
      <w:r>
        <w:rPr>
          <w:b/>
          <w:bCs/>
          <w:rtl/>
        </w:rPr>
        <w:t>ב':</w:t>
      </w:r>
      <w:r>
        <w:rPr>
          <w:b/>
          <w:bCs/>
          <w:rtl/>
        </w:rPr>
        <w:tab/>
      </w:r>
      <w:r w:rsidRPr="00FB638E">
        <w:rPr>
          <w:rtl/>
        </w:rPr>
        <w:t>אוקיי אוקיי</w:t>
      </w:r>
    </w:p>
    <w:p w14:paraId="6D8AC1C7"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כל מי שאתה מכיר</w:t>
      </w:r>
    </w:p>
    <w:p w14:paraId="7F38D079" w14:textId="77777777" w:rsidR="000F5784" w:rsidRPr="00FB638E" w:rsidRDefault="000F5784" w:rsidP="000F5784">
      <w:pPr>
        <w:pStyle w:val="31"/>
        <w:rPr>
          <w:rtl/>
        </w:rPr>
      </w:pPr>
      <w:r>
        <w:rPr>
          <w:rtl/>
        </w:rPr>
        <w:t>?</w:t>
      </w:r>
      <w:r>
        <w:rPr>
          <w:b/>
          <w:bCs/>
          <w:rtl/>
        </w:rPr>
        <w:t>ב':</w:t>
      </w:r>
      <w:r>
        <w:rPr>
          <w:b/>
          <w:bCs/>
          <w:rtl/>
        </w:rPr>
        <w:tab/>
      </w:r>
      <w:r w:rsidRPr="00FB638E">
        <w:rPr>
          <w:rtl/>
        </w:rPr>
        <w:t>כל מי שאני מכיר כן</w:t>
      </w:r>
      <w:r>
        <w:rPr>
          <w:rtl/>
        </w:rPr>
        <w:t>.</w:t>
      </w:r>
      <w:r w:rsidRPr="00FB638E">
        <w:rPr>
          <w:rtl/>
        </w:rPr>
        <w:t xml:space="preserve"> אה</w:t>
      </w:r>
      <w:r>
        <w:rPr>
          <w:rtl/>
        </w:rPr>
        <w:t>.</w:t>
      </w:r>
      <w:r w:rsidRPr="00FB638E">
        <w:rPr>
          <w:rtl/>
        </w:rPr>
        <w:t xml:space="preserve"> אני מרגיש שהם הרבה יותר</w:t>
      </w:r>
      <w:r>
        <w:rPr>
          <w:rtl/>
        </w:rPr>
        <w:t xml:space="preserve"> אה... </w:t>
      </w:r>
      <w:r w:rsidRPr="00FB638E">
        <w:rPr>
          <w:rtl/>
        </w:rPr>
        <w:t>פשרנים או יש להם הרבה פחות כוחות</w:t>
      </w:r>
      <w:r>
        <w:rPr>
          <w:rtl/>
        </w:rPr>
        <w:t xml:space="preserve"> אה... </w:t>
      </w:r>
      <w:r w:rsidRPr="00FB638E">
        <w:rPr>
          <w:rtl/>
        </w:rPr>
        <w:t>לעמוד מאחורי הבחירות שלהם</w:t>
      </w:r>
      <w:r>
        <w:rPr>
          <w:rtl/>
        </w:rPr>
        <w:t>,</w:t>
      </w:r>
      <w:r w:rsidRPr="00FB638E">
        <w:rPr>
          <w:rtl/>
        </w:rPr>
        <w:t xml:space="preserve"> ואז זה לא נעשה מתוך בחירה או לא נעשה מתוך</w:t>
      </w:r>
      <w:r>
        <w:rPr>
          <w:rtl/>
        </w:rPr>
        <w:t xml:space="preserve"> אה... אה... </w:t>
      </w:r>
      <w:r w:rsidRPr="00FB638E">
        <w:rPr>
          <w:rtl/>
        </w:rPr>
        <w:t>חוסר הבנה</w:t>
      </w:r>
      <w:r>
        <w:rPr>
          <w:rtl/>
        </w:rPr>
        <w:t>,</w:t>
      </w:r>
      <w:r w:rsidRPr="00FB638E">
        <w:rPr>
          <w:rtl/>
        </w:rPr>
        <w:t xml:space="preserve"> זה נעשה מתוך זה שטוב נו סבבה אין לי כוח להת</w:t>
      </w:r>
      <w:r>
        <w:rPr>
          <w:rtl/>
        </w:rPr>
        <w:t>...</w:t>
      </w:r>
    </w:p>
    <w:p w14:paraId="41A2A26D"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173DFBCD" w14:textId="77777777" w:rsidR="000F5784" w:rsidRDefault="000F5784" w:rsidP="000F5784">
      <w:pPr>
        <w:pStyle w:val="31"/>
        <w:rPr>
          <w:rtl/>
        </w:rPr>
      </w:pPr>
      <w:r>
        <w:rPr>
          <w:b/>
          <w:bCs/>
          <w:rtl/>
        </w:rPr>
        <w:t>ב':</w:t>
      </w:r>
      <w:r>
        <w:rPr>
          <w:b/>
          <w:bCs/>
          <w:rtl/>
        </w:rPr>
        <w:tab/>
      </w:r>
      <w:r w:rsidRPr="00FB638E">
        <w:rPr>
          <w:rtl/>
        </w:rPr>
        <w:t>בגלל זה אני אומר יש משהו באנשים שהגיעו לאנתרופוסופיה כחיצוניים שזה כאילו משהו שאולי הושיע אותם</w:t>
      </w:r>
      <w:r>
        <w:rPr>
          <w:rtl/>
        </w:rPr>
        <w:t>,</w:t>
      </w:r>
      <w:r w:rsidRPr="00FB638E">
        <w:rPr>
          <w:rtl/>
        </w:rPr>
        <w:t xml:space="preserve"> אולי איזשהו קצת כמו זה משהו חיצוני יותר</w:t>
      </w:r>
    </w:p>
    <w:p w14:paraId="3FF1B6E6"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ו</w:t>
      </w:r>
      <w:r>
        <w:rPr>
          <w:rtl/>
        </w:rPr>
        <w:t>...</w:t>
      </w:r>
      <w:r w:rsidRPr="00FB638E">
        <w:rPr>
          <w:rtl/>
        </w:rPr>
        <w:t xml:space="preserve"> שזה לא חלק מהפנימיות שלהם</w:t>
      </w:r>
      <w:r>
        <w:rPr>
          <w:rtl/>
        </w:rPr>
        <w:t>?</w:t>
      </w:r>
    </w:p>
    <w:p w14:paraId="37025DB6"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ואז אני רואה את זה </w:t>
      </w:r>
      <w:r>
        <w:rPr>
          <w:rtl/>
        </w:rPr>
        <w:t>ב</w:t>
      </w:r>
      <w:r w:rsidRPr="00FB638E">
        <w:rPr>
          <w:rtl/>
        </w:rPr>
        <w:t>חשיפה לטלפון</w:t>
      </w:r>
      <w:r>
        <w:rPr>
          <w:rtl/>
        </w:rPr>
        <w:t>,</w:t>
      </w:r>
      <w:r w:rsidRPr="00FB638E">
        <w:rPr>
          <w:rtl/>
        </w:rPr>
        <w:t xml:space="preserve"> לטלוויזיה</w:t>
      </w:r>
      <w:r>
        <w:rPr>
          <w:rtl/>
        </w:rPr>
        <w:t>,</w:t>
      </w:r>
      <w:r w:rsidRPr="00FB638E">
        <w:rPr>
          <w:rtl/>
        </w:rPr>
        <w:t xml:space="preserve"> לכל מיני דברים כאלה שזה נהיה כבר חלק מהחיים</w:t>
      </w:r>
      <w:r>
        <w:rPr>
          <w:rtl/>
        </w:rPr>
        <w:t>.</w:t>
      </w:r>
      <w:r w:rsidRPr="00FB638E">
        <w:rPr>
          <w:rtl/>
        </w:rPr>
        <w:t xml:space="preserve"> אני מוצא את עצמי שאני יותר מקפיד מהם</w:t>
      </w:r>
      <w:r>
        <w:rPr>
          <w:rtl/>
        </w:rPr>
        <w:t>,</w:t>
      </w:r>
      <w:r w:rsidRPr="00FB638E">
        <w:rPr>
          <w:rtl/>
        </w:rPr>
        <w:t xml:space="preserve"> למרות שהם כביכול הרבה יותר אנתרופוסופים ולמדו את כל הסמינרים ועשו</w:t>
      </w:r>
      <w:r>
        <w:rPr>
          <w:rtl/>
        </w:rPr>
        <w:t xml:space="preserve"> הכול.</w:t>
      </w:r>
      <w:r w:rsidRPr="00FB638E">
        <w:rPr>
          <w:rtl/>
        </w:rPr>
        <w:t xml:space="preserve"> אבל בסופו של דבר הילדה שלי משחקת עם טלפון והיא בת שלוש</w:t>
      </w:r>
      <w:r>
        <w:rPr>
          <w:rtl/>
        </w:rPr>
        <w:t>.</w:t>
      </w:r>
      <w:r w:rsidRPr="00FB638E">
        <w:rPr>
          <w:rtl/>
        </w:rPr>
        <w:t xml:space="preserve"> אצלי זה לא</w:t>
      </w:r>
      <w:r>
        <w:rPr>
          <w:rtl/>
        </w:rPr>
        <w:t>,</w:t>
      </w:r>
      <w:r w:rsidRPr="00FB638E">
        <w:rPr>
          <w:rtl/>
        </w:rPr>
        <w:t xml:space="preserve"> כאילו זה יותר חשוב להיות הדברים האלה</w:t>
      </w:r>
    </w:p>
    <w:p w14:paraId="70D1E5E2"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כי כי מה</w:t>
      </w:r>
      <w:r>
        <w:rPr>
          <w:rtl/>
        </w:rPr>
        <w:t>?</w:t>
      </w:r>
      <w:r w:rsidRPr="00FB638E">
        <w:rPr>
          <w:rtl/>
        </w:rPr>
        <w:t xml:space="preserve"> כי למה זה ככה</w:t>
      </w:r>
      <w:r>
        <w:rPr>
          <w:rtl/>
        </w:rPr>
        <w:t>?</w:t>
      </w:r>
      <w:r w:rsidRPr="00FB638E">
        <w:rPr>
          <w:rtl/>
        </w:rPr>
        <w:t xml:space="preserve"> אתה מרגיש את זה</w:t>
      </w:r>
      <w:r>
        <w:rPr>
          <w:rtl/>
        </w:rPr>
        <w:t>?</w:t>
      </w:r>
      <w:r w:rsidRPr="00FB638E">
        <w:rPr>
          <w:rtl/>
        </w:rPr>
        <w:t xml:space="preserve"> יש לך כי יש לך יותר כוחות או כי יש לך יותר</w:t>
      </w:r>
      <w:r>
        <w:rPr>
          <w:rtl/>
        </w:rPr>
        <w:t xml:space="preserve"> אה... </w:t>
      </w:r>
      <w:r w:rsidRPr="00FB638E">
        <w:rPr>
          <w:rtl/>
        </w:rPr>
        <w:t>זאת אומרת משהו בתפיסה החינוכית יותר ברור לך או מה</w:t>
      </w:r>
      <w:r>
        <w:rPr>
          <w:rtl/>
        </w:rPr>
        <w:t>?</w:t>
      </w:r>
      <w:r w:rsidRPr="00FB638E">
        <w:rPr>
          <w:rtl/>
        </w:rPr>
        <w:t xml:space="preserve"> למה זה ככה</w:t>
      </w:r>
      <w:r>
        <w:rPr>
          <w:rtl/>
        </w:rPr>
        <w:t>?</w:t>
      </w:r>
      <w:r w:rsidRPr="00FB638E">
        <w:rPr>
          <w:rtl/>
        </w:rPr>
        <w:t xml:space="preserve"> כי אני גם רואה את זה</w:t>
      </w:r>
      <w:r>
        <w:rPr>
          <w:rtl/>
        </w:rPr>
        <w:t>.</w:t>
      </w:r>
      <w:r w:rsidRPr="00FB638E">
        <w:rPr>
          <w:rtl/>
        </w:rPr>
        <w:t xml:space="preserve"> אני רואה את זה מהכיוון הזה ואני רואה את זה מהכיוון הזה</w:t>
      </w:r>
      <w:r>
        <w:rPr>
          <w:rtl/>
        </w:rPr>
        <w:t>.</w:t>
      </w:r>
      <w:r w:rsidRPr="00FB638E">
        <w:rPr>
          <w:rtl/>
        </w:rPr>
        <w:t xml:space="preserve"> וזה שאלה מעניינת</w:t>
      </w:r>
      <w:r>
        <w:rPr>
          <w:rtl/>
        </w:rPr>
        <w:t xml:space="preserve"> אה... </w:t>
      </w:r>
      <w:r w:rsidRPr="00FB638E">
        <w:rPr>
          <w:rtl/>
        </w:rPr>
        <w:t>להבין אם זה קשור לחולשה כללית שיש חולשת רצון כללית בכלל</w:t>
      </w:r>
      <w:r>
        <w:rPr>
          <w:rtl/>
        </w:rPr>
        <w:t>.</w:t>
      </w:r>
      <w:r w:rsidRPr="00FB638E">
        <w:rPr>
          <w:rtl/>
        </w:rPr>
        <w:t xml:space="preserve"> אני רואה חבר'ה צעירים שמגיעים לעבוד בבית ספר</w:t>
      </w:r>
      <w:r>
        <w:rPr>
          <w:rtl/>
        </w:rPr>
        <w:t>.</w:t>
      </w:r>
      <w:r w:rsidRPr="00FB638E">
        <w:rPr>
          <w:rtl/>
        </w:rPr>
        <w:t xml:space="preserve"> אני רואה יש משהו בנפש שהוא יותר מפותח והרצון הוא יותר חלש</w:t>
      </w:r>
      <w:r>
        <w:rPr>
          <w:rtl/>
        </w:rPr>
        <w:t>.</w:t>
      </w:r>
      <w:r w:rsidRPr="00FB638E">
        <w:rPr>
          <w:rtl/>
        </w:rPr>
        <w:t xml:space="preserve"> השאלה למה אתה</w:t>
      </w:r>
      <w:r>
        <w:rPr>
          <w:rtl/>
        </w:rPr>
        <w:t>,</w:t>
      </w:r>
      <w:r w:rsidRPr="00FB638E">
        <w:rPr>
          <w:rtl/>
        </w:rPr>
        <w:t xml:space="preserve"> למה אתה מתייחס</w:t>
      </w:r>
      <w:r>
        <w:rPr>
          <w:rtl/>
        </w:rPr>
        <w:t>?</w:t>
      </w:r>
    </w:p>
    <w:p w14:paraId="3F6CF5FA" w14:textId="77777777" w:rsidR="000F5784" w:rsidRDefault="000F5784" w:rsidP="000F5784">
      <w:pPr>
        <w:pStyle w:val="31"/>
        <w:rPr>
          <w:rtl/>
        </w:rPr>
      </w:pPr>
      <w:r>
        <w:rPr>
          <w:b/>
          <w:bCs/>
          <w:rtl/>
        </w:rPr>
        <w:t>ב':</w:t>
      </w:r>
      <w:r>
        <w:rPr>
          <w:b/>
          <w:bCs/>
          <w:rtl/>
        </w:rPr>
        <w:tab/>
      </w:r>
      <w:r w:rsidRPr="00FB638E">
        <w:rPr>
          <w:rtl/>
        </w:rPr>
        <w:t>אני חושב</w:t>
      </w:r>
      <w:r>
        <w:rPr>
          <w:rtl/>
        </w:rPr>
        <w:t xml:space="preserve"> ש... </w:t>
      </w:r>
      <w:r w:rsidRPr="00FB638E">
        <w:rPr>
          <w:rtl/>
        </w:rPr>
        <w:t>יש משהו באנשים שהגיעו לא מ</w:t>
      </w:r>
      <w:r>
        <w:rPr>
          <w:rtl/>
        </w:rPr>
        <w:t>...</w:t>
      </w:r>
      <w:r w:rsidRPr="00FB638E">
        <w:rPr>
          <w:rtl/>
        </w:rPr>
        <w:t xml:space="preserve"> לא מה שלא</w:t>
      </w:r>
      <w:r>
        <w:rPr>
          <w:rtl/>
        </w:rPr>
        <w:t>...</w:t>
      </w:r>
      <w:r w:rsidRPr="00FB638E">
        <w:rPr>
          <w:rtl/>
        </w:rPr>
        <w:t xml:space="preserve"> לא היו בתוך הדבר הזה במהלך כל החיים שלהם שהוא יותר</w:t>
      </w:r>
      <w:r>
        <w:rPr>
          <w:rtl/>
        </w:rPr>
        <w:t>...</w:t>
      </w:r>
      <w:r w:rsidRPr="00FB638E">
        <w:rPr>
          <w:rtl/>
        </w:rPr>
        <w:t xml:space="preserve"> הוא יותר חלש או שהוא מנסה להיות כמו</w:t>
      </w:r>
      <w:r>
        <w:rPr>
          <w:rtl/>
        </w:rPr>
        <w:t>,</w:t>
      </w:r>
      <w:r w:rsidRPr="00FB638E">
        <w:rPr>
          <w:rtl/>
        </w:rPr>
        <w:t xml:space="preserve"> אבל הוא עדיין </w:t>
      </w:r>
      <w:r>
        <w:rPr>
          <w:rtl/>
        </w:rPr>
        <w:t>"</w:t>
      </w:r>
      <w:r>
        <w:t>Fake it</w:t>
      </w:r>
      <w:r>
        <w:rPr>
          <w:rtl/>
        </w:rPr>
        <w:t>"...</w:t>
      </w:r>
    </w:p>
    <w:p w14:paraId="522560CB"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אה הוא לא הדבר</w:t>
      </w:r>
    </w:p>
    <w:p w14:paraId="7EFF37F0" w14:textId="77777777" w:rsidR="000F5784" w:rsidRDefault="000F5784" w:rsidP="000F5784">
      <w:pPr>
        <w:pStyle w:val="31"/>
        <w:rPr>
          <w:rtl/>
        </w:rPr>
      </w:pPr>
      <w:r>
        <w:rPr>
          <w:b/>
          <w:bCs/>
          <w:rtl/>
        </w:rPr>
        <w:lastRenderedPageBreak/>
        <w:t>ב':</w:t>
      </w:r>
      <w:r>
        <w:rPr>
          <w:b/>
          <w:bCs/>
          <w:rtl/>
        </w:rPr>
        <w:tab/>
      </w:r>
      <w:r w:rsidRPr="00FB638E">
        <w:rPr>
          <w:rtl/>
        </w:rPr>
        <w:t>הוא לא הדבר עצמו</w:t>
      </w:r>
      <w:r>
        <w:rPr>
          <w:rtl/>
        </w:rPr>
        <w:t>.</w:t>
      </w:r>
      <w:r w:rsidRPr="00FB638E">
        <w:rPr>
          <w:rtl/>
        </w:rPr>
        <w:t xml:space="preserve"> </w:t>
      </w:r>
      <w:r>
        <w:rPr>
          <w:rtl/>
        </w:rPr>
        <w:t xml:space="preserve">ו... </w:t>
      </w:r>
      <w:r w:rsidRPr="00FB638E">
        <w:rPr>
          <w:rtl/>
        </w:rPr>
        <w:t>ואני גם ממש רואה את זה כשאני מסתכל על ה</w:t>
      </w:r>
      <w:r>
        <w:rPr>
          <w:rtl/>
        </w:rPr>
        <w:t>...</w:t>
      </w:r>
      <w:r w:rsidRPr="00FB638E">
        <w:rPr>
          <w:rtl/>
        </w:rPr>
        <w:t xml:space="preserve"> על העובדים שלי</w:t>
      </w:r>
      <w:r>
        <w:rPr>
          <w:rtl/>
        </w:rPr>
        <w:t>,</w:t>
      </w:r>
      <w:r w:rsidRPr="00FB638E">
        <w:rPr>
          <w:rtl/>
        </w:rPr>
        <w:t xml:space="preserve"> יש את האנשים שיציבים וזה אנשים שגדלו בחינוך אנתרופוסופי</w:t>
      </w:r>
      <w:r>
        <w:rPr>
          <w:rtl/>
        </w:rPr>
        <w:t>,</w:t>
      </w:r>
      <w:r w:rsidRPr="00FB638E">
        <w:rPr>
          <w:rtl/>
        </w:rPr>
        <w:t xml:space="preserve"> וכאילו במשהו כזה</w:t>
      </w:r>
      <w:r>
        <w:rPr>
          <w:rtl/>
        </w:rPr>
        <w:t xml:space="preserve"> הכול</w:t>
      </w:r>
      <w:r w:rsidRPr="00FB638E">
        <w:rPr>
          <w:rtl/>
        </w:rPr>
        <w:t xml:space="preserve"> בסדר</w:t>
      </w:r>
      <w:r>
        <w:rPr>
          <w:rtl/>
        </w:rPr>
        <w:t>,</w:t>
      </w:r>
      <w:r w:rsidRPr="00FB638E">
        <w:rPr>
          <w:rtl/>
        </w:rPr>
        <w:t xml:space="preserve"> ויש את האנשים שמנסים להיות או מנסים אז לפעמים יותר קיצוניים לפעמים</w:t>
      </w:r>
      <w:r>
        <w:rPr>
          <w:rtl/>
        </w:rPr>
        <w:t>...</w:t>
      </w:r>
      <w:r w:rsidRPr="00FB638E">
        <w:rPr>
          <w:rtl/>
        </w:rPr>
        <w:t xml:space="preserve"> זה משתנה זה זה יש בזה משהו שהוא שהוא לא</w:t>
      </w:r>
      <w:r>
        <w:rPr>
          <w:rtl/>
        </w:rPr>
        <w:t>...</w:t>
      </w:r>
      <w:r w:rsidRPr="00FB638E">
        <w:rPr>
          <w:rtl/>
        </w:rPr>
        <w:t xml:space="preserve"> הוא פחות יציב</w:t>
      </w:r>
      <w:r>
        <w:rPr>
          <w:rtl/>
        </w:rPr>
        <w:t xml:space="preserve">, אה... </w:t>
      </w:r>
      <w:r w:rsidRPr="00FB638E">
        <w:rPr>
          <w:rtl/>
        </w:rPr>
        <w:t>אז אז הם מנסים לאחוז במשהו</w:t>
      </w:r>
      <w:r>
        <w:rPr>
          <w:rtl/>
        </w:rPr>
        <w:t>.</w:t>
      </w:r>
    </w:p>
    <w:p w14:paraId="2011FD7B"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יש</w:t>
      </w:r>
      <w:r>
        <w:rPr>
          <w:rtl/>
        </w:rPr>
        <w:t>...</w:t>
      </w:r>
    </w:p>
    <w:p w14:paraId="6D3624EF" w14:textId="77777777" w:rsidR="000F5784" w:rsidRDefault="000F5784" w:rsidP="000F5784">
      <w:pPr>
        <w:pStyle w:val="31"/>
        <w:rPr>
          <w:rtl/>
        </w:rPr>
      </w:pPr>
      <w:r>
        <w:rPr>
          <w:b/>
          <w:bCs/>
          <w:rtl/>
        </w:rPr>
        <w:t>ב':</w:t>
      </w:r>
      <w:r>
        <w:rPr>
          <w:b/>
          <w:bCs/>
          <w:rtl/>
        </w:rPr>
        <w:tab/>
      </w:r>
      <w:r w:rsidRPr="00FB638E">
        <w:rPr>
          <w:rtl/>
        </w:rPr>
        <w:t>כן ואני לא</w:t>
      </w:r>
      <w:r>
        <w:rPr>
          <w:rtl/>
        </w:rPr>
        <w:t>...</w:t>
      </w:r>
      <w:r w:rsidRPr="00FB638E">
        <w:rPr>
          <w:rtl/>
        </w:rPr>
        <w:t xml:space="preserve"> אני בחוויה שלי אני לא מנסה כלום</w:t>
      </w:r>
      <w:r>
        <w:rPr>
          <w:rtl/>
        </w:rPr>
        <w:t>.</w:t>
      </w:r>
      <w:r w:rsidRPr="00FB638E">
        <w:rPr>
          <w:rtl/>
        </w:rPr>
        <w:t xml:space="preserve"> אני לא</w:t>
      </w:r>
      <w:r>
        <w:rPr>
          <w:rtl/>
        </w:rPr>
        <w:t>...</w:t>
      </w:r>
      <w:r w:rsidRPr="00FB638E">
        <w:rPr>
          <w:rtl/>
        </w:rPr>
        <w:t xml:space="preserve"> אני אומר להם עוד פעמים אני לא מדבר אנתרופוסופית</w:t>
      </w:r>
      <w:r>
        <w:rPr>
          <w:rtl/>
        </w:rPr>
        <w:t>.</w:t>
      </w:r>
      <w:r w:rsidRPr="00FB638E">
        <w:rPr>
          <w:rtl/>
        </w:rPr>
        <w:t xml:space="preserve"> אין לי כל החינוך מרפא</w:t>
      </w:r>
      <w:r>
        <w:rPr>
          <w:rtl/>
        </w:rPr>
        <w:t>,</w:t>
      </w:r>
      <w:r w:rsidRPr="00FB638E">
        <w:rPr>
          <w:rtl/>
        </w:rPr>
        <w:t xml:space="preserve"> ומה שהם מדברים ומה שהם אומרים סבבה</w:t>
      </w:r>
      <w:r>
        <w:rPr>
          <w:rtl/>
        </w:rPr>
        <w:t>, הכול</w:t>
      </w:r>
      <w:r w:rsidRPr="00FB638E">
        <w:rPr>
          <w:rtl/>
        </w:rPr>
        <w:t xml:space="preserve"> טוב ויפה</w:t>
      </w:r>
      <w:r>
        <w:rPr>
          <w:rtl/>
        </w:rPr>
        <w:t>,</w:t>
      </w:r>
      <w:r w:rsidRPr="00FB638E">
        <w:rPr>
          <w:rtl/>
        </w:rPr>
        <w:t xml:space="preserve"> אני מסכים 90% ממה שהם אומרים</w:t>
      </w:r>
      <w:r>
        <w:rPr>
          <w:rtl/>
        </w:rPr>
        <w:t>,</w:t>
      </w:r>
      <w:r w:rsidRPr="00FB638E">
        <w:rPr>
          <w:rtl/>
        </w:rPr>
        <w:t xml:space="preserve"> אבל אני אני מרגיש הרבה פעמים אני אומר להם מייצג</w:t>
      </w:r>
      <w:r>
        <w:rPr>
          <w:rtl/>
        </w:rPr>
        <w:t>,</w:t>
      </w:r>
      <w:r w:rsidRPr="00FB638E">
        <w:rPr>
          <w:rtl/>
        </w:rPr>
        <w:t xml:space="preserve"> אני מצליח לדבר גם ככה וגם ככה וזה לא מאיים עליי</w:t>
      </w:r>
      <w:r>
        <w:rPr>
          <w:rtl/>
        </w:rPr>
        <w:t>.</w:t>
      </w:r>
      <w:r w:rsidRPr="00FB638E">
        <w:rPr>
          <w:rtl/>
        </w:rPr>
        <w:t xml:space="preserve"> אני אני בעצם כל הזמן הגשר בין ה</w:t>
      </w:r>
      <w:r>
        <w:rPr>
          <w:rtl/>
        </w:rPr>
        <w:t>...</w:t>
      </w:r>
      <w:r w:rsidRPr="00FB638E">
        <w:rPr>
          <w:rtl/>
        </w:rPr>
        <w:t xml:space="preserve"> בין האנתרופוסופיה לבין העולם בחוץ</w:t>
      </w:r>
      <w:r>
        <w:rPr>
          <w:rtl/>
        </w:rPr>
        <w:t>,</w:t>
      </w:r>
      <w:r w:rsidRPr="00FB638E">
        <w:rPr>
          <w:rtl/>
        </w:rPr>
        <w:t xml:space="preserve"> ואני מדבר את שתי השפות</w:t>
      </w:r>
      <w:r>
        <w:rPr>
          <w:rtl/>
        </w:rPr>
        <w:t>.</w:t>
      </w:r>
      <w:r w:rsidRPr="00FB638E">
        <w:rPr>
          <w:rtl/>
        </w:rPr>
        <w:t xml:space="preserve"> ואני ואני שם להם קורא ת</w:t>
      </w:r>
      <w:r>
        <w:rPr>
          <w:rtl/>
        </w:rPr>
        <w:t>י</w:t>
      </w:r>
      <w:r w:rsidRPr="00FB638E">
        <w:rPr>
          <w:rtl/>
        </w:rPr>
        <w:t>אוריות בפסיכולוגיה אפילו הבסיסיות של פיאז'ה</w:t>
      </w:r>
      <w:r>
        <w:rPr>
          <w:rtl/>
        </w:rPr>
        <w:t>,</w:t>
      </w:r>
      <w:r w:rsidRPr="00FB638E">
        <w:rPr>
          <w:rtl/>
        </w:rPr>
        <w:t xml:space="preserve"> ואני אומר תראו זה אותו דבר</w:t>
      </w:r>
      <w:r>
        <w:rPr>
          <w:rtl/>
        </w:rPr>
        <w:t>.</w:t>
      </w:r>
      <w:r w:rsidRPr="00FB638E">
        <w:rPr>
          <w:rtl/>
        </w:rPr>
        <w:t xml:space="preserve"> פיאז'ה מדבר את אותה התפתחות כמו חינוך</w:t>
      </w:r>
      <w:r>
        <w:rPr>
          <w:rtl/>
        </w:rPr>
        <w:t>,</w:t>
      </w:r>
      <w:r w:rsidRPr="00FB638E">
        <w:rPr>
          <w:rtl/>
        </w:rPr>
        <w:t xml:space="preserve"> כמו חינוך </w:t>
      </w:r>
      <w:r>
        <w:rPr>
          <w:rtl/>
        </w:rPr>
        <w:t>ולדורף.</w:t>
      </w:r>
      <w:r w:rsidRPr="00FB638E">
        <w:rPr>
          <w:rtl/>
        </w:rPr>
        <w:t xml:space="preserve"> רק צריך לראות את זה ולחבר את זה</w:t>
      </w:r>
      <w:r>
        <w:rPr>
          <w:rtl/>
        </w:rPr>
        <w:t>.</w:t>
      </w:r>
    </w:p>
    <w:p w14:paraId="5133C914"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 הדבר היחיד זה שהוא לא מתייחס לרוח בכלל</w:t>
      </w:r>
      <w:r>
        <w:rPr>
          <w:rtl/>
        </w:rPr>
        <w:t>.</w:t>
      </w:r>
    </w:p>
    <w:p w14:paraId="4AB5DF9A" w14:textId="77777777" w:rsidR="000F5784" w:rsidRDefault="000F5784" w:rsidP="000F5784">
      <w:pPr>
        <w:pStyle w:val="31"/>
        <w:rPr>
          <w:rtl/>
        </w:rPr>
      </w:pPr>
      <w:r>
        <w:rPr>
          <w:b/>
          <w:bCs/>
          <w:rtl/>
        </w:rPr>
        <w:t>ב':</w:t>
      </w:r>
      <w:r>
        <w:rPr>
          <w:b/>
          <w:bCs/>
          <w:rtl/>
        </w:rPr>
        <w:tab/>
      </w:r>
      <w:r w:rsidRPr="00FB638E">
        <w:rPr>
          <w:rtl/>
        </w:rPr>
        <w:t>בסדר זה זה</w:t>
      </w:r>
      <w:r>
        <w:rPr>
          <w:rtl/>
        </w:rPr>
        <w:t>.</w:t>
      </w:r>
    </w:p>
    <w:p w14:paraId="3E5000E5"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נכון דבר היחיד</w:t>
      </w:r>
      <w:r>
        <w:rPr>
          <w:rtl/>
        </w:rPr>
        <w:t>.</w:t>
      </w:r>
      <w:r w:rsidRPr="00FB638E">
        <w:rPr>
          <w:rtl/>
        </w:rPr>
        <w:t xml:space="preserve"> </w:t>
      </w:r>
      <w:r>
        <w:rPr>
          <w:rtl/>
        </w:rPr>
        <w:t>כ</w:t>
      </w:r>
      <w:r w:rsidRPr="00FB638E">
        <w:rPr>
          <w:rtl/>
        </w:rPr>
        <w:t>שאני נכנסת לכיתה ואני יודעת שכל ישות היא ישות רוחנית זה סיפור אחר לגמרי</w:t>
      </w:r>
      <w:r>
        <w:rPr>
          <w:rtl/>
        </w:rPr>
        <w:t>.</w:t>
      </w:r>
    </w:p>
    <w:p w14:paraId="1E3F24E4" w14:textId="77777777" w:rsidR="000F5784" w:rsidRPr="00FB638E" w:rsidRDefault="000F5784" w:rsidP="000F5784">
      <w:pPr>
        <w:pStyle w:val="31"/>
        <w:rPr>
          <w:rtl/>
        </w:rPr>
      </w:pPr>
      <w:r>
        <w:rPr>
          <w:b/>
          <w:bCs/>
          <w:rtl/>
        </w:rPr>
        <w:t>ב':</w:t>
      </w:r>
      <w:r>
        <w:rPr>
          <w:b/>
          <w:bCs/>
          <w:rtl/>
        </w:rPr>
        <w:tab/>
      </w:r>
      <w:r w:rsidRPr="00FB638E">
        <w:rPr>
          <w:rtl/>
        </w:rPr>
        <w:t>נכון חד משמעית זה נכון אבל אבל לפעמים אפילו לחבר את זה במילים ולהראות להם</w:t>
      </w:r>
      <w:r>
        <w:rPr>
          <w:rtl/>
        </w:rPr>
        <w:t xml:space="preserve"> ש... </w:t>
      </w:r>
      <w:r w:rsidRPr="00FB638E">
        <w:rPr>
          <w:rtl/>
        </w:rPr>
        <w:t>שזה לא סותר</w:t>
      </w:r>
      <w:r>
        <w:rPr>
          <w:rtl/>
        </w:rPr>
        <w:t>.</w:t>
      </w:r>
      <w:r w:rsidRPr="00FB638E">
        <w:rPr>
          <w:rtl/>
        </w:rPr>
        <w:t xml:space="preserve"> בוא נגיד ככה</w:t>
      </w:r>
      <w:r>
        <w:rPr>
          <w:rtl/>
        </w:rPr>
        <w:t>.</w:t>
      </w:r>
      <w:r w:rsidRPr="00FB638E">
        <w:rPr>
          <w:rtl/>
        </w:rPr>
        <w:t xml:space="preserve"> יש יש</w:t>
      </w:r>
      <w:r>
        <w:rPr>
          <w:rtl/>
        </w:rPr>
        <w:t>...</w:t>
      </w:r>
    </w:p>
    <w:p w14:paraId="7776EE2E"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גם לא משהו רע</w:t>
      </w:r>
      <w:r>
        <w:rPr>
          <w:rtl/>
        </w:rPr>
        <w:t>,</w:t>
      </w:r>
      <w:r w:rsidRPr="00FB638E">
        <w:rPr>
          <w:rtl/>
        </w:rPr>
        <w:t xml:space="preserve"> נכון</w:t>
      </w:r>
      <w:r>
        <w:rPr>
          <w:rtl/>
        </w:rPr>
        <w:t>?</w:t>
      </w:r>
      <w:r w:rsidRPr="00FB638E">
        <w:rPr>
          <w:rtl/>
        </w:rPr>
        <w:t xml:space="preserve"> אז אז</w:t>
      </w:r>
      <w:r>
        <w:rPr>
          <w:rtl/>
        </w:rPr>
        <w:t xml:space="preserve"> אה... </w:t>
      </w:r>
      <w:r w:rsidRPr="00FB638E">
        <w:rPr>
          <w:rtl/>
        </w:rPr>
        <w:t>כן</w:t>
      </w:r>
      <w:r>
        <w:rPr>
          <w:rtl/>
        </w:rPr>
        <w:t>,</w:t>
      </w:r>
      <w:r w:rsidRPr="00FB638E">
        <w:rPr>
          <w:rtl/>
        </w:rPr>
        <w:t xml:space="preserve"> אבל אמרת גשר</w:t>
      </w:r>
      <w:r>
        <w:rPr>
          <w:rtl/>
        </w:rPr>
        <w:t>.</w:t>
      </w:r>
      <w:r w:rsidRPr="00FB638E">
        <w:rPr>
          <w:rtl/>
        </w:rPr>
        <w:t xml:space="preserve"> גשר זה דבר</w:t>
      </w:r>
      <w:r>
        <w:rPr>
          <w:rtl/>
        </w:rPr>
        <w:t xml:space="preserve"> אה... </w:t>
      </w:r>
      <w:r w:rsidRPr="00FB638E">
        <w:rPr>
          <w:rtl/>
        </w:rPr>
        <w:t>שהוא יכול להיות גם כישרון</w:t>
      </w:r>
      <w:r>
        <w:rPr>
          <w:rtl/>
        </w:rPr>
        <w:t>,</w:t>
      </w:r>
      <w:r w:rsidRPr="00FB638E">
        <w:rPr>
          <w:rtl/>
        </w:rPr>
        <w:t xml:space="preserve"> </w:t>
      </w:r>
      <w:r>
        <w:rPr>
          <w:rtl/>
        </w:rPr>
        <w:t>כ</w:t>
      </w:r>
      <w:r w:rsidRPr="00FB638E">
        <w:rPr>
          <w:rtl/>
        </w:rPr>
        <w:t>ישור</w:t>
      </w:r>
      <w:r>
        <w:rPr>
          <w:rtl/>
        </w:rPr>
        <w:t>.</w:t>
      </w:r>
      <w:r w:rsidRPr="00FB638E">
        <w:rPr>
          <w:rtl/>
        </w:rPr>
        <w:t xml:space="preserve"> או שאתה גשר כי אתה</w:t>
      </w:r>
      <w:r>
        <w:rPr>
          <w:rtl/>
        </w:rPr>
        <w:t>...</w:t>
      </w:r>
      <w:r w:rsidRPr="00FB638E">
        <w:rPr>
          <w:rtl/>
        </w:rPr>
        <w:t xml:space="preserve"> כי זה מה שאתה או שיש משהו בלהיות גשר גם בתוך בית ספר</w:t>
      </w:r>
      <w:r>
        <w:rPr>
          <w:rtl/>
        </w:rPr>
        <w:t>,</w:t>
      </w:r>
      <w:r w:rsidRPr="00FB638E">
        <w:rPr>
          <w:rtl/>
        </w:rPr>
        <w:t xml:space="preserve"> שיש מה</w:t>
      </w:r>
      <w:r>
        <w:rPr>
          <w:rtl/>
        </w:rPr>
        <w:t>?</w:t>
      </w:r>
    </w:p>
    <w:p w14:paraId="289C531F" w14:textId="77777777" w:rsidR="000F5784" w:rsidRDefault="000F5784" w:rsidP="000F5784">
      <w:pPr>
        <w:pStyle w:val="31"/>
        <w:rPr>
          <w:rtl/>
        </w:rPr>
      </w:pPr>
      <w:r>
        <w:rPr>
          <w:b/>
          <w:bCs/>
          <w:rtl/>
        </w:rPr>
        <w:t>ב':</w:t>
      </w:r>
      <w:r>
        <w:rPr>
          <w:b/>
          <w:bCs/>
          <w:rtl/>
        </w:rPr>
        <w:tab/>
      </w:r>
      <w:r w:rsidRPr="00FB638E">
        <w:rPr>
          <w:rtl/>
        </w:rPr>
        <w:t>שאתה מקבל כישורים של גשר</w:t>
      </w:r>
      <w:r>
        <w:rPr>
          <w:rtl/>
        </w:rPr>
        <w:t>.</w:t>
      </w:r>
    </w:p>
    <w:p w14:paraId="102DA235"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כי גשר הוא גם איש</w:t>
      </w:r>
      <w:r>
        <w:rPr>
          <w:rtl/>
        </w:rPr>
        <w:t>.</w:t>
      </w:r>
      <w:r w:rsidRPr="00FB638E">
        <w:rPr>
          <w:rtl/>
        </w:rPr>
        <w:t xml:space="preserve"> כן</w:t>
      </w:r>
      <w:r>
        <w:rPr>
          <w:rtl/>
        </w:rPr>
        <w:t>.</w:t>
      </w:r>
      <w:r w:rsidRPr="00FB638E">
        <w:rPr>
          <w:rtl/>
        </w:rPr>
        <w:t xml:space="preserve"> הוא גם יודע את זה וגם יודע את זה והוא שם את הרגל שלו פה והוא גם את הרגל שלו פה כי השאלה אם זה מתחבר לגמישות שדיברת עליה בחלק הראשון של ה</w:t>
      </w:r>
      <w:r>
        <w:rPr>
          <w:rtl/>
        </w:rPr>
        <w:t>ריאיון.</w:t>
      </w:r>
    </w:p>
    <w:p w14:paraId="41B48BD8" w14:textId="77777777" w:rsidR="000F5784" w:rsidRDefault="000F5784" w:rsidP="000F5784">
      <w:pPr>
        <w:pStyle w:val="31"/>
        <w:rPr>
          <w:rtl/>
        </w:rPr>
      </w:pPr>
      <w:r>
        <w:rPr>
          <w:b/>
          <w:bCs/>
          <w:rtl/>
        </w:rPr>
        <w:t>ב':</w:t>
      </w:r>
      <w:r>
        <w:rPr>
          <w:b/>
          <w:bCs/>
          <w:rtl/>
        </w:rPr>
        <w:tab/>
      </w:r>
      <w:r w:rsidRPr="00FB638E">
        <w:rPr>
          <w:rtl/>
        </w:rPr>
        <w:t>יכול להיות</w:t>
      </w:r>
      <w:r>
        <w:rPr>
          <w:rtl/>
        </w:rPr>
        <w:t>,</w:t>
      </w:r>
      <w:r w:rsidRPr="00FB638E">
        <w:rPr>
          <w:rtl/>
        </w:rPr>
        <w:t xml:space="preserve"> יכול להיות</w:t>
      </w:r>
    </w:p>
    <w:p w14:paraId="4665A6F9"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w:t>
      </w:r>
      <w:r>
        <w:rPr>
          <w:rtl/>
        </w:rPr>
        <w:t>...</w:t>
      </w:r>
      <w:r w:rsidRPr="00FB638E">
        <w:rPr>
          <w:rtl/>
        </w:rPr>
        <w:t xml:space="preserve"> לא סתם זה פתאום לי כן</w:t>
      </w:r>
    </w:p>
    <w:p w14:paraId="44C37F90" w14:textId="77777777" w:rsidR="000F5784" w:rsidRDefault="000F5784" w:rsidP="000F5784">
      <w:pPr>
        <w:pStyle w:val="31"/>
        <w:rPr>
          <w:rtl/>
        </w:rPr>
      </w:pPr>
      <w:r>
        <w:rPr>
          <w:b/>
          <w:bCs/>
          <w:rtl/>
        </w:rPr>
        <w:t>ב':</w:t>
      </w:r>
      <w:r>
        <w:rPr>
          <w:b/>
          <w:bCs/>
          <w:rtl/>
        </w:rPr>
        <w:tab/>
      </w:r>
      <w:r w:rsidRPr="00FB638E">
        <w:rPr>
          <w:rtl/>
        </w:rPr>
        <w:t>כן כן</w:t>
      </w:r>
    </w:p>
    <w:p w14:paraId="1B01A0BD"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 כן</w:t>
      </w:r>
    </w:p>
    <w:p w14:paraId="28803BF1" w14:textId="77777777" w:rsidR="000F5784" w:rsidRDefault="000F5784" w:rsidP="000F5784">
      <w:pPr>
        <w:pStyle w:val="31"/>
        <w:rPr>
          <w:rtl/>
        </w:rPr>
      </w:pPr>
      <w:r>
        <w:rPr>
          <w:b/>
          <w:bCs/>
          <w:rtl/>
        </w:rPr>
        <w:t>ב':</w:t>
      </w:r>
      <w:r>
        <w:rPr>
          <w:b/>
          <w:bCs/>
          <w:rtl/>
        </w:rPr>
        <w:tab/>
      </w:r>
      <w:r w:rsidRPr="00FB638E">
        <w:rPr>
          <w:rtl/>
        </w:rPr>
        <w:t>עוד פעם אני מי שאני אני חושב שזה גדלתי פה גדלתי פה בבית ספר אה</w:t>
      </w:r>
    </w:p>
    <w:p w14:paraId="5A8858C0"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אני זוכרת שבאתם לפה בגיל 10</w:t>
      </w:r>
    </w:p>
    <w:p w14:paraId="3BC1B38A" w14:textId="77777777" w:rsidR="000F5784" w:rsidRDefault="000F5784" w:rsidP="000F5784">
      <w:pPr>
        <w:pStyle w:val="31"/>
        <w:rPr>
          <w:rtl/>
        </w:rPr>
      </w:pPr>
      <w:r>
        <w:rPr>
          <w:b/>
          <w:bCs/>
          <w:rtl/>
        </w:rPr>
        <w:t>ב':</w:t>
      </w:r>
      <w:r>
        <w:rPr>
          <w:b/>
          <w:bCs/>
          <w:rtl/>
        </w:rPr>
        <w:tab/>
      </w:r>
      <w:r w:rsidRPr="00FB638E">
        <w:rPr>
          <w:rtl/>
        </w:rPr>
        <w:t>בגיל 10 עברנו</w:t>
      </w:r>
      <w:r>
        <w:rPr>
          <w:rtl/>
        </w:rPr>
        <w:t>,</w:t>
      </w:r>
      <w:r w:rsidRPr="00FB638E">
        <w:rPr>
          <w:rtl/>
        </w:rPr>
        <w:t xml:space="preserve"> נכון בגיל 10 עברנו לגור ב</w:t>
      </w:r>
      <w:r>
        <w:rPr>
          <w:rtl/>
        </w:rPr>
        <w:t>הרדוף</w:t>
      </w:r>
      <w:r w:rsidRPr="00FB638E">
        <w:rPr>
          <w:rtl/>
        </w:rPr>
        <w:t xml:space="preserve"> אבל מגיל שלוש אנחנו פה בגן כן</w:t>
      </w:r>
      <w:r>
        <w:rPr>
          <w:rtl/>
        </w:rPr>
        <w:t xml:space="preserve">. אה... </w:t>
      </w:r>
      <w:r w:rsidRPr="00FB638E">
        <w:rPr>
          <w:rtl/>
        </w:rPr>
        <w:t>וזה חלק מרכזי</w:t>
      </w:r>
      <w:r>
        <w:rPr>
          <w:rtl/>
        </w:rPr>
        <w:t>,</w:t>
      </w:r>
      <w:r w:rsidRPr="00FB638E">
        <w:rPr>
          <w:rtl/>
        </w:rPr>
        <w:t xml:space="preserve"> כן</w:t>
      </w:r>
      <w:r>
        <w:rPr>
          <w:rtl/>
        </w:rPr>
        <w:t>,</w:t>
      </w:r>
      <w:r w:rsidRPr="00FB638E">
        <w:rPr>
          <w:rtl/>
        </w:rPr>
        <w:t xml:space="preserve"> אני אני גם שאלתי את עצמי לפני שבאתי האם אני אני מייצג את עצמי כאילו אני בסוף</w:t>
      </w:r>
      <w:r>
        <w:rPr>
          <w:rtl/>
        </w:rPr>
        <w:t>...</w:t>
      </w:r>
    </w:p>
    <w:p w14:paraId="11117D4B" w14:textId="77777777" w:rsidR="000F5784" w:rsidRDefault="000F5784" w:rsidP="000F5784">
      <w:pPr>
        <w:pStyle w:val="31"/>
        <w:rPr>
          <w:rtl/>
        </w:rPr>
      </w:pPr>
      <w:r>
        <w:rPr>
          <w:rFonts w:hint="cs"/>
          <w:b/>
          <w:bCs/>
          <w:rtl/>
        </w:rPr>
        <w:t>מראיינת:</w:t>
      </w:r>
      <w:r>
        <w:rPr>
          <w:b/>
          <w:bCs/>
          <w:rtl/>
        </w:rPr>
        <w:tab/>
      </w:r>
      <w:r w:rsidRPr="00FB638E">
        <w:rPr>
          <w:rtl/>
        </w:rPr>
        <w:t>לגמרי לגמרי</w:t>
      </w:r>
      <w:r>
        <w:rPr>
          <w:rtl/>
        </w:rPr>
        <w:t>.</w:t>
      </w:r>
      <w:r w:rsidRPr="00FB638E">
        <w:rPr>
          <w:rtl/>
        </w:rPr>
        <w:t xml:space="preserve"> לך יש את השמונה שאת תפגשי ומתוך זה יש שתי תמות מרכזיות יש דברים שמה שאת תראי או</w:t>
      </w:r>
      <w:r>
        <w:rPr>
          <w:rtl/>
        </w:rPr>
        <w:t>,</w:t>
      </w:r>
      <w:r w:rsidRPr="00FB638E">
        <w:rPr>
          <w:rtl/>
        </w:rPr>
        <w:t xml:space="preserve"> או לא תראי או תביני שזה יותר חריג פחות חריג אבל אבל</w:t>
      </w:r>
      <w:r>
        <w:rPr>
          <w:rtl/>
        </w:rPr>
        <w:t xml:space="preserve"> אה... </w:t>
      </w:r>
      <w:r w:rsidRPr="00FB638E">
        <w:rPr>
          <w:rtl/>
        </w:rPr>
        <w:t>כל הזמן השאלה ש</w:t>
      </w:r>
      <w:r>
        <w:rPr>
          <w:rtl/>
        </w:rPr>
        <w:t>ה</w:t>
      </w:r>
      <w:r w:rsidRPr="00FB638E">
        <w:rPr>
          <w:rtl/>
        </w:rPr>
        <w:t xml:space="preserve">ולכת </w:t>
      </w:r>
      <w:r>
        <w:rPr>
          <w:rFonts w:hint="cs"/>
          <w:rtl/>
        </w:rPr>
        <w:t xml:space="preserve">איתי </w:t>
      </w:r>
      <w:r w:rsidRPr="00FB638E">
        <w:rPr>
          <w:rtl/>
        </w:rPr>
        <w:t>עד כמה זה משהו שהוא הוא מהבית</w:t>
      </w:r>
      <w:r>
        <w:rPr>
          <w:rtl/>
        </w:rPr>
        <w:t>,</w:t>
      </w:r>
      <w:r w:rsidRPr="00FB638E">
        <w:rPr>
          <w:rtl/>
        </w:rPr>
        <w:t xml:space="preserve"> ועד כמה הוא משהו בבית ספר</w:t>
      </w:r>
      <w:r>
        <w:rPr>
          <w:rtl/>
        </w:rPr>
        <w:t>.</w:t>
      </w:r>
      <w:r w:rsidRPr="00FB638E">
        <w:rPr>
          <w:rtl/>
        </w:rPr>
        <w:t xml:space="preserve"> ברור לי שזה גם וגם לגמרי לגמרי</w:t>
      </w:r>
      <w:r>
        <w:rPr>
          <w:rtl/>
        </w:rPr>
        <w:t>,</w:t>
      </w:r>
      <w:r w:rsidRPr="00FB638E">
        <w:rPr>
          <w:rtl/>
        </w:rPr>
        <w:t xml:space="preserve"> אני אבל אני רוצה לשמוע את האישי דווקא זה זה הסיפור של המחקר האיכותני גם שהוא</w:t>
      </w:r>
      <w:r>
        <w:rPr>
          <w:rtl/>
        </w:rPr>
        <w:t xml:space="preserve">... </w:t>
      </w:r>
      <w:r w:rsidRPr="00FB638E">
        <w:rPr>
          <w:rtl/>
        </w:rPr>
        <w:t xml:space="preserve">ויש משהו שהיית רוצה להגיד לבית ספר או לחינוך </w:t>
      </w:r>
      <w:r>
        <w:rPr>
          <w:rtl/>
        </w:rPr>
        <w:lastRenderedPageBreak/>
        <w:t>ולדורף</w:t>
      </w:r>
      <w:r w:rsidRPr="00FB638E">
        <w:rPr>
          <w:rtl/>
        </w:rPr>
        <w:t xml:space="preserve"> נגיד אם היית מדבר עם הישות הזאת חינוך </w:t>
      </w:r>
      <w:r>
        <w:rPr>
          <w:rtl/>
        </w:rPr>
        <w:t>ולדורף –</w:t>
      </w:r>
      <w:r w:rsidRPr="00FB638E">
        <w:rPr>
          <w:rtl/>
        </w:rPr>
        <w:t xml:space="preserve"> תקשיבו</w:t>
      </w:r>
      <w:r>
        <w:rPr>
          <w:rtl/>
        </w:rPr>
        <w:t>,</w:t>
      </w:r>
      <w:r w:rsidRPr="00FB638E">
        <w:rPr>
          <w:rtl/>
        </w:rPr>
        <w:t xml:space="preserve"> רציתי להגיד לכם טה טה טה טה</w:t>
      </w:r>
      <w:r>
        <w:rPr>
          <w:rtl/>
        </w:rPr>
        <w:t>?</w:t>
      </w:r>
      <w:r w:rsidRPr="00FB638E">
        <w:rPr>
          <w:rtl/>
        </w:rPr>
        <w:t xml:space="preserve"> אולי אולי אפשר להיכנס לנעליים של הילד שלך</w:t>
      </w:r>
      <w:r>
        <w:rPr>
          <w:rtl/>
        </w:rPr>
        <w:t>,</w:t>
      </w:r>
      <w:r w:rsidRPr="00FB638E">
        <w:rPr>
          <w:rtl/>
        </w:rPr>
        <w:t xml:space="preserve"> או בתור מחנך היית מחנך מאוד </w:t>
      </w:r>
      <w:r w:rsidRPr="00072883">
        <w:rPr>
          <w:rtl/>
        </w:rPr>
        <w:t>טוב</w:t>
      </w:r>
      <w:r w:rsidRPr="00FB638E">
        <w:rPr>
          <w:rtl/>
        </w:rPr>
        <w:t xml:space="preserve"> וסופר מחנך</w:t>
      </w:r>
      <w:r>
        <w:rPr>
          <w:rtl/>
        </w:rPr>
        <w:t>.</w:t>
      </w:r>
      <w:r w:rsidRPr="00FB638E">
        <w:rPr>
          <w:rtl/>
        </w:rPr>
        <w:t xml:space="preserve"> זה גם מעניין אותי בתור מורה לשמוע מה יש לך להגיד וגם בתור מי שעושה את עושה את העבודה הזאתי</w:t>
      </w:r>
      <w:r>
        <w:rPr>
          <w:rtl/>
        </w:rPr>
        <w:t>.</w:t>
      </w:r>
    </w:p>
    <w:p w14:paraId="670056A6" w14:textId="77777777" w:rsidR="000F5784" w:rsidRDefault="000F5784" w:rsidP="000F5784">
      <w:pPr>
        <w:pStyle w:val="31"/>
        <w:rPr>
          <w:rtl/>
        </w:rPr>
      </w:pPr>
      <w:r>
        <w:rPr>
          <w:b/>
          <w:bCs/>
          <w:rtl/>
        </w:rPr>
        <w:t>ב':</w:t>
      </w:r>
      <w:r>
        <w:rPr>
          <w:b/>
          <w:bCs/>
          <w:rtl/>
        </w:rPr>
        <w:tab/>
      </w:r>
      <w:r w:rsidRPr="00FB638E">
        <w:rPr>
          <w:rtl/>
        </w:rPr>
        <w:t>עכשיו יש לי משפט אחד</w:t>
      </w:r>
    </w:p>
    <w:p w14:paraId="1309052F"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עניין</w:t>
      </w:r>
    </w:p>
    <w:p w14:paraId="5C189E9C" w14:textId="77777777" w:rsidR="000F5784" w:rsidRDefault="000F5784" w:rsidP="000F5784">
      <w:pPr>
        <w:pStyle w:val="31"/>
        <w:rPr>
          <w:rtl/>
        </w:rPr>
      </w:pPr>
      <w:r>
        <w:rPr>
          <w:b/>
          <w:bCs/>
          <w:rtl/>
        </w:rPr>
        <w:t>ב':</w:t>
      </w:r>
      <w:r>
        <w:rPr>
          <w:b/>
          <w:bCs/>
          <w:rtl/>
        </w:rPr>
        <w:tab/>
      </w:r>
      <w:r w:rsidRPr="00FB638E">
        <w:rPr>
          <w:rtl/>
        </w:rPr>
        <w:t>אני אומר משפט אחד יש לי אבל הוא לא מפותח הוא מכוון תיכון</w:t>
      </w:r>
    </w:p>
    <w:p w14:paraId="3789ABE7"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אוקיי משפט</w:t>
      </w:r>
      <w:r>
        <w:rPr>
          <w:rtl/>
        </w:rPr>
        <w:t>...</w:t>
      </w:r>
    </w:p>
    <w:p w14:paraId="37947F9B" w14:textId="77777777" w:rsidR="000F5784" w:rsidRPr="00FB638E" w:rsidRDefault="000F5784" w:rsidP="000F5784">
      <w:pPr>
        <w:pStyle w:val="31"/>
        <w:rPr>
          <w:rtl/>
        </w:rPr>
      </w:pPr>
      <w:r>
        <w:rPr>
          <w:b/>
          <w:bCs/>
          <w:rtl/>
        </w:rPr>
        <w:t>ב':</w:t>
      </w:r>
      <w:r>
        <w:rPr>
          <w:b/>
          <w:bCs/>
          <w:rtl/>
        </w:rPr>
        <w:tab/>
      </w:r>
      <w:r w:rsidRPr="00FB638E">
        <w:rPr>
          <w:rtl/>
        </w:rPr>
        <w:t>אני חושב ש</w:t>
      </w:r>
      <w:r>
        <w:rPr>
          <w:rtl/>
        </w:rPr>
        <w:t>...</w:t>
      </w:r>
      <w:r w:rsidRPr="00FB638E">
        <w:rPr>
          <w:rtl/>
        </w:rPr>
        <w:t xml:space="preserve"> אני אגיד שני דברים</w:t>
      </w:r>
      <w:r>
        <w:rPr>
          <w:rtl/>
        </w:rPr>
        <w:t>.</w:t>
      </w:r>
      <w:r w:rsidRPr="00FB638E">
        <w:rPr>
          <w:rtl/>
        </w:rPr>
        <w:t xml:space="preserve"> כן</w:t>
      </w:r>
      <w:r>
        <w:rPr>
          <w:rtl/>
        </w:rPr>
        <w:t>,</w:t>
      </w:r>
      <w:r w:rsidRPr="00FB638E">
        <w:rPr>
          <w:rtl/>
        </w:rPr>
        <w:t xml:space="preserve"> אני חושב שהיה לי הרבה פעמים שיח על ניהול מעגלי</w:t>
      </w:r>
      <w:r>
        <w:rPr>
          <w:rtl/>
        </w:rPr>
        <w:t xml:space="preserve"> אה... </w:t>
      </w:r>
      <w:r w:rsidRPr="00FB638E">
        <w:rPr>
          <w:rtl/>
        </w:rPr>
        <w:t>ועל יכולת ליישם החלטות או לקבלת החלטות בתוך הדבר הזה</w:t>
      </w:r>
      <w:r>
        <w:rPr>
          <w:rtl/>
        </w:rPr>
        <w:t>.</w:t>
      </w:r>
      <w:r w:rsidRPr="00FB638E">
        <w:rPr>
          <w:rtl/>
        </w:rPr>
        <w:t xml:space="preserve"> אני יודע שזה מאוד מאוד מורכב</w:t>
      </w:r>
      <w:r>
        <w:rPr>
          <w:rtl/>
        </w:rPr>
        <w:t>.</w:t>
      </w:r>
      <w:r w:rsidRPr="00FB638E">
        <w:rPr>
          <w:rtl/>
        </w:rPr>
        <w:t xml:space="preserve"> אני מבין שיש לזה גם ערך וגם חשיבות</w:t>
      </w:r>
      <w:r>
        <w:rPr>
          <w:rtl/>
        </w:rPr>
        <w:t xml:space="preserve">. אה... </w:t>
      </w:r>
      <w:r w:rsidRPr="00FB638E">
        <w:rPr>
          <w:rtl/>
        </w:rPr>
        <w:t>אני שואל את עצמי עד כמה</w:t>
      </w:r>
      <w:r>
        <w:rPr>
          <w:rtl/>
        </w:rPr>
        <w:t xml:space="preserve"> אה... </w:t>
      </w:r>
      <w:r w:rsidRPr="00FB638E">
        <w:rPr>
          <w:rtl/>
        </w:rPr>
        <w:t>כשמבינים שמשהו נכון ולא ולא מוציאים אותו לפועל</w:t>
      </w:r>
      <w:r>
        <w:rPr>
          <w:rtl/>
        </w:rPr>
        <w:t>,</w:t>
      </w:r>
      <w:r w:rsidRPr="00FB638E">
        <w:rPr>
          <w:rtl/>
        </w:rPr>
        <w:t xml:space="preserve"> כי יש דרך שזה צריך לעבור לפעמים היא ארוכה מדי</w:t>
      </w:r>
      <w:r>
        <w:rPr>
          <w:rtl/>
        </w:rPr>
        <w:t>,</w:t>
      </w:r>
      <w:r w:rsidRPr="00FB638E">
        <w:rPr>
          <w:rtl/>
        </w:rPr>
        <w:t xml:space="preserve"> אז הייתי רוצה להגיד שברגעים מסוימים צריך לשחרר את הניהול </w:t>
      </w:r>
      <w:r>
        <w:rPr>
          <w:rtl/>
        </w:rPr>
        <w:t>ה</w:t>
      </w:r>
      <w:r w:rsidRPr="00FB638E">
        <w:rPr>
          <w:rtl/>
        </w:rPr>
        <w:t>מעגלי ולקבל את ההחלטות הנכונות בשביל לא לפגוע בילדים</w:t>
      </w:r>
      <w:r>
        <w:rPr>
          <w:rtl/>
        </w:rPr>
        <w:t xml:space="preserve">, </w:t>
      </w:r>
      <w:r w:rsidRPr="00FB638E">
        <w:rPr>
          <w:rtl/>
        </w:rPr>
        <w:t>אה</w:t>
      </w:r>
      <w:r>
        <w:rPr>
          <w:rtl/>
        </w:rPr>
        <w:t>,</w:t>
      </w:r>
      <w:r w:rsidRPr="00FB638E">
        <w:rPr>
          <w:rtl/>
        </w:rPr>
        <w:t xml:space="preserve"> אין לי משהו ספציפי שאני חושב עליו אני פשוט</w:t>
      </w:r>
      <w:r>
        <w:rPr>
          <w:rtl/>
        </w:rPr>
        <w:t>...</w:t>
      </w:r>
    </w:p>
    <w:p w14:paraId="56F02A1C"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 כעיקרון</w:t>
      </w:r>
    </w:p>
    <w:p w14:paraId="568C54FA" w14:textId="77777777" w:rsidR="000F5784" w:rsidRDefault="000F5784" w:rsidP="000F5784">
      <w:pPr>
        <w:pStyle w:val="31"/>
        <w:rPr>
          <w:rtl/>
        </w:rPr>
      </w:pPr>
      <w:r>
        <w:rPr>
          <w:b/>
          <w:bCs/>
          <w:rtl/>
        </w:rPr>
        <w:t>ב':</w:t>
      </w:r>
      <w:r>
        <w:rPr>
          <w:b/>
          <w:bCs/>
          <w:rtl/>
        </w:rPr>
        <w:tab/>
      </w:r>
      <w:r w:rsidRPr="00FB638E">
        <w:rPr>
          <w:rtl/>
        </w:rPr>
        <w:t>כעיקרון</w:t>
      </w:r>
      <w:r>
        <w:rPr>
          <w:rtl/>
        </w:rPr>
        <w:t>.</w:t>
      </w:r>
      <w:r w:rsidRPr="00FB638E">
        <w:rPr>
          <w:rtl/>
        </w:rPr>
        <w:t xml:space="preserve"> </w:t>
      </w:r>
      <w:r>
        <w:rPr>
          <w:rtl/>
        </w:rPr>
        <w:t xml:space="preserve">אמ... </w:t>
      </w:r>
      <w:r w:rsidRPr="00FB638E">
        <w:rPr>
          <w:rtl/>
        </w:rPr>
        <w:t>זה זה באופן כללי ו ואני חושב שגם</w:t>
      </w:r>
      <w:r>
        <w:rPr>
          <w:rtl/>
        </w:rPr>
        <w:t>...</w:t>
      </w:r>
      <w:r w:rsidRPr="00FB638E">
        <w:rPr>
          <w:rtl/>
        </w:rPr>
        <w:t xml:space="preserve"> גם זה אולי יותר מכוון לתיכון ולמצב כרגע בתיכון</w:t>
      </w:r>
      <w:r>
        <w:rPr>
          <w:rtl/>
        </w:rPr>
        <w:t>,</w:t>
      </w:r>
      <w:r w:rsidRPr="00FB638E">
        <w:rPr>
          <w:rtl/>
        </w:rPr>
        <w:t xml:space="preserve"> או המצב שגם אני הייתי בתיכון</w:t>
      </w:r>
      <w:r>
        <w:rPr>
          <w:rtl/>
        </w:rPr>
        <w:t>,</w:t>
      </w:r>
      <w:r w:rsidRPr="00FB638E">
        <w:rPr>
          <w:rtl/>
        </w:rPr>
        <w:t xml:space="preserve"> זה אל תתפשרו ואתם לא חברים של הילדים ואל תנסו להיות חברים של הילדים</w:t>
      </w:r>
      <w:r>
        <w:rPr>
          <w:rtl/>
        </w:rPr>
        <w:t>,</w:t>
      </w:r>
      <w:r w:rsidRPr="00FB638E">
        <w:rPr>
          <w:rtl/>
        </w:rPr>
        <w:t xml:space="preserve"> והתחברו לוולדורף ולא לכל מיני גישות</w:t>
      </w:r>
      <w:r>
        <w:rPr>
          <w:rtl/>
        </w:rPr>
        <w:t xml:space="preserve"> אה... </w:t>
      </w:r>
      <w:r w:rsidRPr="00FB638E">
        <w:rPr>
          <w:rtl/>
        </w:rPr>
        <w:t>אחרות שמכניסים ככה כי לא יודע מה קרה</w:t>
      </w:r>
      <w:r>
        <w:rPr>
          <w:rtl/>
        </w:rPr>
        <w:t>.</w:t>
      </w:r>
    </w:p>
    <w:p w14:paraId="60A4EEBC"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אוקיי</w:t>
      </w:r>
      <w:r>
        <w:rPr>
          <w:rtl/>
        </w:rPr>
        <w:t>,</w:t>
      </w:r>
      <w:r w:rsidRPr="00FB638E">
        <w:rPr>
          <w:rtl/>
        </w:rPr>
        <w:t xml:space="preserve"> ואם היית רוצה לתת טיפ להורים נגיד למורים ביסודי או בתיכון</w:t>
      </w:r>
      <w:r>
        <w:rPr>
          <w:rtl/>
        </w:rPr>
        <w:t>.</w:t>
      </w:r>
      <w:r w:rsidRPr="00FB638E">
        <w:rPr>
          <w:rtl/>
        </w:rPr>
        <w:t xml:space="preserve"> מה נראה לך הדבר הכי משמעותי בחינוך עכשיו בזמן הזה שה-</w:t>
      </w:r>
      <w:r w:rsidRPr="00FB638E">
        <w:t>AI</w:t>
      </w:r>
      <w:r w:rsidRPr="00FB638E">
        <w:rPr>
          <w:rtl/>
        </w:rPr>
        <w:t xml:space="preserve"> הוא נורא משמעותי</w:t>
      </w:r>
      <w:r>
        <w:rPr>
          <w:rtl/>
        </w:rPr>
        <w:t>?</w:t>
      </w:r>
      <w:r w:rsidRPr="00FB638E">
        <w:rPr>
          <w:rtl/>
        </w:rPr>
        <w:t xml:space="preserve"> ובעצם אנחנו</w:t>
      </w:r>
      <w:r>
        <w:rPr>
          <w:rtl/>
        </w:rPr>
        <w:t>...</w:t>
      </w:r>
      <w:r w:rsidRPr="00FB638E">
        <w:rPr>
          <w:rtl/>
        </w:rPr>
        <w:t xml:space="preserve"> ידע הוא הוא יודע יותר מאיתנו בתור מורים בבית ספר</w:t>
      </w:r>
      <w:r>
        <w:rPr>
          <w:rtl/>
        </w:rPr>
        <w:t>,</w:t>
      </w:r>
      <w:r w:rsidRPr="00FB638E">
        <w:rPr>
          <w:rtl/>
        </w:rPr>
        <w:t xml:space="preserve"> הוא לא באמת מלמד</w:t>
      </w:r>
      <w:r>
        <w:rPr>
          <w:rtl/>
        </w:rPr>
        <w:t>,</w:t>
      </w:r>
      <w:r w:rsidRPr="00FB638E">
        <w:rPr>
          <w:rtl/>
        </w:rPr>
        <w:t xml:space="preserve"> הוא יש לו כנראה תפקיד אחר</w:t>
      </w:r>
      <w:r>
        <w:rPr>
          <w:rtl/>
        </w:rPr>
        <w:t xml:space="preserve"> אה... </w:t>
      </w:r>
      <w:r w:rsidRPr="00FB638E">
        <w:rPr>
          <w:rtl/>
        </w:rPr>
        <w:t>אז אם היית כאילו נגיד רוצה ככה כמו איזה חרב אור כזה להגיד זה הדבר הכי חשוב זה הדבר הכי חשוב</w:t>
      </w:r>
      <w:r>
        <w:rPr>
          <w:rtl/>
        </w:rPr>
        <w:t>,</w:t>
      </w:r>
      <w:r w:rsidRPr="00FB638E">
        <w:rPr>
          <w:rtl/>
        </w:rPr>
        <w:t xml:space="preserve"> מה היית אומר</w:t>
      </w:r>
      <w:r>
        <w:rPr>
          <w:rtl/>
        </w:rPr>
        <w:t>?</w:t>
      </w:r>
    </w:p>
    <w:p w14:paraId="32677C10" w14:textId="77777777" w:rsidR="000F5784" w:rsidRDefault="000F5784" w:rsidP="000F5784">
      <w:pPr>
        <w:pStyle w:val="31"/>
        <w:rPr>
          <w:rtl/>
        </w:rPr>
      </w:pPr>
      <w:r>
        <w:rPr>
          <w:b/>
          <w:bCs/>
          <w:rtl/>
        </w:rPr>
        <w:t>ב':</w:t>
      </w:r>
      <w:r>
        <w:rPr>
          <w:b/>
          <w:bCs/>
          <w:rtl/>
        </w:rPr>
        <w:tab/>
      </w:r>
      <w:r>
        <w:rPr>
          <w:rtl/>
        </w:rPr>
        <w:t>לפקוח</w:t>
      </w:r>
      <w:r w:rsidRPr="00FB638E">
        <w:rPr>
          <w:rtl/>
        </w:rPr>
        <w:t xml:space="preserve"> אוזניים ועיניים למה שמתרחש</w:t>
      </w:r>
      <w:r>
        <w:rPr>
          <w:rtl/>
        </w:rPr>
        <w:t>.</w:t>
      </w:r>
    </w:p>
    <w:p w14:paraId="470F3C84"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גם לראות את הילדים באמת</w:t>
      </w:r>
    </w:p>
    <w:p w14:paraId="2E917177" w14:textId="77777777" w:rsidR="000F5784" w:rsidRDefault="000F5784" w:rsidP="000F5784">
      <w:pPr>
        <w:pStyle w:val="31"/>
        <w:rPr>
          <w:rtl/>
        </w:rPr>
      </w:pPr>
      <w:r>
        <w:rPr>
          <w:b/>
          <w:bCs/>
          <w:rtl/>
        </w:rPr>
        <w:t>ב':</w:t>
      </w:r>
      <w:r>
        <w:rPr>
          <w:b/>
          <w:bCs/>
          <w:rtl/>
        </w:rPr>
        <w:tab/>
      </w:r>
      <w:r w:rsidRPr="00FB638E">
        <w:rPr>
          <w:rtl/>
        </w:rPr>
        <w:t>א</w:t>
      </w:r>
      <w:r>
        <w:rPr>
          <w:rtl/>
        </w:rPr>
        <w:t>ה...</w:t>
      </w:r>
      <w:r w:rsidRPr="00FB638E">
        <w:rPr>
          <w:rtl/>
        </w:rPr>
        <w:t xml:space="preserve"> ולשמוע אותם</w:t>
      </w:r>
      <w:r>
        <w:rPr>
          <w:rtl/>
        </w:rPr>
        <w:t xml:space="preserve">. אה... </w:t>
      </w:r>
      <w:r w:rsidRPr="00FB638E">
        <w:rPr>
          <w:rtl/>
        </w:rPr>
        <w:t>זה גם הולך למקומות המסוכנים אבל גם הולך למקומות החיוביים</w:t>
      </w:r>
      <w:r>
        <w:rPr>
          <w:rtl/>
        </w:rPr>
        <w:t>.</w:t>
      </w:r>
      <w:r w:rsidRPr="00FB638E">
        <w:rPr>
          <w:rtl/>
        </w:rPr>
        <w:t xml:space="preserve"> החוויה שלי אותי שמעו וראו</w:t>
      </w:r>
      <w:r>
        <w:rPr>
          <w:rtl/>
        </w:rPr>
        <w:t>.</w:t>
      </w:r>
    </w:p>
    <w:p w14:paraId="1CBAB015"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4101E4E7" w14:textId="77777777" w:rsidR="000F5784" w:rsidRDefault="000F5784" w:rsidP="000F5784">
      <w:pPr>
        <w:pStyle w:val="31"/>
        <w:rPr>
          <w:rtl/>
        </w:rPr>
      </w:pPr>
      <w:r>
        <w:rPr>
          <w:b/>
          <w:bCs/>
          <w:rtl/>
        </w:rPr>
        <w:t>ב':</w:t>
      </w:r>
      <w:r>
        <w:rPr>
          <w:b/>
          <w:bCs/>
          <w:rtl/>
        </w:rPr>
        <w:tab/>
      </w:r>
      <w:r w:rsidRPr="00FB638E">
        <w:rPr>
          <w:rtl/>
        </w:rPr>
        <w:t>כן</w:t>
      </w:r>
    </w:p>
    <w:p w14:paraId="00B75281"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13E4D783" w14:textId="77777777" w:rsidR="000F5784" w:rsidRPr="00FB638E" w:rsidRDefault="000F5784" w:rsidP="000F5784">
      <w:pPr>
        <w:pStyle w:val="31"/>
        <w:rPr>
          <w:rtl/>
        </w:rPr>
      </w:pPr>
      <w:r>
        <w:rPr>
          <w:b/>
          <w:bCs/>
          <w:rtl/>
        </w:rPr>
        <w:t>ב':</w:t>
      </w:r>
      <w:r>
        <w:rPr>
          <w:b/>
          <w:bCs/>
          <w:rtl/>
        </w:rPr>
        <w:tab/>
      </w:r>
      <w:r w:rsidRPr="00FB638E">
        <w:rPr>
          <w:rtl/>
        </w:rPr>
        <w:t>אבל גם להבין שמה שקורה היום עם ה</w:t>
      </w:r>
      <w:r>
        <w:rPr>
          <w:rtl/>
        </w:rPr>
        <w:t>...</w:t>
      </w:r>
      <w:r w:rsidRPr="00FB638E">
        <w:rPr>
          <w:rtl/>
        </w:rPr>
        <w:t xml:space="preserve"> ועם הדברים האלה דורש הרבה יותר ערנות והרבה יותר</w:t>
      </w:r>
      <w:r>
        <w:rPr>
          <w:rtl/>
        </w:rPr>
        <w:t>...</w:t>
      </w:r>
      <w:r w:rsidRPr="00FB638E">
        <w:rPr>
          <w:rtl/>
        </w:rPr>
        <w:t xml:space="preserve"> אסור להתעלם מסימני אזהרה ולא להגיד</w:t>
      </w:r>
      <w:r>
        <w:rPr>
          <w:rtl/>
        </w:rPr>
        <w:t xml:space="preserve"> הכול</w:t>
      </w:r>
      <w:r w:rsidRPr="00FB638E">
        <w:rPr>
          <w:rtl/>
        </w:rPr>
        <w:t xml:space="preserve"> בסדר</w:t>
      </w:r>
      <w:r>
        <w:rPr>
          <w:rtl/>
        </w:rPr>
        <w:t>.</w:t>
      </w:r>
      <w:r w:rsidRPr="00FB638E">
        <w:rPr>
          <w:rtl/>
        </w:rPr>
        <w:t xml:space="preserve"> אה</w:t>
      </w:r>
      <w:r>
        <w:rPr>
          <w:rtl/>
        </w:rPr>
        <w:t>,</w:t>
      </w:r>
      <w:r w:rsidRPr="00FB638E">
        <w:rPr>
          <w:rtl/>
        </w:rPr>
        <w:t xml:space="preserve"> יש המון המון תמרורים שיכולים לקפוץ ולצוץ ואנחנו צריכים להיות ערניים</w:t>
      </w:r>
      <w:r>
        <w:rPr>
          <w:rtl/>
        </w:rPr>
        <w:t>.</w:t>
      </w:r>
      <w:r w:rsidRPr="00FB638E">
        <w:rPr>
          <w:rtl/>
        </w:rPr>
        <w:t xml:space="preserve"> אה</w:t>
      </w:r>
      <w:r>
        <w:rPr>
          <w:rtl/>
        </w:rPr>
        <w:t>...</w:t>
      </w:r>
    </w:p>
    <w:p w14:paraId="4D2C7C5B"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 xml:space="preserve">ותגיד איזה </w:t>
      </w:r>
      <w:r>
        <w:rPr>
          <w:rtl/>
        </w:rPr>
        <w:t>כישור</w:t>
      </w:r>
      <w:r w:rsidRPr="00FB638E">
        <w:rPr>
          <w:rtl/>
        </w:rPr>
        <w:t xml:space="preserve"> שהיית רוצה אומר</w:t>
      </w:r>
      <w:r>
        <w:rPr>
          <w:rtl/>
        </w:rPr>
        <w:t xml:space="preserve"> אה... </w:t>
      </w:r>
      <w:r w:rsidRPr="00FB638E">
        <w:rPr>
          <w:rtl/>
        </w:rPr>
        <w:t>אם ת</w:t>
      </w:r>
      <w:r>
        <w:rPr>
          <w:rtl/>
        </w:rPr>
        <w:t>י</w:t>
      </w:r>
      <w:r w:rsidRPr="00FB638E">
        <w:rPr>
          <w:rtl/>
        </w:rPr>
        <w:t>תנו את זה לילדים עשיתם את העבודה שלכם</w:t>
      </w:r>
      <w:r>
        <w:rPr>
          <w:rtl/>
        </w:rPr>
        <w:t>.</w:t>
      </w:r>
      <w:r w:rsidRPr="00FB638E">
        <w:rPr>
          <w:rtl/>
        </w:rPr>
        <w:t xml:space="preserve"> אני שומעת לומר הקשבה</w:t>
      </w:r>
      <w:r>
        <w:rPr>
          <w:rtl/>
        </w:rPr>
        <w:t>,</w:t>
      </w:r>
      <w:r w:rsidRPr="00FB638E">
        <w:rPr>
          <w:rtl/>
        </w:rPr>
        <w:t xml:space="preserve"> וכאילו המקום הזה שאנחנו רואים אותם כן</w:t>
      </w:r>
      <w:r>
        <w:rPr>
          <w:rtl/>
        </w:rPr>
        <w:t xml:space="preserve"> אה... </w:t>
      </w:r>
      <w:r w:rsidRPr="00FB638E">
        <w:rPr>
          <w:rtl/>
        </w:rPr>
        <w:t>מסתכלים עליהם</w:t>
      </w:r>
      <w:r>
        <w:rPr>
          <w:rtl/>
        </w:rPr>
        <w:t xml:space="preserve"> אה... </w:t>
      </w:r>
      <w:r w:rsidRPr="00FB638E">
        <w:rPr>
          <w:rtl/>
        </w:rPr>
        <w:t>יש</w:t>
      </w:r>
      <w:r>
        <w:rPr>
          <w:rtl/>
        </w:rPr>
        <w:t>,</w:t>
      </w:r>
      <w:r w:rsidRPr="00FB638E">
        <w:rPr>
          <w:rtl/>
        </w:rPr>
        <w:t xml:space="preserve"> לא יודעת</w:t>
      </w:r>
      <w:r>
        <w:rPr>
          <w:rtl/>
        </w:rPr>
        <w:t>,</w:t>
      </w:r>
      <w:r w:rsidRPr="00FB638E">
        <w:rPr>
          <w:rtl/>
        </w:rPr>
        <w:t xml:space="preserve"> אני מחפשת משהו כזה זה יש לי כל מיני תשובות</w:t>
      </w:r>
      <w:r>
        <w:rPr>
          <w:rtl/>
        </w:rPr>
        <w:t>,</w:t>
      </w:r>
      <w:r w:rsidRPr="00FB638E">
        <w:rPr>
          <w:rtl/>
        </w:rPr>
        <w:t xml:space="preserve"> אבל מעניין אותי לשמוע</w:t>
      </w:r>
      <w:r>
        <w:rPr>
          <w:rtl/>
        </w:rPr>
        <w:t xml:space="preserve"> </w:t>
      </w:r>
      <w:r w:rsidRPr="00FB638E">
        <w:rPr>
          <w:rtl/>
        </w:rPr>
        <w:t>מה</w:t>
      </w:r>
      <w:r>
        <w:rPr>
          <w:rtl/>
        </w:rPr>
        <w:t>,</w:t>
      </w:r>
      <w:r w:rsidRPr="00FB638E">
        <w:rPr>
          <w:rtl/>
        </w:rPr>
        <w:t xml:space="preserve"> מה</w:t>
      </w:r>
      <w:r>
        <w:rPr>
          <w:rtl/>
        </w:rPr>
        <w:t>,</w:t>
      </w:r>
      <w:r w:rsidRPr="00FB638E">
        <w:rPr>
          <w:rtl/>
        </w:rPr>
        <w:t xml:space="preserve"> באיזה חוויה היית רוצה שהילדים יצאו או איזה </w:t>
      </w:r>
      <w:r>
        <w:rPr>
          <w:rtl/>
        </w:rPr>
        <w:t>כישורים?</w:t>
      </w:r>
    </w:p>
    <w:p w14:paraId="3EAB8424" w14:textId="77777777" w:rsidR="000F5784" w:rsidRDefault="000F5784" w:rsidP="000F5784">
      <w:pPr>
        <w:pStyle w:val="31"/>
        <w:rPr>
          <w:rtl/>
        </w:rPr>
      </w:pPr>
      <w:r>
        <w:rPr>
          <w:b/>
          <w:bCs/>
          <w:rtl/>
        </w:rPr>
        <w:t>ב':</w:t>
      </w:r>
      <w:r>
        <w:rPr>
          <w:b/>
          <w:bCs/>
          <w:rtl/>
        </w:rPr>
        <w:tab/>
      </w:r>
      <w:r w:rsidRPr="00FB638E">
        <w:rPr>
          <w:rtl/>
        </w:rPr>
        <w:t>איזה איזה כישרון</w:t>
      </w:r>
      <w:r>
        <w:rPr>
          <w:rtl/>
        </w:rPr>
        <w:t>,</w:t>
      </w:r>
      <w:r w:rsidRPr="00FB638E">
        <w:rPr>
          <w:rtl/>
        </w:rPr>
        <w:t xml:space="preserve"> איזה דבר שהם מקבלים פה בבית ספר הם יקחו אותו לחיים והוא יתמוך בהם תמיד</w:t>
      </w:r>
      <w:r>
        <w:rPr>
          <w:rtl/>
        </w:rPr>
        <w:t>&lt;</w:t>
      </w:r>
    </w:p>
    <w:p w14:paraId="54F92966" w14:textId="77777777" w:rsidR="000F5784" w:rsidRPr="00FB638E" w:rsidRDefault="000F5784" w:rsidP="000F5784">
      <w:pPr>
        <w:pStyle w:val="31"/>
        <w:rPr>
          <w:rtl/>
        </w:rPr>
      </w:pPr>
      <w:r w:rsidRPr="00F50BED">
        <w:rPr>
          <w:b/>
          <w:bCs/>
          <w:rtl/>
        </w:rPr>
        <w:lastRenderedPageBreak/>
        <w:t>מראיינת</w:t>
      </w:r>
      <w:r>
        <w:rPr>
          <w:b/>
          <w:bCs/>
          <w:rtl/>
        </w:rPr>
        <w:t>:</w:t>
      </w:r>
      <w:r>
        <w:rPr>
          <w:b/>
          <w:bCs/>
          <w:rtl/>
        </w:rPr>
        <w:tab/>
      </w:r>
      <w:r w:rsidRPr="00FB638E">
        <w:rPr>
          <w:rtl/>
        </w:rPr>
        <w:t>אתה יכול להגיד לעצמך</w:t>
      </w:r>
      <w:r>
        <w:rPr>
          <w:rtl/>
        </w:rPr>
        <w:t>?</w:t>
      </w:r>
      <w:r w:rsidRPr="00FB638E">
        <w:rPr>
          <w:rtl/>
        </w:rPr>
        <w:t xml:space="preserve"> אתה יכול</w:t>
      </w:r>
      <w:r>
        <w:rPr>
          <w:rtl/>
        </w:rPr>
        <w:t>...</w:t>
      </w:r>
    </w:p>
    <w:p w14:paraId="75B62377" w14:textId="77777777" w:rsidR="000F5784" w:rsidRDefault="000F5784" w:rsidP="000F5784">
      <w:pPr>
        <w:pStyle w:val="31"/>
        <w:rPr>
          <w:rtl/>
        </w:rPr>
      </w:pPr>
      <w:r>
        <w:rPr>
          <w:b/>
          <w:bCs/>
          <w:rtl/>
        </w:rPr>
        <w:t>ב':</w:t>
      </w:r>
      <w:r>
        <w:rPr>
          <w:b/>
          <w:bCs/>
          <w:rtl/>
        </w:rPr>
        <w:tab/>
      </w:r>
      <w:r w:rsidRPr="00FB638E">
        <w:rPr>
          <w:rtl/>
        </w:rPr>
        <w:t>אני יכול לעשות</w:t>
      </w:r>
      <w:r>
        <w:rPr>
          <w:rtl/>
        </w:rPr>
        <w:t xml:space="preserve"> הכול</w:t>
      </w:r>
    </w:p>
    <w:p w14:paraId="677B7E45"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אני יכול לעשות</w:t>
      </w:r>
      <w:r>
        <w:rPr>
          <w:rtl/>
        </w:rPr>
        <w:t xml:space="preserve"> הכול</w:t>
      </w:r>
    </w:p>
    <w:p w14:paraId="07A80898" w14:textId="77777777" w:rsidR="000F5784" w:rsidRDefault="000F5784" w:rsidP="000F5784">
      <w:pPr>
        <w:pStyle w:val="31"/>
        <w:rPr>
          <w:rtl/>
        </w:rPr>
      </w:pPr>
      <w:r>
        <w:rPr>
          <w:b/>
          <w:bCs/>
          <w:rtl/>
        </w:rPr>
        <w:t>ב':</w:t>
      </w:r>
      <w:r>
        <w:rPr>
          <w:b/>
          <w:bCs/>
          <w:rtl/>
        </w:rPr>
        <w:tab/>
      </w:r>
      <w:r w:rsidRPr="00FB638E">
        <w:rPr>
          <w:rtl/>
        </w:rPr>
        <w:t>אני יכול לעשות</w:t>
      </w:r>
      <w:r>
        <w:rPr>
          <w:rtl/>
        </w:rPr>
        <w:t xml:space="preserve"> הכול.</w:t>
      </w:r>
      <w:r w:rsidRPr="00FB638E">
        <w:rPr>
          <w:rtl/>
        </w:rPr>
        <w:t xml:space="preserve"> כן זה חלק מהעיקרון החזק של הוולדורף</w:t>
      </w:r>
    </w:p>
    <w:p w14:paraId="545E556E"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42004F3A" w14:textId="77777777" w:rsidR="000F5784" w:rsidRDefault="000F5784" w:rsidP="000F5784">
      <w:pPr>
        <w:pStyle w:val="31"/>
        <w:rPr>
          <w:rtl/>
        </w:rPr>
      </w:pPr>
      <w:r>
        <w:rPr>
          <w:b/>
          <w:bCs/>
          <w:rtl/>
        </w:rPr>
        <w:t>ב':</w:t>
      </w:r>
      <w:r>
        <w:rPr>
          <w:b/>
          <w:bCs/>
          <w:rtl/>
        </w:rPr>
        <w:tab/>
      </w:r>
      <w:r w:rsidRPr="00FB638E">
        <w:rPr>
          <w:rtl/>
        </w:rPr>
        <w:t>משהו ספציפי</w:t>
      </w:r>
    </w:p>
    <w:p w14:paraId="20EC3DFD"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2212C530" w14:textId="77777777" w:rsidR="000F5784" w:rsidRDefault="000F5784" w:rsidP="000F5784">
      <w:pPr>
        <w:pStyle w:val="31"/>
        <w:rPr>
          <w:rtl/>
        </w:rPr>
      </w:pPr>
      <w:r>
        <w:rPr>
          <w:b/>
          <w:bCs/>
          <w:rtl/>
        </w:rPr>
        <w:t>ב':</w:t>
      </w:r>
      <w:r>
        <w:rPr>
          <w:b/>
          <w:bCs/>
          <w:rtl/>
        </w:rPr>
        <w:tab/>
      </w:r>
      <w:r w:rsidRPr="00FB638E">
        <w:rPr>
          <w:rtl/>
        </w:rPr>
        <w:t>כן</w:t>
      </w:r>
    </w:p>
    <w:p w14:paraId="452397B5"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017FC95C" w14:textId="77777777" w:rsidR="000F5784" w:rsidRDefault="000F5784" w:rsidP="000F5784">
      <w:pPr>
        <w:pStyle w:val="31"/>
        <w:rPr>
          <w:rtl/>
        </w:rPr>
      </w:pPr>
      <w:r>
        <w:rPr>
          <w:b/>
          <w:bCs/>
          <w:rtl/>
        </w:rPr>
        <w:t>ב':</w:t>
      </w:r>
      <w:r>
        <w:rPr>
          <w:b/>
          <w:bCs/>
          <w:rtl/>
        </w:rPr>
        <w:tab/>
      </w:r>
      <w:r w:rsidRPr="00FB638E">
        <w:rPr>
          <w:rtl/>
        </w:rPr>
        <w:t>זה גם זה כל ה</w:t>
      </w:r>
      <w:r>
        <w:rPr>
          <w:rtl/>
        </w:rPr>
        <w:t>...</w:t>
      </w:r>
      <w:r w:rsidRPr="00FB638E">
        <w:rPr>
          <w:rtl/>
        </w:rPr>
        <w:t xml:space="preserve"> גם התחומים שמתעסקים איתם</w:t>
      </w:r>
      <w:r>
        <w:rPr>
          <w:rtl/>
        </w:rPr>
        <w:t xml:space="preserve"> הכול</w:t>
      </w:r>
    </w:p>
    <w:p w14:paraId="1E5C704B"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5B4CA49E" w14:textId="77777777" w:rsidR="000F5784" w:rsidRDefault="000F5784" w:rsidP="000F5784">
      <w:pPr>
        <w:pStyle w:val="31"/>
        <w:rPr>
          <w:rtl/>
        </w:rPr>
      </w:pPr>
      <w:r>
        <w:rPr>
          <w:b/>
          <w:bCs/>
          <w:rtl/>
        </w:rPr>
        <w:t>ב':</w:t>
      </w:r>
      <w:r>
        <w:rPr>
          <w:b/>
          <w:bCs/>
          <w:rtl/>
        </w:rPr>
        <w:tab/>
      </w:r>
      <w:r w:rsidRPr="00FB638E">
        <w:rPr>
          <w:rtl/>
        </w:rPr>
        <w:t>אבל גם לחפש איך כן ולא איך לא</w:t>
      </w:r>
    </w:p>
    <w:p w14:paraId="26542FA8"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r w:rsidRPr="00FB638E">
        <w:rPr>
          <w:rtl/>
        </w:rPr>
        <w:t xml:space="preserve"> יופי תודה רבה רבה רבה איזה כיף העשרת אותי</w:t>
      </w:r>
    </w:p>
    <w:p w14:paraId="06B5118F" w14:textId="77777777" w:rsidR="000F5784" w:rsidRDefault="000F5784" w:rsidP="000F5784">
      <w:pPr>
        <w:pStyle w:val="31"/>
        <w:rPr>
          <w:rtl/>
        </w:rPr>
      </w:pPr>
      <w:r>
        <w:rPr>
          <w:b/>
          <w:bCs/>
          <w:rtl/>
        </w:rPr>
        <w:t>ב':</w:t>
      </w:r>
      <w:r>
        <w:rPr>
          <w:b/>
          <w:bCs/>
          <w:rtl/>
        </w:rPr>
        <w:tab/>
      </w:r>
      <w:r w:rsidRPr="00FB638E">
        <w:rPr>
          <w:rtl/>
        </w:rPr>
        <w:t>א</w:t>
      </w:r>
      <w:r>
        <w:rPr>
          <w:rtl/>
        </w:rPr>
        <w:t>ה...</w:t>
      </w:r>
      <w:r w:rsidRPr="00FB638E">
        <w:rPr>
          <w:rtl/>
        </w:rPr>
        <w:t xml:space="preserve"> תודה</w:t>
      </w:r>
      <w:r>
        <w:rPr>
          <w:rtl/>
        </w:rPr>
        <w:t>.</w:t>
      </w:r>
      <w:r w:rsidRPr="00FB638E">
        <w:rPr>
          <w:rtl/>
        </w:rPr>
        <w:t xml:space="preserve"> אז אני אומר חוויות כן</w:t>
      </w:r>
      <w:r>
        <w:rPr>
          <w:rtl/>
        </w:rPr>
        <w:t xml:space="preserve"> אה... </w:t>
      </w:r>
      <w:r w:rsidRPr="00FB638E">
        <w:rPr>
          <w:rtl/>
        </w:rPr>
        <w:t>יותר מורכבות שיש לי או הלכו איתי הרבה</w:t>
      </w:r>
      <w:r>
        <w:rPr>
          <w:rtl/>
        </w:rPr>
        <w:t xml:space="preserve"> אה... </w:t>
      </w:r>
      <w:r w:rsidRPr="00FB638E">
        <w:rPr>
          <w:rtl/>
        </w:rPr>
        <w:t>בעיקר סביב שירה לבד</w:t>
      </w:r>
      <w:r>
        <w:rPr>
          <w:rtl/>
        </w:rPr>
        <w:t xml:space="preserve">. אה... </w:t>
      </w:r>
      <w:r w:rsidRPr="00FB638E">
        <w:rPr>
          <w:rtl/>
        </w:rPr>
        <w:t>זה ממש זכור לי כחוויה קשה שבעצם מחנך חייב אותי לשיר לבד מול הכיתה</w:t>
      </w:r>
      <w:r>
        <w:rPr>
          <w:rtl/>
        </w:rPr>
        <w:t>.</w:t>
      </w:r>
      <w:r w:rsidRPr="00FB638E">
        <w:rPr>
          <w:rtl/>
        </w:rPr>
        <w:t xml:space="preserve"> אני חושב שזה זה קרה פעמיים ואז לא שרתי בבית ספר</w:t>
      </w:r>
      <w:r>
        <w:rPr>
          <w:rtl/>
        </w:rPr>
        <w:t xml:space="preserve"> אה... </w:t>
      </w:r>
      <w:r w:rsidRPr="00FB638E">
        <w:rPr>
          <w:rtl/>
        </w:rPr>
        <w:t>בשום סיטואציה</w:t>
      </w:r>
      <w:r>
        <w:rPr>
          <w:rtl/>
        </w:rPr>
        <w:t>.</w:t>
      </w:r>
    </w:p>
    <w:p w14:paraId="6B6F4009"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אמרת שאתה לא רוצה או שלא היה לך אפשרות להגיד לא רוצה</w:t>
      </w:r>
      <w:r>
        <w:rPr>
          <w:rtl/>
        </w:rPr>
        <w:t>?</w:t>
      </w:r>
    </w:p>
    <w:p w14:paraId="25F8961A" w14:textId="77777777" w:rsidR="000F5784" w:rsidRDefault="000F5784" w:rsidP="000F5784">
      <w:pPr>
        <w:pStyle w:val="31"/>
        <w:rPr>
          <w:rtl/>
        </w:rPr>
      </w:pPr>
      <w:r>
        <w:rPr>
          <w:b/>
          <w:bCs/>
          <w:rtl/>
        </w:rPr>
        <w:t>ב':</w:t>
      </w:r>
      <w:r>
        <w:rPr>
          <w:b/>
          <w:bCs/>
          <w:rtl/>
        </w:rPr>
        <w:tab/>
      </w:r>
      <w:r w:rsidRPr="00FB638E">
        <w:rPr>
          <w:rtl/>
        </w:rPr>
        <w:t>ברגע שהוא אמר "תשיר"</w:t>
      </w:r>
      <w:r>
        <w:rPr>
          <w:rtl/>
        </w:rPr>
        <w:t>...</w:t>
      </w:r>
      <w:r w:rsidRPr="00FB638E">
        <w:rPr>
          <w:rtl/>
        </w:rPr>
        <w:t xml:space="preserve"> אמרתי</w:t>
      </w:r>
      <w:r>
        <w:rPr>
          <w:rtl/>
        </w:rPr>
        <w:t>.</w:t>
      </w:r>
      <w:r w:rsidRPr="00FB638E">
        <w:rPr>
          <w:rtl/>
        </w:rPr>
        <w:t xml:space="preserve"> זה לא היה</w:t>
      </w:r>
      <w:r>
        <w:rPr>
          <w:rtl/>
        </w:rPr>
        <w:t>...</w:t>
      </w:r>
      <w:r w:rsidRPr="00FB638E">
        <w:rPr>
          <w:rtl/>
        </w:rPr>
        <w:t xml:space="preserve"> זה מה שקורה נקודה</w:t>
      </w:r>
      <w:r>
        <w:rPr>
          <w:rtl/>
        </w:rPr>
        <w:t>,</w:t>
      </w:r>
      <w:r w:rsidRPr="00FB638E">
        <w:rPr>
          <w:rtl/>
        </w:rPr>
        <w:t xml:space="preserve"> כל פעם מישהו אחר היה צריך לעמוד ולשיר</w:t>
      </w:r>
      <w:r>
        <w:rPr>
          <w:rtl/>
        </w:rPr>
        <w:t xml:space="preserve">. אה... </w:t>
      </w:r>
      <w:r w:rsidRPr="00FB638E">
        <w:rPr>
          <w:rtl/>
        </w:rPr>
        <w:t>זה אז זאת חוויה שהיא היא אני רואה את ההשפעה שלה פשוט</w:t>
      </w:r>
      <w:r>
        <w:rPr>
          <w:rtl/>
        </w:rPr>
        <w:t>,</w:t>
      </w:r>
      <w:r w:rsidRPr="00FB638E">
        <w:rPr>
          <w:rtl/>
        </w:rPr>
        <w:t xml:space="preserve"> מאותו</w:t>
      </w:r>
      <w:r>
        <w:rPr>
          <w:rtl/>
        </w:rPr>
        <w:t>...</w:t>
      </w:r>
      <w:r w:rsidRPr="00FB638E">
        <w:rPr>
          <w:rtl/>
        </w:rPr>
        <w:t xml:space="preserve"> אני זוכר איפה עמדתי אני זוכר באיזה שולחן זה היה אני זוכר את הדבר הזה ואני יודע שמאז פשוט לא שרתי</w:t>
      </w:r>
      <w:r>
        <w:rPr>
          <w:rtl/>
        </w:rPr>
        <w:t xml:space="preserve">, אה... </w:t>
      </w:r>
      <w:r w:rsidRPr="00FB638E">
        <w:rPr>
          <w:rtl/>
        </w:rPr>
        <w:t>לפעמים הייתי מצטרף גם בתיכון</w:t>
      </w:r>
      <w:r>
        <w:rPr>
          <w:rtl/>
        </w:rPr>
        <w:t>.</w:t>
      </w:r>
      <w:r w:rsidRPr="00FB638E">
        <w:rPr>
          <w:rtl/>
        </w:rPr>
        <w:t xml:space="preserve"> דרך אגב זה המשיך</w:t>
      </w:r>
    </w:p>
    <w:p w14:paraId="4CA32E99"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אה</w:t>
      </w:r>
      <w:r>
        <w:rPr>
          <w:rtl/>
        </w:rPr>
        <w:t>.</w:t>
      </w:r>
      <w:r w:rsidRPr="00FB638E">
        <w:rPr>
          <w:rtl/>
        </w:rPr>
        <w:t xml:space="preserve"> כי מה היה שמה כי</w:t>
      </w:r>
      <w:r>
        <w:rPr>
          <w:rtl/>
        </w:rPr>
        <w:t>...</w:t>
      </w:r>
      <w:r w:rsidRPr="00FB638E">
        <w:rPr>
          <w:rtl/>
        </w:rPr>
        <w:t xml:space="preserve"> כי מה זה היה חשוף</w:t>
      </w:r>
      <w:r>
        <w:rPr>
          <w:rtl/>
        </w:rPr>
        <w:t>?</w:t>
      </w:r>
      <w:r w:rsidRPr="00FB638E">
        <w:rPr>
          <w:rtl/>
        </w:rPr>
        <w:t xml:space="preserve"> מה מה זה משהו שהיית מאוד לא טוב בו</w:t>
      </w:r>
      <w:r>
        <w:rPr>
          <w:rtl/>
        </w:rPr>
        <w:t>.</w:t>
      </w:r>
      <w:r w:rsidRPr="00FB638E">
        <w:rPr>
          <w:rtl/>
        </w:rPr>
        <w:t xml:space="preserve"> אה</w:t>
      </w:r>
      <w:r>
        <w:rPr>
          <w:rtl/>
        </w:rPr>
        <w:t>,</w:t>
      </w:r>
      <w:r w:rsidRPr="00FB638E">
        <w:rPr>
          <w:rtl/>
        </w:rPr>
        <w:t xml:space="preserve"> לא התחברתי לזה</w:t>
      </w:r>
      <w:r>
        <w:rPr>
          <w:rtl/>
        </w:rPr>
        <w:t xml:space="preserve">. אה... </w:t>
      </w:r>
      <w:r w:rsidRPr="00FB638E">
        <w:rPr>
          <w:rtl/>
        </w:rPr>
        <w:t>מאוד מאוד התביישתי</w:t>
      </w:r>
      <w:r>
        <w:rPr>
          <w:rtl/>
        </w:rPr>
        <w:t xml:space="preserve">. אה... </w:t>
      </w:r>
      <w:r w:rsidRPr="00FB638E">
        <w:rPr>
          <w:rtl/>
        </w:rPr>
        <w:t>הייתי ילד ביישן תמיד</w:t>
      </w:r>
      <w:r>
        <w:rPr>
          <w:rtl/>
        </w:rPr>
        <w:t xml:space="preserve">, </w:t>
      </w:r>
      <w:r w:rsidRPr="00FB638E">
        <w:rPr>
          <w:rtl/>
        </w:rPr>
        <w:t>וזה שם אותי בסיטואציה שהיא חצתה את הגבול מבחינת התחושה שלי</w:t>
      </w:r>
      <w:r>
        <w:rPr>
          <w:rtl/>
        </w:rPr>
        <w:t>.</w:t>
      </w:r>
    </w:p>
    <w:p w14:paraId="2B3F848A"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חדירה למרחב שלך</w:t>
      </w:r>
    </w:p>
    <w:p w14:paraId="3ECC7D9F" w14:textId="77777777" w:rsidR="000F5784" w:rsidRPr="00FB638E" w:rsidRDefault="000F5784" w:rsidP="000F5784">
      <w:pPr>
        <w:pStyle w:val="31"/>
        <w:rPr>
          <w:rtl/>
        </w:rPr>
      </w:pPr>
      <w:r>
        <w:rPr>
          <w:b/>
          <w:bCs/>
          <w:rtl/>
        </w:rPr>
        <w:t>ב':</w:t>
      </w:r>
      <w:r>
        <w:rPr>
          <w:b/>
          <w:bCs/>
          <w:rtl/>
        </w:rPr>
        <w:tab/>
      </w:r>
      <w:r w:rsidRPr="00FB638E">
        <w:rPr>
          <w:rtl/>
        </w:rPr>
        <w:t>כן</w:t>
      </w:r>
      <w:r>
        <w:rPr>
          <w:rtl/>
        </w:rPr>
        <w:t>.</w:t>
      </w:r>
      <w:r w:rsidRPr="00FB638E">
        <w:rPr>
          <w:rtl/>
        </w:rPr>
        <w:t xml:space="preserve"> כן</w:t>
      </w:r>
      <w:r>
        <w:rPr>
          <w:rtl/>
        </w:rPr>
        <w:t>.</w:t>
      </w:r>
      <w:r w:rsidRPr="00FB638E">
        <w:rPr>
          <w:rtl/>
        </w:rPr>
        <w:t xml:space="preserve"> אז זאת חוויה ש</w:t>
      </w:r>
      <w:r>
        <w:rPr>
          <w:rtl/>
        </w:rPr>
        <w:t>...</w:t>
      </w:r>
    </w:p>
    <w:p w14:paraId="45FC0E49"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אז זה בעצם אתה אומר לא עימות עם המגבלה שלך אלא זה כבר פגיעה</w:t>
      </w:r>
      <w:r>
        <w:rPr>
          <w:rtl/>
        </w:rPr>
        <w:t>.</w:t>
      </w:r>
    </w:p>
    <w:p w14:paraId="71BCD1F8"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כן</w:t>
      </w:r>
    </w:p>
    <w:p w14:paraId="73D013EC"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כי דיברת על זה שלא התעמתו עם ה</w:t>
      </w:r>
      <w:r>
        <w:rPr>
          <w:rtl/>
        </w:rPr>
        <w:t>...</w:t>
      </w:r>
    </w:p>
    <w:p w14:paraId="10993641"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אני אבל לדעתי זה היה בערך בכיתה ה'</w:t>
      </w:r>
    </w:p>
    <w:p w14:paraId="60C31648"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שזה לא צעיר</w:t>
      </w:r>
      <w:r>
        <w:rPr>
          <w:rtl/>
        </w:rPr>
        <w:t>...</w:t>
      </w:r>
    </w:p>
    <w:p w14:paraId="373AAA9D" w14:textId="77777777" w:rsidR="000F5784" w:rsidRDefault="000F5784" w:rsidP="000F5784">
      <w:pPr>
        <w:pStyle w:val="31"/>
        <w:rPr>
          <w:rtl/>
        </w:rPr>
      </w:pPr>
      <w:r>
        <w:rPr>
          <w:b/>
          <w:bCs/>
          <w:rtl/>
        </w:rPr>
        <w:t>ב':</w:t>
      </w:r>
      <w:r>
        <w:rPr>
          <w:b/>
          <w:bCs/>
          <w:rtl/>
        </w:rPr>
        <w:tab/>
      </w:r>
      <w:r w:rsidRPr="00FB638E">
        <w:rPr>
          <w:rtl/>
        </w:rPr>
        <w:t>כן</w:t>
      </w:r>
    </w:p>
    <w:p w14:paraId="60B0166F"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כבר יש לך חוויה פנימית</w:t>
      </w:r>
    </w:p>
    <w:p w14:paraId="5E599283" w14:textId="77777777" w:rsidR="000F5784" w:rsidRDefault="000F5784" w:rsidP="000F5784">
      <w:pPr>
        <w:pStyle w:val="31"/>
        <w:rPr>
          <w:rtl/>
        </w:rPr>
      </w:pPr>
      <w:r>
        <w:rPr>
          <w:b/>
          <w:bCs/>
          <w:rtl/>
        </w:rPr>
        <w:t>ב':</w:t>
      </w:r>
      <w:r>
        <w:rPr>
          <w:b/>
          <w:bCs/>
          <w:rtl/>
        </w:rPr>
        <w:tab/>
      </w:r>
      <w:r w:rsidRPr="00FB638E">
        <w:rPr>
          <w:rtl/>
        </w:rPr>
        <w:t>כן</w:t>
      </w:r>
      <w:r>
        <w:rPr>
          <w:rtl/>
        </w:rPr>
        <w:t>,</w:t>
      </w:r>
      <w:r w:rsidRPr="00FB638E">
        <w:rPr>
          <w:rtl/>
        </w:rPr>
        <w:t xml:space="preserve"> אני זוכר את החוויה של</w:t>
      </w:r>
      <w:r>
        <w:rPr>
          <w:rtl/>
        </w:rPr>
        <w:t xml:space="preserve"> אה... </w:t>
      </w:r>
      <w:r w:rsidRPr="00FB638E">
        <w:rPr>
          <w:rtl/>
        </w:rPr>
        <w:t>עשיתי את זה</w:t>
      </w:r>
      <w:r>
        <w:rPr>
          <w:rtl/>
        </w:rPr>
        <w:t>,</w:t>
      </w:r>
      <w:r w:rsidRPr="00FB638E">
        <w:rPr>
          <w:rtl/>
        </w:rPr>
        <w:t xml:space="preserve"> הרגשתי מאוד רע ומאז אני לא</w:t>
      </w:r>
      <w:r>
        <w:rPr>
          <w:rtl/>
        </w:rPr>
        <w:t>...</w:t>
      </w:r>
      <w:r w:rsidRPr="00FB638E">
        <w:rPr>
          <w:rtl/>
        </w:rPr>
        <w:t xml:space="preserve"> אני לא זוכר החלטה של אני לא שר יותר</w:t>
      </w:r>
      <w:r>
        <w:rPr>
          <w:rtl/>
        </w:rPr>
        <w:t>.</w:t>
      </w:r>
      <w:r w:rsidRPr="00FB638E">
        <w:rPr>
          <w:rtl/>
        </w:rPr>
        <w:t xml:space="preserve"> זה לא היה דווקא</w:t>
      </w:r>
    </w:p>
    <w:p w14:paraId="2D56A4E6"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פשוט זה היה כ</w:t>
      </w:r>
      <w:r>
        <w:rPr>
          <w:rtl/>
        </w:rPr>
        <w:t>...</w:t>
      </w:r>
    </w:p>
    <w:p w14:paraId="7000E850" w14:textId="77777777" w:rsidR="000F5784" w:rsidRDefault="000F5784" w:rsidP="000F5784">
      <w:pPr>
        <w:pStyle w:val="31"/>
        <w:rPr>
          <w:rtl/>
        </w:rPr>
      </w:pPr>
      <w:r>
        <w:rPr>
          <w:b/>
          <w:bCs/>
          <w:rtl/>
        </w:rPr>
        <w:t>ב':</w:t>
      </w:r>
      <w:r>
        <w:rPr>
          <w:b/>
          <w:bCs/>
          <w:rtl/>
        </w:rPr>
        <w:tab/>
      </w:r>
      <w:r w:rsidRPr="00FB638E">
        <w:rPr>
          <w:rtl/>
        </w:rPr>
        <w:t>פשוט זה היה ככה</w:t>
      </w:r>
    </w:p>
    <w:p w14:paraId="6DDD4051" w14:textId="77777777" w:rsidR="000F5784" w:rsidRPr="00FB638E" w:rsidRDefault="000F5784" w:rsidP="000F5784">
      <w:pPr>
        <w:pStyle w:val="31"/>
        <w:rPr>
          <w:rtl/>
        </w:rPr>
      </w:pPr>
      <w:r w:rsidRPr="00F50BED">
        <w:rPr>
          <w:b/>
          <w:bCs/>
          <w:rtl/>
        </w:rPr>
        <w:t>מראיינת</w:t>
      </w:r>
      <w:r>
        <w:rPr>
          <w:b/>
          <w:bCs/>
          <w:rtl/>
        </w:rPr>
        <w:t>:</w:t>
      </w:r>
      <w:r>
        <w:rPr>
          <w:b/>
          <w:bCs/>
          <w:rtl/>
        </w:rPr>
        <w:tab/>
      </w:r>
      <w:r>
        <w:rPr>
          <w:rFonts w:hint="cs"/>
          <w:rtl/>
        </w:rPr>
        <w:t>ב</w:t>
      </w:r>
      <w:r>
        <w:rPr>
          <w:rtl/>
        </w:rPr>
        <w:t>',</w:t>
      </w:r>
      <w:r w:rsidRPr="00FB638E">
        <w:rPr>
          <w:rtl/>
        </w:rPr>
        <w:t xml:space="preserve"> אולי אבל תגיד רגע משהו על שבין האינדיבידואלי לקבוצה כי זה</w:t>
      </w:r>
      <w:r>
        <w:rPr>
          <w:rtl/>
        </w:rPr>
        <w:t>...</w:t>
      </w:r>
      <w:r w:rsidRPr="00FB638E">
        <w:rPr>
          <w:rtl/>
        </w:rPr>
        <w:t xml:space="preserve"> כי העבודה ב</w:t>
      </w:r>
      <w:r>
        <w:rPr>
          <w:rtl/>
        </w:rPr>
        <w:t>וולדורף</w:t>
      </w:r>
      <w:r w:rsidRPr="00FB638E">
        <w:rPr>
          <w:rtl/>
        </w:rPr>
        <w:t xml:space="preserve"> רגע הקדמה</w:t>
      </w:r>
      <w:r>
        <w:rPr>
          <w:rtl/>
        </w:rPr>
        <w:t>:</w:t>
      </w:r>
      <w:r w:rsidRPr="00FB638E">
        <w:rPr>
          <w:rtl/>
        </w:rPr>
        <w:t xml:space="preserve"> העבודה בוולדו</w:t>
      </w:r>
      <w:r>
        <w:rPr>
          <w:rtl/>
        </w:rPr>
        <w:t>ר</w:t>
      </w:r>
      <w:r w:rsidRPr="00FB638E">
        <w:rPr>
          <w:rtl/>
        </w:rPr>
        <w:t>פים היא גם עבודה מאוד קבוצתית וגם עבודה שמבקשת בעצם לפתח את האינדיבידואל</w:t>
      </w:r>
      <w:r>
        <w:rPr>
          <w:rtl/>
        </w:rPr>
        <w:t xml:space="preserve">. </w:t>
      </w:r>
      <w:r w:rsidRPr="00FB638E">
        <w:rPr>
          <w:rtl/>
        </w:rPr>
        <w:t>אז איך אתה מרגיש בתוך ה</w:t>
      </w:r>
      <w:r>
        <w:rPr>
          <w:rtl/>
        </w:rPr>
        <w:t>...</w:t>
      </w:r>
    </w:p>
    <w:p w14:paraId="5BF95BFC" w14:textId="77777777" w:rsidR="000F5784" w:rsidRPr="00FB638E" w:rsidRDefault="000F5784" w:rsidP="000F5784">
      <w:pPr>
        <w:pStyle w:val="31"/>
        <w:rPr>
          <w:rtl/>
        </w:rPr>
      </w:pPr>
      <w:r>
        <w:rPr>
          <w:b/>
          <w:bCs/>
          <w:rtl/>
        </w:rPr>
        <w:lastRenderedPageBreak/>
        <w:t>ב':</w:t>
      </w:r>
      <w:r>
        <w:rPr>
          <w:b/>
          <w:bCs/>
          <w:rtl/>
        </w:rPr>
        <w:tab/>
      </w:r>
      <w:r w:rsidRPr="00FB638E">
        <w:rPr>
          <w:rtl/>
        </w:rPr>
        <w:t>א</w:t>
      </w:r>
      <w:r>
        <w:rPr>
          <w:rtl/>
        </w:rPr>
        <w:t>ה...</w:t>
      </w:r>
      <w:r w:rsidRPr="00FB638E">
        <w:rPr>
          <w:rtl/>
        </w:rPr>
        <w:t xml:space="preserve"> בפרויקטים כיתתיים בהצגות גם בכיתות הנמוכות יותר הרגשתי בסדר</w:t>
      </w:r>
      <w:r>
        <w:rPr>
          <w:rtl/>
        </w:rPr>
        <w:t>,</w:t>
      </w:r>
      <w:r w:rsidRPr="00FB638E">
        <w:rPr>
          <w:rtl/>
        </w:rPr>
        <w:t xml:space="preserve"> כן</w:t>
      </w:r>
      <w:r>
        <w:rPr>
          <w:rtl/>
        </w:rPr>
        <w:t>,</w:t>
      </w:r>
      <w:r w:rsidRPr="00FB638E">
        <w:rPr>
          <w:rtl/>
        </w:rPr>
        <w:t xml:space="preserve"> יש את הדקלומים ביחד ואת ההצגות ואת כל הדברים האלה</w:t>
      </w:r>
      <w:r>
        <w:rPr>
          <w:rtl/>
        </w:rPr>
        <w:t xml:space="preserve"> אה... </w:t>
      </w:r>
      <w:r w:rsidRPr="00FB638E">
        <w:rPr>
          <w:rtl/>
        </w:rPr>
        <w:t>אז זה היה בסדר אני מרגיש שכן באופן טבעי יצרתי איזשהי הפרדה כיחיד</w:t>
      </w:r>
      <w:r>
        <w:rPr>
          <w:rtl/>
        </w:rPr>
        <w:t>.</w:t>
      </w:r>
      <w:r w:rsidRPr="00FB638E">
        <w:rPr>
          <w:rtl/>
        </w:rPr>
        <w:t xml:space="preserve"> אה</w:t>
      </w:r>
      <w:r>
        <w:rPr>
          <w:rtl/>
        </w:rPr>
        <w:t>,</w:t>
      </w:r>
      <w:r w:rsidRPr="00FB638E">
        <w:rPr>
          <w:rtl/>
        </w:rPr>
        <w:t xml:space="preserve"> לא הייתי חלק מהרבה אירועים</w:t>
      </w:r>
      <w:r>
        <w:rPr>
          <w:rtl/>
        </w:rPr>
        <w:t>.</w:t>
      </w:r>
      <w:r w:rsidRPr="00FB638E">
        <w:rPr>
          <w:rtl/>
        </w:rPr>
        <w:t xml:space="preserve"> האמת שתמיד אני גם כאילו לא הרגשתי חלק</w:t>
      </w:r>
      <w:r>
        <w:rPr>
          <w:rtl/>
        </w:rPr>
        <w:t>.</w:t>
      </w:r>
      <w:r w:rsidRPr="00FB638E">
        <w:rPr>
          <w:rtl/>
        </w:rPr>
        <w:t xml:space="preserve"> כאילו זה לא שהרגשתי מבודד</w:t>
      </w:r>
      <w:r>
        <w:rPr>
          <w:rtl/>
        </w:rPr>
        <w:t>,</w:t>
      </w:r>
      <w:r w:rsidRPr="00FB638E">
        <w:rPr>
          <w:rtl/>
        </w:rPr>
        <w:t xml:space="preserve"> הרגשתי בסדר</w:t>
      </w:r>
      <w:r>
        <w:rPr>
          <w:rtl/>
        </w:rPr>
        <w:t>,</w:t>
      </w:r>
      <w:r w:rsidRPr="00FB638E">
        <w:rPr>
          <w:rtl/>
        </w:rPr>
        <w:t xml:space="preserve"> אבל אה</w:t>
      </w:r>
      <w:r>
        <w:rPr>
          <w:rtl/>
        </w:rPr>
        <w:t>...</w:t>
      </w:r>
    </w:p>
    <w:p w14:paraId="084AB66E"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בתוך האירוע עצמו הרגשת לא חלק</w:t>
      </w:r>
      <w:r>
        <w:rPr>
          <w:rtl/>
        </w:rPr>
        <w:t>,</w:t>
      </w:r>
      <w:r w:rsidRPr="00FB638E">
        <w:rPr>
          <w:rtl/>
        </w:rPr>
        <w:t xml:space="preserve"> נגיד הייתה הצגה</w:t>
      </w:r>
      <w:r>
        <w:rPr>
          <w:rtl/>
        </w:rPr>
        <w:t>?</w:t>
      </w:r>
    </w:p>
    <w:p w14:paraId="3545524F" w14:textId="77777777" w:rsidR="000F5784" w:rsidRDefault="000F5784" w:rsidP="000F5784">
      <w:pPr>
        <w:pStyle w:val="31"/>
        <w:rPr>
          <w:rtl/>
        </w:rPr>
      </w:pPr>
      <w:r>
        <w:rPr>
          <w:b/>
          <w:bCs/>
          <w:rtl/>
        </w:rPr>
        <w:t>ב':</w:t>
      </w:r>
      <w:r>
        <w:rPr>
          <w:b/>
          <w:bCs/>
          <w:rtl/>
        </w:rPr>
        <w:tab/>
      </w:r>
      <w:r w:rsidRPr="00FB638E">
        <w:rPr>
          <w:rtl/>
        </w:rPr>
        <w:t>לא</w:t>
      </w:r>
      <w:r>
        <w:rPr>
          <w:rtl/>
        </w:rPr>
        <w:t>,</w:t>
      </w:r>
      <w:r w:rsidRPr="00FB638E">
        <w:rPr>
          <w:rtl/>
        </w:rPr>
        <w:t xml:space="preserve"> הרגשתי תמיד חלק</w:t>
      </w:r>
    </w:p>
    <w:p w14:paraId="3F736AF4"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תמיד הרגשת חלק</w:t>
      </w:r>
    </w:p>
    <w:p w14:paraId="49DAECB4" w14:textId="77777777" w:rsidR="000F5784" w:rsidRDefault="000F5784" w:rsidP="000F5784">
      <w:pPr>
        <w:pStyle w:val="31"/>
        <w:rPr>
          <w:rtl/>
        </w:rPr>
      </w:pPr>
      <w:r>
        <w:rPr>
          <w:b/>
          <w:bCs/>
          <w:rtl/>
        </w:rPr>
        <w:t>ב':</w:t>
      </w:r>
      <w:r>
        <w:rPr>
          <w:b/>
          <w:bCs/>
          <w:rtl/>
        </w:rPr>
        <w:tab/>
      </w:r>
      <w:r w:rsidRPr="00FB638E">
        <w:rPr>
          <w:rtl/>
        </w:rPr>
        <w:t>אף פעם לא הרגשתי מנודה</w:t>
      </w:r>
      <w:r>
        <w:rPr>
          <w:rtl/>
        </w:rPr>
        <w:t>,</w:t>
      </w:r>
      <w:r w:rsidRPr="00FB638E">
        <w:rPr>
          <w:rtl/>
        </w:rPr>
        <w:t xml:space="preserve"> לא הרגשתי בחוץ</w:t>
      </w:r>
      <w:r>
        <w:rPr>
          <w:rtl/>
        </w:rPr>
        <w:t>.</w:t>
      </w:r>
      <w:r w:rsidRPr="00FB638E">
        <w:rPr>
          <w:rtl/>
        </w:rPr>
        <w:t xml:space="preserve"> תמיד הייתי</w:t>
      </w:r>
      <w:r>
        <w:rPr>
          <w:rtl/>
        </w:rPr>
        <w:t>...</w:t>
      </w:r>
      <w:r w:rsidRPr="00FB638E">
        <w:rPr>
          <w:rtl/>
        </w:rPr>
        <w:t xml:space="preserve"> הייתי מאוד דומיננטי בתוך ה</w:t>
      </w:r>
      <w:r>
        <w:rPr>
          <w:rtl/>
        </w:rPr>
        <w:t>...</w:t>
      </w:r>
      <w:r w:rsidRPr="00FB638E">
        <w:rPr>
          <w:rtl/>
        </w:rPr>
        <w:t xml:space="preserve"> בתוך הכיתה</w:t>
      </w:r>
      <w:r>
        <w:rPr>
          <w:rtl/>
        </w:rPr>
        <w:t xml:space="preserve">, </w:t>
      </w:r>
      <w:r w:rsidRPr="00FB638E">
        <w:rPr>
          <w:rtl/>
        </w:rPr>
        <w:t>אבל</w:t>
      </w:r>
      <w:r>
        <w:rPr>
          <w:rtl/>
        </w:rPr>
        <w:t xml:space="preserve"> אה... </w:t>
      </w:r>
      <w:r w:rsidRPr="00FB638E">
        <w:rPr>
          <w:rtl/>
        </w:rPr>
        <w:t>א</w:t>
      </w:r>
      <w:r>
        <w:rPr>
          <w:rtl/>
        </w:rPr>
        <w:t>ה...</w:t>
      </w:r>
      <w:r w:rsidRPr="00FB638E">
        <w:rPr>
          <w:rtl/>
        </w:rPr>
        <w:t xml:space="preserve"> היה לי ברור מה הגבולות שלי ומה אני מוכן לעשות ומה אני לא מוכן לעשות ברמת המשחקים והצחוקים והשתוללויות של בנים</w:t>
      </w:r>
      <w:r>
        <w:rPr>
          <w:rtl/>
        </w:rPr>
        <w:t>.</w:t>
      </w:r>
      <w:r w:rsidRPr="00FB638E">
        <w:rPr>
          <w:rtl/>
        </w:rPr>
        <w:t xml:space="preserve"> אני זוכר גם תמיד הייתי זה</w:t>
      </w:r>
      <w:r>
        <w:rPr>
          <w:rtl/>
        </w:rPr>
        <w:t>,</w:t>
      </w:r>
      <w:r w:rsidRPr="00FB638E">
        <w:rPr>
          <w:rtl/>
        </w:rPr>
        <w:t xml:space="preserve"> אני לא יודע למה</w:t>
      </w:r>
      <w:r>
        <w:rPr>
          <w:rtl/>
        </w:rPr>
        <w:t>,</w:t>
      </w:r>
      <w:r w:rsidRPr="00FB638E">
        <w:rPr>
          <w:rtl/>
        </w:rPr>
        <w:t xml:space="preserve"> תמיד הייתי זה שמגן על הבנות כשמרביצים להם</w:t>
      </w:r>
      <w:r>
        <w:rPr>
          <w:rtl/>
        </w:rPr>
        <w:t>.</w:t>
      </w:r>
      <w:r w:rsidRPr="00FB638E">
        <w:rPr>
          <w:rtl/>
        </w:rPr>
        <w:t xml:space="preserve"> בעצם יש לי חרוט לי מאוד מאוד חזק את החוויה שלי מגיל אולי גן שאני רוצה להיות רועה צאן</w:t>
      </w:r>
      <w:r>
        <w:rPr>
          <w:rtl/>
        </w:rPr>
        <w:t>,</w:t>
      </w:r>
      <w:r w:rsidRPr="00FB638E">
        <w:rPr>
          <w:rtl/>
        </w:rPr>
        <w:t xml:space="preserve"> ובשלב מסוים זה הפך להיות מלך</w:t>
      </w:r>
      <w:r>
        <w:rPr>
          <w:rtl/>
        </w:rPr>
        <w:t>.</w:t>
      </w:r>
      <w:r w:rsidRPr="00FB638E">
        <w:rPr>
          <w:rtl/>
        </w:rPr>
        <w:t xml:space="preserve"> אבל זה משהו שמתוך האגדות</w:t>
      </w:r>
      <w:r>
        <w:rPr>
          <w:rtl/>
        </w:rPr>
        <w:t>,</w:t>
      </w:r>
      <w:r w:rsidRPr="00FB638E">
        <w:rPr>
          <w:rtl/>
        </w:rPr>
        <w:t xml:space="preserve"> הדמויות שהתחברתי אליהם שאולי הזדהיתי איתם וזה יצר איזשהו נתיב שהוביל אותי כל החיים</w:t>
      </w:r>
      <w:r>
        <w:rPr>
          <w:rtl/>
        </w:rPr>
        <w:t>,</w:t>
      </w:r>
      <w:r w:rsidRPr="00FB638E">
        <w:rPr>
          <w:rtl/>
        </w:rPr>
        <w:t xml:space="preserve"> אני חושב גם במקום הזה שכאילו מרביצים לבנות או מרביצים לחלשים והתערבתי שם</w:t>
      </w:r>
      <w:r>
        <w:rPr>
          <w:rtl/>
        </w:rPr>
        <w:t>,</w:t>
      </w:r>
      <w:r w:rsidRPr="00FB638E">
        <w:rPr>
          <w:rtl/>
        </w:rPr>
        <w:t xml:space="preserve"> התעמתתי פיזית עם ילדים בכיתה ד'</w:t>
      </w:r>
      <w:r>
        <w:rPr>
          <w:rtl/>
        </w:rPr>
        <w:t>,</w:t>
      </w:r>
      <w:r w:rsidRPr="00FB638E">
        <w:rPr>
          <w:rtl/>
        </w:rPr>
        <w:t xml:space="preserve"> בכיתה ה'</w:t>
      </w:r>
      <w:r>
        <w:rPr>
          <w:rtl/>
        </w:rPr>
        <w:t>,</w:t>
      </w:r>
      <w:r w:rsidRPr="00FB638E">
        <w:rPr>
          <w:rtl/>
        </w:rPr>
        <w:t xml:space="preserve"> אני זוכר את זה</w:t>
      </w:r>
      <w:r>
        <w:rPr>
          <w:rtl/>
        </w:rPr>
        <w:t xml:space="preserve"> אה... </w:t>
      </w:r>
      <w:r w:rsidRPr="00FB638E">
        <w:rPr>
          <w:rtl/>
        </w:rPr>
        <w:t>כי לא עושים את זה</w:t>
      </w:r>
      <w:r>
        <w:rPr>
          <w:rtl/>
        </w:rPr>
        <w:t xml:space="preserve">. אה... </w:t>
      </w:r>
      <w:r w:rsidRPr="00FB638E">
        <w:rPr>
          <w:rtl/>
        </w:rPr>
        <w:t>אני חושב שאני גם זוכר סיטואציות מטיולים שנתיים גם בסביב ז' ח' לדעתי שכולם היו מתיישבים לאכול</w:t>
      </w:r>
      <w:r>
        <w:rPr>
          <w:rtl/>
        </w:rPr>
        <w:t xml:space="preserve"> אה... </w:t>
      </w:r>
      <w:r w:rsidRPr="00FB638E">
        <w:rPr>
          <w:rtl/>
        </w:rPr>
        <w:t>ואני הייתי מוצא נקודה גבוהה יותר</w:t>
      </w:r>
      <w:r>
        <w:rPr>
          <w:rtl/>
        </w:rPr>
        <w:t>.</w:t>
      </w:r>
      <w:r w:rsidRPr="00FB638E">
        <w:rPr>
          <w:rtl/>
        </w:rPr>
        <w:t xml:space="preserve"> פשוט מסתכל על כולם</w:t>
      </w:r>
      <w:r>
        <w:rPr>
          <w:rtl/>
        </w:rPr>
        <w:t xml:space="preserve">. </w:t>
      </w:r>
      <w:r w:rsidRPr="00FB638E">
        <w:rPr>
          <w:rtl/>
        </w:rPr>
        <w:t>תמיד ידעתי איפה כולם נמצאים ומה כל אחד עושה</w:t>
      </w:r>
      <w:r>
        <w:rPr>
          <w:rtl/>
        </w:rPr>
        <w:t>.</w:t>
      </w:r>
      <w:r w:rsidRPr="00FB638E">
        <w:rPr>
          <w:rtl/>
        </w:rPr>
        <w:t xml:space="preserve"> א</w:t>
      </w:r>
      <w:r>
        <w:rPr>
          <w:rtl/>
        </w:rPr>
        <w:t>ה...</w:t>
      </w:r>
      <w:r w:rsidRPr="00FB638E">
        <w:rPr>
          <w:rtl/>
        </w:rPr>
        <w:t xml:space="preserve"> הייתי יושב לבד</w:t>
      </w:r>
      <w:r>
        <w:rPr>
          <w:rtl/>
        </w:rPr>
        <w:t>,</w:t>
      </w:r>
      <w:r w:rsidRPr="00FB638E">
        <w:rPr>
          <w:rtl/>
        </w:rPr>
        <w:t xml:space="preserve"> אוכל לבד על סלע מעל כולם בלי</w:t>
      </w:r>
      <w:r>
        <w:rPr>
          <w:rtl/>
        </w:rPr>
        <w:t>...</w:t>
      </w:r>
      <w:r w:rsidRPr="00FB638E">
        <w:rPr>
          <w:rtl/>
        </w:rPr>
        <w:t xml:space="preserve"> היום היום אני כבר יודע לתת איזה פרשנויות שונות</w:t>
      </w:r>
      <w:r>
        <w:rPr>
          <w:rtl/>
        </w:rPr>
        <w:t xml:space="preserve">, אה... </w:t>
      </w:r>
      <w:r w:rsidRPr="00FB638E">
        <w:rPr>
          <w:rtl/>
        </w:rPr>
        <w:t>ואני יכול להגיד על זה הרבה דברים אבל זה לא היה מתוך המחשבה</w:t>
      </w:r>
      <w:r>
        <w:rPr>
          <w:rtl/>
        </w:rPr>
        <w:t>...</w:t>
      </w:r>
      <w:r w:rsidRPr="00FB638E">
        <w:rPr>
          <w:rtl/>
        </w:rPr>
        <w:t xml:space="preserve"> אבל עניין אותי או רציתי להרגיש בשליטה מה כל אחד עושה איפה כל אחד נמצא מה הדינמיקות מה החלק שלי והיום אני מבין שקצת הפרדתי את עצמי מהקבוצה</w:t>
      </w:r>
      <w:r>
        <w:rPr>
          <w:rtl/>
        </w:rPr>
        <w:t>.</w:t>
      </w:r>
    </w:p>
    <w:p w14:paraId="6EB79BF7"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זה לא פגע חברתית מעולם</w:t>
      </w:r>
      <w:r>
        <w:rPr>
          <w:rtl/>
        </w:rPr>
        <w:t>?</w:t>
      </w:r>
      <w:r w:rsidRPr="00FB638E">
        <w:rPr>
          <w:rtl/>
        </w:rPr>
        <w:t xml:space="preserve"> זאת אומרת כן אפשר היה לשמור על אינדיבידואליות בתוך קבוצה כזאת</w:t>
      </w:r>
      <w:r>
        <w:rPr>
          <w:rtl/>
        </w:rPr>
        <w:t>?</w:t>
      </w:r>
    </w:p>
    <w:p w14:paraId="14E7461F" w14:textId="77777777" w:rsidR="000F5784" w:rsidRDefault="000F5784" w:rsidP="000F5784">
      <w:pPr>
        <w:pStyle w:val="31"/>
        <w:rPr>
          <w:rtl/>
        </w:rPr>
      </w:pPr>
      <w:r>
        <w:rPr>
          <w:b/>
          <w:bCs/>
          <w:rtl/>
        </w:rPr>
        <w:t>ב':</w:t>
      </w:r>
      <w:r>
        <w:rPr>
          <w:b/>
          <w:bCs/>
          <w:rtl/>
        </w:rPr>
        <w:tab/>
      </w:r>
      <w:r w:rsidRPr="00FB638E">
        <w:rPr>
          <w:rtl/>
        </w:rPr>
        <w:t>כן</w:t>
      </w:r>
    </w:p>
    <w:p w14:paraId="0779E29D"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p>
    <w:p w14:paraId="69F76238" w14:textId="77777777" w:rsidR="000F5784" w:rsidRDefault="000F5784" w:rsidP="000F5784">
      <w:pPr>
        <w:pStyle w:val="31"/>
        <w:rPr>
          <w:rtl/>
        </w:rPr>
      </w:pPr>
      <w:r>
        <w:rPr>
          <w:b/>
          <w:bCs/>
          <w:rtl/>
        </w:rPr>
        <w:t>ב':</w:t>
      </w:r>
      <w:r>
        <w:rPr>
          <w:b/>
          <w:bCs/>
          <w:rtl/>
        </w:rPr>
        <w:tab/>
      </w:r>
      <w:r w:rsidRPr="00FB638E">
        <w:rPr>
          <w:rtl/>
        </w:rPr>
        <w:t>כן אני עוד פעם תמיד הייתי דומיננטי חברתית ותמיד הרגשתי חלק אף פעם לא הרגשתי אאוטסיידר</w:t>
      </w:r>
      <w:r>
        <w:rPr>
          <w:rtl/>
        </w:rPr>
        <w:t xml:space="preserve">. </w:t>
      </w:r>
      <w:r w:rsidRPr="00FB638E">
        <w:rPr>
          <w:rtl/>
        </w:rPr>
        <w:t>אבל</w:t>
      </w:r>
      <w:r>
        <w:rPr>
          <w:rtl/>
        </w:rPr>
        <w:t xml:space="preserve"> אה... </w:t>
      </w:r>
      <w:r w:rsidRPr="00FB638E">
        <w:rPr>
          <w:rtl/>
        </w:rPr>
        <w:t>שמתי את עצמי בנקודות</w:t>
      </w:r>
      <w:r>
        <w:rPr>
          <w:rtl/>
        </w:rPr>
        <w:t xml:space="preserve"> ש... </w:t>
      </w:r>
      <w:r w:rsidRPr="00FB638E">
        <w:rPr>
          <w:rtl/>
        </w:rPr>
        <w:t>ש הבדלתי את עצמי מהקבוצה בצורה מסוימת</w:t>
      </w:r>
    </w:p>
    <w:p w14:paraId="527FFF98"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זה מעניין שגם עכשיו אתה עובד עם חלשים</w:t>
      </w:r>
    </w:p>
    <w:p w14:paraId="137D50B9" w14:textId="77777777" w:rsidR="000F5784" w:rsidRDefault="000F5784" w:rsidP="000F5784">
      <w:pPr>
        <w:pStyle w:val="31"/>
        <w:rPr>
          <w:rtl/>
        </w:rPr>
      </w:pPr>
      <w:r>
        <w:rPr>
          <w:b/>
          <w:bCs/>
          <w:rtl/>
        </w:rPr>
        <w:t>ב':</w:t>
      </w:r>
      <w:r>
        <w:rPr>
          <w:b/>
          <w:bCs/>
          <w:rtl/>
        </w:rPr>
        <w:tab/>
      </w:r>
      <w:r w:rsidRPr="00FB638E">
        <w:rPr>
          <w:rtl/>
        </w:rPr>
        <w:t>כן</w:t>
      </w:r>
    </w:p>
    <w:p w14:paraId="498E8F44"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בחרת</w:t>
      </w:r>
    </w:p>
    <w:p w14:paraId="7D1AF72B" w14:textId="77777777" w:rsidR="000F5784" w:rsidRDefault="000F5784" w:rsidP="000F5784">
      <w:pPr>
        <w:pStyle w:val="31"/>
        <w:rPr>
          <w:rtl/>
        </w:rPr>
      </w:pPr>
      <w:r>
        <w:rPr>
          <w:b/>
          <w:bCs/>
          <w:rtl/>
        </w:rPr>
        <w:t>ב':</w:t>
      </w:r>
      <w:r>
        <w:rPr>
          <w:b/>
          <w:bCs/>
          <w:rtl/>
        </w:rPr>
        <w:tab/>
      </w:r>
      <w:r w:rsidRPr="00FB638E">
        <w:rPr>
          <w:rtl/>
        </w:rPr>
        <w:t>כן</w:t>
      </w:r>
      <w:r>
        <w:rPr>
          <w:rtl/>
        </w:rPr>
        <w:t xml:space="preserve"> אה... </w:t>
      </w:r>
      <w:r w:rsidRPr="00FB638E">
        <w:rPr>
          <w:rtl/>
        </w:rPr>
        <w:t>זה בחירה של החיים עכשיו כן</w:t>
      </w:r>
      <w:r>
        <w:rPr>
          <w:rtl/>
        </w:rPr>
        <w:t>,</w:t>
      </w:r>
      <w:r w:rsidRPr="00FB638E">
        <w:rPr>
          <w:rtl/>
        </w:rPr>
        <w:t xml:space="preserve"> נכון</w:t>
      </w:r>
    </w:p>
    <w:p w14:paraId="0E893A2A"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אפשר לדעת אם זה בחירת חיים</w:t>
      </w:r>
    </w:p>
    <w:p w14:paraId="41891561" w14:textId="77777777" w:rsidR="000F5784" w:rsidRDefault="000F5784" w:rsidP="000F5784">
      <w:pPr>
        <w:pStyle w:val="31"/>
        <w:rPr>
          <w:rtl/>
        </w:rPr>
      </w:pPr>
      <w:r>
        <w:rPr>
          <w:b/>
          <w:bCs/>
          <w:rtl/>
        </w:rPr>
        <w:t>ב':</w:t>
      </w:r>
      <w:r>
        <w:rPr>
          <w:b/>
          <w:bCs/>
          <w:rtl/>
        </w:rPr>
        <w:tab/>
      </w:r>
      <w:r w:rsidRPr="00FB638E">
        <w:rPr>
          <w:rtl/>
        </w:rPr>
        <w:t>אה</w:t>
      </w:r>
      <w:r>
        <w:rPr>
          <w:rtl/>
        </w:rPr>
        <w:t>,</w:t>
      </w:r>
      <w:r w:rsidRPr="00FB638E">
        <w:rPr>
          <w:rtl/>
        </w:rPr>
        <w:t xml:space="preserve"> זה בחירה של החיים</w:t>
      </w:r>
      <w:r>
        <w:rPr>
          <w:rtl/>
        </w:rPr>
        <w:t>,</w:t>
      </w:r>
      <w:r w:rsidRPr="00FB638E">
        <w:rPr>
          <w:rtl/>
        </w:rPr>
        <w:t xml:space="preserve"> נכון</w:t>
      </w:r>
      <w:r>
        <w:rPr>
          <w:rtl/>
        </w:rPr>
        <w:t>.</w:t>
      </w:r>
      <w:r w:rsidRPr="00FB638E">
        <w:rPr>
          <w:rtl/>
        </w:rPr>
        <w:t xml:space="preserve"> עכשיו</w:t>
      </w:r>
      <w:r>
        <w:rPr>
          <w:rtl/>
        </w:rPr>
        <w:t xml:space="preserve"> אה... </w:t>
      </w:r>
      <w:r w:rsidRPr="00FB638E">
        <w:rPr>
          <w:rtl/>
        </w:rPr>
        <w:t>אולי דווקא מתוך החוזק הזה</w:t>
      </w:r>
      <w:r>
        <w:rPr>
          <w:rtl/>
        </w:rPr>
        <w:t>.</w:t>
      </w:r>
    </w:p>
    <w:p w14:paraId="430605F3"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יכול להיות</w:t>
      </w:r>
      <w:r>
        <w:rPr>
          <w:rtl/>
        </w:rPr>
        <w:t>.</w:t>
      </w:r>
      <w:r w:rsidRPr="00FB638E">
        <w:rPr>
          <w:rtl/>
        </w:rPr>
        <w:t xml:space="preserve"> אני</w:t>
      </w:r>
      <w:r>
        <w:rPr>
          <w:rtl/>
        </w:rPr>
        <w:t>...</w:t>
      </w:r>
    </w:p>
    <w:p w14:paraId="591F21B4" w14:textId="77777777" w:rsidR="000F5784" w:rsidRPr="00FB638E" w:rsidRDefault="000F5784" w:rsidP="000F5784">
      <w:pPr>
        <w:pStyle w:val="31"/>
        <w:rPr>
          <w:rtl/>
        </w:rPr>
      </w:pPr>
      <w:r>
        <w:rPr>
          <w:b/>
          <w:bCs/>
          <w:rtl/>
        </w:rPr>
        <w:t>ב':</w:t>
      </w:r>
      <w:r>
        <w:rPr>
          <w:b/>
          <w:bCs/>
          <w:rtl/>
        </w:rPr>
        <w:tab/>
      </w:r>
      <w:r w:rsidRPr="00FB638E">
        <w:rPr>
          <w:rtl/>
        </w:rPr>
        <w:t>כן</w:t>
      </w:r>
      <w:r>
        <w:rPr>
          <w:rtl/>
        </w:rPr>
        <w:t>.</w:t>
      </w:r>
      <w:r w:rsidRPr="00FB638E">
        <w:rPr>
          <w:rtl/>
        </w:rPr>
        <w:t xml:space="preserve"> לא</w:t>
      </w:r>
      <w:r>
        <w:rPr>
          <w:rtl/>
        </w:rPr>
        <w:t>,</w:t>
      </w:r>
      <w:r w:rsidRPr="00FB638E">
        <w:rPr>
          <w:rtl/>
        </w:rPr>
        <w:t xml:space="preserve"> זה כאילו אפשר אז לשמוע ולהכיל ו</w:t>
      </w:r>
      <w:r>
        <w:rPr>
          <w:rtl/>
        </w:rPr>
        <w:t>...</w:t>
      </w:r>
    </w:p>
    <w:p w14:paraId="1A5CDBD9"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 כן</w:t>
      </w:r>
      <w:r>
        <w:rPr>
          <w:rtl/>
        </w:rPr>
        <w:t>,</w:t>
      </w:r>
      <w:r w:rsidRPr="00FB638E">
        <w:rPr>
          <w:rtl/>
        </w:rPr>
        <w:t xml:space="preserve"> נכון</w:t>
      </w:r>
      <w:r>
        <w:rPr>
          <w:rtl/>
        </w:rPr>
        <w:t>.</w:t>
      </w:r>
      <w:r w:rsidRPr="00FB638E">
        <w:rPr>
          <w:rtl/>
        </w:rPr>
        <w:t xml:space="preserve"> כן</w:t>
      </w:r>
      <w:r>
        <w:rPr>
          <w:rtl/>
        </w:rPr>
        <w:t>.</w:t>
      </w:r>
      <w:r w:rsidRPr="00FB638E">
        <w:rPr>
          <w:rtl/>
        </w:rPr>
        <w:t xml:space="preserve"> אני חושב שיש משמעות</w:t>
      </w:r>
      <w:r>
        <w:rPr>
          <w:rtl/>
        </w:rPr>
        <w:t xml:space="preserve"> אה... </w:t>
      </w:r>
      <w:r w:rsidRPr="00FB638E">
        <w:rPr>
          <w:rtl/>
        </w:rPr>
        <w:t>לאיזה דמויות אני חוזר אולי לאגדות</w:t>
      </w:r>
      <w:r>
        <w:rPr>
          <w:rtl/>
        </w:rPr>
        <w:t>,</w:t>
      </w:r>
      <w:r w:rsidRPr="00FB638E">
        <w:rPr>
          <w:rtl/>
        </w:rPr>
        <w:t xml:space="preserve"> לסיפורים</w:t>
      </w:r>
      <w:r>
        <w:rPr>
          <w:rtl/>
        </w:rPr>
        <w:t>,</w:t>
      </w:r>
      <w:r w:rsidRPr="00FB638E">
        <w:rPr>
          <w:rtl/>
        </w:rPr>
        <w:t xml:space="preserve"> לאיזה דמויות חושפים את הילדים בגילאים צעירים ומה המודלים שלהם</w:t>
      </w:r>
      <w:r>
        <w:rPr>
          <w:rtl/>
        </w:rPr>
        <w:t>.</w:t>
      </w:r>
      <w:r w:rsidRPr="00FB638E">
        <w:rPr>
          <w:rtl/>
        </w:rPr>
        <w:t xml:space="preserve"> אה</w:t>
      </w:r>
      <w:r>
        <w:rPr>
          <w:rtl/>
        </w:rPr>
        <w:t>,</w:t>
      </w:r>
      <w:r w:rsidRPr="00FB638E">
        <w:rPr>
          <w:rtl/>
        </w:rPr>
        <w:t xml:space="preserve"> </w:t>
      </w:r>
      <w:r w:rsidRPr="00FB638E">
        <w:rPr>
          <w:rtl/>
        </w:rPr>
        <w:lastRenderedPageBreak/>
        <w:t>במיוחד עם מה שקורה היום</w:t>
      </w:r>
      <w:r>
        <w:rPr>
          <w:rtl/>
        </w:rPr>
        <w:t>.</w:t>
      </w:r>
      <w:r w:rsidRPr="00FB638E">
        <w:rPr>
          <w:rtl/>
        </w:rPr>
        <w:t xml:space="preserve"> אה</w:t>
      </w:r>
      <w:r>
        <w:rPr>
          <w:rtl/>
        </w:rPr>
        <w:t>,</w:t>
      </w:r>
      <w:r w:rsidRPr="00FB638E">
        <w:rPr>
          <w:rtl/>
        </w:rPr>
        <w:t xml:space="preserve"> עם מי אנחנו רוצים שהילדים שלנו יזדהו</w:t>
      </w:r>
      <w:r>
        <w:rPr>
          <w:rtl/>
        </w:rPr>
        <w:t xml:space="preserve"> אה... </w:t>
      </w:r>
      <w:r w:rsidRPr="00FB638E">
        <w:rPr>
          <w:rtl/>
        </w:rPr>
        <w:t>ולאן</w:t>
      </w:r>
      <w:r>
        <w:rPr>
          <w:rtl/>
        </w:rPr>
        <w:t>?</w:t>
      </w:r>
      <w:r w:rsidRPr="00FB638E">
        <w:rPr>
          <w:rtl/>
        </w:rPr>
        <w:t xml:space="preserve"> לאן הם ישאפו</w:t>
      </w:r>
      <w:r>
        <w:rPr>
          <w:rtl/>
        </w:rPr>
        <w:t xml:space="preserve">. אה... </w:t>
      </w:r>
      <w:r w:rsidRPr="00FB638E">
        <w:rPr>
          <w:rtl/>
        </w:rPr>
        <w:t>וזה חשוב</w:t>
      </w:r>
      <w:r>
        <w:rPr>
          <w:rtl/>
        </w:rPr>
        <w:t>.</w:t>
      </w:r>
    </w:p>
    <w:p w14:paraId="776AC50F"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כן</w:t>
      </w:r>
      <w:r>
        <w:rPr>
          <w:rtl/>
        </w:rPr>
        <w:t>.</w:t>
      </w:r>
      <w:r w:rsidRPr="00FB638E">
        <w:rPr>
          <w:rtl/>
        </w:rPr>
        <w:t xml:space="preserve"> הלוואי השאיפה היא לחשוף להמון</w:t>
      </w:r>
    </w:p>
    <w:p w14:paraId="5616B740" w14:textId="77777777" w:rsidR="000F5784" w:rsidRDefault="000F5784" w:rsidP="000F5784">
      <w:pPr>
        <w:pStyle w:val="31"/>
        <w:rPr>
          <w:rtl/>
        </w:rPr>
      </w:pPr>
      <w:r>
        <w:rPr>
          <w:b/>
          <w:bCs/>
          <w:rtl/>
        </w:rPr>
        <w:t>ב':</w:t>
      </w:r>
      <w:r>
        <w:rPr>
          <w:b/>
          <w:bCs/>
          <w:rtl/>
        </w:rPr>
        <w:tab/>
      </w:r>
      <w:r w:rsidRPr="00FB638E">
        <w:rPr>
          <w:rtl/>
        </w:rPr>
        <w:t>כדי שכל אחד ימצא את עצמו בתוך זה</w:t>
      </w:r>
    </w:p>
    <w:p w14:paraId="4080F42E"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אבל אם יש נרטיב אז זה פחות מוצלח</w:t>
      </w:r>
      <w:r>
        <w:rPr>
          <w:rtl/>
        </w:rPr>
        <w:t>,</w:t>
      </w:r>
      <w:r w:rsidRPr="00FB638E">
        <w:rPr>
          <w:rtl/>
        </w:rPr>
        <w:t xml:space="preserve"> פחות</w:t>
      </w:r>
      <w:r>
        <w:rPr>
          <w:rtl/>
        </w:rPr>
        <w:t>....</w:t>
      </w:r>
    </w:p>
    <w:p w14:paraId="2E247210" w14:textId="77777777" w:rsidR="000F5784" w:rsidRDefault="000F5784" w:rsidP="000F5784">
      <w:pPr>
        <w:pStyle w:val="31"/>
        <w:rPr>
          <w:rtl/>
        </w:rPr>
      </w:pPr>
      <w:r>
        <w:rPr>
          <w:b/>
          <w:bCs/>
          <w:rtl/>
        </w:rPr>
        <w:t>ב':</w:t>
      </w:r>
      <w:r>
        <w:rPr>
          <w:b/>
          <w:bCs/>
          <w:rtl/>
        </w:rPr>
        <w:tab/>
      </w:r>
      <w:r w:rsidRPr="00FB638E">
        <w:rPr>
          <w:rtl/>
        </w:rPr>
        <w:t>לגמרי</w:t>
      </w:r>
      <w:r>
        <w:rPr>
          <w:rtl/>
        </w:rPr>
        <w:t>.</w:t>
      </w:r>
      <w:r w:rsidRPr="00FB638E">
        <w:rPr>
          <w:rtl/>
        </w:rPr>
        <w:t xml:space="preserve"> כן</w:t>
      </w:r>
    </w:p>
    <w:p w14:paraId="47389220"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טוב</w:t>
      </w:r>
      <w:r>
        <w:rPr>
          <w:rtl/>
        </w:rPr>
        <w:t>.</w:t>
      </w:r>
      <w:r w:rsidRPr="00FB638E">
        <w:rPr>
          <w:rtl/>
        </w:rPr>
        <w:t xml:space="preserve"> יופי</w:t>
      </w:r>
      <w:r>
        <w:rPr>
          <w:rtl/>
        </w:rPr>
        <w:t>.</w:t>
      </w:r>
    </w:p>
    <w:p w14:paraId="604AA5F2" w14:textId="77777777" w:rsidR="000F5784" w:rsidRPr="00FB638E" w:rsidRDefault="000F5784" w:rsidP="000F5784">
      <w:pPr>
        <w:rPr>
          <w:rtl/>
        </w:rPr>
      </w:pPr>
    </w:p>
    <w:p w14:paraId="2ACD2A54" w14:textId="77777777" w:rsidR="000F5784" w:rsidRDefault="000F5784" w:rsidP="000F5784">
      <w:pPr>
        <w:spacing w:after="0" w:line="240" w:lineRule="auto"/>
        <w:ind w:firstLine="0"/>
        <w:rPr>
          <w:rtl/>
        </w:rPr>
      </w:pPr>
      <w:r>
        <w:rPr>
          <w:rtl/>
        </w:rPr>
        <w:br w:type="page"/>
      </w:r>
    </w:p>
    <w:p w14:paraId="1BDDA432" w14:textId="289B7CBA" w:rsidR="000F5784" w:rsidRPr="00FB638E" w:rsidRDefault="000F5784" w:rsidP="00FE07CC">
      <w:pPr>
        <w:pStyle w:val="2"/>
        <w:rPr>
          <w:rtl/>
        </w:rPr>
      </w:pPr>
      <w:bookmarkStart w:id="113" w:name="_Toc239109258"/>
      <w:r>
        <w:rPr>
          <w:rtl/>
        </w:rPr>
        <w:lastRenderedPageBreak/>
        <w:t>ריאיון</w:t>
      </w:r>
      <w:r w:rsidRPr="00FB638E">
        <w:rPr>
          <w:rtl/>
        </w:rPr>
        <w:t xml:space="preserve"> </w:t>
      </w:r>
      <w:r>
        <w:rPr>
          <w:rtl/>
        </w:rPr>
        <w:t>4:</w:t>
      </w:r>
      <w:r>
        <w:rPr>
          <w:rtl/>
        </w:rPr>
        <w:tab/>
      </w:r>
      <w:r w:rsidR="00FE07CC">
        <w:rPr>
          <w:rFonts w:hint="cs"/>
          <w:rtl/>
        </w:rPr>
        <w:t xml:space="preserve">ריאיון עם </w:t>
      </w:r>
      <w:r>
        <w:rPr>
          <w:rtl/>
        </w:rPr>
        <w:t>ע'</w:t>
      </w:r>
      <w:bookmarkEnd w:id="113"/>
    </w:p>
    <w:p w14:paraId="20F0D72D" w14:textId="77777777" w:rsidR="000F5784" w:rsidRPr="00FB638E" w:rsidRDefault="000F5784" w:rsidP="000F5784">
      <w:pPr>
        <w:pStyle w:val="31"/>
        <w:rPr>
          <w:rtl/>
        </w:rPr>
      </w:pPr>
    </w:p>
    <w:p w14:paraId="527B97F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זהו</w:t>
      </w:r>
      <w:r>
        <w:rPr>
          <w:rtl/>
        </w:rPr>
        <w:t>,</w:t>
      </w:r>
      <w:r w:rsidRPr="00FB638E">
        <w:rPr>
          <w:rtl/>
        </w:rPr>
        <w:t xml:space="preserve"> אז ככה אז קודם כל אני מבקשת ממך רשות להקליט אותך</w:t>
      </w:r>
      <w:r>
        <w:rPr>
          <w:rtl/>
        </w:rPr>
        <w:t>.</w:t>
      </w:r>
    </w:p>
    <w:p w14:paraId="6A82990D" w14:textId="77777777" w:rsidR="000F5784" w:rsidRPr="00FB638E" w:rsidRDefault="000F5784" w:rsidP="000F5784">
      <w:pPr>
        <w:pStyle w:val="31"/>
      </w:pPr>
      <w:r>
        <w:rPr>
          <w:b/>
          <w:bCs/>
          <w:rtl/>
        </w:rPr>
        <w:t>ע':</w:t>
      </w:r>
      <w:r>
        <w:rPr>
          <w:b/>
          <w:bCs/>
          <w:rtl/>
        </w:rPr>
        <w:tab/>
      </w:r>
      <w:r w:rsidRPr="00FB638E">
        <w:rPr>
          <w:rtl/>
        </w:rPr>
        <w:t>בסדר יש רשות</w:t>
      </w:r>
      <w:r>
        <w:rPr>
          <w:rtl/>
        </w:rPr>
        <w:t>.</w:t>
      </w:r>
    </w:p>
    <w:p w14:paraId="2F36874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יש רשות</w:t>
      </w:r>
      <w:r>
        <w:rPr>
          <w:rtl/>
        </w:rPr>
        <w:t xml:space="preserve"> אה... </w:t>
      </w:r>
      <w:r w:rsidRPr="00FB638E">
        <w:rPr>
          <w:rtl/>
        </w:rPr>
        <w:t xml:space="preserve">אני עושה תואר שני בחינוך </w:t>
      </w:r>
      <w:r>
        <w:rPr>
          <w:rtl/>
        </w:rPr>
        <w:t>ולדורף</w:t>
      </w:r>
      <w:r w:rsidRPr="00FB638E">
        <w:rPr>
          <w:rtl/>
        </w:rPr>
        <w:t xml:space="preserve"> והסיום של התואר </w:t>
      </w:r>
      <w:r>
        <w:rPr>
          <w:rtl/>
        </w:rPr>
        <w:t xml:space="preserve">– </w:t>
      </w:r>
      <w:r w:rsidRPr="00FB638E">
        <w:rPr>
          <w:rtl/>
        </w:rPr>
        <w:t xml:space="preserve">אני מסיימת אותו השנה </w:t>
      </w:r>
      <w:r>
        <w:rPr>
          <w:rtl/>
        </w:rPr>
        <w:t xml:space="preserve">– </w:t>
      </w:r>
      <w:r w:rsidRPr="00FB638E">
        <w:rPr>
          <w:rtl/>
        </w:rPr>
        <w:t>הסיום של התואר זה עבודת גמר על נושא שקשור ל</w:t>
      </w:r>
      <w:r>
        <w:rPr>
          <w:rtl/>
        </w:rPr>
        <w:t xml:space="preserve">וולדורף, אה... </w:t>
      </w:r>
      <w:r w:rsidRPr="00FB638E">
        <w:rPr>
          <w:rtl/>
        </w:rPr>
        <w:t>והחלטתי שאני עושה</w:t>
      </w:r>
      <w:r>
        <w:rPr>
          <w:rtl/>
        </w:rPr>
        <w:t>,</w:t>
      </w:r>
      <w:r w:rsidRPr="00FB638E">
        <w:rPr>
          <w:rtl/>
        </w:rPr>
        <w:t xml:space="preserve"> שאני רוצה לשאול </w:t>
      </w:r>
      <w:r>
        <w:rPr>
          <w:rtl/>
        </w:rPr>
        <w:t>עם אילו כישורים</w:t>
      </w:r>
      <w:r w:rsidRPr="00FB638E">
        <w:rPr>
          <w:rtl/>
        </w:rPr>
        <w:t xml:space="preserve"> יוצאים תלמידי </w:t>
      </w:r>
      <w:r>
        <w:rPr>
          <w:rtl/>
        </w:rPr>
        <w:t>ולדורף</w:t>
      </w:r>
      <w:r w:rsidRPr="00FB638E">
        <w:rPr>
          <w:rtl/>
        </w:rPr>
        <w:t xml:space="preserve"> מחינוך </w:t>
      </w:r>
      <w:r>
        <w:rPr>
          <w:rtl/>
        </w:rPr>
        <w:t>ולדורף.</w:t>
      </w:r>
      <w:r w:rsidRPr="00FB638E">
        <w:rPr>
          <w:rtl/>
        </w:rPr>
        <w:t xml:space="preserve"> אני </w:t>
      </w:r>
      <w:r>
        <w:rPr>
          <w:rtl/>
        </w:rPr>
        <w:t xml:space="preserve">עושה </w:t>
      </w:r>
      <w:r w:rsidRPr="00FB638E">
        <w:rPr>
          <w:rtl/>
        </w:rPr>
        <w:t>את זה יחד עם גל</w:t>
      </w:r>
      <w:r>
        <w:rPr>
          <w:rtl/>
        </w:rPr>
        <w:t>ע</w:t>
      </w:r>
      <w:r w:rsidRPr="00FB638E">
        <w:rPr>
          <w:rtl/>
        </w:rPr>
        <w:t>ד</w:t>
      </w:r>
      <w:r>
        <w:rPr>
          <w:rtl/>
        </w:rPr>
        <w:t>.</w:t>
      </w:r>
      <w:r w:rsidRPr="00FB638E">
        <w:rPr>
          <w:rtl/>
        </w:rPr>
        <w:t xml:space="preserve"> </w:t>
      </w:r>
      <w:r>
        <w:rPr>
          <w:rtl/>
        </w:rPr>
        <w:t>גלעד</w:t>
      </w:r>
      <w:r w:rsidRPr="00FB638E">
        <w:rPr>
          <w:rtl/>
        </w:rPr>
        <w:t xml:space="preserve"> עשה דוקטורט על בוגרי </w:t>
      </w:r>
      <w:r>
        <w:rPr>
          <w:rtl/>
        </w:rPr>
        <w:t>ולדורף</w:t>
      </w:r>
      <w:r w:rsidRPr="00FB638E">
        <w:rPr>
          <w:rtl/>
        </w:rPr>
        <w:t xml:space="preserve"> ועל המוכנות שלהם לחיים ואני </w:t>
      </w:r>
      <w:r w:rsidRPr="00072883">
        <w:rPr>
          <w:rFonts w:hint="cs"/>
          <w:rtl/>
        </w:rPr>
        <w:t>אוסיף</w:t>
      </w:r>
      <w:r w:rsidRPr="00FB638E">
        <w:rPr>
          <w:rtl/>
        </w:rPr>
        <w:t xml:space="preserve"> כמו פרק כזה בתוך העבודה שלו</w:t>
      </w:r>
      <w:r>
        <w:rPr>
          <w:rtl/>
        </w:rPr>
        <w:t>,</w:t>
      </w:r>
      <w:r w:rsidRPr="00FB638E">
        <w:rPr>
          <w:rtl/>
        </w:rPr>
        <w:t xml:space="preserve"> שמדבר בעצם על איזה </w:t>
      </w:r>
      <w:r>
        <w:rPr>
          <w:rtl/>
        </w:rPr>
        <w:t>כישורים</w:t>
      </w:r>
      <w:r w:rsidRPr="00FB638E">
        <w:rPr>
          <w:rtl/>
        </w:rPr>
        <w:t xml:space="preserve"> ממש אפשר לייחס לחינוך </w:t>
      </w:r>
      <w:r>
        <w:rPr>
          <w:rtl/>
        </w:rPr>
        <w:t>ולדורף.</w:t>
      </w:r>
      <w:r w:rsidRPr="00FB638E">
        <w:rPr>
          <w:rtl/>
        </w:rPr>
        <w:t xml:space="preserve"> אז נתחיל בזה שאני קודם כל</w:t>
      </w:r>
      <w:r>
        <w:rPr>
          <w:rtl/>
        </w:rPr>
        <w:t xml:space="preserve"> אה... א</w:t>
      </w:r>
      <w:r w:rsidRPr="00FB638E">
        <w:rPr>
          <w:rtl/>
        </w:rPr>
        <w:t>שאל אותך</w:t>
      </w:r>
      <w:r>
        <w:rPr>
          <w:rtl/>
        </w:rPr>
        <w:t xml:space="preserve">, אה... </w:t>
      </w:r>
      <w:r w:rsidRPr="00FB638E">
        <w:rPr>
          <w:rtl/>
        </w:rPr>
        <w:t>מה אתה עושה</w:t>
      </w:r>
      <w:r>
        <w:rPr>
          <w:rtl/>
        </w:rPr>
        <w:t>?</w:t>
      </w:r>
      <w:r w:rsidRPr="00FB638E">
        <w:rPr>
          <w:rtl/>
        </w:rPr>
        <w:t xml:space="preserve"> אתה בן 29 נכון</w:t>
      </w:r>
      <w:r>
        <w:rPr>
          <w:rtl/>
        </w:rPr>
        <w:t>?</w:t>
      </w:r>
      <w:r w:rsidRPr="00FB638E">
        <w:rPr>
          <w:rtl/>
        </w:rPr>
        <w:t xml:space="preserve"> </w:t>
      </w:r>
    </w:p>
    <w:p w14:paraId="59EF81EF" w14:textId="77777777" w:rsidR="000F5784" w:rsidRPr="00FB638E" w:rsidRDefault="000F5784" w:rsidP="000F5784">
      <w:pPr>
        <w:pStyle w:val="31"/>
        <w:rPr>
          <w:rtl/>
        </w:rPr>
      </w:pPr>
      <w:r>
        <w:rPr>
          <w:b/>
          <w:bCs/>
          <w:rtl/>
        </w:rPr>
        <w:t>ע'</w:t>
      </w:r>
      <w:r>
        <w:rPr>
          <w:b/>
          <w:bCs/>
        </w:rPr>
        <w:t>:</w:t>
      </w:r>
      <w:r>
        <w:rPr>
          <w:b/>
          <w:bCs/>
          <w:rtl/>
        </w:rPr>
        <w:tab/>
      </w:r>
      <w:r>
        <w:rPr>
          <w:rtl/>
        </w:rPr>
        <w:t>29–30.</w:t>
      </w:r>
    </w:p>
    <w:p w14:paraId="545885F0" w14:textId="77777777" w:rsidR="000F5784" w:rsidRPr="00FB638E" w:rsidRDefault="000F5784" w:rsidP="000F5784">
      <w:pPr>
        <w:pStyle w:val="31"/>
      </w:pPr>
      <w:r w:rsidRPr="00F50BED">
        <w:rPr>
          <w:b/>
          <w:bCs/>
          <w:rtl/>
        </w:rPr>
        <w:t>מראיינת</w:t>
      </w:r>
      <w:r>
        <w:rPr>
          <w:b/>
          <w:bCs/>
        </w:rPr>
        <w:t>:</w:t>
      </w:r>
      <w:r>
        <w:rPr>
          <w:b/>
          <w:bCs/>
          <w:rtl/>
        </w:rPr>
        <w:tab/>
      </w:r>
      <w:r>
        <w:rPr>
          <w:rtl/>
        </w:rPr>
        <w:t>עשרים ותשע... א</w:t>
      </w:r>
      <w:r w:rsidRPr="00FB638E">
        <w:rPr>
          <w:rtl/>
        </w:rPr>
        <w:t>ז אז אולי תגיד רגע קצת מה אתה עושה</w:t>
      </w:r>
      <w:r>
        <w:rPr>
          <w:rtl/>
        </w:rPr>
        <w:t>.</w:t>
      </w:r>
      <w:r w:rsidRPr="00FB638E">
        <w:rPr>
          <w:rtl/>
        </w:rPr>
        <w:t xml:space="preserve"> למדת 12 שנות לימוד</w:t>
      </w:r>
      <w:r>
        <w:rPr>
          <w:rtl/>
        </w:rPr>
        <w:t xml:space="preserve">, </w:t>
      </w:r>
      <w:r w:rsidRPr="00FB638E">
        <w:rPr>
          <w:rtl/>
        </w:rPr>
        <w:t>נכון</w:t>
      </w:r>
      <w:r>
        <w:rPr>
          <w:rtl/>
        </w:rPr>
        <w:t>?</w:t>
      </w:r>
      <w:r w:rsidRPr="00FB638E">
        <w:rPr>
          <w:rtl/>
        </w:rPr>
        <w:t xml:space="preserve"> וגם גנים</w:t>
      </w:r>
      <w:r>
        <w:rPr>
          <w:rtl/>
        </w:rPr>
        <w:t>.</w:t>
      </w:r>
    </w:p>
    <w:p w14:paraId="63173967" w14:textId="77777777" w:rsidR="000F5784" w:rsidRPr="00FB638E" w:rsidRDefault="000F5784" w:rsidP="000F5784">
      <w:pPr>
        <w:pStyle w:val="31"/>
      </w:pPr>
      <w:r>
        <w:rPr>
          <w:rtl/>
        </w:rPr>
        <w:t>ע':</w:t>
      </w:r>
      <w:r>
        <w:rPr>
          <w:rtl/>
        </w:rPr>
        <w:tab/>
      </w:r>
      <w:r w:rsidRPr="00FB638E">
        <w:rPr>
          <w:rtl/>
        </w:rPr>
        <w:t>נכון</w:t>
      </w:r>
      <w:r>
        <w:rPr>
          <w:rtl/>
        </w:rPr>
        <w:t>.</w:t>
      </w:r>
    </w:p>
    <w:p w14:paraId="0D020FD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נכון ופה ב</w:t>
      </w:r>
      <w:r>
        <w:rPr>
          <w:rtl/>
        </w:rPr>
        <w:t>הרדוף,</w:t>
      </w:r>
      <w:r w:rsidRPr="00FB638E">
        <w:rPr>
          <w:rtl/>
        </w:rPr>
        <w:t xml:space="preserve"> אז 29</w:t>
      </w:r>
      <w:r>
        <w:rPr>
          <w:rtl/>
        </w:rPr>
        <w:t>,</w:t>
      </w:r>
      <w:r w:rsidRPr="00FB638E">
        <w:rPr>
          <w:rtl/>
        </w:rPr>
        <w:t xml:space="preserve"> ובמה אתה מתעסק בעצם עכשיו</w:t>
      </w:r>
      <w:r>
        <w:rPr>
          <w:rtl/>
        </w:rPr>
        <w:t>?</w:t>
      </w:r>
    </w:p>
    <w:p w14:paraId="23277D42" w14:textId="77777777" w:rsidR="000F5784" w:rsidRPr="00FB638E" w:rsidRDefault="000F5784" w:rsidP="000F5784">
      <w:pPr>
        <w:pStyle w:val="31"/>
      </w:pPr>
      <w:r>
        <w:rPr>
          <w:b/>
          <w:bCs/>
          <w:rtl/>
        </w:rPr>
        <w:t>ע':</w:t>
      </w:r>
      <w:r>
        <w:rPr>
          <w:b/>
          <w:bCs/>
          <w:rtl/>
        </w:rPr>
        <w:tab/>
      </w:r>
      <w:r w:rsidRPr="00FB638E">
        <w:rPr>
          <w:rtl/>
        </w:rPr>
        <w:t>מאז היום בעצם אני מלמד תנועה</w:t>
      </w:r>
      <w:r>
        <w:rPr>
          <w:rtl/>
        </w:rPr>
        <w:t>,</w:t>
      </w:r>
      <w:r w:rsidRPr="00FB638E">
        <w:rPr>
          <w:rtl/>
        </w:rPr>
        <w:t xml:space="preserve"> ויש לי</w:t>
      </w:r>
      <w:r>
        <w:rPr>
          <w:rtl/>
        </w:rPr>
        <w:t xml:space="preserve"> אה... </w:t>
      </w:r>
      <w:r w:rsidRPr="00FB638E">
        <w:rPr>
          <w:rtl/>
        </w:rPr>
        <w:t>קורסים שנתיים של קבוצות תהליכיות</w:t>
      </w:r>
      <w:r>
        <w:rPr>
          <w:rtl/>
        </w:rPr>
        <w:t xml:space="preserve"> ש... </w:t>
      </w:r>
      <w:r w:rsidRPr="00FB638E">
        <w:rPr>
          <w:rtl/>
        </w:rPr>
        <w:t xml:space="preserve">בעצם לפני זה הייתי </w:t>
      </w:r>
      <w:r>
        <w:rPr>
          <w:rtl/>
        </w:rPr>
        <w:t xml:space="preserve">רקדן </w:t>
      </w:r>
      <w:r w:rsidRPr="00FB638E">
        <w:rPr>
          <w:rtl/>
        </w:rPr>
        <w:t>מקצועי</w:t>
      </w:r>
      <w:r>
        <w:rPr>
          <w:rtl/>
        </w:rPr>
        <w:t>,</w:t>
      </w:r>
      <w:r w:rsidRPr="00FB638E">
        <w:rPr>
          <w:rtl/>
        </w:rPr>
        <w:t xml:space="preserve"> זה היה הדבר שהייתי עושה רק הייתי בתוך פרויקטים של ריקוד שזה מאוד טכני ומאוד להביע דרך הגוף</w:t>
      </w:r>
      <w:r>
        <w:rPr>
          <w:rtl/>
        </w:rPr>
        <w:t>,</w:t>
      </w:r>
      <w:r w:rsidRPr="00FB638E">
        <w:rPr>
          <w:rtl/>
        </w:rPr>
        <w:t xml:space="preserve"> ואז פתאום </w:t>
      </w:r>
      <w:r>
        <w:rPr>
          <w:rFonts w:hint="cs"/>
          <w:rtl/>
        </w:rPr>
        <w:t xml:space="preserve">נכנסות יותר </w:t>
      </w:r>
      <w:r w:rsidRPr="00FB638E">
        <w:rPr>
          <w:rtl/>
        </w:rPr>
        <w:t>הב</w:t>
      </w:r>
      <w:r>
        <w:rPr>
          <w:rtl/>
        </w:rPr>
        <w:t>ע</w:t>
      </w:r>
      <w:r w:rsidRPr="00FB638E">
        <w:rPr>
          <w:rtl/>
        </w:rPr>
        <w:t>ות</w:t>
      </w:r>
      <w:r>
        <w:rPr>
          <w:rFonts w:hint="cs"/>
          <w:rtl/>
        </w:rPr>
        <w:t>,</w:t>
      </w:r>
      <w:r w:rsidRPr="00FB638E">
        <w:rPr>
          <w:rtl/>
        </w:rPr>
        <w:t xml:space="preserve"> יותר רצון</w:t>
      </w:r>
      <w:r>
        <w:rPr>
          <w:rFonts w:hint="cs"/>
          <w:rtl/>
        </w:rPr>
        <w:t>,</w:t>
      </w:r>
      <w:r w:rsidRPr="00FB638E">
        <w:rPr>
          <w:rtl/>
        </w:rPr>
        <w:t xml:space="preserve"> כמו לחבר גם עוד את הנפש ו</w:t>
      </w:r>
      <w:r>
        <w:rPr>
          <w:rtl/>
        </w:rPr>
        <w:t>ל</w:t>
      </w:r>
      <w:r w:rsidRPr="00FB638E">
        <w:rPr>
          <w:rtl/>
        </w:rPr>
        <w:t>הכניס עוד ריפוי לטכניק</w:t>
      </w:r>
      <w:r>
        <w:rPr>
          <w:rtl/>
        </w:rPr>
        <w:t>ת התנועה,</w:t>
      </w:r>
      <w:r w:rsidRPr="00FB638E">
        <w:rPr>
          <w:rtl/>
        </w:rPr>
        <w:t xml:space="preserve"> ומאז התחלתי ממש ללמד באופן קבוע</w:t>
      </w:r>
      <w:r>
        <w:rPr>
          <w:rtl/>
        </w:rPr>
        <w:t>,</w:t>
      </w:r>
      <w:r w:rsidRPr="00FB638E">
        <w:rPr>
          <w:rtl/>
        </w:rPr>
        <w:t xml:space="preserve"> והיום אני יש לי כמה קורסים תהליכי</w:t>
      </w:r>
      <w:r>
        <w:rPr>
          <w:rtl/>
        </w:rPr>
        <w:t>י</w:t>
      </w:r>
      <w:r w:rsidRPr="00FB638E">
        <w:rPr>
          <w:rtl/>
        </w:rPr>
        <w:t>ם של</w:t>
      </w:r>
      <w:r>
        <w:rPr>
          <w:rtl/>
        </w:rPr>
        <w:t xml:space="preserve"> אה... </w:t>
      </w:r>
      <w:r w:rsidRPr="00FB638E">
        <w:rPr>
          <w:rtl/>
        </w:rPr>
        <w:t>30 מפגשים בשנה פעם בשבוע של שעתיים</w:t>
      </w:r>
      <w:r>
        <w:rPr>
          <w:rtl/>
        </w:rPr>
        <w:t>.</w:t>
      </w:r>
    </w:p>
    <w:p w14:paraId="3CFD1D0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 בעצם מאוד חיבור לגוף</w:t>
      </w:r>
      <w:r>
        <w:rPr>
          <w:rtl/>
        </w:rPr>
        <w:t>,</w:t>
      </w:r>
      <w:r w:rsidRPr="00FB638E">
        <w:rPr>
          <w:rtl/>
        </w:rPr>
        <w:t xml:space="preserve"> חיבור לתנועה</w:t>
      </w:r>
      <w:r>
        <w:rPr>
          <w:rtl/>
        </w:rPr>
        <w:t xml:space="preserve">, אה... </w:t>
      </w:r>
      <w:r w:rsidRPr="00FB638E">
        <w:rPr>
          <w:rtl/>
        </w:rPr>
        <w:t>להגדיל את התנועה</w:t>
      </w:r>
      <w:r>
        <w:rPr>
          <w:rtl/>
        </w:rPr>
        <w:t>,</w:t>
      </w:r>
      <w:r w:rsidRPr="00FB638E">
        <w:rPr>
          <w:rtl/>
        </w:rPr>
        <w:t xml:space="preserve"> לחזק את הגוף וגם לחבר רגש</w:t>
      </w:r>
      <w:r>
        <w:rPr>
          <w:rtl/>
        </w:rPr>
        <w:t>,</w:t>
      </w:r>
      <w:r w:rsidRPr="00FB638E">
        <w:rPr>
          <w:rtl/>
        </w:rPr>
        <w:t xml:space="preserve"> גוף</w:t>
      </w:r>
      <w:r>
        <w:rPr>
          <w:rtl/>
        </w:rPr>
        <w:t>,</w:t>
      </w:r>
      <w:r w:rsidRPr="00FB638E">
        <w:rPr>
          <w:rtl/>
        </w:rPr>
        <w:t xml:space="preserve"> רגשות</w:t>
      </w:r>
      <w:r>
        <w:rPr>
          <w:rtl/>
        </w:rPr>
        <w:t>,</w:t>
      </w:r>
      <w:r w:rsidRPr="00FB638E">
        <w:rPr>
          <w:rtl/>
        </w:rPr>
        <w:t xml:space="preserve"> תחושות</w:t>
      </w:r>
      <w:r>
        <w:rPr>
          <w:rtl/>
        </w:rPr>
        <w:t>.</w:t>
      </w:r>
      <w:r w:rsidRPr="00FB638E">
        <w:rPr>
          <w:rtl/>
        </w:rPr>
        <w:t xml:space="preserve"> כן מה את מה</w:t>
      </w:r>
      <w:r>
        <w:rPr>
          <w:rtl/>
        </w:rPr>
        <w:t>?</w:t>
      </w:r>
      <w:r w:rsidRPr="00FB638E">
        <w:rPr>
          <w:rtl/>
        </w:rPr>
        <w:t xml:space="preserve"> למה זה נקרא תהליכי</w:t>
      </w:r>
      <w:r>
        <w:rPr>
          <w:rtl/>
        </w:rPr>
        <w:t>?</w:t>
      </w:r>
      <w:r w:rsidRPr="00FB638E">
        <w:rPr>
          <w:rtl/>
        </w:rPr>
        <w:t xml:space="preserve"> כי מה התהליך</w:t>
      </w:r>
      <w:r>
        <w:rPr>
          <w:rtl/>
        </w:rPr>
        <w:t>?</w:t>
      </w:r>
    </w:p>
    <w:p w14:paraId="554E628A" w14:textId="77777777" w:rsidR="000F5784" w:rsidRPr="00FB638E" w:rsidRDefault="000F5784" w:rsidP="000F5784">
      <w:pPr>
        <w:pStyle w:val="31"/>
      </w:pPr>
      <w:r>
        <w:rPr>
          <w:b/>
          <w:bCs/>
          <w:rtl/>
        </w:rPr>
        <w:t>ע':</w:t>
      </w:r>
      <w:r>
        <w:rPr>
          <w:b/>
          <w:bCs/>
          <w:rtl/>
        </w:rPr>
        <w:tab/>
      </w:r>
      <w:r w:rsidRPr="00FB638E">
        <w:rPr>
          <w:rtl/>
        </w:rPr>
        <w:t>כי זה קבוצה קבו</w:t>
      </w:r>
      <w:r>
        <w:rPr>
          <w:rtl/>
        </w:rPr>
        <w:t>ע</w:t>
      </w:r>
      <w:r w:rsidRPr="00FB638E">
        <w:rPr>
          <w:rtl/>
        </w:rPr>
        <w:t>ה</w:t>
      </w:r>
      <w:r>
        <w:rPr>
          <w:rtl/>
        </w:rPr>
        <w:t>.</w:t>
      </w:r>
    </w:p>
    <w:p w14:paraId="3B27244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אה</w:t>
      </w:r>
      <w:r>
        <w:rPr>
          <w:rtl/>
        </w:rPr>
        <w:t>.</w:t>
      </w:r>
    </w:p>
    <w:p w14:paraId="67A83B1E" w14:textId="77777777" w:rsidR="000F5784" w:rsidRPr="00FB638E" w:rsidRDefault="000F5784" w:rsidP="000F5784">
      <w:pPr>
        <w:pStyle w:val="31"/>
      </w:pPr>
      <w:r>
        <w:rPr>
          <w:b/>
          <w:bCs/>
          <w:rtl/>
        </w:rPr>
        <w:t>ע':</w:t>
      </w:r>
      <w:r>
        <w:rPr>
          <w:b/>
          <w:bCs/>
          <w:rtl/>
        </w:rPr>
        <w:tab/>
      </w:r>
      <w:r w:rsidRPr="00FB638E">
        <w:rPr>
          <w:rtl/>
        </w:rPr>
        <w:t>וזה קבוצה קבו</w:t>
      </w:r>
      <w:r>
        <w:rPr>
          <w:rtl/>
        </w:rPr>
        <w:t>ע</w:t>
      </w:r>
      <w:r w:rsidRPr="00FB638E">
        <w:rPr>
          <w:rtl/>
        </w:rPr>
        <w:t>ה ואז קורה תהליך מאוד עמוק</w:t>
      </w:r>
      <w:r>
        <w:rPr>
          <w:rtl/>
        </w:rPr>
        <w:t>.</w:t>
      </w:r>
    </w:p>
    <w:p w14:paraId="3BF0E0FD" w14:textId="0AE7051A"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שהתהליך הוא חיבור לנפש בעצם או תהליך </w:t>
      </w:r>
      <w:r w:rsidR="007362DF">
        <w:rPr>
          <w:rtl/>
        </w:rPr>
        <w:t>אמנות</w:t>
      </w:r>
      <w:r w:rsidRPr="00FB638E">
        <w:rPr>
          <w:rtl/>
        </w:rPr>
        <w:t>י</w:t>
      </w:r>
      <w:r>
        <w:rPr>
          <w:rtl/>
        </w:rPr>
        <w:t>?</w:t>
      </w:r>
    </w:p>
    <w:p w14:paraId="22F423C0" w14:textId="5BBB6ECA" w:rsidR="000F5784" w:rsidRPr="00FB638E" w:rsidRDefault="000F5784" w:rsidP="000F5784">
      <w:pPr>
        <w:pStyle w:val="31"/>
      </w:pPr>
      <w:r>
        <w:rPr>
          <w:b/>
          <w:bCs/>
          <w:rtl/>
        </w:rPr>
        <w:t>ע':</w:t>
      </w:r>
      <w:r>
        <w:rPr>
          <w:b/>
          <w:bCs/>
          <w:rtl/>
        </w:rPr>
        <w:tab/>
      </w:r>
      <w:r w:rsidRPr="00FB638E">
        <w:rPr>
          <w:rtl/>
        </w:rPr>
        <w:t xml:space="preserve">הוא לא תהליך </w:t>
      </w:r>
      <w:r w:rsidR="007362DF">
        <w:rPr>
          <w:rtl/>
        </w:rPr>
        <w:t>אמנות</w:t>
      </w:r>
      <w:r w:rsidRPr="00FB638E">
        <w:rPr>
          <w:rtl/>
        </w:rPr>
        <w:t>י</w:t>
      </w:r>
      <w:r>
        <w:rPr>
          <w:rtl/>
        </w:rPr>
        <w:t>.</w:t>
      </w:r>
    </w:p>
    <w:p w14:paraId="0B0C4E6D" w14:textId="40962C00"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לא תהליך </w:t>
      </w:r>
      <w:r w:rsidR="007362DF">
        <w:rPr>
          <w:rtl/>
        </w:rPr>
        <w:t>אמנות</w:t>
      </w:r>
      <w:r>
        <w:rPr>
          <w:rtl/>
        </w:rPr>
        <w:t>,</w:t>
      </w:r>
      <w:r w:rsidRPr="00FB638E">
        <w:rPr>
          <w:rtl/>
        </w:rPr>
        <w:t xml:space="preserve"> הוא רק חיבור נפש</w:t>
      </w:r>
      <w:r>
        <w:rPr>
          <w:rtl/>
        </w:rPr>
        <w:t xml:space="preserve">, אה... </w:t>
      </w:r>
      <w:r w:rsidRPr="00FB638E">
        <w:rPr>
          <w:rtl/>
        </w:rPr>
        <w:t>גוף</w:t>
      </w:r>
      <w:r>
        <w:rPr>
          <w:rtl/>
        </w:rPr>
        <w:t>.</w:t>
      </w:r>
    </w:p>
    <w:p w14:paraId="72295E9F" w14:textId="77777777" w:rsidR="000F5784" w:rsidRPr="00FB638E" w:rsidRDefault="000F5784" w:rsidP="000F5784">
      <w:pPr>
        <w:pStyle w:val="31"/>
      </w:pPr>
      <w:r>
        <w:rPr>
          <w:b/>
          <w:bCs/>
          <w:rtl/>
        </w:rPr>
        <w:t>ע':</w:t>
      </w:r>
      <w:r>
        <w:rPr>
          <w:b/>
          <w:bCs/>
          <w:rtl/>
        </w:rPr>
        <w:tab/>
      </w:r>
      <w:r w:rsidRPr="00FB638E">
        <w:rPr>
          <w:rtl/>
        </w:rPr>
        <w:t>הבנתי</w:t>
      </w:r>
      <w:r>
        <w:rPr>
          <w:rtl/>
        </w:rPr>
        <w:t>,</w:t>
      </w:r>
      <w:r w:rsidRPr="00FB638E">
        <w:rPr>
          <w:rtl/>
        </w:rPr>
        <w:t xml:space="preserve"> וזה פשוט כזה עובדים </w:t>
      </w:r>
      <w:r>
        <w:rPr>
          <w:rFonts w:hint="cs"/>
          <w:rtl/>
        </w:rPr>
        <w:t xml:space="preserve">עם </w:t>
      </w:r>
      <w:r w:rsidRPr="00072883">
        <w:rPr>
          <w:rtl/>
        </w:rPr>
        <w:t>מה שיש</w:t>
      </w:r>
      <w:r w:rsidRPr="00072883">
        <w:rPr>
          <w:rFonts w:hint="cs"/>
          <w:rtl/>
        </w:rPr>
        <w:t>.</w:t>
      </w:r>
      <w:r w:rsidRPr="00072883">
        <w:rPr>
          <w:rtl/>
        </w:rPr>
        <w:t xml:space="preserve"> </w:t>
      </w:r>
    </w:p>
    <w:p w14:paraId="381FEE5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אוקיי ולמדת את זה או שזה משהו שהוא אינטואיטיבי</w:t>
      </w:r>
      <w:r>
        <w:rPr>
          <w:rtl/>
        </w:rPr>
        <w:t>?</w:t>
      </w:r>
    </w:p>
    <w:p w14:paraId="3C07BE73" w14:textId="77777777" w:rsidR="000F5784" w:rsidRPr="00FB638E" w:rsidRDefault="000F5784" w:rsidP="000F5784">
      <w:pPr>
        <w:pStyle w:val="31"/>
      </w:pPr>
      <w:r>
        <w:rPr>
          <w:b/>
          <w:bCs/>
          <w:rtl/>
        </w:rPr>
        <w:t>ע':</w:t>
      </w:r>
      <w:r>
        <w:rPr>
          <w:b/>
          <w:bCs/>
          <w:rtl/>
        </w:rPr>
        <w:tab/>
      </w:r>
      <w:r w:rsidRPr="00FB638E">
        <w:rPr>
          <w:rtl/>
        </w:rPr>
        <w:t>אינטואיטיבי</w:t>
      </w:r>
      <w:r>
        <w:rPr>
          <w:rtl/>
        </w:rPr>
        <w:t xml:space="preserve"> אה... </w:t>
      </w:r>
      <w:r w:rsidRPr="00FB638E">
        <w:rPr>
          <w:rtl/>
        </w:rPr>
        <w:t>חושב שזה כמו</w:t>
      </w:r>
      <w:r>
        <w:rPr>
          <w:rtl/>
        </w:rPr>
        <w:t>...</w:t>
      </w:r>
      <w:r w:rsidRPr="00FB638E">
        <w:rPr>
          <w:rtl/>
        </w:rPr>
        <w:t xml:space="preserve"> למדתי מאוד את הריקוד המאוד מקצועי</w:t>
      </w:r>
      <w:r>
        <w:rPr>
          <w:rtl/>
        </w:rPr>
        <w:t>,</w:t>
      </w:r>
      <w:r w:rsidRPr="00FB638E">
        <w:rPr>
          <w:rtl/>
        </w:rPr>
        <w:t xml:space="preserve"> את הטכניקה</w:t>
      </w:r>
      <w:r>
        <w:rPr>
          <w:rtl/>
        </w:rPr>
        <w:t>,</w:t>
      </w:r>
      <w:r w:rsidRPr="00FB638E">
        <w:rPr>
          <w:rtl/>
        </w:rPr>
        <w:t xml:space="preserve"> את הטכניקה ולהיות רקדן ולהיות בתוך הגוף ולהתחבר לגוף</w:t>
      </w:r>
      <w:r>
        <w:rPr>
          <w:rtl/>
        </w:rPr>
        <w:t>.</w:t>
      </w:r>
      <w:r w:rsidRPr="00FB638E">
        <w:rPr>
          <w:rtl/>
        </w:rPr>
        <w:t xml:space="preserve"> אז בעצם לוקח אותי לתיכון או לבית ספר</w:t>
      </w:r>
      <w:r>
        <w:rPr>
          <w:rtl/>
        </w:rPr>
        <w:t>,</w:t>
      </w:r>
      <w:r w:rsidRPr="00FB638E">
        <w:rPr>
          <w:rtl/>
        </w:rPr>
        <w:t xml:space="preserve"> החיבור לנפש</w:t>
      </w:r>
      <w:r>
        <w:rPr>
          <w:rtl/>
        </w:rPr>
        <w:t>,</w:t>
      </w:r>
      <w:r w:rsidRPr="00FB638E">
        <w:rPr>
          <w:rtl/>
        </w:rPr>
        <w:t xml:space="preserve"> חיבור</w:t>
      </w:r>
      <w:r>
        <w:rPr>
          <w:rtl/>
        </w:rPr>
        <w:t>,</w:t>
      </w:r>
      <w:r w:rsidRPr="00FB638E">
        <w:rPr>
          <w:rtl/>
        </w:rPr>
        <w:t xml:space="preserve"> חיבור לדבר גוף וגם עכשיו אני לומד פסיכותרפיה גופנית ב</w:t>
      </w:r>
      <w:r>
        <w:rPr>
          <w:rtl/>
        </w:rPr>
        <w:t xml:space="preserve">כרכור </w:t>
      </w:r>
      <w:r w:rsidRPr="00FB638E">
        <w:rPr>
          <w:rtl/>
        </w:rPr>
        <w:t>ארבע שנים</w:t>
      </w:r>
      <w:r>
        <w:rPr>
          <w:rtl/>
        </w:rPr>
        <w:t>,</w:t>
      </w:r>
      <w:r w:rsidRPr="00FB638E">
        <w:rPr>
          <w:rtl/>
        </w:rPr>
        <w:t xml:space="preserve"> אז אני גם תוך כדי כבר מביא את ה</w:t>
      </w:r>
      <w:r>
        <w:rPr>
          <w:rtl/>
        </w:rPr>
        <w:t>...</w:t>
      </w:r>
      <w:r w:rsidRPr="00FB638E">
        <w:rPr>
          <w:rtl/>
        </w:rPr>
        <w:t xml:space="preserve"> את העולם הזה של בעצם חיבור לגוף</w:t>
      </w:r>
      <w:r>
        <w:rPr>
          <w:rtl/>
        </w:rPr>
        <w:t>,</w:t>
      </w:r>
      <w:r w:rsidRPr="00FB638E">
        <w:rPr>
          <w:rtl/>
        </w:rPr>
        <w:t xml:space="preserve"> לדבר לדבר רגשות</w:t>
      </w:r>
      <w:r>
        <w:rPr>
          <w:rtl/>
        </w:rPr>
        <w:t>,</w:t>
      </w:r>
      <w:r w:rsidRPr="00FB638E">
        <w:rPr>
          <w:rtl/>
        </w:rPr>
        <w:t xml:space="preserve"> אה</w:t>
      </w:r>
      <w:r>
        <w:rPr>
          <w:rtl/>
        </w:rPr>
        <w:t>...</w:t>
      </w:r>
    </w:p>
    <w:p w14:paraId="10220DC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לדבר מילים או לדבר ב</w:t>
      </w:r>
      <w:r>
        <w:rPr>
          <w:rtl/>
        </w:rPr>
        <w:t>...</w:t>
      </w:r>
      <w:r w:rsidRPr="00FB638E">
        <w:rPr>
          <w:rtl/>
        </w:rPr>
        <w:t xml:space="preserve"> זה גם להביע דרך תנועה</w:t>
      </w:r>
      <w:r>
        <w:rPr>
          <w:rtl/>
        </w:rPr>
        <w:t>.</w:t>
      </w:r>
    </w:p>
    <w:p w14:paraId="05768600" w14:textId="77777777" w:rsidR="000F5784" w:rsidRPr="00FB638E" w:rsidRDefault="000F5784" w:rsidP="000F5784">
      <w:pPr>
        <w:pStyle w:val="31"/>
      </w:pPr>
      <w:r>
        <w:rPr>
          <w:b/>
          <w:bCs/>
          <w:rtl/>
        </w:rPr>
        <w:t>ע':</w:t>
      </w:r>
      <w:r>
        <w:rPr>
          <w:b/>
          <w:bCs/>
          <w:rtl/>
        </w:rPr>
        <w:tab/>
      </w:r>
      <w:r w:rsidRPr="00FB638E">
        <w:rPr>
          <w:rtl/>
        </w:rPr>
        <w:t>גם לדבר במילים</w:t>
      </w:r>
      <w:r>
        <w:rPr>
          <w:rtl/>
        </w:rPr>
        <w:t>,</w:t>
      </w:r>
      <w:r w:rsidRPr="00FB638E">
        <w:rPr>
          <w:rtl/>
        </w:rPr>
        <w:t xml:space="preserve"> גם כמו להתחיל לזהות </w:t>
      </w:r>
      <w:r w:rsidRPr="00292885">
        <w:rPr>
          <w:rtl/>
        </w:rPr>
        <w:t>שרג</w:t>
      </w:r>
      <w:r>
        <w:rPr>
          <w:rtl/>
        </w:rPr>
        <w:t>ש</w:t>
      </w:r>
      <w:r w:rsidRPr="00FB638E">
        <w:rPr>
          <w:rtl/>
        </w:rPr>
        <w:t xml:space="preserve"> יושב בתוך הגוף שאפשר להניע אותו דרך הגוף</w:t>
      </w:r>
      <w:r>
        <w:rPr>
          <w:rtl/>
        </w:rPr>
        <w:t>.</w:t>
      </w:r>
    </w:p>
    <w:p w14:paraId="2EFF5C28" w14:textId="77777777" w:rsidR="000F5784" w:rsidRPr="00FB638E" w:rsidRDefault="000F5784" w:rsidP="000F5784">
      <w:pPr>
        <w:pStyle w:val="31"/>
      </w:pPr>
      <w:r w:rsidRPr="00F50BED">
        <w:rPr>
          <w:b/>
          <w:bCs/>
          <w:rtl/>
        </w:rPr>
        <w:lastRenderedPageBreak/>
        <w:t>מראיינת</w:t>
      </w:r>
      <w:r>
        <w:rPr>
          <w:b/>
          <w:bCs/>
          <w:rtl/>
        </w:rPr>
        <w:t>:</w:t>
      </w:r>
      <w:r>
        <w:rPr>
          <w:b/>
          <w:bCs/>
          <w:rtl/>
        </w:rPr>
        <w:tab/>
      </w:r>
      <w:r w:rsidRPr="00FB638E">
        <w:rPr>
          <w:rtl/>
        </w:rPr>
        <w:t>כן</w:t>
      </w:r>
      <w:r>
        <w:rPr>
          <w:rtl/>
        </w:rPr>
        <w:t>.</w:t>
      </w:r>
    </w:p>
    <w:p w14:paraId="157F402D" w14:textId="77777777" w:rsidR="000F5784" w:rsidRPr="00FB638E" w:rsidRDefault="000F5784" w:rsidP="000F5784">
      <w:pPr>
        <w:pStyle w:val="31"/>
      </w:pPr>
      <w:r>
        <w:rPr>
          <w:b/>
          <w:bCs/>
          <w:rtl/>
        </w:rPr>
        <w:t>ע':</w:t>
      </w:r>
      <w:r>
        <w:rPr>
          <w:b/>
          <w:bCs/>
          <w:rtl/>
        </w:rPr>
        <w:tab/>
      </w:r>
      <w:r w:rsidRPr="00FB638E">
        <w:rPr>
          <w:rtl/>
        </w:rPr>
        <w:t>וואו מעניין</w:t>
      </w:r>
      <w:r>
        <w:rPr>
          <w:rtl/>
        </w:rPr>
        <w:t>.</w:t>
      </w:r>
    </w:p>
    <w:p w14:paraId="4DCDC96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6AB53496" w14:textId="77777777" w:rsidR="000F5784" w:rsidRPr="00FB638E" w:rsidRDefault="000F5784" w:rsidP="000F5784">
      <w:pPr>
        <w:pStyle w:val="31"/>
      </w:pPr>
      <w:r w:rsidRPr="00BD23F6">
        <w:rPr>
          <w:b/>
          <w:bCs/>
          <w:rtl/>
        </w:rPr>
        <w:t>ע':</w:t>
      </w:r>
      <w:r>
        <w:rPr>
          <w:rtl/>
        </w:rPr>
        <w:tab/>
      </w:r>
      <w:r w:rsidRPr="00FB638E">
        <w:rPr>
          <w:rtl/>
        </w:rPr>
        <w:t>מאוד</w:t>
      </w:r>
      <w:r>
        <w:rPr>
          <w:rtl/>
        </w:rPr>
        <w:t>.</w:t>
      </w:r>
    </w:p>
    <w:p w14:paraId="44AF3E1A" w14:textId="77777777" w:rsidR="000F5784" w:rsidRDefault="000F5784" w:rsidP="000F5784">
      <w:pPr>
        <w:pStyle w:val="31"/>
        <w:rPr>
          <w:rtl/>
        </w:rPr>
      </w:pPr>
      <w:r w:rsidRPr="00F50BED">
        <w:rPr>
          <w:b/>
          <w:bCs/>
          <w:rtl/>
        </w:rPr>
        <w:t>מראיינת</w:t>
      </w:r>
      <w:r>
        <w:rPr>
          <w:b/>
          <w:bCs/>
          <w:rtl/>
        </w:rPr>
        <w:t>:</w:t>
      </w:r>
      <w:r>
        <w:rPr>
          <w:b/>
          <w:bCs/>
          <w:rtl/>
        </w:rPr>
        <w:tab/>
      </w:r>
      <w:r w:rsidRPr="00FB638E">
        <w:rPr>
          <w:rtl/>
        </w:rPr>
        <w:t>מאוד</w:t>
      </w:r>
      <w:r>
        <w:rPr>
          <w:rtl/>
        </w:rPr>
        <w:t>.</w:t>
      </w:r>
      <w:r w:rsidRPr="00FB638E">
        <w:rPr>
          <w:rtl/>
        </w:rPr>
        <w:t xml:space="preserve"> </w:t>
      </w:r>
    </w:p>
    <w:p w14:paraId="11EE3C99" w14:textId="77777777" w:rsidR="000F5784" w:rsidRPr="00FB638E" w:rsidRDefault="000F5784" w:rsidP="000F5784">
      <w:pPr>
        <w:pStyle w:val="31"/>
      </w:pPr>
      <w:r w:rsidRPr="00BD23F6">
        <w:rPr>
          <w:rFonts w:hint="eastAsia"/>
          <w:b/>
          <w:bCs/>
          <w:rtl/>
        </w:rPr>
        <w:t>ע</w:t>
      </w:r>
      <w:r w:rsidRPr="00BD23F6">
        <w:rPr>
          <w:b/>
          <w:bCs/>
          <w:rtl/>
        </w:rPr>
        <w:t>':</w:t>
      </w:r>
      <w:r>
        <w:rPr>
          <w:rtl/>
        </w:rPr>
        <w:tab/>
      </w:r>
      <w:r w:rsidRPr="00FB638E">
        <w:rPr>
          <w:rtl/>
        </w:rPr>
        <w:t>גם</w:t>
      </w:r>
      <w:r>
        <w:rPr>
          <w:rtl/>
        </w:rPr>
        <w:t xml:space="preserve"> אה... </w:t>
      </w:r>
      <w:r w:rsidRPr="00FB638E">
        <w:rPr>
          <w:rtl/>
        </w:rPr>
        <w:t>בעצ</w:t>
      </w:r>
      <w:r w:rsidRPr="00D14B43">
        <w:rPr>
          <w:rtl/>
        </w:rPr>
        <w:t xml:space="preserve">ם הייתי גם שנתיים בנאות סמדר, חושב שזה גם מאוד מאוד נתן לכלי הזה, לאפשרות שלי להיות בתוך, להחזיק מעגל ולהיות חלק ממעגל, ולהקשיב ולדבר, וגם שם שנה שלמה למדתי </w:t>
      </w:r>
      <w:r w:rsidRPr="00BD23F6">
        <w:rPr>
          <w:rtl/>
        </w:rPr>
        <w:t>ק</w:t>
      </w:r>
      <w:r w:rsidRPr="00BD23F6">
        <w:rPr>
          <w:rFonts w:hint="eastAsia"/>
          <w:rtl/>
        </w:rPr>
        <w:t>ו</w:t>
      </w:r>
      <w:r w:rsidRPr="00BD23F6">
        <w:rPr>
          <w:rtl/>
        </w:rPr>
        <w:t>ל</w:t>
      </w:r>
      <w:r w:rsidRPr="00D14B43">
        <w:rPr>
          <w:rtl/>
        </w:rPr>
        <w:t xml:space="preserve"> ותנועה, שזה בעצם קשר בין </w:t>
      </w:r>
      <w:r w:rsidRPr="00BD23F6">
        <w:rPr>
          <w:rtl/>
        </w:rPr>
        <w:t>ק</w:t>
      </w:r>
      <w:r w:rsidRPr="00BD23F6">
        <w:rPr>
          <w:rFonts w:hint="eastAsia"/>
          <w:rtl/>
        </w:rPr>
        <w:t>ו</w:t>
      </w:r>
      <w:r w:rsidRPr="00BD23F6">
        <w:rPr>
          <w:rtl/>
        </w:rPr>
        <w:t>ל</w:t>
      </w:r>
      <w:r w:rsidRPr="00D14B43">
        <w:rPr>
          <w:rtl/>
        </w:rPr>
        <w:t xml:space="preserve"> ובין תנועה שם בנאות סמדר, ש... שם בנאות סמדר</w:t>
      </w:r>
      <w:r w:rsidRPr="00D14B43">
        <w:rPr>
          <w:rFonts w:hint="cs"/>
          <w:rtl/>
        </w:rPr>
        <w:t>.</w:t>
      </w:r>
    </w:p>
    <w:p w14:paraId="7B976231" w14:textId="77777777" w:rsidR="000F5784" w:rsidRPr="00FB638E" w:rsidRDefault="000F5784" w:rsidP="000F5784">
      <w:pPr>
        <w:pStyle w:val="31"/>
      </w:pPr>
      <w:r>
        <w:rPr>
          <w:b/>
          <w:bCs/>
          <w:rtl/>
        </w:rPr>
        <w:t>ע':</w:t>
      </w:r>
      <w:r>
        <w:rPr>
          <w:b/>
          <w:bCs/>
          <w:rtl/>
        </w:rPr>
        <w:tab/>
      </w:r>
      <w:r>
        <w:rPr>
          <w:rtl/>
        </w:rPr>
        <w:t xml:space="preserve">בנאות סמדר </w:t>
      </w:r>
      <w:r w:rsidRPr="00FB638E">
        <w:rPr>
          <w:rtl/>
        </w:rPr>
        <w:t>הייתה איזה קבוצה שכן</w:t>
      </w:r>
      <w:r>
        <w:rPr>
          <w:rtl/>
        </w:rPr>
        <w:t>.</w:t>
      </w:r>
    </w:p>
    <w:p w14:paraId="799EDCD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וגם יש שם משהו מוזיקלי אינסטרומנטלי נכון</w:t>
      </w:r>
      <w:r>
        <w:rPr>
          <w:rtl/>
        </w:rPr>
        <w:t>.</w:t>
      </w:r>
    </w:p>
    <w:p w14:paraId="5E8C4694" w14:textId="77777777" w:rsidR="000F5784" w:rsidRPr="00FB638E" w:rsidRDefault="000F5784" w:rsidP="000F5784">
      <w:pPr>
        <w:pStyle w:val="31"/>
      </w:pPr>
      <w:r>
        <w:rPr>
          <w:b/>
          <w:bCs/>
          <w:rtl/>
        </w:rPr>
        <w:t>ע':</w:t>
      </w:r>
      <w:r>
        <w:rPr>
          <w:b/>
          <w:bCs/>
          <w:rtl/>
        </w:rPr>
        <w:tab/>
      </w:r>
      <w:r w:rsidRPr="00FB638E">
        <w:rPr>
          <w:rtl/>
        </w:rPr>
        <w:t>והיה ברקע מוזיקה חי</w:t>
      </w:r>
      <w:r>
        <w:rPr>
          <w:rtl/>
        </w:rPr>
        <w:t>ה,</w:t>
      </w:r>
      <w:r w:rsidRPr="00FB638E">
        <w:rPr>
          <w:rtl/>
        </w:rPr>
        <w:t xml:space="preserve"> ואנחנו היינו אכן</w:t>
      </w:r>
    </w:p>
    <w:p w14:paraId="467C877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זהו זה</w:t>
      </w:r>
      <w:r>
        <w:rPr>
          <w:rtl/>
        </w:rPr>
        <w:t>,</w:t>
      </w:r>
      <w:r w:rsidRPr="00FB638E">
        <w:rPr>
          <w:rtl/>
        </w:rPr>
        <w:t xml:space="preserve"> זכרתי את זה ככה</w:t>
      </w:r>
      <w:r>
        <w:rPr>
          <w:rtl/>
        </w:rPr>
        <w:t>,</w:t>
      </w:r>
      <w:r w:rsidRPr="00FB638E">
        <w:rPr>
          <w:rtl/>
        </w:rPr>
        <w:t xml:space="preserve"> אז יש משהו שאתה יכול להגיד שהוא מיוחד בחינוך </w:t>
      </w:r>
      <w:r>
        <w:rPr>
          <w:rtl/>
        </w:rPr>
        <w:t xml:space="preserve">ולדורף </w:t>
      </w:r>
      <w:r w:rsidRPr="00FB638E">
        <w:rPr>
          <w:rtl/>
        </w:rPr>
        <w:t xml:space="preserve">בשבילך כשאתה מסתכל על חינוך </w:t>
      </w:r>
      <w:r>
        <w:rPr>
          <w:rtl/>
        </w:rPr>
        <w:t xml:space="preserve">ולדורף </w:t>
      </w:r>
      <w:r w:rsidRPr="00FB638E">
        <w:rPr>
          <w:rtl/>
        </w:rPr>
        <w:t>אפילו ביחס לחינוך רגיל</w:t>
      </w:r>
      <w:r>
        <w:rPr>
          <w:rtl/>
        </w:rPr>
        <w:t>?</w:t>
      </w:r>
    </w:p>
    <w:p w14:paraId="3264AE34" w14:textId="77777777" w:rsidR="000F5784" w:rsidRPr="00FB638E" w:rsidRDefault="000F5784" w:rsidP="000F5784">
      <w:pPr>
        <w:pStyle w:val="31"/>
        <w:rPr>
          <w:rtl/>
        </w:rPr>
      </w:pPr>
      <w:r>
        <w:rPr>
          <w:b/>
          <w:bCs/>
          <w:rtl/>
        </w:rPr>
        <w:t>ע'</w:t>
      </w:r>
      <w:r w:rsidRPr="00DC39CF">
        <w:rPr>
          <w:b/>
          <w:bCs/>
          <w:rtl/>
        </w:rPr>
        <w:t>:</w:t>
      </w:r>
      <w:r>
        <w:rPr>
          <w:rtl/>
        </w:rPr>
        <w:tab/>
      </w:r>
      <w:r w:rsidRPr="00FB638E">
        <w:rPr>
          <w:rtl/>
        </w:rPr>
        <w:t>כן</w:t>
      </w:r>
      <w:r>
        <w:rPr>
          <w:rtl/>
        </w:rPr>
        <w:t>.</w:t>
      </w:r>
    </w:p>
    <w:p w14:paraId="5B7BC48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או משהו שאתה אומר זה בשבילי חינוך </w:t>
      </w:r>
      <w:r>
        <w:rPr>
          <w:rtl/>
        </w:rPr>
        <w:t>ולדורף,</w:t>
      </w:r>
      <w:r w:rsidRPr="00FB638E">
        <w:rPr>
          <w:rtl/>
        </w:rPr>
        <w:t xml:space="preserve"> זה מה שמיוחד בו</w:t>
      </w:r>
      <w:r>
        <w:rPr>
          <w:rtl/>
        </w:rPr>
        <w:t>?</w:t>
      </w:r>
    </w:p>
    <w:p w14:paraId="36302FE3" w14:textId="77777777" w:rsidR="000F5784" w:rsidRPr="00FB638E" w:rsidRDefault="000F5784" w:rsidP="000F5784">
      <w:pPr>
        <w:pStyle w:val="31"/>
      </w:pPr>
      <w:r>
        <w:rPr>
          <w:b/>
          <w:bCs/>
          <w:rtl/>
        </w:rPr>
        <w:t>ע':</w:t>
      </w:r>
      <w:r>
        <w:rPr>
          <w:b/>
          <w:bCs/>
          <w:rtl/>
        </w:rPr>
        <w:tab/>
      </w:r>
      <w:r>
        <w:rPr>
          <w:rtl/>
        </w:rPr>
        <w:t xml:space="preserve">אמ... אה... </w:t>
      </w:r>
      <w:r w:rsidRPr="00FB638E">
        <w:rPr>
          <w:rtl/>
        </w:rPr>
        <w:t xml:space="preserve">דבר </w:t>
      </w:r>
      <w:r>
        <w:rPr>
          <w:rtl/>
        </w:rPr>
        <w:t xml:space="preserve">ראשון, </w:t>
      </w:r>
      <w:r w:rsidRPr="00FB638E">
        <w:rPr>
          <w:rtl/>
        </w:rPr>
        <w:t xml:space="preserve">כן מאוד מאוד מאוד מיוחד השוני זה </w:t>
      </w:r>
      <w:r>
        <w:rPr>
          <w:rtl/>
        </w:rPr>
        <w:t xml:space="preserve">מלחוות </w:t>
      </w:r>
      <w:r w:rsidRPr="00FB638E">
        <w:rPr>
          <w:rtl/>
        </w:rPr>
        <w:t>כשאתה יוצא לעולם</w:t>
      </w:r>
      <w:r>
        <w:rPr>
          <w:rtl/>
        </w:rPr>
        <w:t>,</w:t>
      </w:r>
      <w:r w:rsidRPr="00FB638E">
        <w:rPr>
          <w:rtl/>
        </w:rPr>
        <w:t xml:space="preserve"> לחוות את הילדים האחרים ולהרגיש את ה</w:t>
      </w:r>
      <w:r>
        <w:rPr>
          <w:rtl/>
        </w:rPr>
        <w:t>...</w:t>
      </w:r>
      <w:r w:rsidRPr="00FB638E">
        <w:rPr>
          <w:rtl/>
        </w:rPr>
        <w:t xml:space="preserve"> את השונות ואת האיכות שקיבלת בתוך החינוך </w:t>
      </w:r>
      <w:r>
        <w:rPr>
          <w:rtl/>
        </w:rPr>
        <w:t xml:space="preserve">אמ... </w:t>
      </w:r>
      <w:r w:rsidRPr="00FB638E">
        <w:rPr>
          <w:rtl/>
        </w:rPr>
        <w:t xml:space="preserve">יש משהו שמאוד עוזר </w:t>
      </w:r>
      <w:r>
        <w:rPr>
          <w:rtl/>
        </w:rPr>
        <w:t>ב</w:t>
      </w:r>
      <w:r w:rsidRPr="00FB638E">
        <w:rPr>
          <w:rtl/>
        </w:rPr>
        <w:t>להיות בתוך חוויה</w:t>
      </w:r>
      <w:r>
        <w:rPr>
          <w:rtl/>
        </w:rPr>
        <w:t>,</w:t>
      </w:r>
      <w:r w:rsidRPr="00FB638E">
        <w:rPr>
          <w:rtl/>
        </w:rPr>
        <w:t xml:space="preserve"> כאילו ללמוד לחוות את העולם</w:t>
      </w:r>
      <w:r>
        <w:rPr>
          <w:rtl/>
        </w:rPr>
        <w:t>.</w:t>
      </w:r>
      <w:r w:rsidRPr="00FB638E">
        <w:rPr>
          <w:rtl/>
        </w:rPr>
        <w:t xml:space="preserve"> חושב שזה מה שהחינוך מאוד עוזר</w:t>
      </w:r>
      <w:r>
        <w:rPr>
          <w:rtl/>
        </w:rPr>
        <w:t>,</w:t>
      </w:r>
      <w:r w:rsidRPr="00FB638E">
        <w:rPr>
          <w:rtl/>
        </w:rPr>
        <w:t xml:space="preserve"> שהעולם יותר ויותר מאתגר את </w:t>
      </w:r>
      <w:r>
        <w:rPr>
          <w:rtl/>
        </w:rPr>
        <w:t>ה</w:t>
      </w:r>
      <w:r w:rsidRPr="00FB638E">
        <w:rPr>
          <w:rtl/>
        </w:rPr>
        <w:t>בן אדם לחוות את החיים</w:t>
      </w:r>
      <w:r>
        <w:rPr>
          <w:rtl/>
        </w:rPr>
        <w:t>,</w:t>
      </w:r>
      <w:r w:rsidRPr="00FB638E">
        <w:rPr>
          <w:rtl/>
        </w:rPr>
        <w:t xml:space="preserve"> שהחינוך מאוד תומך ותורם למסוגלות של בן אדם להתחבר לחוויה של</w:t>
      </w:r>
      <w:r>
        <w:rPr>
          <w:rtl/>
        </w:rPr>
        <w:t>...</w:t>
      </w:r>
      <w:r w:rsidRPr="00FB638E">
        <w:rPr>
          <w:rtl/>
        </w:rPr>
        <w:t xml:space="preserve"> של הדברים</w:t>
      </w:r>
      <w:r>
        <w:rPr>
          <w:rtl/>
        </w:rPr>
        <w:t xml:space="preserve"> –</w:t>
      </w:r>
      <w:r w:rsidRPr="00FB638E">
        <w:rPr>
          <w:rtl/>
        </w:rPr>
        <w:t xml:space="preserve"> משהו</w:t>
      </w:r>
      <w:r>
        <w:rPr>
          <w:rtl/>
        </w:rPr>
        <w:t>,</w:t>
      </w:r>
      <w:r w:rsidRPr="00FB638E">
        <w:rPr>
          <w:rtl/>
        </w:rPr>
        <w:t xml:space="preserve"> משהו באפשרות של להעמיק לתוך</w:t>
      </w:r>
      <w:r>
        <w:rPr>
          <w:rtl/>
        </w:rPr>
        <w:t>,</w:t>
      </w:r>
      <w:r w:rsidRPr="00FB638E">
        <w:rPr>
          <w:rtl/>
        </w:rPr>
        <w:t xml:space="preserve"> לתוך דברים שעומדים בתוך תקופות</w:t>
      </w:r>
      <w:r>
        <w:rPr>
          <w:rtl/>
        </w:rPr>
        <w:t>,</w:t>
      </w:r>
      <w:r w:rsidRPr="00FB638E">
        <w:rPr>
          <w:rtl/>
        </w:rPr>
        <w:t xml:space="preserve"> ושהתנועה היא תנועת עומק</w:t>
      </w:r>
      <w:r>
        <w:rPr>
          <w:rtl/>
        </w:rPr>
        <w:t>.</w:t>
      </w:r>
      <w:r w:rsidRPr="00FB638E">
        <w:rPr>
          <w:rtl/>
        </w:rPr>
        <w:t xml:space="preserve"> אני </w:t>
      </w:r>
      <w:r>
        <w:rPr>
          <w:rtl/>
        </w:rPr>
        <w:t xml:space="preserve">חושב </w:t>
      </w:r>
      <w:r w:rsidRPr="00FB638E">
        <w:rPr>
          <w:rtl/>
        </w:rPr>
        <w:t>שזה איך שבית ספר מאוד נותן</w:t>
      </w:r>
      <w:r>
        <w:rPr>
          <w:rtl/>
        </w:rPr>
        <w:t>,</w:t>
      </w:r>
      <w:r w:rsidRPr="00FB638E">
        <w:rPr>
          <w:rtl/>
        </w:rPr>
        <w:t xml:space="preserve"> החינוך מאוד נותן </w:t>
      </w:r>
      <w:r>
        <w:rPr>
          <w:rtl/>
        </w:rPr>
        <w:t xml:space="preserve">אמ... </w:t>
      </w:r>
      <w:r w:rsidRPr="00FB638E">
        <w:rPr>
          <w:rtl/>
        </w:rPr>
        <w:t xml:space="preserve">גם אולי זה שיש קצב </w:t>
      </w:r>
      <w:r>
        <w:rPr>
          <w:rtl/>
        </w:rPr>
        <w:t>ל</w:t>
      </w:r>
      <w:r w:rsidRPr="00FB638E">
        <w:rPr>
          <w:rtl/>
        </w:rPr>
        <w:t>דברים</w:t>
      </w:r>
      <w:r>
        <w:rPr>
          <w:rtl/>
        </w:rPr>
        <w:t>,</w:t>
      </w:r>
      <w:r w:rsidRPr="00FB638E">
        <w:rPr>
          <w:rtl/>
        </w:rPr>
        <w:t xml:space="preserve"> קצב טבעי לדברים ו</w:t>
      </w:r>
      <w:r>
        <w:rPr>
          <w:rtl/>
        </w:rPr>
        <w:t>ה</w:t>
      </w:r>
      <w:r w:rsidRPr="00FB638E">
        <w:rPr>
          <w:rtl/>
        </w:rPr>
        <w:t>וא נותן איזה אמון בקצב של החיים</w:t>
      </w:r>
      <w:r>
        <w:rPr>
          <w:rtl/>
        </w:rPr>
        <w:t>,</w:t>
      </w:r>
      <w:r w:rsidRPr="00FB638E">
        <w:rPr>
          <w:rtl/>
        </w:rPr>
        <w:t xml:space="preserve"> חושב שהחינוך מאוד נותן את זה</w:t>
      </w:r>
      <w:r>
        <w:rPr>
          <w:rtl/>
        </w:rPr>
        <w:t>,</w:t>
      </w:r>
      <w:r w:rsidRPr="00FB638E">
        <w:rPr>
          <w:rtl/>
        </w:rPr>
        <w:t xml:space="preserve"> אמ</w:t>
      </w:r>
      <w:r>
        <w:rPr>
          <w:rtl/>
        </w:rPr>
        <w:t>...</w:t>
      </w:r>
    </w:p>
    <w:p w14:paraId="71A9E90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מה הכי בעיניך עוזר לח</w:t>
      </w:r>
      <w:r>
        <w:rPr>
          <w:rFonts w:hint="cs"/>
          <w:rtl/>
        </w:rPr>
        <w:t>ו</w:t>
      </w:r>
      <w:r w:rsidRPr="00FB638E">
        <w:rPr>
          <w:rtl/>
        </w:rPr>
        <w:t>ות את העולם מתוך החינוך הזה</w:t>
      </w:r>
      <w:r>
        <w:rPr>
          <w:rtl/>
        </w:rPr>
        <w:t>?</w:t>
      </w:r>
    </w:p>
    <w:p w14:paraId="1E5EDD3C" w14:textId="77777777" w:rsidR="000F5784" w:rsidRPr="00FB638E" w:rsidRDefault="000F5784" w:rsidP="000F5784">
      <w:pPr>
        <w:pStyle w:val="31"/>
      </w:pPr>
      <w:r>
        <w:rPr>
          <w:b/>
          <w:bCs/>
          <w:rtl/>
        </w:rPr>
        <w:t>ע':</w:t>
      </w:r>
      <w:r>
        <w:rPr>
          <w:b/>
          <w:bCs/>
          <w:rtl/>
        </w:rPr>
        <w:tab/>
      </w:r>
      <w:r w:rsidRPr="00FB638E">
        <w:rPr>
          <w:rtl/>
        </w:rPr>
        <w:t>גם משהו משהו בחיבור לאלו כמו</w:t>
      </w:r>
      <w:r>
        <w:rPr>
          <w:rtl/>
        </w:rPr>
        <w:t xml:space="preserve"> ש... </w:t>
      </w:r>
      <w:r w:rsidRPr="00FB638E">
        <w:rPr>
          <w:rtl/>
        </w:rPr>
        <w:t>אומרים מה שאלוהים כמו ה</w:t>
      </w:r>
      <w:r>
        <w:rPr>
          <w:rtl/>
        </w:rPr>
        <w:t>...</w:t>
      </w:r>
      <w:r w:rsidRPr="00FB638E">
        <w:rPr>
          <w:rtl/>
        </w:rPr>
        <w:t xml:space="preserve"> ל</w:t>
      </w:r>
      <w:r>
        <w:rPr>
          <w:rtl/>
        </w:rPr>
        <w:t>...</w:t>
      </w:r>
      <w:r w:rsidRPr="00FB638E">
        <w:rPr>
          <w:rtl/>
        </w:rPr>
        <w:t xml:space="preserve"> לרוח</w:t>
      </w:r>
      <w:r>
        <w:rPr>
          <w:rtl/>
        </w:rPr>
        <w:t>,</w:t>
      </w:r>
      <w:r w:rsidRPr="00FB638E">
        <w:rPr>
          <w:rtl/>
        </w:rPr>
        <w:t xml:space="preserve"> למוזיקה</w:t>
      </w:r>
      <w:r>
        <w:rPr>
          <w:rtl/>
        </w:rPr>
        <w:t>,</w:t>
      </w:r>
      <w:r w:rsidRPr="00FB638E">
        <w:rPr>
          <w:rtl/>
        </w:rPr>
        <w:t xml:space="preserve"> לגוף</w:t>
      </w:r>
      <w:r>
        <w:rPr>
          <w:rtl/>
        </w:rPr>
        <w:t xml:space="preserve">, אה... </w:t>
      </w:r>
      <w:r w:rsidRPr="00FB638E">
        <w:rPr>
          <w:rtl/>
        </w:rPr>
        <w:t>לסביבה</w:t>
      </w:r>
      <w:r>
        <w:rPr>
          <w:rtl/>
        </w:rPr>
        <w:t>,</w:t>
      </w:r>
      <w:r w:rsidRPr="00FB638E">
        <w:rPr>
          <w:rtl/>
        </w:rPr>
        <w:t xml:space="preserve"> מה שנמצאת מס</w:t>
      </w:r>
      <w:r>
        <w:rPr>
          <w:rtl/>
        </w:rPr>
        <w:t>ב</w:t>
      </w:r>
      <w:r w:rsidRPr="00FB638E">
        <w:rPr>
          <w:rtl/>
        </w:rPr>
        <w:t>יבנו</w:t>
      </w:r>
      <w:r>
        <w:rPr>
          <w:rtl/>
        </w:rPr>
        <w:t>,</w:t>
      </w:r>
      <w:r w:rsidRPr="00FB638E">
        <w:rPr>
          <w:rtl/>
        </w:rPr>
        <w:t xml:space="preserve"> שאנחנו יוצאים כל בוקר</w:t>
      </w:r>
      <w:r>
        <w:rPr>
          <w:rtl/>
        </w:rPr>
        <w:t xml:space="preserve">, אה... </w:t>
      </w:r>
      <w:r w:rsidRPr="00FB638E">
        <w:rPr>
          <w:rtl/>
        </w:rPr>
        <w:t>החוצה</w:t>
      </w:r>
      <w:r>
        <w:rPr>
          <w:rtl/>
        </w:rPr>
        <w:t>,</w:t>
      </w:r>
      <w:r w:rsidRPr="00FB638E">
        <w:rPr>
          <w:rtl/>
        </w:rPr>
        <w:t xml:space="preserve"> וזה מתחיל ב שבכניסה לגוף ולא</w:t>
      </w:r>
      <w:r>
        <w:rPr>
          <w:rtl/>
        </w:rPr>
        <w:t xml:space="preserve"> </w:t>
      </w:r>
      <w:r w:rsidRPr="00FB638E">
        <w:rPr>
          <w:rtl/>
        </w:rPr>
        <w:t>לא קורה דרך הראש</w:t>
      </w:r>
      <w:r>
        <w:rPr>
          <w:rtl/>
        </w:rPr>
        <w:t>,</w:t>
      </w:r>
      <w:r w:rsidRPr="00FB638E">
        <w:rPr>
          <w:rtl/>
        </w:rPr>
        <w:t xml:space="preserve"> חושב שזה מאוד עוזר לאפשרות לחוות</w:t>
      </w:r>
      <w:r>
        <w:rPr>
          <w:rtl/>
        </w:rPr>
        <w:t>,</w:t>
      </w:r>
      <w:r w:rsidRPr="00FB638E">
        <w:rPr>
          <w:rtl/>
        </w:rPr>
        <w:t xml:space="preserve"> כמו לחוות את העולם דרך הגוף שלך</w:t>
      </w:r>
      <w:r>
        <w:rPr>
          <w:rtl/>
        </w:rPr>
        <w:t>.</w:t>
      </w:r>
    </w:p>
    <w:p w14:paraId="385A1925" w14:textId="77777777" w:rsidR="000F5784" w:rsidRPr="00FB638E" w:rsidRDefault="000F5784" w:rsidP="000F5784">
      <w:pPr>
        <w:pStyle w:val="31"/>
      </w:pPr>
      <w:r w:rsidRPr="00292885">
        <w:rPr>
          <w:rtl/>
        </w:rPr>
        <w:t>מראיינת:</w:t>
      </w:r>
      <w:r w:rsidRPr="00292885">
        <w:rPr>
          <w:rtl/>
        </w:rPr>
        <w:tab/>
      </w:r>
      <w:r w:rsidRPr="00FB638E">
        <w:rPr>
          <w:rtl/>
        </w:rPr>
        <w:t xml:space="preserve">ויש </w:t>
      </w:r>
      <w:r>
        <w:rPr>
          <w:rtl/>
        </w:rPr>
        <w:t>כישורים</w:t>
      </w:r>
      <w:r w:rsidRPr="00FB638E">
        <w:rPr>
          <w:rtl/>
        </w:rPr>
        <w:t xml:space="preserve"> מסוימים שאתה אומר אומר</w:t>
      </w:r>
      <w:r>
        <w:rPr>
          <w:rtl/>
        </w:rPr>
        <w:t>,</w:t>
      </w:r>
      <w:r w:rsidRPr="00FB638E">
        <w:rPr>
          <w:rtl/>
        </w:rPr>
        <w:t xml:space="preserve"> "וואו</w:t>
      </w:r>
      <w:r>
        <w:rPr>
          <w:rtl/>
        </w:rPr>
        <w:t>,</w:t>
      </w:r>
      <w:r w:rsidRPr="00FB638E">
        <w:rPr>
          <w:rtl/>
        </w:rPr>
        <w:t xml:space="preserve"> את זה ממש לקחתי מבית ספר</w:t>
      </w:r>
      <w:r>
        <w:rPr>
          <w:rtl/>
        </w:rPr>
        <w:t>,</w:t>
      </w:r>
      <w:r w:rsidRPr="00FB638E">
        <w:rPr>
          <w:rtl/>
        </w:rPr>
        <w:t xml:space="preserve"> כי זה תמיד</w:t>
      </w:r>
      <w:r>
        <w:rPr>
          <w:rtl/>
        </w:rPr>
        <w:t xml:space="preserve"> אה... </w:t>
      </w:r>
      <w:r w:rsidRPr="00FB638E">
        <w:rPr>
          <w:rtl/>
        </w:rPr>
        <w:t>נושק גם לחוויה של הבית מההורים שלי נתנו לי</w:t>
      </w:r>
      <w:r>
        <w:rPr>
          <w:rtl/>
        </w:rPr>
        <w:t>,</w:t>
      </w:r>
      <w:r w:rsidRPr="00FB638E">
        <w:rPr>
          <w:rtl/>
        </w:rPr>
        <w:t xml:space="preserve"> אבל יש משהו שאפשר אולי להפריד רגע ולהגיד</w:t>
      </w:r>
      <w:r>
        <w:rPr>
          <w:rtl/>
        </w:rPr>
        <w:t xml:space="preserve"> אה... </w:t>
      </w:r>
      <w:r w:rsidRPr="00FB638E">
        <w:rPr>
          <w:rtl/>
        </w:rPr>
        <w:t xml:space="preserve">זה </w:t>
      </w:r>
      <w:r>
        <w:rPr>
          <w:rtl/>
        </w:rPr>
        <w:t>כישורים</w:t>
      </w:r>
      <w:r w:rsidRPr="00FB638E">
        <w:rPr>
          <w:rtl/>
        </w:rPr>
        <w:t xml:space="preserve"> שבית ספר בעצם</w:t>
      </w:r>
      <w:r>
        <w:rPr>
          <w:rtl/>
        </w:rPr>
        <w:t xml:space="preserve"> אה... </w:t>
      </w:r>
      <w:r>
        <w:rPr>
          <w:rFonts w:hint="cs"/>
          <w:rtl/>
        </w:rPr>
        <w:t>נותן</w:t>
      </w:r>
      <w:r w:rsidRPr="00292885">
        <w:rPr>
          <w:rFonts w:hint="cs"/>
          <w:rtl/>
        </w:rPr>
        <w:t xml:space="preserve"> </w:t>
      </w:r>
      <w:r w:rsidRPr="00FB638E">
        <w:rPr>
          <w:rtl/>
        </w:rPr>
        <w:t xml:space="preserve">על </w:t>
      </w:r>
      <w:r>
        <w:rPr>
          <w:rtl/>
        </w:rPr>
        <w:t>כישורים</w:t>
      </w:r>
      <w:r w:rsidRPr="00FB638E">
        <w:rPr>
          <w:rtl/>
        </w:rPr>
        <w:t xml:space="preserve"> ואיכויות</w:t>
      </w:r>
      <w:r>
        <w:rPr>
          <w:rtl/>
        </w:rPr>
        <w:t>,</w:t>
      </w:r>
      <w:r w:rsidRPr="00FB638E">
        <w:rPr>
          <w:rtl/>
        </w:rPr>
        <w:t xml:space="preserve"> שנגיד הבית ספר</w:t>
      </w:r>
      <w:r>
        <w:rPr>
          <w:rtl/>
        </w:rPr>
        <w:t>,</w:t>
      </w:r>
      <w:r w:rsidRPr="00FB638E">
        <w:rPr>
          <w:rtl/>
        </w:rPr>
        <w:t xml:space="preserve"> הבית ספר נותן המון איכויות</w:t>
      </w:r>
      <w:r>
        <w:rPr>
          <w:rtl/>
        </w:rPr>
        <w:t>,</w:t>
      </w:r>
      <w:r w:rsidRPr="00FB638E">
        <w:rPr>
          <w:rtl/>
        </w:rPr>
        <w:t xml:space="preserve"> אז אפשר להגיד גם איכויות וגם טוב גם רוצה מתערבב לזה</w:t>
      </w:r>
      <w:r>
        <w:rPr>
          <w:rtl/>
        </w:rPr>
        <w:t>,</w:t>
      </w:r>
      <w:r w:rsidRPr="00FB638E">
        <w:rPr>
          <w:rtl/>
        </w:rPr>
        <w:t xml:space="preserve"> כמו להגיד גם וגם</w:t>
      </w:r>
      <w:r>
        <w:rPr>
          <w:rtl/>
        </w:rPr>
        <w:t>,</w:t>
      </w:r>
      <w:r w:rsidRPr="00FB638E">
        <w:rPr>
          <w:rtl/>
        </w:rPr>
        <w:t xml:space="preserve"> מה שעולה</w:t>
      </w:r>
      <w:r>
        <w:rPr>
          <w:rtl/>
        </w:rPr>
        <w:t>...</w:t>
      </w:r>
      <w:r w:rsidRPr="00FB638E">
        <w:rPr>
          <w:rtl/>
        </w:rPr>
        <w:t xml:space="preserve"> שכאילו זה </w:t>
      </w:r>
      <w:r>
        <w:rPr>
          <w:rtl/>
        </w:rPr>
        <w:t>כישור</w:t>
      </w:r>
      <w:r w:rsidRPr="00FB638E">
        <w:rPr>
          <w:rtl/>
        </w:rPr>
        <w:t xml:space="preserve"> האיכות</w:t>
      </w:r>
      <w:r>
        <w:rPr>
          <w:rtl/>
        </w:rPr>
        <w:t>,</w:t>
      </w:r>
      <w:r w:rsidRPr="00FB638E">
        <w:rPr>
          <w:rtl/>
        </w:rPr>
        <w:t xml:space="preserve"> אבל האפשרות להיות בשיח עם אנשים ועם עצמך זה </w:t>
      </w:r>
      <w:r>
        <w:rPr>
          <w:rtl/>
        </w:rPr>
        <w:t>כישור,</w:t>
      </w:r>
      <w:r w:rsidRPr="00FB638E">
        <w:rPr>
          <w:rtl/>
        </w:rPr>
        <w:t xml:space="preserve"> אולי </w:t>
      </w:r>
      <w:r>
        <w:rPr>
          <w:rtl/>
        </w:rPr>
        <w:t>כישור,</w:t>
      </w:r>
      <w:r w:rsidRPr="00FB638E">
        <w:rPr>
          <w:rtl/>
        </w:rPr>
        <w:t xml:space="preserve"> כן </w:t>
      </w:r>
      <w:r>
        <w:rPr>
          <w:rtl/>
        </w:rPr>
        <w:t>כישור</w:t>
      </w:r>
      <w:r w:rsidRPr="00FB638E">
        <w:rPr>
          <w:rtl/>
        </w:rPr>
        <w:t xml:space="preserve"> לפגוש </w:t>
      </w:r>
      <w:r>
        <w:rPr>
          <w:rtl/>
        </w:rPr>
        <w:t>כישור,</w:t>
      </w:r>
      <w:r w:rsidRPr="00FB638E">
        <w:rPr>
          <w:rtl/>
        </w:rPr>
        <w:t xml:space="preserve"> לפגוש את העולם את אנשים את עצמך</w:t>
      </w:r>
      <w:r>
        <w:rPr>
          <w:rtl/>
        </w:rPr>
        <w:t>...</w:t>
      </w:r>
    </w:p>
    <w:p w14:paraId="73836BD1" w14:textId="3F7B0A64" w:rsidR="000F5784" w:rsidRPr="00FB638E" w:rsidRDefault="000F5784" w:rsidP="000F5784">
      <w:pPr>
        <w:pStyle w:val="31"/>
      </w:pPr>
      <w:r>
        <w:rPr>
          <w:b/>
          <w:bCs/>
          <w:rtl/>
        </w:rPr>
        <w:t>ע':</w:t>
      </w:r>
      <w:r>
        <w:rPr>
          <w:b/>
          <w:bCs/>
          <w:rtl/>
        </w:rPr>
        <w:tab/>
      </w:r>
      <w:r w:rsidRPr="00FB638E">
        <w:rPr>
          <w:rtl/>
        </w:rPr>
        <w:t>זה כנראה מאוד אישי</w:t>
      </w:r>
      <w:r>
        <w:rPr>
          <w:rtl/>
        </w:rPr>
        <w:t>,</w:t>
      </w:r>
      <w:r w:rsidRPr="00FB638E">
        <w:rPr>
          <w:rtl/>
        </w:rPr>
        <w:t xml:space="preserve"> אבל אני חושב</w:t>
      </w:r>
      <w:r>
        <w:rPr>
          <w:rtl/>
        </w:rPr>
        <w:t xml:space="preserve"> ש... </w:t>
      </w:r>
      <w:r w:rsidRPr="00FB638E">
        <w:rPr>
          <w:rtl/>
        </w:rPr>
        <w:t>חושב שכן</w:t>
      </w:r>
      <w:r>
        <w:rPr>
          <w:rtl/>
        </w:rPr>
        <w:t>,</w:t>
      </w:r>
      <w:r w:rsidRPr="00FB638E">
        <w:rPr>
          <w:rtl/>
        </w:rPr>
        <w:t xml:space="preserve"> זה משהו שגם הבית ספר כן מאוד מביא</w:t>
      </w:r>
      <w:r>
        <w:rPr>
          <w:rtl/>
        </w:rPr>
        <w:t>,</w:t>
      </w:r>
      <w:r w:rsidRPr="00FB638E">
        <w:rPr>
          <w:rtl/>
        </w:rPr>
        <w:t xml:space="preserve"> שכל ה</w:t>
      </w:r>
      <w:r>
        <w:rPr>
          <w:rtl/>
        </w:rPr>
        <w:t>כישורים</w:t>
      </w:r>
      <w:r w:rsidRPr="00FB638E">
        <w:rPr>
          <w:rtl/>
        </w:rPr>
        <w:t xml:space="preserve"> </w:t>
      </w:r>
      <w:r>
        <w:rPr>
          <w:rtl/>
        </w:rPr>
        <w:t>ה</w:t>
      </w:r>
      <w:r w:rsidR="007362DF">
        <w:rPr>
          <w:rtl/>
        </w:rPr>
        <w:t>אמנות</w:t>
      </w:r>
      <w:r>
        <w:rPr>
          <w:rtl/>
        </w:rPr>
        <w:t xml:space="preserve">יים </w:t>
      </w:r>
      <w:r w:rsidRPr="00FB638E">
        <w:rPr>
          <w:rtl/>
        </w:rPr>
        <w:t xml:space="preserve">של להביע את עצמך דרך </w:t>
      </w:r>
      <w:r>
        <w:rPr>
          <w:rtl/>
        </w:rPr>
        <w:t>ה</w:t>
      </w:r>
      <w:r w:rsidR="007362DF">
        <w:rPr>
          <w:rtl/>
        </w:rPr>
        <w:t>אמנות</w:t>
      </w:r>
      <w:r>
        <w:rPr>
          <w:rtl/>
        </w:rPr>
        <w:t xml:space="preserve">, </w:t>
      </w:r>
      <w:r w:rsidRPr="00FB638E">
        <w:rPr>
          <w:rtl/>
        </w:rPr>
        <w:t>אה</w:t>
      </w:r>
      <w:r>
        <w:rPr>
          <w:rtl/>
        </w:rPr>
        <w:t>...</w:t>
      </w:r>
    </w:p>
    <w:p w14:paraId="13CC26CA" w14:textId="6E4A6B5A" w:rsidR="000F5784" w:rsidRPr="00FB638E" w:rsidRDefault="000F5784" w:rsidP="000F5784">
      <w:pPr>
        <w:pStyle w:val="31"/>
      </w:pPr>
      <w:r w:rsidRPr="00F50BED">
        <w:rPr>
          <w:b/>
          <w:bCs/>
          <w:rtl/>
        </w:rPr>
        <w:t>מראיינת</w:t>
      </w:r>
      <w:r>
        <w:rPr>
          <w:b/>
          <w:bCs/>
          <w:rtl/>
        </w:rPr>
        <w:t>:</w:t>
      </w:r>
      <w:r>
        <w:rPr>
          <w:b/>
          <w:bCs/>
          <w:rtl/>
        </w:rPr>
        <w:tab/>
      </w:r>
      <w:r w:rsidRPr="00292885">
        <w:rPr>
          <w:rFonts w:hint="cs"/>
          <w:rtl/>
        </w:rPr>
        <w:t xml:space="preserve">זה </w:t>
      </w:r>
      <w:r w:rsidRPr="00292885">
        <w:rPr>
          <w:rtl/>
        </w:rPr>
        <w:t>מחבר</w:t>
      </w:r>
      <w:r w:rsidRPr="00292885">
        <w:rPr>
          <w:rFonts w:hint="cs"/>
          <w:rtl/>
        </w:rPr>
        <w:t xml:space="preserve"> </w:t>
      </w:r>
      <w:r w:rsidR="007362DF">
        <w:rPr>
          <w:rtl/>
        </w:rPr>
        <w:t>אמנות</w:t>
      </w:r>
      <w:r w:rsidRPr="00FB638E">
        <w:rPr>
          <w:rtl/>
        </w:rPr>
        <w:t xml:space="preserve"> ויצירה כמו איזה מימד</w:t>
      </w:r>
      <w:r>
        <w:rPr>
          <w:rtl/>
        </w:rPr>
        <w:t xml:space="preserve"> אה... </w:t>
      </w:r>
      <w:r w:rsidRPr="00FB638E">
        <w:rPr>
          <w:rtl/>
        </w:rPr>
        <w:t>של יצירה שכזה</w:t>
      </w:r>
      <w:r>
        <w:rPr>
          <w:rtl/>
        </w:rPr>
        <w:t>,</w:t>
      </w:r>
      <w:r w:rsidRPr="00FB638E">
        <w:rPr>
          <w:rtl/>
        </w:rPr>
        <w:t xml:space="preserve"> כן</w:t>
      </w:r>
    </w:p>
    <w:p w14:paraId="19F8E296" w14:textId="38055169" w:rsidR="000F5784" w:rsidRPr="00FB638E" w:rsidRDefault="000F5784" w:rsidP="000F5784">
      <w:pPr>
        <w:pStyle w:val="31"/>
      </w:pPr>
      <w:r>
        <w:rPr>
          <w:b/>
          <w:bCs/>
          <w:rtl/>
        </w:rPr>
        <w:lastRenderedPageBreak/>
        <w:t>ע':</w:t>
      </w:r>
      <w:r>
        <w:rPr>
          <w:b/>
          <w:bCs/>
          <w:rtl/>
        </w:rPr>
        <w:tab/>
      </w:r>
      <w:r w:rsidRPr="00FB638E">
        <w:rPr>
          <w:rtl/>
        </w:rPr>
        <w:t>זאת אומרת יותר כניסה פנימה ו</w:t>
      </w:r>
      <w:r>
        <w:rPr>
          <w:rtl/>
        </w:rPr>
        <w:t>כ</w:t>
      </w:r>
      <w:r w:rsidRPr="00FB638E">
        <w:rPr>
          <w:rtl/>
        </w:rPr>
        <w:t>ישרונות</w:t>
      </w:r>
      <w:r>
        <w:rPr>
          <w:rtl/>
        </w:rPr>
        <w:t xml:space="preserve"> אה... כישורים</w:t>
      </w:r>
      <w:r w:rsidRPr="00FB638E">
        <w:rPr>
          <w:rtl/>
        </w:rPr>
        <w:t xml:space="preserve"> </w:t>
      </w:r>
      <w:r w:rsidR="007362DF">
        <w:rPr>
          <w:rtl/>
        </w:rPr>
        <w:t>אמנות</w:t>
      </w:r>
      <w:r>
        <w:rPr>
          <w:rtl/>
        </w:rPr>
        <w:t>יים</w:t>
      </w:r>
      <w:r w:rsidRPr="00FB638E">
        <w:rPr>
          <w:rtl/>
        </w:rPr>
        <w:t xml:space="preserve"> יותר</w:t>
      </w:r>
      <w:r>
        <w:rPr>
          <w:rtl/>
        </w:rPr>
        <w:t xml:space="preserve">, </w:t>
      </w:r>
      <w:r w:rsidRPr="00FB638E">
        <w:rPr>
          <w:rtl/>
        </w:rPr>
        <w:t xml:space="preserve">כן </w:t>
      </w:r>
      <w:r>
        <w:rPr>
          <w:rtl/>
        </w:rPr>
        <w:t xml:space="preserve">אמ... </w:t>
      </w:r>
      <w:r w:rsidRPr="00FB638E">
        <w:rPr>
          <w:rtl/>
        </w:rPr>
        <w:t>אתה יכול להגיד מתוך זה כך גם בפרספקטיבה</w:t>
      </w:r>
      <w:r>
        <w:rPr>
          <w:rtl/>
        </w:rPr>
        <w:t>,</w:t>
      </w:r>
      <w:r w:rsidRPr="00FB638E">
        <w:rPr>
          <w:rtl/>
        </w:rPr>
        <w:t xml:space="preserve"> זה היה לי חשוב דווקא שאנשים שכבר מתרחקים טיפה מבית </w:t>
      </w:r>
      <w:r>
        <w:rPr>
          <w:rtl/>
        </w:rPr>
        <w:t>ה</w:t>
      </w:r>
      <w:r w:rsidRPr="00FB638E">
        <w:rPr>
          <w:rtl/>
        </w:rPr>
        <w:t>ספר</w:t>
      </w:r>
      <w:r>
        <w:rPr>
          <w:rtl/>
        </w:rPr>
        <w:t xml:space="preserve">, אה... </w:t>
      </w:r>
      <w:r w:rsidRPr="00FB638E">
        <w:rPr>
          <w:rtl/>
        </w:rPr>
        <w:t xml:space="preserve">להגיד אם היית יכול להגיד </w:t>
      </w:r>
      <w:r>
        <w:rPr>
          <w:rtl/>
        </w:rPr>
        <w:t xml:space="preserve">אם </w:t>
      </w:r>
      <w:r w:rsidRPr="00FB638E">
        <w:rPr>
          <w:rtl/>
        </w:rPr>
        <w:t>משהו שחסר לך בתוך החיים עכשיו</w:t>
      </w:r>
      <w:r>
        <w:rPr>
          <w:rtl/>
        </w:rPr>
        <w:t>,</w:t>
      </w:r>
      <w:r w:rsidRPr="00FB638E">
        <w:rPr>
          <w:rtl/>
        </w:rPr>
        <w:t xml:space="preserve"> שהיית אומר וואלה</w:t>
      </w:r>
      <w:r>
        <w:rPr>
          <w:rtl/>
        </w:rPr>
        <w:t>,</w:t>
      </w:r>
      <w:r w:rsidRPr="00FB638E">
        <w:rPr>
          <w:rtl/>
        </w:rPr>
        <w:t xml:space="preserve"> חבל שבבית ספר לא עושים את זה או את זה או את זה</w:t>
      </w:r>
      <w:r>
        <w:rPr>
          <w:rtl/>
        </w:rPr>
        <w:t>...</w:t>
      </w:r>
    </w:p>
    <w:p w14:paraId="7C1947B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איזה שאלה</w:t>
      </w:r>
      <w:r>
        <w:rPr>
          <w:rtl/>
        </w:rPr>
        <w:t>,</w:t>
      </w:r>
      <w:r w:rsidRPr="00FB638E">
        <w:rPr>
          <w:rtl/>
        </w:rPr>
        <w:t xml:space="preserve"> יש משהו מאוד תמים</w:t>
      </w:r>
      <w:r>
        <w:rPr>
          <w:rtl/>
        </w:rPr>
        <w:t>. כ</w:t>
      </w:r>
      <w:r w:rsidRPr="00FB638E">
        <w:rPr>
          <w:rtl/>
        </w:rPr>
        <w:t>שיצאתי מצאתי מהבית ספר שהוא מאוד מאוד מודה עליו</w:t>
      </w:r>
      <w:r>
        <w:rPr>
          <w:rtl/>
        </w:rPr>
        <w:t>.</w:t>
      </w:r>
    </w:p>
    <w:p w14:paraId="70E22727" w14:textId="77777777" w:rsidR="000F5784" w:rsidRPr="00FB638E" w:rsidRDefault="000F5784" w:rsidP="000F5784">
      <w:pPr>
        <w:pStyle w:val="31"/>
      </w:pPr>
      <w:r>
        <w:rPr>
          <w:b/>
          <w:bCs/>
          <w:rtl/>
        </w:rPr>
        <w:t>ע':</w:t>
      </w:r>
      <w:r>
        <w:rPr>
          <w:b/>
          <w:bCs/>
          <w:rtl/>
        </w:rPr>
        <w:tab/>
      </w:r>
      <w:r w:rsidRPr="00FB638E">
        <w:rPr>
          <w:rtl/>
        </w:rPr>
        <w:t>איז</w:t>
      </w:r>
      <w:r>
        <w:rPr>
          <w:rFonts w:hint="cs"/>
          <w:rtl/>
        </w:rPr>
        <w:t>ו</w:t>
      </w:r>
      <w:r w:rsidRPr="00FB638E">
        <w:rPr>
          <w:rtl/>
        </w:rPr>
        <w:t>שהי תמימות קורה לפעמים</w:t>
      </w:r>
      <w:r>
        <w:rPr>
          <w:rtl/>
        </w:rPr>
        <w:t>,</w:t>
      </w:r>
      <w:r w:rsidRPr="00FB638E">
        <w:rPr>
          <w:rtl/>
        </w:rPr>
        <w:t xml:space="preserve"> פתאום המעבר אחרי זה לעולם הוא קשה</w:t>
      </w:r>
      <w:r>
        <w:rPr>
          <w:rtl/>
        </w:rPr>
        <w:t>,</w:t>
      </w:r>
      <w:r w:rsidRPr="00FB638E">
        <w:rPr>
          <w:rtl/>
        </w:rPr>
        <w:t xml:space="preserve"> החיבור אחרי זה לחיים בחוץ</w:t>
      </w:r>
      <w:r>
        <w:rPr>
          <w:rFonts w:hint="cs"/>
          <w:rtl/>
        </w:rPr>
        <w:t xml:space="preserve"> </w:t>
      </w:r>
      <w:r w:rsidRPr="00FB638E">
        <w:rPr>
          <w:rtl/>
        </w:rPr>
        <w:t>קצת חווי</w:t>
      </w:r>
      <w:r>
        <w:rPr>
          <w:rtl/>
        </w:rPr>
        <w:t>י</w:t>
      </w:r>
      <w:r w:rsidRPr="00FB638E">
        <w:rPr>
          <w:rtl/>
        </w:rPr>
        <w:t>ת נבדלות או נפרדות או</w:t>
      </w:r>
      <w:r>
        <w:rPr>
          <w:rtl/>
        </w:rPr>
        <w:t>...</w:t>
      </w:r>
    </w:p>
    <w:p w14:paraId="2F04E8F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במה באיזה תחומים בעיקר אתה מרגיש את זה</w:t>
      </w:r>
      <w:r>
        <w:rPr>
          <w:rtl/>
        </w:rPr>
        <w:t>?</w:t>
      </w:r>
    </w:p>
    <w:p w14:paraId="6A6B52C7" w14:textId="77777777" w:rsidR="000F5784" w:rsidRPr="00FB638E" w:rsidRDefault="000F5784" w:rsidP="000F5784">
      <w:pPr>
        <w:pStyle w:val="31"/>
      </w:pPr>
      <w:r>
        <w:rPr>
          <w:b/>
          <w:bCs/>
          <w:rtl/>
        </w:rPr>
        <w:t>ע':</w:t>
      </w:r>
      <w:r>
        <w:rPr>
          <w:b/>
          <w:bCs/>
          <w:rtl/>
        </w:rPr>
        <w:tab/>
      </w:r>
      <w:r w:rsidRPr="00FB638E">
        <w:rPr>
          <w:rtl/>
        </w:rPr>
        <w:t>גם מכל האיכות של כל האיכות היותר אדמתית לפעמים של</w:t>
      </w:r>
      <w:r>
        <w:rPr>
          <w:rtl/>
        </w:rPr>
        <w:t xml:space="preserve"> אה... כל </w:t>
      </w:r>
      <w:r w:rsidRPr="00FB638E">
        <w:rPr>
          <w:rtl/>
        </w:rPr>
        <w:t>הבירוקרטיה</w:t>
      </w:r>
      <w:r>
        <w:rPr>
          <w:rtl/>
        </w:rPr>
        <w:t>,</w:t>
      </w:r>
      <w:r w:rsidRPr="00FB638E">
        <w:rPr>
          <w:rtl/>
        </w:rPr>
        <w:t xml:space="preserve"> להתעסק עם דברים או לפעמים דברים שבאמת הרבה פחות בבית ספר או בחינוך נוגעים בו</w:t>
      </w:r>
      <w:r>
        <w:rPr>
          <w:rtl/>
        </w:rPr>
        <w:t xml:space="preserve"> אה... </w:t>
      </w:r>
      <w:r w:rsidRPr="00FB638E">
        <w:rPr>
          <w:rtl/>
        </w:rPr>
        <w:t>נגיד בנק או</w:t>
      </w:r>
      <w:r>
        <w:rPr>
          <w:rtl/>
        </w:rPr>
        <w:t>...</w:t>
      </w:r>
    </w:p>
    <w:p w14:paraId="32539BD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בנק</w:t>
      </w:r>
      <w:r>
        <w:rPr>
          <w:rtl/>
        </w:rPr>
        <w:t>,</w:t>
      </w:r>
      <w:r w:rsidRPr="00FB638E">
        <w:rPr>
          <w:rtl/>
        </w:rPr>
        <w:t xml:space="preserve"> כסף</w:t>
      </w:r>
      <w:r>
        <w:rPr>
          <w:rtl/>
        </w:rPr>
        <w:t>...</w:t>
      </w:r>
    </w:p>
    <w:p w14:paraId="4C8DA6F9" w14:textId="77777777" w:rsidR="000F5784" w:rsidRPr="00FB638E" w:rsidRDefault="000F5784" w:rsidP="000F5784">
      <w:pPr>
        <w:pStyle w:val="31"/>
      </w:pPr>
      <w:r>
        <w:rPr>
          <w:b/>
          <w:bCs/>
          <w:rtl/>
        </w:rPr>
        <w:t>ע':</w:t>
      </w:r>
      <w:r>
        <w:rPr>
          <w:b/>
          <w:bCs/>
          <w:rtl/>
        </w:rPr>
        <w:tab/>
      </w:r>
      <w:r w:rsidRPr="00292885">
        <w:rPr>
          <w:rFonts w:hint="cs"/>
          <w:rtl/>
        </w:rPr>
        <w:t>ט</w:t>
      </w:r>
      <w:r w:rsidRPr="00292885">
        <w:rPr>
          <w:rtl/>
        </w:rPr>
        <w:t>פסים</w:t>
      </w:r>
      <w:r>
        <w:rPr>
          <w:rtl/>
        </w:rPr>
        <w:t>,</w:t>
      </w:r>
      <w:r w:rsidRPr="00FB638E">
        <w:rPr>
          <w:rtl/>
        </w:rPr>
        <w:t xml:space="preserve"> כסף כן </w:t>
      </w:r>
      <w:r>
        <w:rPr>
          <w:rtl/>
        </w:rPr>
        <w:t xml:space="preserve">אמ... </w:t>
      </w:r>
      <w:r w:rsidRPr="00FB638E">
        <w:rPr>
          <w:rtl/>
        </w:rPr>
        <w:t>כן</w:t>
      </w:r>
      <w:r>
        <w:rPr>
          <w:rtl/>
        </w:rPr>
        <w:t>,</w:t>
      </w:r>
      <w:r w:rsidRPr="00FB638E">
        <w:rPr>
          <w:rtl/>
        </w:rPr>
        <w:t xml:space="preserve"> שזה שאלה</w:t>
      </w:r>
      <w:r>
        <w:rPr>
          <w:rtl/>
        </w:rPr>
        <w:t>,</w:t>
      </w:r>
      <w:r w:rsidRPr="00FB638E">
        <w:rPr>
          <w:rtl/>
        </w:rPr>
        <w:t xml:space="preserve"> אני לא יודע אם הייתי רוצה את זה</w:t>
      </w:r>
      <w:r>
        <w:rPr>
          <w:rtl/>
        </w:rPr>
        <w:t xml:space="preserve">, אבל </w:t>
      </w:r>
      <w:r w:rsidRPr="00FB638E">
        <w:rPr>
          <w:rtl/>
        </w:rPr>
        <w:t>זה שאלה ואני יודע ש</w:t>
      </w:r>
      <w:r>
        <w:rPr>
          <w:rtl/>
        </w:rPr>
        <w:t>א</w:t>
      </w:r>
      <w:r w:rsidRPr="00FB638E">
        <w:rPr>
          <w:rtl/>
        </w:rPr>
        <w:t>ני</w:t>
      </w:r>
      <w:r>
        <w:rPr>
          <w:rtl/>
        </w:rPr>
        <w:t>...</w:t>
      </w:r>
      <w:r w:rsidRPr="00FB638E">
        <w:rPr>
          <w:rtl/>
        </w:rPr>
        <w:t xml:space="preserve"> אני יודע שזה קשה לצאת מהבית ספר לרובם הגדול וכמו לגעת בעולם הזה</w:t>
      </w:r>
      <w:r>
        <w:rPr>
          <w:rtl/>
        </w:rPr>
        <w:t>.</w:t>
      </w:r>
    </w:p>
    <w:p w14:paraId="714B769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יש משהו שקשור לצד האקדמי שנראה לך שהיה </w:t>
      </w:r>
      <w:r>
        <w:rPr>
          <w:rtl/>
        </w:rPr>
        <w:t xml:space="preserve">חסר </w:t>
      </w:r>
      <w:r w:rsidRPr="00FB638E">
        <w:rPr>
          <w:rtl/>
        </w:rPr>
        <w:t xml:space="preserve">או שיש אותו יותר או שהוא חושב </w:t>
      </w:r>
      <w:r>
        <w:rPr>
          <w:rtl/>
        </w:rPr>
        <w:t>שבאמת חסר?</w:t>
      </w:r>
    </w:p>
    <w:p w14:paraId="7710B041" w14:textId="77777777" w:rsidR="000F5784" w:rsidRPr="00FB638E" w:rsidRDefault="000F5784" w:rsidP="000F5784">
      <w:pPr>
        <w:pStyle w:val="31"/>
      </w:pPr>
      <w:r>
        <w:rPr>
          <w:b/>
          <w:bCs/>
          <w:rtl/>
        </w:rPr>
        <w:t>ע':</w:t>
      </w:r>
      <w:r>
        <w:rPr>
          <w:b/>
          <w:bCs/>
          <w:rtl/>
        </w:rPr>
        <w:tab/>
      </w:r>
      <w:r w:rsidRPr="00FB638E">
        <w:rPr>
          <w:rtl/>
        </w:rPr>
        <w:t xml:space="preserve">לי באופן </w:t>
      </w:r>
      <w:r>
        <w:rPr>
          <w:rtl/>
        </w:rPr>
        <w:t xml:space="preserve">אישי </w:t>
      </w:r>
      <w:r w:rsidRPr="00FB638E">
        <w:rPr>
          <w:rtl/>
        </w:rPr>
        <w:t>לא היה חסר מאוד</w:t>
      </w:r>
      <w:r>
        <w:rPr>
          <w:rtl/>
        </w:rPr>
        <w:t>,</w:t>
      </w:r>
      <w:r w:rsidRPr="00FB638E">
        <w:rPr>
          <w:rtl/>
        </w:rPr>
        <w:t xml:space="preserve"> התאים לי</w:t>
      </w:r>
      <w:r>
        <w:rPr>
          <w:rtl/>
        </w:rPr>
        <w:t>,</w:t>
      </w:r>
      <w:r w:rsidRPr="00FB638E">
        <w:rPr>
          <w:rtl/>
        </w:rPr>
        <w:t xml:space="preserve"> אבל זה כמו זה כמו קצת יו</w:t>
      </w:r>
      <w:r>
        <w:rPr>
          <w:rtl/>
        </w:rPr>
        <w:t>תר</w:t>
      </w:r>
      <w:r w:rsidRPr="00FB638E">
        <w:rPr>
          <w:rtl/>
        </w:rPr>
        <w:t xml:space="preserve"> איזשהו </w:t>
      </w:r>
      <w:r>
        <w:rPr>
          <w:rtl/>
        </w:rPr>
        <w:t>"</w:t>
      </w:r>
      <w:r w:rsidRPr="00FB638E">
        <w:rPr>
          <w:rtl/>
        </w:rPr>
        <w:t>אנטי</w:t>
      </w:r>
      <w:r>
        <w:rPr>
          <w:rtl/>
        </w:rPr>
        <w:t>".</w:t>
      </w:r>
      <w:r w:rsidRPr="00FB638E">
        <w:rPr>
          <w:rtl/>
        </w:rPr>
        <w:t xml:space="preserve"> לפעמים באמת לחלק לאזור המנטלי</w:t>
      </w:r>
      <w:r>
        <w:rPr>
          <w:rtl/>
        </w:rPr>
        <w:t>,</w:t>
      </w:r>
      <w:r w:rsidRPr="00FB638E">
        <w:rPr>
          <w:rtl/>
        </w:rPr>
        <w:t xml:space="preserve"> ושם אולי כן יש איך אתה יכול</w:t>
      </w:r>
      <w:r>
        <w:rPr>
          <w:rtl/>
        </w:rPr>
        <w:t>,</w:t>
      </w:r>
      <w:r w:rsidRPr="00FB638E">
        <w:rPr>
          <w:rtl/>
        </w:rPr>
        <w:t xml:space="preserve"> איך הבית ספר יכול ליצור עוד שם איזון או עוד שלום עם החלקים גם המנטליים</w:t>
      </w:r>
      <w:r>
        <w:rPr>
          <w:rtl/>
        </w:rPr>
        <w:t>,</w:t>
      </w:r>
      <w:r w:rsidRPr="00FB638E">
        <w:rPr>
          <w:rtl/>
        </w:rPr>
        <w:t xml:space="preserve"> או שאחרי זה אנשים </w:t>
      </w:r>
      <w:r w:rsidRPr="00292885">
        <w:rPr>
          <w:rtl/>
        </w:rPr>
        <w:t>רו</w:t>
      </w:r>
      <w:r w:rsidRPr="00292885">
        <w:rPr>
          <w:rFonts w:hint="cs"/>
          <w:rtl/>
        </w:rPr>
        <w:t>אי</w:t>
      </w:r>
      <w:r w:rsidRPr="00292885">
        <w:rPr>
          <w:rtl/>
        </w:rPr>
        <w:t>ם</w:t>
      </w:r>
      <w:r w:rsidRPr="00FB638E">
        <w:rPr>
          <w:rtl/>
        </w:rPr>
        <w:t xml:space="preserve"> את החיים כמו צריכים לעבור תהליך מול החלק הזה</w:t>
      </w:r>
      <w:r>
        <w:rPr>
          <w:rtl/>
        </w:rPr>
        <w:t>,</w:t>
      </w:r>
      <w:r w:rsidRPr="00FB638E">
        <w:rPr>
          <w:rtl/>
        </w:rPr>
        <w:t xml:space="preserve"> לקבל אותו</w:t>
      </w:r>
      <w:r>
        <w:rPr>
          <w:rtl/>
        </w:rPr>
        <w:t>,</w:t>
      </w:r>
      <w:r w:rsidRPr="00FB638E">
        <w:rPr>
          <w:rtl/>
        </w:rPr>
        <w:t xml:space="preserve"> להשלים אותו</w:t>
      </w:r>
      <w:r>
        <w:rPr>
          <w:rtl/>
        </w:rPr>
        <w:t>,</w:t>
      </w:r>
      <w:r w:rsidRPr="00FB638E">
        <w:rPr>
          <w:rtl/>
        </w:rPr>
        <w:t xml:space="preserve"> ללמוד</w:t>
      </w:r>
      <w:r>
        <w:rPr>
          <w:rtl/>
        </w:rPr>
        <w:t xml:space="preserve"> אה... </w:t>
      </w:r>
      <w:r w:rsidRPr="00FB638E">
        <w:rPr>
          <w:rtl/>
        </w:rPr>
        <w:t>לעבוד איתו</w:t>
      </w:r>
      <w:r>
        <w:rPr>
          <w:rtl/>
        </w:rPr>
        <w:t>.</w:t>
      </w:r>
    </w:p>
    <w:p w14:paraId="5646992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w:t>
      </w:r>
      <w:r>
        <w:rPr>
          <w:rtl/>
        </w:rPr>
        <w:t>מ..</w:t>
      </w:r>
      <w:r w:rsidRPr="00FB638E">
        <w:rPr>
          <w:rtl/>
        </w:rPr>
        <w:t xml:space="preserve"> אצלך זה גם כן</w:t>
      </w:r>
      <w:r>
        <w:rPr>
          <w:rtl/>
        </w:rPr>
        <w:t>?</w:t>
      </w:r>
    </w:p>
    <w:p w14:paraId="6D6DA05D" w14:textId="77777777" w:rsidR="000F5784" w:rsidRPr="00FB638E" w:rsidRDefault="000F5784" w:rsidP="000F5784">
      <w:pPr>
        <w:pStyle w:val="31"/>
      </w:pPr>
      <w:r>
        <w:rPr>
          <w:rtl/>
        </w:rPr>
        <w:t>ע':</w:t>
      </w:r>
      <w:r>
        <w:rPr>
          <w:rtl/>
        </w:rPr>
        <w:tab/>
      </w:r>
      <w:r w:rsidRPr="00FB638E">
        <w:rPr>
          <w:rtl/>
        </w:rPr>
        <w:t>כן</w:t>
      </w:r>
      <w:r>
        <w:rPr>
          <w:rtl/>
        </w:rPr>
        <w:t>.</w:t>
      </w:r>
    </w:p>
    <w:p w14:paraId="21AE0905"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הרגיש לך כמו משהו חסר</w:t>
      </w:r>
      <w:r>
        <w:rPr>
          <w:rtl/>
        </w:rPr>
        <w:t>,</w:t>
      </w:r>
      <w:r w:rsidRPr="00FB638E">
        <w:rPr>
          <w:rtl/>
        </w:rPr>
        <w:t xml:space="preserve"> א</w:t>
      </w:r>
      <w:r>
        <w:rPr>
          <w:rtl/>
        </w:rPr>
        <w:t>ה...?</w:t>
      </w:r>
    </w:p>
    <w:p w14:paraId="2C9CDAC3" w14:textId="77777777" w:rsidR="000F5784" w:rsidRPr="00FB638E" w:rsidRDefault="000F5784" w:rsidP="000F5784">
      <w:pPr>
        <w:pStyle w:val="31"/>
      </w:pPr>
      <w:r>
        <w:rPr>
          <w:b/>
          <w:bCs/>
          <w:rtl/>
        </w:rPr>
        <w:t>ע':</w:t>
      </w:r>
      <w:r>
        <w:rPr>
          <w:b/>
          <w:bCs/>
          <w:rtl/>
        </w:rPr>
        <w:tab/>
      </w:r>
      <w:r>
        <w:rPr>
          <w:rtl/>
        </w:rPr>
        <w:t xml:space="preserve">באותה </w:t>
      </w:r>
      <w:r w:rsidRPr="00FB638E">
        <w:rPr>
          <w:rtl/>
        </w:rPr>
        <w:t xml:space="preserve">תקופה זה לא </w:t>
      </w:r>
      <w:r>
        <w:rPr>
          <w:rtl/>
        </w:rPr>
        <w:t>ה</w:t>
      </w:r>
      <w:r w:rsidRPr="00FB638E">
        <w:rPr>
          <w:rtl/>
        </w:rPr>
        <w:t>רגיש חסר</w:t>
      </w:r>
      <w:r>
        <w:rPr>
          <w:rtl/>
        </w:rPr>
        <w:t>,</w:t>
      </w:r>
      <w:r w:rsidRPr="00FB638E">
        <w:rPr>
          <w:rtl/>
        </w:rPr>
        <w:t xml:space="preserve"> </w:t>
      </w:r>
      <w:r w:rsidRPr="00292885">
        <w:rPr>
          <w:rtl/>
        </w:rPr>
        <w:t>כ</w:t>
      </w:r>
      <w:r>
        <w:rPr>
          <w:rFonts w:hint="cs"/>
          <w:rtl/>
        </w:rPr>
        <w:t>נראה</w:t>
      </w:r>
      <w:r w:rsidRPr="00FB638E">
        <w:rPr>
          <w:rtl/>
        </w:rPr>
        <w:t xml:space="preserve"> זה לא ירגיש לי חסר</w:t>
      </w:r>
    </w:p>
    <w:p w14:paraId="18812B6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ועכשיו כ</w:t>
      </w:r>
      <w:r>
        <w:rPr>
          <w:rtl/>
        </w:rPr>
        <w:t>...</w:t>
      </w:r>
    </w:p>
    <w:p w14:paraId="2E6BE478" w14:textId="77777777" w:rsidR="000F5784" w:rsidRPr="00FB638E" w:rsidRDefault="000F5784" w:rsidP="000F5784">
      <w:pPr>
        <w:pStyle w:val="31"/>
      </w:pPr>
      <w:r>
        <w:rPr>
          <w:b/>
          <w:bCs/>
          <w:rtl/>
        </w:rPr>
        <w:t>ע':</w:t>
      </w:r>
      <w:r>
        <w:rPr>
          <w:b/>
          <w:bCs/>
          <w:rtl/>
        </w:rPr>
        <w:tab/>
      </w:r>
      <w:r w:rsidRPr="00FB638E">
        <w:rPr>
          <w:rtl/>
        </w:rPr>
        <w:t>ועכשיו</w:t>
      </w:r>
      <w:r>
        <w:rPr>
          <w:rtl/>
        </w:rPr>
        <w:t>,</w:t>
      </w:r>
      <w:r w:rsidRPr="00FB638E">
        <w:rPr>
          <w:rtl/>
        </w:rPr>
        <w:t xml:space="preserve"> ועכשיו אני מרגיש</w:t>
      </w:r>
      <w:r>
        <w:rPr>
          <w:rtl/>
        </w:rPr>
        <w:t xml:space="preserve"> ש... </w:t>
      </w:r>
      <w:r w:rsidRPr="00FB638E">
        <w:rPr>
          <w:rtl/>
        </w:rPr>
        <w:t>שיותר באמת קשה לי להיות באזור הזה</w:t>
      </w:r>
      <w:r>
        <w:rPr>
          <w:rtl/>
        </w:rPr>
        <w:t>.</w:t>
      </w:r>
    </w:p>
    <w:p w14:paraId="7C288A5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w:t>
      </w:r>
      <w:r>
        <w:rPr>
          <w:rtl/>
        </w:rPr>
        <w:t>...</w:t>
      </w:r>
      <w:r w:rsidRPr="00FB638E">
        <w:rPr>
          <w:rtl/>
        </w:rPr>
        <w:t xml:space="preserve"> איזה </w:t>
      </w:r>
      <w:r>
        <w:rPr>
          <w:rtl/>
        </w:rPr>
        <w:t xml:space="preserve">דורש </w:t>
      </w:r>
      <w:r w:rsidRPr="00FB638E">
        <w:rPr>
          <w:rtl/>
        </w:rPr>
        <w:t>יותר מאמץ</w:t>
      </w:r>
      <w:r>
        <w:rPr>
          <w:rtl/>
        </w:rPr>
        <w:t>?</w:t>
      </w:r>
      <w:r w:rsidRPr="00FB638E">
        <w:rPr>
          <w:rtl/>
        </w:rPr>
        <w:t xml:space="preserve"> האזור המנטלי</w:t>
      </w:r>
      <w:r>
        <w:rPr>
          <w:rtl/>
        </w:rPr>
        <w:t>?</w:t>
      </w:r>
      <w:r w:rsidRPr="00FB638E">
        <w:rPr>
          <w:rtl/>
        </w:rPr>
        <w:t xml:space="preserve"> </w:t>
      </w:r>
    </w:p>
    <w:p w14:paraId="3A4FEEAB" w14:textId="77777777" w:rsidR="000F5784" w:rsidRPr="00FB638E" w:rsidRDefault="000F5784" w:rsidP="000F5784">
      <w:pPr>
        <w:pStyle w:val="31"/>
      </w:pPr>
      <w:r>
        <w:rPr>
          <w:rtl/>
        </w:rPr>
        <w:t>ע':</w:t>
      </w:r>
      <w:r>
        <w:rPr>
          <w:rtl/>
        </w:rPr>
        <w:tab/>
      </w:r>
      <w:r w:rsidRPr="00FB638E">
        <w:rPr>
          <w:rtl/>
        </w:rPr>
        <w:t>כן</w:t>
      </w:r>
      <w:r>
        <w:rPr>
          <w:rtl/>
        </w:rPr>
        <w:t>.</w:t>
      </w:r>
    </w:p>
    <w:p w14:paraId="2783DF7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גם האקדמי</w:t>
      </w:r>
      <w:r>
        <w:rPr>
          <w:rtl/>
        </w:rPr>
        <w:t>,</w:t>
      </w:r>
      <w:r w:rsidRPr="00FB638E">
        <w:rPr>
          <w:rtl/>
        </w:rPr>
        <w:t xml:space="preserve"> גם האזור האקדמי או רק האזור הזה</w:t>
      </w:r>
      <w:r>
        <w:rPr>
          <w:rtl/>
        </w:rPr>
        <w:t xml:space="preserve"> ש... </w:t>
      </w:r>
      <w:r w:rsidRPr="00FB638E">
        <w:rPr>
          <w:rtl/>
        </w:rPr>
        <w:t>של הירידה לאדמה</w:t>
      </w:r>
      <w:r>
        <w:rPr>
          <w:rtl/>
        </w:rPr>
        <w:t>,</w:t>
      </w:r>
      <w:r w:rsidRPr="00FB638E">
        <w:rPr>
          <w:rtl/>
        </w:rPr>
        <w:t xml:space="preserve"> של</w:t>
      </w:r>
      <w:r>
        <w:rPr>
          <w:rtl/>
        </w:rPr>
        <w:t xml:space="preserve"> אה... </w:t>
      </w:r>
      <w:r w:rsidRPr="00FB638E">
        <w:rPr>
          <w:rtl/>
        </w:rPr>
        <w:t>א</w:t>
      </w:r>
      <w:r>
        <w:rPr>
          <w:rtl/>
        </w:rPr>
        <w:t xml:space="preserve">ה... ש... </w:t>
      </w:r>
      <w:r w:rsidRPr="00FB638E">
        <w:rPr>
          <w:rtl/>
        </w:rPr>
        <w:t>אני לומד</w:t>
      </w:r>
      <w:r>
        <w:rPr>
          <w:rtl/>
        </w:rPr>
        <w:t xml:space="preserve">ת </w:t>
      </w:r>
      <w:r w:rsidRPr="00FB638E">
        <w:rPr>
          <w:rtl/>
        </w:rPr>
        <w:t>בתוך מכללה ו</w:t>
      </w:r>
      <w:r>
        <w:rPr>
          <w:rtl/>
        </w:rPr>
        <w:t>...</w:t>
      </w:r>
      <w:r w:rsidRPr="00FB638E">
        <w:rPr>
          <w:rtl/>
        </w:rPr>
        <w:t xml:space="preserve"> כן</w:t>
      </w:r>
      <w:r>
        <w:rPr>
          <w:rtl/>
        </w:rPr>
        <w:t>,</w:t>
      </w:r>
      <w:r w:rsidRPr="00FB638E">
        <w:rPr>
          <w:rtl/>
        </w:rPr>
        <w:t xml:space="preserve"> גם מאוד </w:t>
      </w:r>
      <w:r w:rsidRPr="00292885">
        <w:rPr>
          <w:rtl/>
        </w:rPr>
        <w:t>חוויית</w:t>
      </w:r>
      <w:r>
        <w:rPr>
          <w:rFonts w:hint="cs"/>
          <w:rtl/>
        </w:rPr>
        <w:t>י</w:t>
      </w:r>
    </w:p>
    <w:p w14:paraId="09211E7F" w14:textId="77777777" w:rsidR="000F5784" w:rsidRPr="00FB638E" w:rsidRDefault="000F5784" w:rsidP="000F5784">
      <w:pPr>
        <w:pStyle w:val="31"/>
      </w:pPr>
      <w:r>
        <w:rPr>
          <w:b/>
          <w:bCs/>
          <w:rtl/>
        </w:rPr>
        <w:t>ע':</w:t>
      </w:r>
      <w:r>
        <w:rPr>
          <w:b/>
          <w:bCs/>
          <w:rtl/>
        </w:rPr>
        <w:tab/>
      </w:r>
      <w:r w:rsidRPr="00FB638E">
        <w:rPr>
          <w:rtl/>
        </w:rPr>
        <w:t>ואני כן רגע שיש כשנושאים הם מאוד</w:t>
      </w:r>
      <w:r>
        <w:rPr>
          <w:rtl/>
        </w:rPr>
        <w:t>,</w:t>
      </w:r>
      <w:r w:rsidRPr="00FB638E">
        <w:rPr>
          <w:rtl/>
        </w:rPr>
        <w:t xml:space="preserve"> אני מאוד מחפש עכשיו גם להבין את ה</w:t>
      </w:r>
      <w:r>
        <w:rPr>
          <w:rtl/>
        </w:rPr>
        <w:t>...</w:t>
      </w:r>
      <w:r w:rsidRPr="00FB638E">
        <w:rPr>
          <w:rtl/>
        </w:rPr>
        <w:t xml:space="preserve"> כן מאוד </w:t>
      </w:r>
      <w:r w:rsidRPr="00292885">
        <w:rPr>
          <w:rtl/>
        </w:rPr>
        <w:t>מ</w:t>
      </w:r>
      <w:r>
        <w:rPr>
          <w:rFonts w:hint="cs"/>
          <w:rtl/>
        </w:rPr>
        <w:t>תאמץ</w:t>
      </w:r>
      <w:r w:rsidRPr="00FB638E">
        <w:rPr>
          <w:rtl/>
        </w:rPr>
        <w:t xml:space="preserve"> עכשיו להבין את ה</w:t>
      </w:r>
      <w:r>
        <w:rPr>
          <w:rtl/>
        </w:rPr>
        <w:t>...</w:t>
      </w:r>
      <w:r w:rsidRPr="00FB638E">
        <w:rPr>
          <w:rtl/>
        </w:rPr>
        <w:t xml:space="preserve"> את ה</w:t>
      </w:r>
      <w:r>
        <w:rPr>
          <w:rtl/>
        </w:rPr>
        <w:t>...</w:t>
      </w:r>
      <w:r w:rsidRPr="00FB638E">
        <w:rPr>
          <w:rtl/>
        </w:rPr>
        <w:t xml:space="preserve"> את המעבר המנטלי של זה</w:t>
      </w:r>
      <w:r>
        <w:rPr>
          <w:rtl/>
        </w:rPr>
        <w:t>,</w:t>
      </w:r>
      <w:r w:rsidRPr="00FB638E">
        <w:rPr>
          <w:rtl/>
        </w:rPr>
        <w:t xml:space="preserve"> את ה</w:t>
      </w:r>
      <w:r>
        <w:rPr>
          <w:rtl/>
        </w:rPr>
        <w:t>...</w:t>
      </w:r>
      <w:r w:rsidRPr="00FB638E">
        <w:rPr>
          <w:rtl/>
        </w:rPr>
        <w:t xml:space="preserve"> את הפסיכולוגיה של זה</w:t>
      </w:r>
      <w:r>
        <w:rPr>
          <w:rtl/>
        </w:rPr>
        <w:t>,</w:t>
      </w:r>
      <w:r w:rsidRPr="00FB638E">
        <w:rPr>
          <w:rtl/>
        </w:rPr>
        <w:t xml:space="preserve"> באיזשהו אופן מרגיש שהבית ספר יכול ליצור קצת אנטי לאזורים האלה</w:t>
      </w:r>
      <w:r>
        <w:rPr>
          <w:rtl/>
        </w:rPr>
        <w:t>,</w:t>
      </w:r>
      <w:r w:rsidRPr="00FB638E">
        <w:rPr>
          <w:rtl/>
        </w:rPr>
        <w:t xml:space="preserve"> אז כמו האזור הראשי</w:t>
      </w:r>
      <w:r>
        <w:rPr>
          <w:rtl/>
        </w:rPr>
        <w:t>,</w:t>
      </w:r>
      <w:r w:rsidRPr="00FB638E">
        <w:rPr>
          <w:rtl/>
        </w:rPr>
        <w:t xml:space="preserve"> ה</w:t>
      </w:r>
      <w:r>
        <w:rPr>
          <w:rFonts w:hint="cs"/>
          <w:rtl/>
        </w:rPr>
        <w:t xml:space="preserve">אזור של הראש, </w:t>
      </w:r>
      <w:r w:rsidRPr="00FB638E">
        <w:rPr>
          <w:rtl/>
        </w:rPr>
        <w:t>יותר של ההבנה</w:t>
      </w:r>
      <w:r>
        <w:rPr>
          <w:rtl/>
        </w:rPr>
        <w:t>,</w:t>
      </w:r>
      <w:r w:rsidRPr="00FB638E">
        <w:rPr>
          <w:rtl/>
        </w:rPr>
        <w:t xml:space="preserve"> כן</w:t>
      </w:r>
      <w:r>
        <w:rPr>
          <w:rtl/>
        </w:rPr>
        <w:t>...</w:t>
      </w:r>
    </w:p>
    <w:p w14:paraId="569B931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זאת אומרת שאפשר לשחרר שם משהו בתיכון</w:t>
      </w:r>
      <w:r>
        <w:rPr>
          <w:rtl/>
        </w:rPr>
        <w:t xml:space="preserve">, ש... </w:t>
      </w:r>
      <w:r w:rsidRPr="00FB638E">
        <w:rPr>
          <w:rtl/>
        </w:rPr>
        <w:t xml:space="preserve">אפשר ליצור עם זה איזה </w:t>
      </w:r>
      <w:r>
        <w:rPr>
          <w:rtl/>
        </w:rPr>
        <w:t>התיידדות,</w:t>
      </w:r>
    </w:p>
    <w:p w14:paraId="29662ECC" w14:textId="77777777" w:rsidR="000F5784" w:rsidRPr="00FB638E" w:rsidRDefault="000F5784" w:rsidP="000F5784">
      <w:pPr>
        <w:pStyle w:val="31"/>
      </w:pPr>
      <w:r>
        <w:rPr>
          <w:b/>
          <w:bCs/>
          <w:rtl/>
        </w:rPr>
        <w:t>ע':</w:t>
      </w:r>
      <w:r>
        <w:rPr>
          <w:b/>
          <w:bCs/>
          <w:rtl/>
        </w:rPr>
        <w:tab/>
      </w:r>
      <w:r w:rsidRPr="00FB638E">
        <w:rPr>
          <w:rtl/>
        </w:rPr>
        <w:t xml:space="preserve">יותר </w:t>
      </w:r>
      <w:r>
        <w:rPr>
          <w:rtl/>
        </w:rPr>
        <w:t>התיידדות,</w:t>
      </w:r>
      <w:r w:rsidRPr="00FB638E">
        <w:rPr>
          <w:rtl/>
        </w:rPr>
        <w:t xml:space="preserve"> יותר</w:t>
      </w:r>
      <w:r>
        <w:rPr>
          <w:rtl/>
        </w:rPr>
        <w:t xml:space="preserve"> אה... </w:t>
      </w:r>
      <w:r w:rsidRPr="00FB638E">
        <w:rPr>
          <w:rtl/>
        </w:rPr>
        <w:t>כן</w:t>
      </w:r>
      <w:r>
        <w:rPr>
          <w:rtl/>
        </w:rPr>
        <w:t>...</w:t>
      </w:r>
    </w:p>
    <w:p w14:paraId="501E1B5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כן כן כן </w:t>
      </w:r>
      <w:r>
        <w:rPr>
          <w:rtl/>
        </w:rPr>
        <w:t xml:space="preserve">אמ... אה... </w:t>
      </w:r>
      <w:r w:rsidRPr="00FB638E">
        <w:rPr>
          <w:rtl/>
        </w:rPr>
        <w:t>כן</w:t>
      </w:r>
      <w:r>
        <w:rPr>
          <w:rtl/>
        </w:rPr>
        <w:t>,</w:t>
      </w:r>
      <w:r w:rsidRPr="00FB638E">
        <w:rPr>
          <w:rtl/>
        </w:rPr>
        <w:t xml:space="preserve"> איך היית עושה את זה אם היית</w:t>
      </w:r>
      <w:r>
        <w:rPr>
          <w:rtl/>
        </w:rPr>
        <w:t>,</w:t>
      </w:r>
      <w:r w:rsidRPr="00FB638E">
        <w:rPr>
          <w:rtl/>
        </w:rPr>
        <w:t xml:space="preserve"> אם היית נגיד רוצה לעשות איזשהו שינוי כזה בצד האקדמי</w:t>
      </w:r>
      <w:r>
        <w:rPr>
          <w:rtl/>
        </w:rPr>
        <w:t>,</w:t>
      </w:r>
      <w:r w:rsidRPr="00FB638E">
        <w:rPr>
          <w:rtl/>
        </w:rPr>
        <w:t xml:space="preserve"> אולי בעוד תחומים</w:t>
      </w:r>
      <w:r>
        <w:rPr>
          <w:rtl/>
        </w:rPr>
        <w:t>?</w:t>
      </w:r>
      <w:r w:rsidRPr="00FB638E">
        <w:rPr>
          <w:rtl/>
        </w:rPr>
        <w:t xml:space="preserve"> אולי תגיד גם אולי בעוד תחומים</w:t>
      </w:r>
      <w:r>
        <w:rPr>
          <w:rtl/>
        </w:rPr>
        <w:t>?</w:t>
      </w:r>
      <w:r w:rsidRPr="00FB638E">
        <w:rPr>
          <w:rtl/>
        </w:rPr>
        <w:t xml:space="preserve"> יש הרבה ביקורת על חינוך </w:t>
      </w:r>
      <w:r>
        <w:rPr>
          <w:rtl/>
        </w:rPr>
        <w:t>ולדורף,</w:t>
      </w:r>
      <w:r w:rsidRPr="00FB638E">
        <w:rPr>
          <w:rtl/>
        </w:rPr>
        <w:t xml:space="preserve"> אנחנו מכירים את זה</w:t>
      </w:r>
      <w:r>
        <w:rPr>
          <w:rtl/>
        </w:rPr>
        <w:t>,</w:t>
      </w:r>
      <w:r w:rsidRPr="00FB638E">
        <w:rPr>
          <w:rtl/>
        </w:rPr>
        <w:t xml:space="preserve"> השאלה היא באמת איך אתה</w:t>
      </w:r>
      <w:r>
        <w:rPr>
          <w:rtl/>
        </w:rPr>
        <w:t>,</w:t>
      </w:r>
      <w:r w:rsidRPr="00FB638E">
        <w:rPr>
          <w:rtl/>
        </w:rPr>
        <w:t xml:space="preserve"> מה יכול היה </w:t>
      </w:r>
      <w:r w:rsidRPr="00FB638E">
        <w:rPr>
          <w:rtl/>
        </w:rPr>
        <w:lastRenderedPageBreak/>
        <w:t>ל</w:t>
      </w:r>
      <w:r>
        <w:rPr>
          <w:rtl/>
        </w:rPr>
        <w:t>...</w:t>
      </w:r>
      <w:r w:rsidRPr="00FB638E">
        <w:rPr>
          <w:rtl/>
        </w:rPr>
        <w:t xml:space="preserve"> מה יכול היה לעזור נגיד אם היית רוצה לתת עצה למורים כ</w:t>
      </w:r>
      <w:r>
        <w:rPr>
          <w:rtl/>
        </w:rPr>
        <w:t>א</w:t>
      </w:r>
      <w:r w:rsidRPr="00FB638E">
        <w:rPr>
          <w:rtl/>
        </w:rPr>
        <w:t>ן בתיכון או ביסודי</w:t>
      </w:r>
      <w:r>
        <w:rPr>
          <w:rtl/>
        </w:rPr>
        <w:t>,</w:t>
      </w:r>
      <w:r w:rsidRPr="00FB638E">
        <w:rPr>
          <w:rtl/>
        </w:rPr>
        <w:t xml:space="preserve"> אפשר גם להגיד </w:t>
      </w:r>
      <w:r>
        <w:rPr>
          <w:rtl/>
        </w:rPr>
        <w:t>ב</w:t>
      </w:r>
      <w:r w:rsidRPr="00FB638E">
        <w:rPr>
          <w:rtl/>
        </w:rPr>
        <w:t>יחס ליסודי</w:t>
      </w:r>
      <w:r>
        <w:rPr>
          <w:rtl/>
        </w:rPr>
        <w:t>.</w:t>
      </w:r>
    </w:p>
    <w:p w14:paraId="2E0C4455"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זה באמת כמו איך</w:t>
      </w:r>
      <w:r>
        <w:rPr>
          <w:rtl/>
        </w:rPr>
        <w:t>,</w:t>
      </w:r>
      <w:r w:rsidRPr="00FB638E">
        <w:rPr>
          <w:rtl/>
        </w:rPr>
        <w:t xml:space="preserve"> איך מוצאים באמת כמו את העניין שמוצאים בשאר נגיד כל כל שאר הדברים</w:t>
      </w:r>
      <w:r>
        <w:rPr>
          <w:rtl/>
        </w:rPr>
        <w:t>,</w:t>
      </w:r>
      <w:r w:rsidRPr="00FB638E">
        <w:rPr>
          <w:rtl/>
        </w:rPr>
        <w:t xml:space="preserve"> זה מרגיש כמה כמה מורים מאמינים בזה</w:t>
      </w:r>
      <w:r>
        <w:rPr>
          <w:rtl/>
        </w:rPr>
        <w:t>,</w:t>
      </w:r>
      <w:r w:rsidRPr="00FB638E">
        <w:rPr>
          <w:rtl/>
        </w:rPr>
        <w:t xml:space="preserve"> וכמה יש שם חיבור לזה</w:t>
      </w:r>
      <w:r>
        <w:rPr>
          <w:rtl/>
        </w:rPr>
        <w:t>...</w:t>
      </w:r>
    </w:p>
    <w:p w14:paraId="27A6354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אז כמו למצוא איך מביאים חיבור לחלקים האלה</w:t>
      </w:r>
      <w:r>
        <w:rPr>
          <w:rtl/>
        </w:rPr>
        <w:t>,</w:t>
      </w:r>
      <w:r w:rsidRPr="00FB638E">
        <w:rPr>
          <w:rtl/>
        </w:rPr>
        <w:t xml:space="preserve"> ולהביא עניין לילדים שהצליחו להתחבר אל האזורים האלה</w:t>
      </w:r>
      <w:r>
        <w:rPr>
          <w:rtl/>
        </w:rPr>
        <w:t>.</w:t>
      </w:r>
      <w:r w:rsidRPr="00FB638E">
        <w:rPr>
          <w:rtl/>
        </w:rPr>
        <w:t xml:space="preserve"> זה כמו ילד מבין ש</w:t>
      </w:r>
      <w:r>
        <w:rPr>
          <w:rFonts w:hint="cs"/>
          <w:rtl/>
        </w:rPr>
        <w:t>ל</w:t>
      </w:r>
      <w:r w:rsidRPr="00FB638E">
        <w:rPr>
          <w:rtl/>
        </w:rPr>
        <w:t xml:space="preserve">מורה </w:t>
      </w:r>
      <w:r>
        <w:rPr>
          <w:rFonts w:hint="cs"/>
          <w:rtl/>
        </w:rPr>
        <w:t xml:space="preserve">יש </w:t>
      </w:r>
      <w:r w:rsidRPr="00FB638E">
        <w:rPr>
          <w:rtl/>
        </w:rPr>
        <w:t>כבר</w:t>
      </w:r>
      <w:r>
        <w:rPr>
          <w:rFonts w:hint="cs"/>
          <w:rtl/>
        </w:rPr>
        <w:t xml:space="preserve"> דעה,</w:t>
      </w:r>
      <w:r w:rsidRPr="00FB638E">
        <w:rPr>
          <w:rtl/>
        </w:rPr>
        <w:t xml:space="preserve"> לבית ספר יש תפיסה מסוימת על מה חשוב ומה לא חשוב</w:t>
      </w:r>
      <w:r>
        <w:rPr>
          <w:rtl/>
        </w:rPr>
        <w:t>,</w:t>
      </w:r>
      <w:r w:rsidRPr="00FB638E">
        <w:rPr>
          <w:rtl/>
        </w:rPr>
        <w:t xml:space="preserve"> אז זה כמו מחלחל</w:t>
      </w:r>
      <w:r>
        <w:rPr>
          <w:rtl/>
        </w:rPr>
        <w:t>,</w:t>
      </w:r>
      <w:r w:rsidRPr="00FB638E">
        <w:rPr>
          <w:rtl/>
        </w:rPr>
        <w:t xml:space="preserve"> זה כמו לחקור איך אפשר להביא עניין לאזורים האלה</w:t>
      </w:r>
      <w:r>
        <w:rPr>
          <w:rtl/>
        </w:rPr>
        <w:t>,</w:t>
      </w:r>
      <w:r w:rsidRPr="00FB638E">
        <w:rPr>
          <w:rtl/>
        </w:rPr>
        <w:t xml:space="preserve"> אני לא יודע</w:t>
      </w:r>
      <w:r>
        <w:rPr>
          <w:rtl/>
        </w:rPr>
        <w:t>.</w:t>
      </w:r>
    </w:p>
    <w:p w14:paraId="2E572B81" w14:textId="77777777" w:rsidR="000F5784" w:rsidRPr="00FB638E" w:rsidRDefault="000F5784" w:rsidP="000F5784">
      <w:pPr>
        <w:pStyle w:val="31"/>
      </w:pPr>
      <w:r>
        <w:rPr>
          <w:b/>
          <w:bCs/>
          <w:rtl/>
        </w:rPr>
        <w:t>ע':</w:t>
      </w:r>
      <w:r>
        <w:rPr>
          <w:b/>
          <w:bCs/>
          <w:rtl/>
        </w:rPr>
        <w:tab/>
      </w:r>
      <w:r w:rsidRPr="00FB638E">
        <w:rPr>
          <w:rtl/>
        </w:rPr>
        <w:t>זה שאלה מאוד טובה</w:t>
      </w:r>
      <w:r>
        <w:rPr>
          <w:rtl/>
        </w:rPr>
        <w:t>,</w:t>
      </w:r>
      <w:r w:rsidRPr="00FB638E">
        <w:rPr>
          <w:rtl/>
        </w:rPr>
        <w:t xml:space="preserve"> כן</w:t>
      </w:r>
      <w:r>
        <w:rPr>
          <w:rtl/>
        </w:rPr>
        <w:t>.</w:t>
      </w:r>
    </w:p>
    <w:p w14:paraId="612CC29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כי ברגע אולי זה בא אחד על חשבון השני</w:t>
      </w:r>
      <w:r>
        <w:rPr>
          <w:rtl/>
        </w:rPr>
        <w:t>,</w:t>
      </w:r>
      <w:r w:rsidRPr="00FB638E">
        <w:rPr>
          <w:rtl/>
        </w:rPr>
        <w:t xml:space="preserve"> אם אתה חווה אז אתה לא יכול לחשוב את זה</w:t>
      </w:r>
      <w:r>
        <w:rPr>
          <w:rtl/>
        </w:rPr>
        <w:t>,</w:t>
      </w:r>
      <w:r w:rsidRPr="00FB638E">
        <w:rPr>
          <w:rtl/>
        </w:rPr>
        <w:t xml:space="preserve"> לא יודעת אם זה יכול</w:t>
      </w:r>
      <w:r>
        <w:rPr>
          <w:rtl/>
        </w:rPr>
        <w:t>.</w:t>
      </w:r>
    </w:p>
    <w:p w14:paraId="0D32D735"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זה כאילו זה יכול כמו קצת להוציא אותך ממה בפנים</w:t>
      </w:r>
      <w:r>
        <w:rPr>
          <w:rtl/>
        </w:rPr>
        <w:t>,</w:t>
      </w:r>
      <w:r w:rsidRPr="00FB638E">
        <w:rPr>
          <w:rtl/>
        </w:rPr>
        <w:t xml:space="preserve"> אבל אולי יכול אזורים אחרים שבהם אפשר יותר לגעת במנטלי ואזורים אחרים באמת להישאר בתוך</w:t>
      </w:r>
    </w:p>
    <w:p w14:paraId="7276BB62" w14:textId="77777777" w:rsidR="000F5784" w:rsidRPr="00FB638E" w:rsidRDefault="000F5784" w:rsidP="000F5784">
      <w:pPr>
        <w:pStyle w:val="31"/>
      </w:pPr>
      <w:r w:rsidRPr="00F50BED">
        <w:rPr>
          <w:b/>
          <w:bCs/>
          <w:rtl/>
        </w:rPr>
        <w:t>מראיינת</w:t>
      </w:r>
      <w:r>
        <w:rPr>
          <w:b/>
          <w:bCs/>
          <w:rtl/>
        </w:rPr>
        <w:t>:</w:t>
      </w:r>
      <w:r>
        <w:rPr>
          <w:b/>
          <w:bCs/>
          <w:rtl/>
        </w:rPr>
        <w:tab/>
      </w:r>
      <w:r>
        <w:rPr>
          <w:rFonts w:hint="cs"/>
          <w:rtl/>
        </w:rPr>
        <w:t xml:space="preserve">עצמך </w:t>
      </w:r>
      <w:r w:rsidRPr="00FB638E">
        <w:rPr>
          <w:rtl/>
        </w:rPr>
        <w:t>שהוא רק חוויה ורק</w:t>
      </w:r>
      <w:r>
        <w:rPr>
          <w:rtl/>
        </w:rPr>
        <w:t xml:space="preserve"> אה... </w:t>
      </w:r>
      <w:r w:rsidRPr="00FB638E">
        <w:rPr>
          <w:rtl/>
        </w:rPr>
        <w:t>למידה דרך החוויה</w:t>
      </w:r>
      <w:r>
        <w:rPr>
          <w:rtl/>
        </w:rPr>
        <w:t>,</w:t>
      </w:r>
      <w:r w:rsidRPr="00FB638E">
        <w:rPr>
          <w:rtl/>
        </w:rPr>
        <w:t xml:space="preserve"> יש בתוך מה שקיבלת בבית ספר משהו שאתה מרגיש שהוא ממש לא טוב</w:t>
      </w:r>
      <w:r>
        <w:rPr>
          <w:rtl/>
        </w:rPr>
        <w:t>?</w:t>
      </w:r>
    </w:p>
    <w:p w14:paraId="4FFF821B" w14:textId="77777777" w:rsidR="000F5784" w:rsidRPr="00FB638E" w:rsidRDefault="000F5784" w:rsidP="000F5784">
      <w:pPr>
        <w:pStyle w:val="31"/>
      </w:pPr>
      <w:r>
        <w:rPr>
          <w:rtl/>
        </w:rPr>
        <w:t>ע':</w:t>
      </w:r>
      <w:r>
        <w:rPr>
          <w:rtl/>
        </w:rPr>
        <w:tab/>
      </w:r>
      <w:r w:rsidRPr="00FB638E">
        <w:rPr>
          <w:rtl/>
        </w:rPr>
        <w:t>לא</w:t>
      </w:r>
    </w:p>
    <w:p w14:paraId="182F280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לא</w:t>
      </w:r>
    </w:p>
    <w:p w14:paraId="641FE67D" w14:textId="77777777" w:rsidR="000F5784" w:rsidRPr="00FB638E" w:rsidRDefault="000F5784" w:rsidP="000F5784">
      <w:pPr>
        <w:pStyle w:val="31"/>
      </w:pPr>
      <w:r>
        <w:rPr>
          <w:rtl/>
        </w:rPr>
        <w:t>ע':</w:t>
      </w:r>
      <w:r>
        <w:rPr>
          <w:rtl/>
        </w:rPr>
        <w:tab/>
      </w:r>
      <w:r w:rsidRPr="00FB638E">
        <w:rPr>
          <w:rtl/>
        </w:rPr>
        <w:t>לא</w:t>
      </w:r>
    </w:p>
    <w:p w14:paraId="36DA47F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לא ביסודי ולא ב</w:t>
      </w:r>
      <w:r>
        <w:rPr>
          <w:rtl/>
        </w:rPr>
        <w:t>...</w:t>
      </w:r>
    </w:p>
    <w:p w14:paraId="6F07A08D" w14:textId="77777777" w:rsidR="000F5784" w:rsidRPr="00FB638E" w:rsidRDefault="000F5784" w:rsidP="000F5784">
      <w:pPr>
        <w:pStyle w:val="31"/>
      </w:pPr>
      <w:r>
        <w:rPr>
          <w:b/>
          <w:bCs/>
          <w:rtl/>
        </w:rPr>
        <w:t>ע':</w:t>
      </w:r>
      <w:r>
        <w:rPr>
          <w:b/>
          <w:bCs/>
          <w:rtl/>
        </w:rPr>
        <w:tab/>
      </w:r>
      <w:r w:rsidRPr="00FB638E">
        <w:rPr>
          <w:rtl/>
        </w:rPr>
        <w:t>עכשיו</w:t>
      </w:r>
      <w:r>
        <w:rPr>
          <w:rtl/>
        </w:rPr>
        <w:t>,</w:t>
      </w:r>
      <w:r w:rsidRPr="00FB638E">
        <w:rPr>
          <w:rtl/>
        </w:rPr>
        <w:t xml:space="preserve"> אם יש משהו עם גבולות שהוא מאוד מטושטש</w:t>
      </w:r>
      <w:r>
        <w:rPr>
          <w:rtl/>
        </w:rPr>
        <w:t>,</w:t>
      </w:r>
      <w:r w:rsidRPr="00FB638E">
        <w:rPr>
          <w:rtl/>
        </w:rPr>
        <w:t xml:space="preserve"> אני חושב </w:t>
      </w:r>
      <w:r>
        <w:rPr>
          <w:rFonts w:hint="cs"/>
          <w:rtl/>
        </w:rPr>
        <w:t>ש</w:t>
      </w:r>
      <w:r w:rsidRPr="00FB638E">
        <w:rPr>
          <w:rtl/>
        </w:rPr>
        <w:t xml:space="preserve">בבית ספר או יש משהו מאוד רך </w:t>
      </w:r>
      <w:r>
        <w:rPr>
          <w:rFonts w:hint="cs"/>
          <w:rtl/>
        </w:rPr>
        <w:t>וחם</w:t>
      </w:r>
      <w:r w:rsidRPr="00FB638E">
        <w:rPr>
          <w:rtl/>
        </w:rPr>
        <w:t xml:space="preserve"> ומקבל</w:t>
      </w:r>
      <w:r>
        <w:rPr>
          <w:rtl/>
        </w:rPr>
        <w:t>,</w:t>
      </w:r>
      <w:r w:rsidRPr="00FB638E">
        <w:rPr>
          <w:rtl/>
        </w:rPr>
        <w:t xml:space="preserve"> שהוא גם מאפשר איזה מקום של פנטזיה</w:t>
      </w:r>
      <w:r>
        <w:rPr>
          <w:rtl/>
        </w:rPr>
        <w:t>,</w:t>
      </w:r>
      <w:r w:rsidRPr="00FB638E">
        <w:rPr>
          <w:rtl/>
        </w:rPr>
        <w:t xml:space="preserve"> מקום איזה תמים כזה על העולם ו</w:t>
      </w:r>
      <w:r>
        <w:rPr>
          <w:rtl/>
        </w:rPr>
        <w:t>...</w:t>
      </w:r>
    </w:p>
    <w:p w14:paraId="12A7288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מאפשר לזה יחסים מאוד עמוקים</w:t>
      </w:r>
      <w:r>
        <w:rPr>
          <w:rtl/>
        </w:rPr>
        <w:t>,</w:t>
      </w:r>
      <w:r w:rsidRPr="00FB638E">
        <w:rPr>
          <w:rtl/>
        </w:rPr>
        <w:t xml:space="preserve"> אבל אחרי זה אני מרגיש</w:t>
      </w:r>
      <w:r>
        <w:rPr>
          <w:rtl/>
        </w:rPr>
        <w:t>ה</w:t>
      </w:r>
      <w:r w:rsidRPr="00FB638E">
        <w:rPr>
          <w:rtl/>
        </w:rPr>
        <w:t xml:space="preserve"> שאתה כמו</w:t>
      </w:r>
      <w:r>
        <w:rPr>
          <w:rtl/>
        </w:rPr>
        <w:t xml:space="preserve"> –</w:t>
      </w:r>
      <w:r w:rsidRPr="00FB638E">
        <w:rPr>
          <w:rtl/>
        </w:rPr>
        <w:t xml:space="preserve"> כבוגר אתה צריך ללמוד את זה קצת לבד אולי</w:t>
      </w:r>
      <w:r>
        <w:rPr>
          <w:rtl/>
        </w:rPr>
        <w:t>,</w:t>
      </w:r>
      <w:r w:rsidRPr="00FB638E">
        <w:rPr>
          <w:rtl/>
        </w:rPr>
        <w:t xml:space="preserve"> את הגבולות</w:t>
      </w:r>
      <w:r>
        <w:rPr>
          <w:rtl/>
        </w:rPr>
        <w:t>,</w:t>
      </w:r>
      <w:r w:rsidRPr="00FB638E">
        <w:rPr>
          <w:rtl/>
        </w:rPr>
        <w:t xml:space="preserve"> את ה</w:t>
      </w:r>
      <w:r>
        <w:rPr>
          <w:rtl/>
        </w:rPr>
        <w:t>...</w:t>
      </w:r>
      <w:r w:rsidRPr="00FB638E">
        <w:rPr>
          <w:rtl/>
        </w:rPr>
        <w:t xml:space="preserve"> </w:t>
      </w:r>
      <w:r>
        <w:rPr>
          <w:rtl/>
        </w:rPr>
        <w:t xml:space="preserve">אמ... </w:t>
      </w:r>
      <w:r w:rsidRPr="00FB638E">
        <w:rPr>
          <w:rtl/>
        </w:rPr>
        <w:t>איפה יחסים נגמרים איפה</w:t>
      </w:r>
      <w:r>
        <w:rPr>
          <w:rtl/>
        </w:rPr>
        <w:t>...</w:t>
      </w:r>
    </w:p>
    <w:p w14:paraId="31CB6F48" w14:textId="77777777" w:rsidR="000F5784" w:rsidRPr="00FB638E" w:rsidRDefault="000F5784" w:rsidP="000F5784">
      <w:pPr>
        <w:pStyle w:val="31"/>
      </w:pPr>
      <w:r>
        <w:rPr>
          <w:rtl/>
        </w:rPr>
        <w:t>ע':</w:t>
      </w:r>
      <w:r>
        <w:rPr>
          <w:rtl/>
        </w:rPr>
        <w:tab/>
      </w:r>
      <w:r w:rsidRPr="00FB638E">
        <w:rPr>
          <w:rtl/>
        </w:rPr>
        <w:t>כן</w:t>
      </w:r>
      <w:r>
        <w:rPr>
          <w:rtl/>
        </w:rPr>
        <w:t>.</w:t>
      </w:r>
    </w:p>
    <w:p w14:paraId="6478F0A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שזה זה מרגיש לך כמו </w:t>
      </w:r>
      <w:r w:rsidRPr="00292885">
        <w:rPr>
          <w:rtl/>
        </w:rPr>
        <w:t>קשור</w:t>
      </w:r>
      <w:r w:rsidRPr="00FB638E">
        <w:rPr>
          <w:rtl/>
        </w:rPr>
        <w:t xml:space="preserve"> לבית ספר</w:t>
      </w:r>
      <w:r>
        <w:rPr>
          <w:rtl/>
        </w:rPr>
        <w:t>?</w:t>
      </w:r>
    </w:p>
    <w:p w14:paraId="0EB4114E"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יש מטלות</w:t>
      </w:r>
      <w:r>
        <w:rPr>
          <w:rtl/>
        </w:rPr>
        <w:t>,</w:t>
      </w:r>
      <w:r w:rsidRPr="00FB638E">
        <w:rPr>
          <w:rtl/>
        </w:rPr>
        <w:t xml:space="preserve"> אז צריך יכולות</w:t>
      </w:r>
      <w:r>
        <w:rPr>
          <w:rtl/>
        </w:rPr>
        <w:t>,</w:t>
      </w:r>
      <w:r w:rsidRPr="00FB638E">
        <w:rPr>
          <w:rtl/>
        </w:rPr>
        <w:t xml:space="preserve"> כאילו זה לא עכשיו את</w:t>
      </w:r>
      <w:r>
        <w:rPr>
          <w:rtl/>
        </w:rPr>
        <w:t>ה</w:t>
      </w:r>
      <w:r w:rsidRPr="00FB638E">
        <w:rPr>
          <w:rtl/>
        </w:rPr>
        <w:t xml:space="preserve"> חייב לעשות את זה</w:t>
      </w:r>
      <w:r>
        <w:rPr>
          <w:rtl/>
        </w:rPr>
        <w:t>,</w:t>
      </w:r>
      <w:r w:rsidRPr="00FB638E">
        <w:rPr>
          <w:rtl/>
        </w:rPr>
        <w:t xml:space="preserve"> באמת זה כמו</w:t>
      </w:r>
      <w:r>
        <w:rPr>
          <w:rtl/>
        </w:rPr>
        <w:t>...</w:t>
      </w:r>
    </w:p>
    <w:p w14:paraId="2D08956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 מרגיש לך טוב לא טוב</w:t>
      </w:r>
      <w:r>
        <w:rPr>
          <w:rtl/>
        </w:rPr>
        <w:t xml:space="preserve"> אה... </w:t>
      </w:r>
      <w:r w:rsidRPr="00FB638E">
        <w:rPr>
          <w:rtl/>
        </w:rPr>
        <w:t>איך</w:t>
      </w:r>
      <w:r>
        <w:rPr>
          <w:rtl/>
        </w:rPr>
        <w:t>,</w:t>
      </w:r>
      <w:r w:rsidRPr="00FB638E">
        <w:rPr>
          <w:rtl/>
        </w:rPr>
        <w:t xml:space="preserve"> איך אתה</w:t>
      </w:r>
      <w:r>
        <w:rPr>
          <w:rtl/>
        </w:rPr>
        <w:t>,</w:t>
      </w:r>
      <w:r w:rsidRPr="00FB638E">
        <w:rPr>
          <w:rtl/>
        </w:rPr>
        <w:t xml:space="preserve"> איך היית רואה את זה נגיד </w:t>
      </w:r>
      <w:r>
        <w:rPr>
          <w:rtl/>
        </w:rPr>
        <w:t xml:space="preserve">בראי הזמן, </w:t>
      </w:r>
      <w:r w:rsidRPr="00FB638E">
        <w:rPr>
          <w:rtl/>
        </w:rPr>
        <w:t>כי בבית ספר בתיכון זה סבבה שלא לוחצים עליי יותר מדי</w:t>
      </w:r>
      <w:r>
        <w:rPr>
          <w:rtl/>
        </w:rPr>
        <w:t>...</w:t>
      </w:r>
    </w:p>
    <w:p w14:paraId="3D57A559" w14:textId="77777777" w:rsidR="000F5784" w:rsidRPr="00FB638E" w:rsidRDefault="000F5784" w:rsidP="000F5784">
      <w:pPr>
        <w:pStyle w:val="31"/>
      </w:pPr>
      <w:r>
        <w:rPr>
          <w:rtl/>
        </w:rPr>
        <w:t>ע':</w:t>
      </w:r>
      <w:r>
        <w:rPr>
          <w:rtl/>
        </w:rPr>
        <w:tab/>
      </w:r>
      <w:r w:rsidRPr="00FB638E">
        <w:rPr>
          <w:rtl/>
        </w:rPr>
        <w:t>כן</w:t>
      </w:r>
      <w:r>
        <w:rPr>
          <w:rtl/>
        </w:rPr>
        <w:t>.</w:t>
      </w:r>
    </w:p>
    <w:p w14:paraId="666F0B8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נראה לי אבל</w:t>
      </w:r>
      <w:r>
        <w:rPr>
          <w:rtl/>
        </w:rPr>
        <w:t xml:space="preserve"> אה... </w:t>
      </w:r>
      <w:r w:rsidRPr="00FB638E">
        <w:rPr>
          <w:rtl/>
        </w:rPr>
        <w:t>אני באה מבית ספר שמאוד מאוד לוחצים זאת אומרת שכאילו</w:t>
      </w:r>
      <w:r>
        <w:rPr>
          <w:rtl/>
        </w:rPr>
        <w:t xml:space="preserve"> הכול</w:t>
      </w:r>
      <w:r w:rsidRPr="00FB638E">
        <w:rPr>
          <w:rtl/>
        </w:rPr>
        <w:t xml:space="preserve"> היה מאוד מאוד ברור לא עשית את אף פעם מבית ספר</w:t>
      </w:r>
    </w:p>
    <w:p w14:paraId="4D19AC08" w14:textId="77777777" w:rsidR="000F5784" w:rsidRPr="00FB638E" w:rsidRDefault="000F5784" w:rsidP="000F5784">
      <w:pPr>
        <w:pStyle w:val="31"/>
      </w:pPr>
      <w:r>
        <w:rPr>
          <w:rtl/>
        </w:rPr>
        <w:t>ע':</w:t>
      </w:r>
      <w:r>
        <w:rPr>
          <w:rtl/>
        </w:rPr>
        <w:tab/>
      </w:r>
      <w:r w:rsidRPr="00FB638E">
        <w:rPr>
          <w:rtl/>
        </w:rPr>
        <w:t>כן</w:t>
      </w:r>
      <w:r>
        <w:rPr>
          <w:rtl/>
        </w:rPr>
        <w:t>.</w:t>
      </w:r>
    </w:p>
    <w:p w14:paraId="6CE98A0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פה זה לא ככה</w:t>
      </w:r>
      <w:r>
        <w:rPr>
          <w:rtl/>
        </w:rPr>
        <w:t>,</w:t>
      </w:r>
      <w:r w:rsidRPr="00FB638E">
        <w:rPr>
          <w:rtl/>
        </w:rPr>
        <w:t xml:space="preserve"> השאלה איך זה באמת מרגיש אחר כך</w:t>
      </w:r>
      <w:r>
        <w:rPr>
          <w:rtl/>
        </w:rPr>
        <w:t>.</w:t>
      </w:r>
    </w:p>
    <w:p w14:paraId="5660B6DC"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אני כן מאוד מאוד מאמין בקשר האישי שיש בבית ספר</w:t>
      </w:r>
      <w:r>
        <w:rPr>
          <w:rtl/>
        </w:rPr>
        <w:t>,</w:t>
      </w:r>
      <w:r w:rsidRPr="00FB638E">
        <w:rPr>
          <w:rtl/>
        </w:rPr>
        <w:t xml:space="preserve"> שאני </w:t>
      </w:r>
      <w:r>
        <w:rPr>
          <w:rtl/>
        </w:rPr>
        <w:t xml:space="preserve">– </w:t>
      </w:r>
      <w:r w:rsidRPr="00FB638E">
        <w:rPr>
          <w:rtl/>
        </w:rPr>
        <w:t>בתקופה שאני למדתי לעמוד בשיח סביב הדבר הזה</w:t>
      </w:r>
      <w:r>
        <w:rPr>
          <w:rtl/>
        </w:rPr>
        <w:t>,</w:t>
      </w:r>
      <w:r w:rsidRPr="00FB638E">
        <w:rPr>
          <w:rtl/>
        </w:rPr>
        <w:t xml:space="preserve"> וכמו אולי עוד לחזק את השריר הזה שמצליח</w:t>
      </w:r>
      <w:r>
        <w:rPr>
          <w:rtl/>
        </w:rPr>
        <w:t xml:space="preserve"> אה... </w:t>
      </w:r>
      <w:r w:rsidRPr="00FB638E">
        <w:rPr>
          <w:rtl/>
        </w:rPr>
        <w:t>ללמוד גבולות</w:t>
      </w:r>
      <w:r>
        <w:rPr>
          <w:rtl/>
        </w:rPr>
        <w:t>,</w:t>
      </w:r>
      <w:r w:rsidRPr="00FB638E">
        <w:rPr>
          <w:rtl/>
        </w:rPr>
        <w:t xml:space="preserve"> ללמוד</w:t>
      </w:r>
      <w:r>
        <w:rPr>
          <w:rtl/>
        </w:rPr>
        <w:t xml:space="preserve"> אה... </w:t>
      </w:r>
      <w:r w:rsidRPr="00FB638E">
        <w:rPr>
          <w:rtl/>
        </w:rPr>
        <w:t>זה גם שאלה</w:t>
      </w:r>
      <w:r>
        <w:rPr>
          <w:rtl/>
        </w:rPr>
        <w:t>,</w:t>
      </w:r>
      <w:r w:rsidRPr="00FB638E">
        <w:rPr>
          <w:rtl/>
        </w:rPr>
        <w:t xml:space="preserve"> כי גם אני מרגיש שכמו </w:t>
      </w:r>
      <w:r>
        <w:rPr>
          <w:rFonts w:hint="cs"/>
          <w:rtl/>
        </w:rPr>
        <w:t xml:space="preserve">נכנסתי </w:t>
      </w:r>
      <w:r w:rsidRPr="00FB638E">
        <w:rPr>
          <w:rtl/>
        </w:rPr>
        <w:t>בזה ואז כבוגר הייתי צריך ללמוד את זה בעצמי</w:t>
      </w:r>
      <w:r>
        <w:rPr>
          <w:rtl/>
        </w:rPr>
        <w:t>,</w:t>
      </w:r>
      <w:r w:rsidRPr="00FB638E">
        <w:rPr>
          <w:rtl/>
        </w:rPr>
        <w:t xml:space="preserve"> כל הנושא</w:t>
      </w:r>
      <w:r>
        <w:rPr>
          <w:rtl/>
        </w:rPr>
        <w:t>.</w:t>
      </w:r>
    </w:p>
    <w:p w14:paraId="5753F60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שזה יותר קשה</w:t>
      </w:r>
      <w:r>
        <w:rPr>
          <w:rtl/>
        </w:rPr>
        <w:t>,</w:t>
      </w:r>
      <w:r w:rsidRPr="00FB638E">
        <w:rPr>
          <w:rtl/>
        </w:rPr>
        <w:t xml:space="preserve"> לא</w:t>
      </w:r>
      <w:r>
        <w:rPr>
          <w:rtl/>
        </w:rPr>
        <w:t>?</w:t>
      </w:r>
    </w:p>
    <w:p w14:paraId="4B1352A6" w14:textId="77777777" w:rsidR="000F5784" w:rsidRPr="00FB638E" w:rsidRDefault="000F5784" w:rsidP="000F5784">
      <w:pPr>
        <w:pStyle w:val="31"/>
      </w:pPr>
      <w:r>
        <w:rPr>
          <w:b/>
          <w:bCs/>
          <w:rtl/>
        </w:rPr>
        <w:lastRenderedPageBreak/>
        <w:t>ע':</w:t>
      </w:r>
      <w:r>
        <w:rPr>
          <w:b/>
          <w:bCs/>
          <w:rtl/>
        </w:rPr>
        <w:tab/>
      </w:r>
      <w:r w:rsidRPr="00FB638E">
        <w:rPr>
          <w:rtl/>
        </w:rPr>
        <w:t>כן</w:t>
      </w:r>
      <w:r>
        <w:rPr>
          <w:rtl/>
        </w:rPr>
        <w:t>,</w:t>
      </w:r>
      <w:r w:rsidRPr="00FB638E">
        <w:rPr>
          <w:rtl/>
        </w:rPr>
        <w:t xml:space="preserve"> אבל גם זה יותר כזה שמרגיש שעדיין חי ושלי</w:t>
      </w:r>
      <w:r>
        <w:rPr>
          <w:rtl/>
        </w:rPr>
        <w:t>,</w:t>
      </w:r>
      <w:r w:rsidRPr="00FB638E">
        <w:rPr>
          <w:rtl/>
        </w:rPr>
        <w:t xml:space="preserve"> ולא עכשיו בבית ספר לימד אותי משהו ועכשיו אני באיזה אנטי לדבר הזה</w:t>
      </w:r>
      <w:r>
        <w:rPr>
          <w:rtl/>
        </w:rPr>
        <w:t>.</w:t>
      </w:r>
    </w:p>
    <w:p w14:paraId="3F5682C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74E49370" w14:textId="77777777" w:rsidR="000F5784" w:rsidRPr="00FB638E" w:rsidRDefault="000F5784" w:rsidP="000F5784">
      <w:pPr>
        <w:pStyle w:val="31"/>
      </w:pPr>
      <w:r>
        <w:rPr>
          <w:b/>
          <w:bCs/>
          <w:rtl/>
        </w:rPr>
        <w:t>ע':</w:t>
      </w:r>
      <w:r>
        <w:rPr>
          <w:b/>
          <w:bCs/>
          <w:rtl/>
        </w:rPr>
        <w:tab/>
      </w:r>
      <w:r w:rsidRPr="00FB638E">
        <w:rPr>
          <w:rtl/>
        </w:rPr>
        <w:t>כל מחדש</w:t>
      </w:r>
      <w:r>
        <w:rPr>
          <w:rtl/>
        </w:rPr>
        <w:t xml:space="preserve"> ש... </w:t>
      </w:r>
      <w:r w:rsidRPr="00FB638E">
        <w:rPr>
          <w:rtl/>
        </w:rPr>
        <w:t>צריך לבחון בעצמי את הגבול ואני גם</w:t>
      </w:r>
      <w:r>
        <w:rPr>
          <w:rFonts w:hint="cs"/>
          <w:rtl/>
        </w:rPr>
        <w:t>,</w:t>
      </w:r>
      <w:r w:rsidRPr="00FB638E">
        <w:rPr>
          <w:rtl/>
        </w:rPr>
        <w:t xml:space="preserve"> גם אוהב את זה</w:t>
      </w:r>
      <w:r>
        <w:rPr>
          <w:rtl/>
        </w:rPr>
        <w:t>,</w:t>
      </w:r>
      <w:r w:rsidRPr="00FB638E">
        <w:rPr>
          <w:rtl/>
        </w:rPr>
        <w:t xml:space="preserve"> של</w:t>
      </w:r>
      <w:r>
        <w:rPr>
          <w:rtl/>
        </w:rPr>
        <w:t xml:space="preserve"> ש... </w:t>
      </w:r>
      <w:r w:rsidRPr="00FB638E">
        <w:rPr>
          <w:rtl/>
        </w:rPr>
        <w:t>שלא</w:t>
      </w:r>
      <w:r>
        <w:rPr>
          <w:rtl/>
        </w:rPr>
        <w:t xml:space="preserve"> הכול</w:t>
      </w:r>
      <w:r w:rsidRPr="00FB638E">
        <w:rPr>
          <w:rtl/>
        </w:rPr>
        <w:t xml:space="preserve"> מובן מאליו</w:t>
      </w:r>
      <w:r>
        <w:rPr>
          <w:rtl/>
        </w:rPr>
        <w:t>,</w:t>
      </w:r>
      <w:r w:rsidRPr="00FB638E">
        <w:rPr>
          <w:rtl/>
        </w:rPr>
        <w:t xml:space="preserve"> אומרים משהו צריך לעשות</w:t>
      </w:r>
      <w:r>
        <w:rPr>
          <w:rtl/>
        </w:rPr>
        <w:t>,</w:t>
      </w:r>
      <w:r w:rsidRPr="00FB638E">
        <w:rPr>
          <w:rtl/>
        </w:rPr>
        <w:t xml:space="preserve"> כאילו יש לי שם את הסמן הפנימי</w:t>
      </w:r>
      <w:r>
        <w:rPr>
          <w:rtl/>
        </w:rPr>
        <w:t>,</w:t>
      </w:r>
      <w:r w:rsidRPr="00FB638E">
        <w:rPr>
          <w:rtl/>
        </w:rPr>
        <w:t xml:space="preserve"> מרגיש שזה </w:t>
      </w:r>
      <w:r>
        <w:rPr>
          <w:rtl/>
        </w:rPr>
        <w:t xml:space="preserve">איכות </w:t>
      </w:r>
      <w:r w:rsidRPr="00FB638E">
        <w:rPr>
          <w:rtl/>
        </w:rPr>
        <w:t xml:space="preserve">שבית ספר כמו נתן לי את האפשרות כן להניח סימן </w:t>
      </w:r>
      <w:r>
        <w:rPr>
          <w:rFonts w:hint="cs"/>
          <w:rtl/>
        </w:rPr>
        <w:t xml:space="preserve">שאלה על כל דבר </w:t>
      </w:r>
      <w:r>
        <w:rPr>
          <w:rtl/>
        </w:rPr>
        <w:t xml:space="preserve">– </w:t>
      </w:r>
      <w:r w:rsidRPr="00FB638E">
        <w:rPr>
          <w:rtl/>
        </w:rPr>
        <w:t>שוב</w:t>
      </w:r>
      <w:r>
        <w:rPr>
          <w:rtl/>
        </w:rPr>
        <w:t>,</w:t>
      </w:r>
      <w:r w:rsidRPr="00FB638E">
        <w:rPr>
          <w:rtl/>
        </w:rPr>
        <w:t xml:space="preserve"> לא יודע אם זה איכות</w:t>
      </w:r>
      <w:r>
        <w:rPr>
          <w:rtl/>
        </w:rPr>
        <w:t>,</w:t>
      </w:r>
      <w:r w:rsidRPr="00FB638E">
        <w:rPr>
          <w:rtl/>
        </w:rPr>
        <w:t xml:space="preserve"> זה </w:t>
      </w:r>
      <w:r>
        <w:rPr>
          <w:rtl/>
        </w:rPr>
        <w:t>כישור</w:t>
      </w:r>
      <w:r w:rsidRPr="00FB638E">
        <w:rPr>
          <w:rtl/>
        </w:rPr>
        <w:t xml:space="preserve"> כמו להטיל ספק לשאול שאלות</w:t>
      </w:r>
      <w:r>
        <w:rPr>
          <w:rtl/>
        </w:rPr>
        <w:t>.</w:t>
      </w:r>
    </w:p>
    <w:p w14:paraId="7FF92CE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זה </w:t>
      </w:r>
      <w:r w:rsidRPr="00292885">
        <w:rPr>
          <w:rtl/>
        </w:rPr>
        <w:t>ממ</w:t>
      </w:r>
      <w:r>
        <w:rPr>
          <w:rFonts w:hint="cs"/>
          <w:rtl/>
        </w:rPr>
        <w:t>ש</w:t>
      </w:r>
    </w:p>
    <w:p w14:paraId="153C14C0"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w:t>
      </w:r>
      <w:r>
        <w:rPr>
          <w:rtl/>
        </w:rPr>
        <w:t>כישור</w:t>
      </w:r>
      <w:r w:rsidRPr="00FB638E">
        <w:rPr>
          <w:rtl/>
        </w:rPr>
        <w:t xml:space="preserve"> איכותי </w:t>
      </w:r>
      <w:r>
        <w:rPr>
          <w:rtl/>
        </w:rPr>
        <w:t>כישור</w:t>
      </w:r>
      <w:r w:rsidRPr="00FB638E">
        <w:rPr>
          <w:rtl/>
        </w:rPr>
        <w:t xml:space="preserve"> איכותי</w:t>
      </w:r>
    </w:p>
    <w:p w14:paraId="3CF4CF3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כל ה</w:t>
      </w:r>
      <w:r>
        <w:rPr>
          <w:rtl/>
        </w:rPr>
        <w:t>כישורים</w:t>
      </w:r>
      <w:r w:rsidRPr="00FB638E">
        <w:rPr>
          <w:rtl/>
        </w:rPr>
        <w:t xml:space="preserve"> מרגישים </w:t>
      </w:r>
      <w:r>
        <w:rPr>
          <w:rtl/>
        </w:rPr>
        <w:t>כישורים</w:t>
      </w:r>
      <w:r w:rsidRPr="00FB638E">
        <w:rPr>
          <w:rtl/>
        </w:rPr>
        <w:t xml:space="preserve"> איכותיים כאלה</w:t>
      </w:r>
    </w:p>
    <w:p w14:paraId="16BE0CB5" w14:textId="77777777" w:rsidR="000F5784" w:rsidRPr="00FB638E" w:rsidRDefault="000F5784" w:rsidP="000F5784">
      <w:pPr>
        <w:pStyle w:val="31"/>
      </w:pPr>
      <w:r>
        <w:rPr>
          <w:b/>
          <w:bCs/>
          <w:rtl/>
        </w:rPr>
        <w:t>ע':</w:t>
      </w:r>
      <w:r>
        <w:rPr>
          <w:b/>
          <w:bCs/>
          <w:rtl/>
        </w:rPr>
        <w:tab/>
      </w:r>
      <w:r w:rsidRPr="00FB638E">
        <w:rPr>
          <w:rtl/>
        </w:rPr>
        <w:t xml:space="preserve">כן פחות נגיד כמו אישו </w:t>
      </w:r>
      <w:r>
        <w:rPr>
          <w:rtl/>
        </w:rPr>
        <w:t>כישורים</w:t>
      </w:r>
      <w:r w:rsidRPr="00FB638E">
        <w:rPr>
          <w:rtl/>
        </w:rPr>
        <w:t xml:space="preserve"> מעשיים כאלה של</w:t>
      </w:r>
      <w:r>
        <w:rPr>
          <w:rtl/>
        </w:rPr>
        <w:t xml:space="preserve"> אה... </w:t>
      </w:r>
      <w:r w:rsidRPr="00FB638E">
        <w:rPr>
          <w:rtl/>
        </w:rPr>
        <w:t>לתק</w:t>
      </w:r>
      <w:r w:rsidRPr="003B3EA2">
        <w:rPr>
          <w:rtl/>
        </w:rPr>
        <w:t>ן אה... חשמל לעשות אה... שם אני מרגיש שזה מאוד אישי, כל אחד מרגיש בסוף שם אה...</w:t>
      </w:r>
      <w:r w:rsidRPr="003B3EA2">
        <w:rPr>
          <w:rFonts w:hint="cs"/>
          <w:rtl/>
        </w:rPr>
        <w:t>להרגיש ש</w:t>
      </w:r>
      <w:r w:rsidRPr="00BD23F6">
        <w:rPr>
          <w:rtl/>
        </w:rPr>
        <w:t>ככה שמי</w:t>
      </w:r>
      <w:r w:rsidRPr="00BD23F6">
        <w:rPr>
          <w:rFonts w:hint="eastAsia"/>
          <w:rtl/>
        </w:rPr>
        <w:t>ם</w:t>
      </w:r>
      <w:r w:rsidRPr="00BD23F6">
        <w:rPr>
          <w:rtl/>
        </w:rPr>
        <w:t xml:space="preserve"> את הידיים</w:t>
      </w:r>
      <w:r w:rsidRPr="003B3EA2">
        <w:rPr>
          <w:rtl/>
        </w:rPr>
        <w:t xml:space="preserve"> אבל בסוף כל אחד מרגיש מאוד</w:t>
      </w:r>
      <w:r w:rsidRPr="003B3EA2">
        <w:rPr>
          <w:rFonts w:hint="cs"/>
          <w:rtl/>
        </w:rPr>
        <w:t>...</w:t>
      </w:r>
    </w:p>
    <w:p w14:paraId="13FA372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p>
    <w:p w14:paraId="01236E67" w14:textId="77777777" w:rsidR="000F5784" w:rsidRPr="00FB638E" w:rsidRDefault="000F5784" w:rsidP="000F5784">
      <w:pPr>
        <w:pStyle w:val="31"/>
      </w:pPr>
      <w:r>
        <w:rPr>
          <w:b/>
          <w:bCs/>
          <w:rtl/>
        </w:rPr>
        <w:t>ע':</w:t>
      </w:r>
      <w:r>
        <w:rPr>
          <w:b/>
          <w:bCs/>
          <w:rtl/>
        </w:rPr>
        <w:tab/>
      </w:r>
      <w:r w:rsidRPr="00FB638E">
        <w:rPr>
          <w:rtl/>
        </w:rPr>
        <w:t>הולך למקום אחר של</w:t>
      </w:r>
      <w:r>
        <w:rPr>
          <w:rtl/>
        </w:rPr>
        <w:t xml:space="preserve"> ש... </w:t>
      </w:r>
      <w:r w:rsidRPr="00FB638E">
        <w:rPr>
          <w:rtl/>
        </w:rPr>
        <w:t>יש הרבה חופש שהוא מה כן</w:t>
      </w:r>
      <w:r>
        <w:rPr>
          <w:rtl/>
        </w:rPr>
        <w:t>.</w:t>
      </w:r>
    </w:p>
    <w:p w14:paraId="474F099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ואני חושבת שהשאלה שהכי ככה יכולה לה</w:t>
      </w:r>
      <w:r>
        <w:rPr>
          <w:rtl/>
        </w:rPr>
        <w:t>ע</w:t>
      </w:r>
      <w:r w:rsidRPr="00FB638E">
        <w:rPr>
          <w:rtl/>
        </w:rPr>
        <w:t>מיד את זה במבחן</w:t>
      </w:r>
      <w:r>
        <w:rPr>
          <w:rtl/>
        </w:rPr>
        <w:t>,</w:t>
      </w:r>
      <w:r w:rsidRPr="00FB638E">
        <w:rPr>
          <w:rtl/>
        </w:rPr>
        <w:t xml:space="preserve"> זה אם</w:t>
      </w:r>
      <w:r>
        <w:rPr>
          <w:rtl/>
        </w:rPr>
        <w:t>...</w:t>
      </w:r>
      <w:r w:rsidRPr="00FB638E">
        <w:rPr>
          <w:rtl/>
        </w:rPr>
        <w:t xml:space="preserve"> אם אתה מרגיש את הילדה שלך במקרה הזה או ילדים</w:t>
      </w:r>
      <w:r>
        <w:rPr>
          <w:rtl/>
        </w:rPr>
        <w:t xml:space="preserve"> אה... </w:t>
      </w:r>
      <w:r w:rsidRPr="00FB638E">
        <w:rPr>
          <w:rtl/>
        </w:rPr>
        <w:t>שיהיו אם היית חושב</w:t>
      </w:r>
      <w:r>
        <w:rPr>
          <w:rtl/>
        </w:rPr>
        <w:t xml:space="preserve"> ש... </w:t>
      </w:r>
      <w:r w:rsidRPr="00FB638E">
        <w:rPr>
          <w:rtl/>
        </w:rPr>
        <w:t xml:space="preserve">שחינוך </w:t>
      </w:r>
      <w:r>
        <w:rPr>
          <w:rtl/>
        </w:rPr>
        <w:t>ולדורף</w:t>
      </w:r>
      <w:r w:rsidRPr="00FB638E">
        <w:rPr>
          <w:rtl/>
        </w:rPr>
        <w:t xml:space="preserve"> זה החינוך שהם צריכים לקבל</w:t>
      </w:r>
      <w:r>
        <w:rPr>
          <w:rtl/>
        </w:rPr>
        <w:t>,</w:t>
      </w:r>
      <w:r w:rsidRPr="00FB638E">
        <w:rPr>
          <w:rtl/>
        </w:rPr>
        <w:t xml:space="preserve"> או היית רוצה לתת להם משהו אחר</w:t>
      </w:r>
      <w:r>
        <w:rPr>
          <w:rtl/>
        </w:rPr>
        <w:t>.</w:t>
      </w:r>
    </w:p>
    <w:p w14:paraId="3E30753F" w14:textId="77777777" w:rsidR="000F5784" w:rsidRPr="00FB638E" w:rsidRDefault="000F5784" w:rsidP="000F5784">
      <w:pPr>
        <w:pStyle w:val="31"/>
      </w:pPr>
      <w:r>
        <w:rPr>
          <w:b/>
          <w:bCs/>
          <w:rtl/>
        </w:rPr>
        <w:t>ע':</w:t>
      </w:r>
      <w:r>
        <w:rPr>
          <w:b/>
          <w:bCs/>
          <w:rtl/>
        </w:rPr>
        <w:tab/>
      </w:r>
      <w:r w:rsidRPr="00FB638E">
        <w:rPr>
          <w:rtl/>
        </w:rPr>
        <w:t>כן אז אני חושב שהייתי רוצה לתת להם חינוך לגוף</w:t>
      </w:r>
      <w:r>
        <w:rPr>
          <w:rtl/>
        </w:rPr>
        <w:t xml:space="preserve">, אה... </w:t>
      </w:r>
      <w:r w:rsidRPr="00FB638E">
        <w:rPr>
          <w:rtl/>
        </w:rPr>
        <w:t>במקרה הספציפי שלי בגלל שהבת שלי מחזיקה שתי ז</w:t>
      </w:r>
      <w:r>
        <w:rPr>
          <w:rtl/>
        </w:rPr>
        <w:t>ה</w:t>
      </w:r>
      <w:r w:rsidRPr="00FB638E">
        <w:rPr>
          <w:rtl/>
        </w:rPr>
        <w:t>ויות של פלסטינית ישראלית</w:t>
      </w:r>
      <w:r>
        <w:rPr>
          <w:rtl/>
        </w:rPr>
        <w:t>,</w:t>
      </w:r>
      <w:r w:rsidRPr="00FB638E">
        <w:rPr>
          <w:rtl/>
        </w:rPr>
        <w:t xml:space="preserve"> אז יש לנו שם את השאלה האם כי בסוף הבית ספר אנתרופוסופי זה הרגיש מאוד פתוח ב</w:t>
      </w:r>
      <w:r>
        <w:rPr>
          <w:rtl/>
        </w:rPr>
        <w:t>ה</w:t>
      </w:r>
      <w:r w:rsidRPr="00FB638E">
        <w:rPr>
          <w:rtl/>
        </w:rPr>
        <w:t>רדוף</w:t>
      </w:r>
      <w:r>
        <w:rPr>
          <w:rtl/>
        </w:rPr>
        <w:t>,</w:t>
      </w:r>
      <w:r w:rsidRPr="00FB638E">
        <w:rPr>
          <w:rtl/>
        </w:rPr>
        <w:t xml:space="preserve"> מאוד פתוח</w:t>
      </w:r>
      <w:r>
        <w:rPr>
          <w:rtl/>
        </w:rPr>
        <w:t>,</w:t>
      </w:r>
      <w:r w:rsidRPr="00FB638E">
        <w:rPr>
          <w:rtl/>
        </w:rPr>
        <w:t xml:space="preserve"> הוא מאוד מתחבר לרוח שלו לזה</w:t>
      </w:r>
      <w:r>
        <w:rPr>
          <w:rtl/>
        </w:rPr>
        <w:t>,</w:t>
      </w:r>
      <w:r w:rsidRPr="00FB638E">
        <w:rPr>
          <w:rtl/>
        </w:rPr>
        <w:t xml:space="preserve"> אבל עדיין מאוד בזה </w:t>
      </w:r>
      <w:r>
        <w:rPr>
          <w:rFonts w:hint="cs"/>
          <w:rtl/>
        </w:rPr>
        <w:t>מ</w:t>
      </w:r>
      <w:r w:rsidRPr="00FB638E">
        <w:rPr>
          <w:rtl/>
        </w:rPr>
        <w:t xml:space="preserve">תוך </w:t>
      </w:r>
      <w:r w:rsidRPr="00292885">
        <w:rPr>
          <w:rtl/>
        </w:rPr>
        <w:t xml:space="preserve">זווית </w:t>
      </w:r>
      <w:r w:rsidRPr="00FB638E">
        <w:rPr>
          <w:rtl/>
        </w:rPr>
        <w:t>ישראלית</w:t>
      </w:r>
    </w:p>
    <w:p w14:paraId="640ED37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באדמה כאן</w:t>
      </w:r>
      <w:r>
        <w:rPr>
          <w:rtl/>
        </w:rPr>
        <w:t>.</w:t>
      </w:r>
    </w:p>
    <w:p w14:paraId="27D282EC" w14:textId="77777777" w:rsidR="000F5784" w:rsidRPr="00FB638E" w:rsidRDefault="000F5784" w:rsidP="000F5784">
      <w:pPr>
        <w:pStyle w:val="31"/>
      </w:pPr>
      <w:r>
        <w:rPr>
          <w:b/>
          <w:bCs/>
          <w:rtl/>
        </w:rPr>
        <w:t>ע':</w:t>
      </w:r>
      <w:r>
        <w:rPr>
          <w:b/>
          <w:bCs/>
          <w:rtl/>
        </w:rPr>
        <w:tab/>
      </w:r>
      <w:r w:rsidRPr="00FB638E">
        <w:rPr>
          <w:rtl/>
        </w:rPr>
        <w:t>וזה מה שאני לא יודע</w:t>
      </w:r>
      <w:r>
        <w:rPr>
          <w:rtl/>
        </w:rPr>
        <w:t>,</w:t>
      </w:r>
      <w:r w:rsidRPr="00FB638E">
        <w:rPr>
          <w:rtl/>
        </w:rPr>
        <w:t xml:space="preserve"> אם אם הבת שלי טוב עבורי אז מה מה היית</w:t>
      </w:r>
      <w:r>
        <w:rPr>
          <w:rtl/>
        </w:rPr>
        <w:t>י</w:t>
      </w:r>
      <w:r w:rsidRPr="00FB638E">
        <w:rPr>
          <w:rtl/>
        </w:rPr>
        <w:t xml:space="preserve"> מאחל</w:t>
      </w:r>
      <w:r>
        <w:rPr>
          <w:rtl/>
        </w:rPr>
        <w:t xml:space="preserve"> ל</w:t>
      </w:r>
      <w:r w:rsidRPr="00FB638E">
        <w:rPr>
          <w:rtl/>
        </w:rPr>
        <w:t>ה</w:t>
      </w:r>
      <w:r>
        <w:rPr>
          <w:rtl/>
        </w:rPr>
        <w:t>,</w:t>
      </w:r>
      <w:r w:rsidRPr="00FB638E">
        <w:rPr>
          <w:rtl/>
        </w:rPr>
        <w:t xml:space="preserve"> איזה מקום</w:t>
      </w:r>
      <w:r>
        <w:rPr>
          <w:rtl/>
        </w:rPr>
        <w:t xml:space="preserve">? </w:t>
      </w:r>
      <w:r w:rsidRPr="00FB638E">
        <w:rPr>
          <w:rtl/>
        </w:rPr>
        <w:t>כן</w:t>
      </w:r>
      <w:r>
        <w:rPr>
          <w:rtl/>
        </w:rPr>
        <w:t>,</w:t>
      </w:r>
      <w:r w:rsidRPr="00FB638E">
        <w:rPr>
          <w:rtl/>
        </w:rPr>
        <w:t xml:space="preserve"> הייתי מאחל</w:t>
      </w:r>
      <w:r>
        <w:rPr>
          <w:rtl/>
        </w:rPr>
        <w:t xml:space="preserve"> ל</w:t>
      </w:r>
      <w:r w:rsidRPr="00FB638E">
        <w:rPr>
          <w:rtl/>
        </w:rPr>
        <w:t xml:space="preserve">ה כמו איזה בית ספר </w:t>
      </w:r>
      <w:r>
        <w:rPr>
          <w:rtl/>
        </w:rPr>
        <w:t>ולדורף,</w:t>
      </w:r>
      <w:r w:rsidRPr="00FB638E">
        <w:rPr>
          <w:rtl/>
        </w:rPr>
        <w:t xml:space="preserve"> אבל שיש בתו</w:t>
      </w:r>
      <w:r>
        <w:rPr>
          <w:rtl/>
        </w:rPr>
        <w:t>כו</w:t>
      </w:r>
      <w:r w:rsidRPr="00FB638E">
        <w:rPr>
          <w:rtl/>
        </w:rPr>
        <w:t xml:space="preserve"> ממש את הפרספקטיבה של של שתי הזו</w:t>
      </w:r>
      <w:r>
        <w:rPr>
          <w:rtl/>
        </w:rPr>
        <w:t>ו</w:t>
      </w:r>
      <w:r w:rsidRPr="00FB638E">
        <w:rPr>
          <w:rtl/>
        </w:rPr>
        <w:t>יות שיכולות</w:t>
      </w:r>
      <w:r>
        <w:rPr>
          <w:rtl/>
        </w:rPr>
        <w:t xml:space="preserve"> אה... </w:t>
      </w:r>
      <w:r w:rsidRPr="00FB638E">
        <w:rPr>
          <w:rtl/>
        </w:rPr>
        <w:t>שזה כמו שני חגים</w:t>
      </w:r>
      <w:r>
        <w:rPr>
          <w:rtl/>
        </w:rPr>
        <w:t>,</w:t>
      </w:r>
      <w:r w:rsidRPr="00FB638E">
        <w:rPr>
          <w:rtl/>
        </w:rPr>
        <w:t xml:space="preserve"> ויום עצמ</w:t>
      </w:r>
      <w:r>
        <w:rPr>
          <w:rtl/>
        </w:rPr>
        <w:t>או</w:t>
      </w:r>
      <w:r w:rsidRPr="00FB638E">
        <w:rPr>
          <w:rtl/>
        </w:rPr>
        <w:t xml:space="preserve">ת ויום </w:t>
      </w:r>
      <w:r>
        <w:rPr>
          <w:rtl/>
        </w:rPr>
        <w:t xml:space="preserve">הנקבה </w:t>
      </w:r>
      <w:r w:rsidRPr="00FB638E">
        <w:rPr>
          <w:rtl/>
        </w:rPr>
        <w:t>ביחד</w:t>
      </w:r>
      <w:r>
        <w:rPr>
          <w:rtl/>
        </w:rPr>
        <w:t>,</w:t>
      </w:r>
      <w:r w:rsidRPr="00FB638E">
        <w:rPr>
          <w:rtl/>
        </w:rPr>
        <w:t xml:space="preserve"> </w:t>
      </w:r>
      <w:r>
        <w:rPr>
          <w:rtl/>
        </w:rPr>
        <w:t xml:space="preserve">אמ... </w:t>
      </w:r>
      <w:r w:rsidRPr="00FB638E">
        <w:rPr>
          <w:rtl/>
        </w:rPr>
        <w:t>כן</w:t>
      </w:r>
      <w:r>
        <w:rPr>
          <w:rtl/>
        </w:rPr>
        <w:t>,</w:t>
      </w:r>
      <w:r w:rsidRPr="00FB638E">
        <w:rPr>
          <w:rtl/>
        </w:rPr>
        <w:t xml:space="preserve"> שנה זה נרטיב אחד</w:t>
      </w:r>
    </w:p>
    <w:p w14:paraId="51F56EA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כי זה מאוד ישראלי כאן גם</w:t>
      </w:r>
    </w:p>
    <w:p w14:paraId="4FA2CB1E" w14:textId="77777777" w:rsidR="000F5784" w:rsidRPr="00FB638E" w:rsidRDefault="000F5784" w:rsidP="000F5784">
      <w:pPr>
        <w:pStyle w:val="31"/>
      </w:pPr>
      <w:r>
        <w:rPr>
          <w:b/>
          <w:bCs/>
          <w:rtl/>
        </w:rPr>
        <w:t>ע':</w:t>
      </w:r>
      <w:r>
        <w:rPr>
          <w:b/>
          <w:bCs/>
          <w:rtl/>
        </w:rPr>
        <w:tab/>
      </w:r>
      <w:r w:rsidRPr="00FB638E">
        <w:rPr>
          <w:rtl/>
        </w:rPr>
        <w:t>כן כן</w:t>
      </w:r>
    </w:p>
    <w:p w14:paraId="33571E8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p>
    <w:p w14:paraId="303C1391" w14:textId="77777777" w:rsidR="000F5784" w:rsidRPr="00FB638E" w:rsidRDefault="000F5784" w:rsidP="000F5784">
      <w:pPr>
        <w:pStyle w:val="31"/>
      </w:pPr>
      <w:r>
        <w:rPr>
          <w:rtl/>
        </w:rPr>
        <w:t>ע':</w:t>
      </w:r>
      <w:r>
        <w:rPr>
          <w:rtl/>
        </w:rPr>
        <w:tab/>
      </w:r>
      <w:r w:rsidRPr="00FB638E">
        <w:rPr>
          <w:rtl/>
        </w:rPr>
        <w:t>כן</w:t>
      </w:r>
    </w:p>
    <w:p w14:paraId="0BC75D5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למרות שלומדים אצלנו ילדים ערבים</w:t>
      </w:r>
      <w:r>
        <w:rPr>
          <w:rtl/>
        </w:rPr>
        <w:t>.</w:t>
      </w:r>
    </w:p>
    <w:p w14:paraId="7A53DCBD"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אבל עדיין זה מאוד</w:t>
      </w:r>
      <w:r>
        <w:rPr>
          <w:rtl/>
        </w:rPr>
        <w:t xml:space="preserve"> אה... </w:t>
      </w:r>
      <w:r w:rsidRPr="00FB638E">
        <w:rPr>
          <w:rtl/>
        </w:rPr>
        <w:t>בסוף הפרספקטיבה כן מאוד מאוד ישראל</w:t>
      </w:r>
      <w:r>
        <w:rPr>
          <w:rtl/>
        </w:rPr>
        <w:t>,</w:t>
      </w:r>
      <w:r w:rsidRPr="00FB638E">
        <w:rPr>
          <w:rtl/>
        </w:rPr>
        <w:t xml:space="preserve"> הם חוגגים חנוכה</w:t>
      </w:r>
      <w:r>
        <w:rPr>
          <w:rtl/>
        </w:rPr>
        <w:t>,</w:t>
      </w:r>
      <w:r w:rsidRPr="00FB638E">
        <w:rPr>
          <w:rtl/>
        </w:rPr>
        <w:t xml:space="preserve"> אין שאלה שזה אחלה</w:t>
      </w:r>
      <w:r>
        <w:rPr>
          <w:rtl/>
        </w:rPr>
        <w:t>,</w:t>
      </w:r>
      <w:r w:rsidRPr="00FB638E">
        <w:rPr>
          <w:rtl/>
        </w:rPr>
        <w:t xml:space="preserve"> אבל שזה כמו כזה רוצה</w:t>
      </w:r>
      <w:r>
        <w:rPr>
          <w:rtl/>
        </w:rPr>
        <w:t xml:space="preserve"> ש... </w:t>
      </w:r>
      <w:r w:rsidRPr="00FB638E">
        <w:rPr>
          <w:rtl/>
        </w:rPr>
        <w:t>יהיה גם את ה</w:t>
      </w:r>
      <w:r>
        <w:rPr>
          <w:rtl/>
        </w:rPr>
        <w:t>...</w:t>
      </w:r>
      <w:r w:rsidRPr="00FB638E">
        <w:rPr>
          <w:rtl/>
        </w:rPr>
        <w:t xml:space="preserve"> פשוט את את העוד</w:t>
      </w:r>
      <w:r>
        <w:rPr>
          <w:rtl/>
        </w:rPr>
        <w:t>,</w:t>
      </w:r>
      <w:r w:rsidRPr="00FB638E">
        <w:rPr>
          <w:rtl/>
        </w:rPr>
        <w:t xml:space="preserve"> את העוד זווית</w:t>
      </w:r>
      <w:r>
        <w:rPr>
          <w:rtl/>
        </w:rPr>
        <w:t>,</w:t>
      </w:r>
      <w:r w:rsidRPr="00FB638E">
        <w:rPr>
          <w:rtl/>
        </w:rPr>
        <w:t xml:space="preserve"> את העוד</w:t>
      </w:r>
      <w:r>
        <w:rPr>
          <w:rtl/>
        </w:rPr>
        <w:t xml:space="preserve"> אה... </w:t>
      </w:r>
      <w:r w:rsidRPr="00FB638E">
        <w:rPr>
          <w:rtl/>
        </w:rPr>
        <w:t xml:space="preserve">כמו </w:t>
      </w:r>
      <w:r w:rsidRPr="004D0150">
        <w:rPr>
          <w:rtl/>
        </w:rPr>
        <w:t>ש</w:t>
      </w:r>
      <w:r>
        <w:rPr>
          <w:rFonts w:hint="cs"/>
          <w:rtl/>
        </w:rPr>
        <w:t>ם</w:t>
      </w:r>
      <w:r w:rsidRPr="00FB638E">
        <w:rPr>
          <w:rtl/>
        </w:rPr>
        <w:t xml:space="preserve"> את ההיסטוריה שלנו אז כ</w:t>
      </w:r>
      <w:r>
        <w:rPr>
          <w:rtl/>
        </w:rPr>
        <w:t xml:space="preserve">ך </w:t>
      </w:r>
      <w:r w:rsidRPr="00FB638E">
        <w:rPr>
          <w:rtl/>
        </w:rPr>
        <w:t>גם נדע כזה באמת מה מה לאנשים שחיו כאן הפלסטינים מה היה להם</w:t>
      </w:r>
      <w:r>
        <w:rPr>
          <w:rtl/>
        </w:rPr>
        <w:t>,</w:t>
      </w:r>
      <w:r w:rsidRPr="00FB638E">
        <w:rPr>
          <w:rtl/>
        </w:rPr>
        <w:t xml:space="preserve"> ולא חושב שעד גיל 18 </w:t>
      </w:r>
      <w:r>
        <w:rPr>
          <w:rFonts w:hint="cs"/>
          <w:rtl/>
        </w:rPr>
        <w:t xml:space="preserve">אומרים </w:t>
      </w:r>
      <w:r w:rsidRPr="00FB638E">
        <w:rPr>
          <w:rtl/>
        </w:rPr>
        <w:t>שיש יום עצמאות זה רק כאילו דגליים</w:t>
      </w:r>
      <w:r>
        <w:rPr>
          <w:rtl/>
        </w:rPr>
        <w:t>,</w:t>
      </w:r>
      <w:r w:rsidRPr="00FB638E">
        <w:rPr>
          <w:rtl/>
        </w:rPr>
        <w:t xml:space="preserve"> על האש</w:t>
      </w:r>
      <w:r>
        <w:rPr>
          <w:rFonts w:hint="cs"/>
          <w:rtl/>
        </w:rPr>
        <w:t>,</w:t>
      </w:r>
      <w:r w:rsidRPr="00FB638E">
        <w:rPr>
          <w:rtl/>
        </w:rPr>
        <w:t xml:space="preserve"> מסיבה</w:t>
      </w:r>
      <w:r>
        <w:rPr>
          <w:rFonts w:hint="cs"/>
          <w:rtl/>
        </w:rPr>
        <w:t>,</w:t>
      </w:r>
      <w:r w:rsidRPr="00FB638E">
        <w:rPr>
          <w:rtl/>
        </w:rPr>
        <w:t xml:space="preserve"> אין שם את אין שם את ה</w:t>
      </w:r>
      <w:r>
        <w:rPr>
          <w:rFonts w:hint="cs"/>
          <w:rtl/>
        </w:rPr>
        <w:t>ה</w:t>
      </w:r>
      <w:r w:rsidRPr="00FB638E">
        <w:rPr>
          <w:rtl/>
        </w:rPr>
        <w:t>חזקה של</w:t>
      </w:r>
      <w:r>
        <w:rPr>
          <w:rFonts w:hint="cs"/>
          <w:rtl/>
        </w:rPr>
        <w:t>...</w:t>
      </w:r>
      <w:r w:rsidRPr="00FB638E">
        <w:rPr>
          <w:rtl/>
        </w:rPr>
        <w:t xml:space="preserve"> באותו רגע</w:t>
      </w:r>
      <w:r>
        <w:rPr>
          <w:rFonts w:hint="cs"/>
          <w:rtl/>
        </w:rPr>
        <w:t>,</w:t>
      </w:r>
      <w:r w:rsidRPr="00FB638E">
        <w:rPr>
          <w:rtl/>
        </w:rPr>
        <w:t xml:space="preserve"> אנשים אחרים פה</w:t>
      </w:r>
      <w:r>
        <w:rPr>
          <w:rFonts w:hint="cs"/>
          <w:rtl/>
        </w:rPr>
        <w:t>,</w:t>
      </w:r>
      <w:r w:rsidRPr="00FB638E">
        <w:rPr>
          <w:rtl/>
        </w:rPr>
        <w:t xml:space="preserve"> יש איזה יום של אבל</w:t>
      </w:r>
      <w:r>
        <w:rPr>
          <w:rFonts w:hint="cs"/>
          <w:rtl/>
        </w:rPr>
        <w:t>,</w:t>
      </w:r>
      <w:r w:rsidRPr="00FB638E">
        <w:rPr>
          <w:rtl/>
        </w:rPr>
        <w:t xml:space="preserve"> יום של כאב</w:t>
      </w:r>
      <w:r>
        <w:rPr>
          <w:rtl/>
        </w:rPr>
        <w:t>,</w:t>
      </w:r>
      <w:r w:rsidRPr="00FB638E">
        <w:rPr>
          <w:rtl/>
        </w:rPr>
        <w:t xml:space="preserve"> יום של אה</w:t>
      </w:r>
      <w:r>
        <w:rPr>
          <w:rtl/>
        </w:rPr>
        <w:t>...</w:t>
      </w:r>
    </w:p>
    <w:p w14:paraId="7E48499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w:t>
      </w:r>
      <w:r>
        <w:rPr>
          <w:rtl/>
        </w:rPr>
        <w:t>...</w:t>
      </w:r>
      <w:r w:rsidRPr="00FB638E">
        <w:rPr>
          <w:rtl/>
        </w:rPr>
        <w:t xml:space="preserve"> איך</w:t>
      </w:r>
      <w:r>
        <w:rPr>
          <w:rtl/>
        </w:rPr>
        <w:t>,</w:t>
      </w:r>
      <w:r w:rsidRPr="00FB638E">
        <w:rPr>
          <w:rtl/>
        </w:rPr>
        <w:t xml:space="preserve"> איך זה בא בבית</w:t>
      </w:r>
      <w:r>
        <w:rPr>
          <w:rtl/>
        </w:rPr>
        <w:t>?</w:t>
      </w:r>
      <w:r w:rsidRPr="00FB638E">
        <w:rPr>
          <w:rtl/>
        </w:rPr>
        <w:t xml:space="preserve"> אבל זה גם מגיע בבית</w:t>
      </w:r>
      <w:r>
        <w:rPr>
          <w:rtl/>
        </w:rPr>
        <w:t>.</w:t>
      </w:r>
    </w:p>
    <w:p w14:paraId="363B839D"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זה בבית זה ממש גם וגם</w:t>
      </w:r>
      <w:r>
        <w:rPr>
          <w:rtl/>
        </w:rPr>
        <w:t xml:space="preserve">, </w:t>
      </w:r>
      <w:r w:rsidRPr="00FB638E">
        <w:rPr>
          <w:rtl/>
        </w:rPr>
        <w:t>שחוגגים גם את זה וגם את זה</w:t>
      </w:r>
      <w:r>
        <w:rPr>
          <w:rtl/>
        </w:rPr>
        <w:t>.</w:t>
      </w:r>
    </w:p>
    <w:p w14:paraId="2434F79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יום עצמאות לא חוגגים</w:t>
      </w:r>
      <w:r>
        <w:rPr>
          <w:rtl/>
        </w:rPr>
        <w:t>.</w:t>
      </w:r>
    </w:p>
    <w:p w14:paraId="1F0A9E91" w14:textId="77777777" w:rsidR="000F5784" w:rsidRPr="00FB638E" w:rsidRDefault="000F5784" w:rsidP="000F5784">
      <w:pPr>
        <w:pStyle w:val="31"/>
      </w:pPr>
      <w:r>
        <w:rPr>
          <w:b/>
          <w:bCs/>
          <w:rtl/>
        </w:rPr>
        <w:lastRenderedPageBreak/>
        <w:t>ע':</w:t>
      </w:r>
      <w:r>
        <w:rPr>
          <w:b/>
          <w:bCs/>
          <w:rtl/>
        </w:rPr>
        <w:tab/>
      </w:r>
      <w:r w:rsidRPr="00FB638E">
        <w:rPr>
          <w:rtl/>
        </w:rPr>
        <w:t>לא חוגגים</w:t>
      </w:r>
      <w:r>
        <w:rPr>
          <w:rtl/>
        </w:rPr>
        <w:t>.</w:t>
      </w:r>
      <w:r w:rsidRPr="00FB638E">
        <w:rPr>
          <w:rtl/>
        </w:rPr>
        <w:t xml:space="preserve"> כן</w:t>
      </w:r>
      <w:r>
        <w:rPr>
          <w:rtl/>
        </w:rPr>
        <w:t>.</w:t>
      </w:r>
    </w:p>
    <w:p w14:paraId="7571E42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שזה גם חד צדדי</w:t>
      </w:r>
      <w:r>
        <w:rPr>
          <w:rtl/>
        </w:rPr>
        <w:t>,</w:t>
      </w:r>
      <w:r w:rsidRPr="00FB638E">
        <w:rPr>
          <w:rtl/>
        </w:rPr>
        <w:t xml:space="preserve"> לא</w:t>
      </w:r>
      <w:r>
        <w:rPr>
          <w:rtl/>
        </w:rPr>
        <w:t>?</w:t>
      </w:r>
      <w:r w:rsidRPr="00FB638E">
        <w:rPr>
          <w:rtl/>
        </w:rPr>
        <w:t xml:space="preserve"> או כי או בגלל שמישהו עצוב אז</w:t>
      </w:r>
      <w:r>
        <w:rPr>
          <w:rtl/>
        </w:rPr>
        <w:t>...</w:t>
      </w:r>
    </w:p>
    <w:p w14:paraId="2D4BD22A"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ח</w:t>
      </w:r>
      <w:r>
        <w:rPr>
          <w:rtl/>
        </w:rPr>
        <w:t>ו</w:t>
      </w:r>
      <w:r w:rsidRPr="00FB638E">
        <w:rPr>
          <w:rtl/>
        </w:rPr>
        <w:t>שב שאם יש א</w:t>
      </w:r>
      <w:r>
        <w:rPr>
          <w:rtl/>
        </w:rPr>
        <w:t>ֵ</w:t>
      </w:r>
      <w:r w:rsidRPr="00FB638E">
        <w:rPr>
          <w:rtl/>
        </w:rPr>
        <w:t>ב</w:t>
      </w:r>
      <w:r>
        <w:rPr>
          <w:rtl/>
        </w:rPr>
        <w:t>ֶ</w:t>
      </w:r>
      <w:r w:rsidRPr="00FB638E">
        <w:rPr>
          <w:rtl/>
        </w:rPr>
        <w:t>ל אז לא עושים</w:t>
      </w:r>
      <w:r>
        <w:rPr>
          <w:rtl/>
        </w:rPr>
        <w:t>,</w:t>
      </w:r>
      <w:r w:rsidRPr="00FB638E">
        <w:rPr>
          <w:rtl/>
        </w:rPr>
        <w:t xml:space="preserve"> אז לא הולכים לא </w:t>
      </w:r>
      <w:r w:rsidRPr="004D0150">
        <w:rPr>
          <w:rtl/>
        </w:rPr>
        <w:t xml:space="preserve">הולכים </w:t>
      </w:r>
      <w:r w:rsidRPr="004D0150">
        <w:rPr>
          <w:rFonts w:hint="cs"/>
          <w:rtl/>
        </w:rPr>
        <w:t>ל</w:t>
      </w:r>
      <w:r w:rsidRPr="004D0150">
        <w:rPr>
          <w:rtl/>
        </w:rPr>
        <w:t>מסיבה.</w:t>
      </w:r>
    </w:p>
    <w:p w14:paraId="50CA6F1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w:t>
      </w:r>
      <w:r>
        <w:rPr>
          <w:rtl/>
        </w:rPr>
        <w:t>ה...</w:t>
      </w:r>
      <w:r w:rsidRPr="00FB638E">
        <w:rPr>
          <w:rtl/>
        </w:rPr>
        <w:t xml:space="preserve"> כי זה כן משהו יוצא על חשבון משהו</w:t>
      </w:r>
      <w:r>
        <w:rPr>
          <w:rtl/>
        </w:rPr>
        <w:t>,</w:t>
      </w:r>
      <w:r w:rsidRPr="00FB638E">
        <w:rPr>
          <w:rtl/>
        </w:rPr>
        <w:t xml:space="preserve"> אבל כל שאר הדברים יש כריס</w:t>
      </w:r>
      <w:r>
        <w:rPr>
          <w:rtl/>
        </w:rPr>
        <w:t>מ</w:t>
      </w:r>
      <w:r w:rsidRPr="00FB638E">
        <w:rPr>
          <w:rtl/>
        </w:rPr>
        <w:t>ס</w:t>
      </w:r>
      <w:r>
        <w:rPr>
          <w:rtl/>
        </w:rPr>
        <w:t>,</w:t>
      </w:r>
      <w:r w:rsidRPr="00FB638E">
        <w:rPr>
          <w:rtl/>
        </w:rPr>
        <w:t xml:space="preserve"> ויש שבועות ויש חנוכה ויש</w:t>
      </w:r>
      <w:r>
        <w:rPr>
          <w:rtl/>
        </w:rPr>
        <w:t xml:space="preserve"> אה... </w:t>
      </w:r>
      <w:r w:rsidRPr="00FB638E">
        <w:rPr>
          <w:rtl/>
        </w:rPr>
        <w:t>לגמרי</w:t>
      </w:r>
      <w:r>
        <w:rPr>
          <w:rtl/>
        </w:rPr>
        <w:t>,</w:t>
      </w:r>
      <w:r w:rsidRPr="00FB638E">
        <w:rPr>
          <w:rtl/>
        </w:rPr>
        <w:t xml:space="preserve"> בעצם</w:t>
      </w:r>
      <w:r>
        <w:rPr>
          <w:rFonts w:hint="cs"/>
          <w:rtl/>
        </w:rPr>
        <w:t xml:space="preserve"> ס'</w:t>
      </w:r>
      <w:r>
        <w:rPr>
          <w:rtl/>
        </w:rPr>
        <w:t xml:space="preserve"> </w:t>
      </w:r>
      <w:r w:rsidRPr="00FB638E">
        <w:rPr>
          <w:rtl/>
        </w:rPr>
        <w:t>היא נוצרי</w:t>
      </w:r>
      <w:r>
        <w:rPr>
          <w:rtl/>
        </w:rPr>
        <w:t>י</w:t>
      </w:r>
      <w:r w:rsidRPr="00FB638E">
        <w:rPr>
          <w:rtl/>
        </w:rPr>
        <w:t>ה</w:t>
      </w:r>
      <w:r>
        <w:rPr>
          <w:rtl/>
        </w:rPr>
        <w:t>,</w:t>
      </w:r>
      <w:r w:rsidRPr="00FB638E">
        <w:rPr>
          <w:rtl/>
        </w:rPr>
        <w:t xml:space="preserve"> כן</w:t>
      </w:r>
      <w:r>
        <w:rPr>
          <w:rtl/>
        </w:rPr>
        <w:t>,</w:t>
      </w:r>
      <w:r w:rsidRPr="00FB638E">
        <w:rPr>
          <w:rtl/>
        </w:rPr>
        <w:t xml:space="preserve"> והמשפחה של</w:t>
      </w:r>
      <w:r>
        <w:rPr>
          <w:rtl/>
        </w:rPr>
        <w:t>ה</w:t>
      </w:r>
      <w:r w:rsidRPr="00FB638E">
        <w:rPr>
          <w:rtl/>
        </w:rPr>
        <w:t xml:space="preserve"> המון דורות כאן</w:t>
      </w:r>
      <w:r>
        <w:rPr>
          <w:rtl/>
        </w:rPr>
        <w:t>.</w:t>
      </w:r>
    </w:p>
    <w:p w14:paraId="0114E3C2" w14:textId="77777777" w:rsidR="000F5784" w:rsidRPr="00FB638E" w:rsidRDefault="000F5784" w:rsidP="000F5784">
      <w:pPr>
        <w:pStyle w:val="31"/>
      </w:pPr>
      <w:r>
        <w:rPr>
          <w:b/>
          <w:bCs/>
          <w:rtl/>
        </w:rPr>
        <w:t>ע':</w:t>
      </w:r>
      <w:r>
        <w:rPr>
          <w:b/>
          <w:bCs/>
          <w:rtl/>
        </w:rPr>
        <w:tab/>
      </w:r>
      <w:r w:rsidRPr="00FB638E">
        <w:rPr>
          <w:rtl/>
        </w:rPr>
        <w:t>המון דורות פה בנצרת</w:t>
      </w:r>
      <w:r>
        <w:rPr>
          <w:rtl/>
        </w:rPr>
        <w:t>?</w:t>
      </w:r>
    </w:p>
    <w:p w14:paraId="19723C8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כן </w:t>
      </w:r>
      <w:r>
        <w:rPr>
          <w:rtl/>
        </w:rPr>
        <w:t>נ</w:t>
      </w:r>
      <w:r w:rsidRPr="00FB638E">
        <w:rPr>
          <w:rtl/>
        </w:rPr>
        <w:t>צרת</w:t>
      </w:r>
      <w:r>
        <w:rPr>
          <w:rtl/>
        </w:rPr>
        <w:t>,</w:t>
      </w:r>
      <w:r w:rsidRPr="00FB638E">
        <w:rPr>
          <w:rtl/>
        </w:rPr>
        <w:t xml:space="preserve"> הם מפקיעי</w:t>
      </w:r>
      <w:r>
        <w:rPr>
          <w:rtl/>
        </w:rPr>
        <w:t>ן</w:t>
      </w:r>
      <w:r w:rsidRPr="00FB638E">
        <w:rPr>
          <w:rtl/>
        </w:rPr>
        <w:t xml:space="preserve"> מ</w:t>
      </w:r>
      <w:r>
        <w:rPr>
          <w:rtl/>
        </w:rPr>
        <w:t>ה</w:t>
      </w:r>
      <w:r w:rsidRPr="00FB638E">
        <w:rPr>
          <w:rtl/>
        </w:rPr>
        <w:t>צפון</w:t>
      </w:r>
      <w:r>
        <w:rPr>
          <w:rFonts w:hint="cs"/>
          <w:rtl/>
        </w:rPr>
        <w:t>.</w:t>
      </w:r>
    </w:p>
    <w:p w14:paraId="4E87EF17" w14:textId="77777777" w:rsidR="000F5784" w:rsidRPr="00FB638E" w:rsidRDefault="000F5784" w:rsidP="000F5784">
      <w:pPr>
        <w:pStyle w:val="31"/>
      </w:pPr>
      <w:r w:rsidRPr="00BD23F6">
        <w:rPr>
          <w:b/>
          <w:bCs/>
          <w:rtl/>
        </w:rPr>
        <w:t>ע':</w:t>
      </w:r>
      <w:r>
        <w:rPr>
          <w:rtl/>
        </w:rPr>
        <w:tab/>
      </w:r>
      <w:r w:rsidRPr="00FB638E">
        <w:rPr>
          <w:rtl/>
        </w:rPr>
        <w:t>כן</w:t>
      </w:r>
      <w:r>
        <w:rPr>
          <w:rtl/>
        </w:rPr>
        <w:t>.</w:t>
      </w:r>
    </w:p>
    <w:p w14:paraId="4FEC1C9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ואיך היא חיה עם זה</w:t>
      </w:r>
      <w:r>
        <w:rPr>
          <w:rtl/>
        </w:rPr>
        <w:t>?</w:t>
      </w:r>
      <w:r w:rsidRPr="00FB638E">
        <w:rPr>
          <w:rtl/>
        </w:rPr>
        <w:t xml:space="preserve"> וזה כן כאילו כל הדבר הזה של להיות חלק </w:t>
      </w:r>
      <w:r>
        <w:rPr>
          <w:rtl/>
        </w:rPr>
        <w:t xml:space="preserve">מהרדוף, </w:t>
      </w:r>
      <w:r w:rsidRPr="00FB638E">
        <w:rPr>
          <w:rtl/>
        </w:rPr>
        <w:t>מהקהילה</w:t>
      </w:r>
      <w:r>
        <w:rPr>
          <w:rtl/>
        </w:rPr>
        <w:t>,</w:t>
      </w:r>
      <w:r w:rsidRPr="00FB638E">
        <w:rPr>
          <w:rtl/>
        </w:rPr>
        <w:t xml:space="preserve"> זה מורכבות</w:t>
      </w:r>
      <w:r>
        <w:rPr>
          <w:rtl/>
        </w:rPr>
        <w:t>.</w:t>
      </w:r>
    </w:p>
    <w:p w14:paraId="30126756" w14:textId="77777777" w:rsidR="000F5784" w:rsidRPr="00FB638E" w:rsidRDefault="000F5784" w:rsidP="000F5784">
      <w:pPr>
        <w:pStyle w:val="31"/>
      </w:pPr>
      <w:r>
        <w:rPr>
          <w:b/>
          <w:bCs/>
          <w:rtl/>
        </w:rPr>
        <w:t>ע':</w:t>
      </w:r>
      <w:r>
        <w:rPr>
          <w:b/>
          <w:bCs/>
          <w:rtl/>
        </w:rPr>
        <w:tab/>
      </w:r>
      <w:r w:rsidRPr="00FB638E">
        <w:rPr>
          <w:rtl/>
        </w:rPr>
        <w:t>זה מורכבות</w:t>
      </w:r>
      <w:r>
        <w:rPr>
          <w:rtl/>
        </w:rPr>
        <w:t>.</w:t>
      </w:r>
    </w:p>
    <w:p w14:paraId="4D131FD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מאוד</w:t>
      </w:r>
      <w:r>
        <w:rPr>
          <w:rtl/>
        </w:rPr>
        <w:t>.</w:t>
      </w:r>
    </w:p>
    <w:p w14:paraId="71B94D86" w14:textId="77777777" w:rsidR="000F5784" w:rsidRPr="00FB638E" w:rsidRDefault="000F5784" w:rsidP="000F5784">
      <w:pPr>
        <w:pStyle w:val="31"/>
      </w:pPr>
      <w:r>
        <w:rPr>
          <w:b/>
          <w:bCs/>
          <w:rtl/>
        </w:rPr>
        <w:t>ע':</w:t>
      </w:r>
      <w:r>
        <w:rPr>
          <w:b/>
          <w:bCs/>
          <w:rtl/>
        </w:rPr>
        <w:tab/>
      </w:r>
      <w:r w:rsidRPr="00FB638E">
        <w:rPr>
          <w:rtl/>
        </w:rPr>
        <w:t>מאוד</w:t>
      </w:r>
      <w:r>
        <w:rPr>
          <w:rtl/>
        </w:rPr>
        <w:t>,</w:t>
      </w:r>
      <w:r w:rsidRPr="00FB638E">
        <w:rPr>
          <w:rtl/>
        </w:rPr>
        <w:t xml:space="preserve"> בטח</w:t>
      </w:r>
      <w:r>
        <w:rPr>
          <w:rtl/>
        </w:rPr>
        <w:t>.</w:t>
      </w:r>
    </w:p>
    <w:p w14:paraId="6CE0066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מרגיש מתחבר</w:t>
      </w:r>
      <w:r>
        <w:rPr>
          <w:rtl/>
        </w:rPr>
        <w:t>,</w:t>
      </w:r>
      <w:r w:rsidRPr="00FB638E">
        <w:rPr>
          <w:rtl/>
        </w:rPr>
        <w:t xml:space="preserve"> אבל יש רגעים קצת כמו ראשונים כאלה</w:t>
      </w:r>
      <w:r>
        <w:rPr>
          <w:rtl/>
        </w:rPr>
        <w:t>,</w:t>
      </w:r>
      <w:r w:rsidRPr="00FB638E">
        <w:rPr>
          <w:rtl/>
        </w:rPr>
        <w:t xml:space="preserve"> שבסוף כל אחד מ</w:t>
      </w:r>
      <w:r>
        <w:rPr>
          <w:rtl/>
        </w:rPr>
        <w:t>...</w:t>
      </w:r>
      <w:r w:rsidRPr="00FB638E">
        <w:rPr>
          <w:rtl/>
        </w:rPr>
        <w:t xml:space="preserve"> שהוא מגיע הוא עדיין משם</w:t>
      </w:r>
      <w:r>
        <w:rPr>
          <w:rtl/>
        </w:rPr>
        <w:t>,</w:t>
      </w:r>
      <w:r w:rsidRPr="00FB638E">
        <w:rPr>
          <w:rtl/>
        </w:rPr>
        <w:t xml:space="preserve"> הוא רואה את הדברים</w:t>
      </w:r>
    </w:p>
    <w:p w14:paraId="6961F5C7" w14:textId="77777777" w:rsidR="000F5784" w:rsidRPr="00FB638E" w:rsidRDefault="000F5784" w:rsidP="000F5784">
      <w:pPr>
        <w:pStyle w:val="31"/>
      </w:pPr>
      <w:r>
        <w:rPr>
          <w:b/>
          <w:bCs/>
          <w:rtl/>
        </w:rPr>
        <w:t>ע':</w:t>
      </w:r>
      <w:r>
        <w:rPr>
          <w:b/>
          <w:bCs/>
          <w:rtl/>
        </w:rPr>
        <w:tab/>
      </w:r>
      <w:r w:rsidRPr="00FB638E">
        <w:rPr>
          <w:rtl/>
        </w:rPr>
        <w:t>לגמרי</w:t>
      </w:r>
      <w:r>
        <w:rPr>
          <w:rtl/>
        </w:rPr>
        <w:t>,</w:t>
      </w:r>
      <w:r w:rsidRPr="00FB638E">
        <w:rPr>
          <w:rtl/>
        </w:rPr>
        <w:t xml:space="preserve"> כי לבחור להיות בזהות נוצרית או זהות יהודית או זהות אם רוחנית</w:t>
      </w:r>
      <w:r>
        <w:rPr>
          <w:rtl/>
        </w:rPr>
        <w:t>,</w:t>
      </w:r>
      <w:r w:rsidRPr="00FB638E">
        <w:rPr>
          <w:rtl/>
        </w:rPr>
        <w:t xml:space="preserve"> אתה בוחר את זה</w:t>
      </w:r>
      <w:r>
        <w:rPr>
          <w:rtl/>
        </w:rPr>
        <w:t>,</w:t>
      </w:r>
      <w:r w:rsidRPr="00FB638E">
        <w:rPr>
          <w:rtl/>
        </w:rPr>
        <w:t xml:space="preserve"> אז גם יש לזה משמעותיות</w:t>
      </w:r>
      <w:r>
        <w:rPr>
          <w:rtl/>
        </w:rPr>
        <w:t>.</w:t>
      </w:r>
    </w:p>
    <w:p w14:paraId="6E1ED03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2F260680" w14:textId="77777777" w:rsidR="000F5784" w:rsidRPr="00FB638E" w:rsidRDefault="000F5784" w:rsidP="000F5784">
      <w:pPr>
        <w:pStyle w:val="31"/>
      </w:pPr>
      <w:r>
        <w:rPr>
          <w:b/>
          <w:bCs/>
          <w:rtl/>
        </w:rPr>
        <w:t>ע':</w:t>
      </w:r>
      <w:r>
        <w:rPr>
          <w:b/>
          <w:bCs/>
          <w:rtl/>
        </w:rPr>
        <w:tab/>
      </w:r>
      <w:r w:rsidRPr="00FB638E">
        <w:rPr>
          <w:rtl/>
        </w:rPr>
        <w:t>זה לא אומר שאתה חייב להיות לאומני</w:t>
      </w:r>
      <w:r>
        <w:rPr>
          <w:rtl/>
        </w:rPr>
        <w:t>,</w:t>
      </w:r>
      <w:r w:rsidRPr="00FB638E">
        <w:rPr>
          <w:rtl/>
        </w:rPr>
        <w:t xml:space="preserve"> אבל זה יכול להיות</w:t>
      </w:r>
      <w:r>
        <w:rPr>
          <w:rtl/>
        </w:rPr>
        <w:t xml:space="preserve"> אה... </w:t>
      </w:r>
      <w:r w:rsidRPr="00FB638E">
        <w:rPr>
          <w:rtl/>
        </w:rPr>
        <w:t>פה זה מאוד מחובר</w:t>
      </w:r>
      <w:r>
        <w:rPr>
          <w:rtl/>
        </w:rPr>
        <w:t>,</w:t>
      </w:r>
      <w:r w:rsidRPr="00FB638E">
        <w:rPr>
          <w:rtl/>
        </w:rPr>
        <w:t xml:space="preserve"> אז א</w:t>
      </w:r>
      <w:r>
        <w:rPr>
          <w:rtl/>
        </w:rPr>
        <w:t>ה...</w:t>
      </w:r>
    </w:p>
    <w:p w14:paraId="60D42B8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אני באופן כללי הרגשתי שהילדים</w:t>
      </w:r>
      <w:r>
        <w:rPr>
          <w:rtl/>
        </w:rPr>
        <w:t xml:space="preserve"> –</w:t>
      </w:r>
      <w:r w:rsidRPr="00FB638E">
        <w:rPr>
          <w:rtl/>
        </w:rPr>
        <w:t xml:space="preserve"> שלא צריכים ללמוד ילדים ערבים בבית ספר</w:t>
      </w:r>
      <w:r>
        <w:rPr>
          <w:rtl/>
        </w:rPr>
        <w:t>,</w:t>
      </w:r>
      <w:r w:rsidRPr="00FB638E">
        <w:rPr>
          <w:rtl/>
        </w:rPr>
        <w:t xml:space="preserve"> שזה לא טוב להם</w:t>
      </w:r>
      <w:r>
        <w:rPr>
          <w:rtl/>
        </w:rPr>
        <w:t>.</w:t>
      </w:r>
    </w:p>
    <w:p w14:paraId="46978BE6" w14:textId="77777777" w:rsidR="000F5784" w:rsidRPr="00FB638E" w:rsidRDefault="000F5784" w:rsidP="000F5784">
      <w:pPr>
        <w:pStyle w:val="31"/>
      </w:pPr>
      <w:r>
        <w:rPr>
          <w:b/>
          <w:bCs/>
          <w:rtl/>
        </w:rPr>
        <w:t>ע':</w:t>
      </w:r>
      <w:r>
        <w:rPr>
          <w:b/>
          <w:bCs/>
          <w:rtl/>
        </w:rPr>
        <w:tab/>
      </w:r>
      <w:r w:rsidRPr="00FB638E">
        <w:rPr>
          <w:rtl/>
        </w:rPr>
        <w:t>כן זה כמו מרחיק אותם</w:t>
      </w:r>
      <w:r>
        <w:rPr>
          <w:rtl/>
        </w:rPr>
        <w:t>.</w:t>
      </w:r>
    </w:p>
    <w:p w14:paraId="3EDEE1E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 מבלבל אותם</w:t>
      </w:r>
      <w:r>
        <w:rPr>
          <w:rtl/>
        </w:rPr>
        <w:t>.</w:t>
      </w:r>
    </w:p>
    <w:p w14:paraId="078E261B" w14:textId="77777777" w:rsidR="000F5784" w:rsidRPr="00FB638E" w:rsidRDefault="000F5784" w:rsidP="000F5784">
      <w:pPr>
        <w:pStyle w:val="31"/>
      </w:pPr>
      <w:r>
        <w:rPr>
          <w:b/>
          <w:bCs/>
          <w:rtl/>
        </w:rPr>
        <w:t>ע':</w:t>
      </w:r>
      <w:r>
        <w:rPr>
          <w:b/>
          <w:bCs/>
          <w:rtl/>
        </w:rPr>
        <w:tab/>
      </w:r>
      <w:r w:rsidRPr="00FB638E">
        <w:rPr>
          <w:rtl/>
        </w:rPr>
        <w:t>כן ואז הם יוצאים מבולבלים</w:t>
      </w:r>
      <w:r>
        <w:rPr>
          <w:rtl/>
        </w:rPr>
        <w:t>.</w:t>
      </w:r>
    </w:p>
    <w:p w14:paraId="7358879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26568506" w14:textId="77777777" w:rsidR="000F5784" w:rsidRPr="00FB638E" w:rsidRDefault="000F5784" w:rsidP="000F5784">
      <w:pPr>
        <w:pStyle w:val="31"/>
      </w:pPr>
      <w:r>
        <w:rPr>
          <w:rtl/>
        </w:rPr>
        <w:t>ע':</w:t>
      </w:r>
      <w:r>
        <w:rPr>
          <w:rtl/>
        </w:rPr>
        <w:tab/>
      </w:r>
      <w:r w:rsidRPr="00FB638E">
        <w:rPr>
          <w:rtl/>
        </w:rPr>
        <w:t>כן</w:t>
      </w:r>
      <w:r>
        <w:rPr>
          <w:rtl/>
        </w:rPr>
        <w:t>.</w:t>
      </w:r>
    </w:p>
    <w:p w14:paraId="6039F0A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שיוצא להם הם לא אין להם ז</w:t>
      </w:r>
      <w:r>
        <w:rPr>
          <w:rtl/>
        </w:rPr>
        <w:t>ה</w:t>
      </w:r>
      <w:r w:rsidRPr="00FB638E">
        <w:rPr>
          <w:rtl/>
        </w:rPr>
        <w:t>ות</w:t>
      </w:r>
      <w:r>
        <w:rPr>
          <w:rtl/>
        </w:rPr>
        <w:t>.</w:t>
      </w:r>
      <w:r w:rsidRPr="00FB638E">
        <w:rPr>
          <w:rtl/>
        </w:rPr>
        <w:t xml:space="preserve"> הם לא פה והם לא שם</w:t>
      </w:r>
      <w:r>
        <w:rPr>
          <w:rtl/>
        </w:rPr>
        <w:t>.</w:t>
      </w:r>
      <w:r w:rsidRPr="00FB638E">
        <w:rPr>
          <w:rtl/>
        </w:rPr>
        <w:t xml:space="preserve"> הם לא יהודים</w:t>
      </w:r>
      <w:r>
        <w:rPr>
          <w:rtl/>
        </w:rPr>
        <w:t>.</w:t>
      </w:r>
    </w:p>
    <w:p w14:paraId="29D1F65C" w14:textId="77777777" w:rsidR="000F5784" w:rsidRPr="00FB638E" w:rsidRDefault="000F5784" w:rsidP="000F5784">
      <w:pPr>
        <w:pStyle w:val="31"/>
      </w:pPr>
      <w:r>
        <w:rPr>
          <w:rtl/>
        </w:rPr>
        <w:t>ע':</w:t>
      </w:r>
      <w:r>
        <w:rPr>
          <w:rtl/>
        </w:rPr>
        <w:tab/>
      </w:r>
      <w:r w:rsidRPr="00FB638E">
        <w:rPr>
          <w:rtl/>
        </w:rPr>
        <w:t>כן</w:t>
      </w:r>
      <w:r>
        <w:rPr>
          <w:rtl/>
        </w:rPr>
        <w:t>.</w:t>
      </w:r>
    </w:p>
    <w:p w14:paraId="76E4EA0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והם גם לא ערבים</w:t>
      </w:r>
      <w:r>
        <w:rPr>
          <w:rtl/>
        </w:rPr>
        <w:t>.</w:t>
      </w:r>
      <w:r w:rsidRPr="00FB638E">
        <w:rPr>
          <w:rtl/>
        </w:rPr>
        <w:t xml:space="preserve"> היו לי בשתי הכיתות שלי היו</w:t>
      </w:r>
      <w:r>
        <w:rPr>
          <w:rtl/>
        </w:rPr>
        <w:t>,</w:t>
      </w:r>
      <w:r w:rsidRPr="00FB638E">
        <w:rPr>
          <w:rtl/>
        </w:rPr>
        <w:t xml:space="preserve"> יש ילדים</w:t>
      </w:r>
      <w:r>
        <w:rPr>
          <w:rtl/>
        </w:rPr>
        <w:t>.</w:t>
      </w:r>
      <w:r w:rsidRPr="00FB638E">
        <w:rPr>
          <w:rtl/>
        </w:rPr>
        <w:t xml:space="preserve"> אה</w:t>
      </w:r>
      <w:r>
        <w:rPr>
          <w:rtl/>
        </w:rPr>
        <w:t>...</w:t>
      </w:r>
    </w:p>
    <w:p w14:paraId="46F3211A" w14:textId="77777777" w:rsidR="000F5784" w:rsidRPr="00FB638E" w:rsidRDefault="000F5784" w:rsidP="000F5784">
      <w:pPr>
        <w:pStyle w:val="31"/>
      </w:pPr>
      <w:r>
        <w:rPr>
          <w:rtl/>
        </w:rPr>
        <w:t>ע':</w:t>
      </w:r>
      <w:r>
        <w:rPr>
          <w:rtl/>
        </w:rPr>
        <w:tab/>
      </w:r>
      <w:r w:rsidRPr="00FB638E">
        <w:rPr>
          <w:rtl/>
        </w:rPr>
        <w:t>כן</w:t>
      </w:r>
    </w:p>
    <w:p w14:paraId="7849C75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אחד עזב כי באמת הוא לא הסתדר</w:t>
      </w:r>
      <w:r>
        <w:rPr>
          <w:rtl/>
        </w:rPr>
        <w:t>,</w:t>
      </w:r>
      <w:r w:rsidRPr="00FB638E">
        <w:rPr>
          <w:rtl/>
        </w:rPr>
        <w:t xml:space="preserve"> ואחד ממש גדל</w:t>
      </w:r>
      <w:r>
        <w:rPr>
          <w:rtl/>
        </w:rPr>
        <w:t>.</w:t>
      </w:r>
      <w:r w:rsidRPr="00FB638E">
        <w:rPr>
          <w:rtl/>
        </w:rPr>
        <w:t xml:space="preserve"> ולדעתי הוא מבולבל לגמרי וגם ההורים שלו מבולבלים</w:t>
      </w:r>
      <w:r>
        <w:rPr>
          <w:rtl/>
        </w:rPr>
        <w:t>.</w:t>
      </w:r>
    </w:p>
    <w:p w14:paraId="41727B0D" w14:textId="77777777" w:rsidR="000F5784" w:rsidRPr="00FB638E" w:rsidRDefault="000F5784" w:rsidP="000F5784">
      <w:pPr>
        <w:pStyle w:val="31"/>
      </w:pPr>
      <w:r>
        <w:rPr>
          <w:rtl/>
        </w:rPr>
        <w:t>ע':</w:t>
      </w:r>
      <w:r>
        <w:rPr>
          <w:rtl/>
        </w:rPr>
        <w:tab/>
      </w:r>
      <w:r w:rsidRPr="00FB638E">
        <w:rPr>
          <w:rtl/>
        </w:rPr>
        <w:t>כן</w:t>
      </w:r>
    </w:p>
    <w:p w14:paraId="5FE77F2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p>
    <w:p w14:paraId="4F060EC7"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שאלה גדולה</w:t>
      </w:r>
      <w:r>
        <w:rPr>
          <w:rtl/>
        </w:rPr>
        <w:t>.</w:t>
      </w:r>
    </w:p>
    <w:p w14:paraId="3671BBB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שאלה ענקית</w:t>
      </w:r>
      <w:r>
        <w:rPr>
          <w:rtl/>
        </w:rPr>
        <w:t>.</w:t>
      </w:r>
      <w:r w:rsidRPr="00FB638E">
        <w:rPr>
          <w:rtl/>
        </w:rPr>
        <w:t xml:space="preserve"> וגם מצד שלישי הם הם ילדי הגשר</w:t>
      </w:r>
      <w:r>
        <w:rPr>
          <w:rtl/>
        </w:rPr>
        <w:t>.</w:t>
      </w:r>
      <w:r w:rsidRPr="00FB638E">
        <w:rPr>
          <w:rtl/>
        </w:rPr>
        <w:t xml:space="preserve"> כן</w:t>
      </w:r>
      <w:r>
        <w:rPr>
          <w:rtl/>
        </w:rPr>
        <w:t>.</w:t>
      </w:r>
      <w:r w:rsidRPr="00FB638E">
        <w:rPr>
          <w:rtl/>
        </w:rPr>
        <w:t xml:space="preserve"> בסופו של דבר אנחנו מחפשים אותם</w:t>
      </w:r>
      <w:r>
        <w:rPr>
          <w:rtl/>
        </w:rPr>
        <w:t>.</w:t>
      </w:r>
    </w:p>
    <w:p w14:paraId="443A2F25"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כן כן אבל זה גם בחירה שלכם לעשות</w:t>
      </w:r>
      <w:r>
        <w:rPr>
          <w:rtl/>
        </w:rPr>
        <w:t>...</w:t>
      </w:r>
    </w:p>
    <w:p w14:paraId="072F80F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כאילו התקווה הייתה כמו להיות לגדול ביחד</w:t>
      </w:r>
      <w:r>
        <w:rPr>
          <w:rtl/>
        </w:rPr>
        <w:t>,</w:t>
      </w:r>
      <w:r w:rsidRPr="00FB638E">
        <w:rPr>
          <w:rtl/>
        </w:rPr>
        <w:t xml:space="preserve"> אנשים שמחזיקים את הגם וגם</w:t>
      </w:r>
      <w:r>
        <w:rPr>
          <w:rtl/>
        </w:rPr>
        <w:t>,</w:t>
      </w:r>
      <w:r w:rsidRPr="00FB638E">
        <w:rPr>
          <w:rtl/>
        </w:rPr>
        <w:t xml:space="preserve"> כאילו זה בסוף יש לי הדבר האידיאלי</w:t>
      </w:r>
      <w:r>
        <w:rPr>
          <w:rtl/>
        </w:rPr>
        <w:t>,</w:t>
      </w:r>
      <w:r w:rsidRPr="00FB638E">
        <w:rPr>
          <w:rtl/>
        </w:rPr>
        <w:t xml:space="preserve"> אבל יכול להיות שגם באמת נמצא את הדבר הזה או נקים אותו</w:t>
      </w:r>
      <w:r>
        <w:rPr>
          <w:rtl/>
        </w:rPr>
        <w:t>.</w:t>
      </w:r>
    </w:p>
    <w:p w14:paraId="4473A4D4" w14:textId="77777777" w:rsidR="000F5784" w:rsidRPr="00FB638E" w:rsidRDefault="000F5784" w:rsidP="000F5784">
      <w:pPr>
        <w:pStyle w:val="31"/>
      </w:pPr>
      <w:r>
        <w:rPr>
          <w:b/>
          <w:bCs/>
          <w:rtl/>
        </w:rPr>
        <w:t>ע':</w:t>
      </w:r>
      <w:r>
        <w:rPr>
          <w:b/>
          <w:bCs/>
          <w:rtl/>
        </w:rPr>
        <w:tab/>
      </w:r>
      <w:r w:rsidRPr="00FB638E">
        <w:rPr>
          <w:rtl/>
        </w:rPr>
        <w:t>תקים אותו כן</w:t>
      </w:r>
      <w:r>
        <w:rPr>
          <w:rtl/>
        </w:rPr>
        <w:t>,</w:t>
      </w:r>
    </w:p>
    <w:p w14:paraId="238720B9" w14:textId="77777777" w:rsidR="000F5784" w:rsidRPr="00FB638E" w:rsidRDefault="000F5784" w:rsidP="000F5784">
      <w:pPr>
        <w:pStyle w:val="31"/>
      </w:pPr>
      <w:r w:rsidRPr="00F50BED">
        <w:rPr>
          <w:b/>
          <w:bCs/>
          <w:rtl/>
        </w:rPr>
        <w:lastRenderedPageBreak/>
        <w:t>מראיינת</w:t>
      </w:r>
      <w:r>
        <w:rPr>
          <w:b/>
          <w:bCs/>
          <w:rtl/>
        </w:rPr>
        <w:t>:</w:t>
      </w:r>
      <w:r>
        <w:rPr>
          <w:b/>
          <w:bCs/>
          <w:rtl/>
        </w:rPr>
        <w:tab/>
      </w:r>
      <w:r w:rsidRPr="00FB638E">
        <w:rPr>
          <w:rtl/>
        </w:rPr>
        <w:t xml:space="preserve">ראיתם את הסרט </w:t>
      </w:r>
      <w:r>
        <w:rPr>
          <w:rtl/>
        </w:rPr>
        <w:t>"</w:t>
      </w:r>
      <w:r w:rsidRPr="00FB638E">
        <w:rPr>
          <w:rtl/>
        </w:rPr>
        <w:t>ילדי השלום</w:t>
      </w:r>
      <w:r>
        <w:rPr>
          <w:rtl/>
        </w:rPr>
        <w:t>"</w:t>
      </w:r>
      <w:r>
        <w:rPr>
          <w:rFonts w:hint="cs"/>
          <w:rtl/>
        </w:rPr>
        <w:t xml:space="preserve"> ב</w:t>
      </w:r>
      <w:r>
        <w:rPr>
          <w:rtl/>
        </w:rPr>
        <w:t>נווה</w:t>
      </w:r>
      <w:r w:rsidRPr="00FB638E">
        <w:rPr>
          <w:rtl/>
        </w:rPr>
        <w:t xml:space="preserve"> </w:t>
      </w:r>
      <w:r w:rsidRPr="004D0150">
        <w:rPr>
          <w:rtl/>
        </w:rPr>
        <w:t>שלום</w:t>
      </w:r>
      <w:r>
        <w:rPr>
          <w:rtl/>
        </w:rPr>
        <w:t>?</w:t>
      </w:r>
    </w:p>
    <w:p w14:paraId="11FF2C88" w14:textId="77777777" w:rsidR="000F5784" w:rsidRPr="00FB638E" w:rsidRDefault="000F5784" w:rsidP="000F5784">
      <w:pPr>
        <w:pStyle w:val="31"/>
        <w:rPr>
          <w:rtl/>
        </w:rPr>
      </w:pPr>
      <w:r w:rsidRPr="004D0150">
        <w:rPr>
          <w:b/>
          <w:bCs/>
          <w:rtl/>
        </w:rPr>
        <w:t>ע':</w:t>
      </w:r>
      <w:r>
        <w:rPr>
          <w:rtl/>
        </w:rPr>
        <w:tab/>
      </w:r>
      <w:r w:rsidRPr="00FB638E">
        <w:rPr>
          <w:rtl/>
        </w:rPr>
        <w:t>לא</w:t>
      </w:r>
      <w:r>
        <w:rPr>
          <w:rtl/>
        </w:rPr>
        <w:t>.</w:t>
      </w:r>
    </w:p>
    <w:p w14:paraId="055C104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שהם גרים שמה ערבים ויהודים פלסטינאים שם</w:t>
      </w:r>
      <w:r>
        <w:rPr>
          <w:rtl/>
        </w:rPr>
        <w:t>.</w:t>
      </w:r>
      <w:r w:rsidRPr="00FB638E">
        <w:rPr>
          <w:rtl/>
        </w:rPr>
        <w:t xml:space="preserve"> הייתם שם</w:t>
      </w:r>
      <w:r>
        <w:rPr>
          <w:rtl/>
        </w:rPr>
        <w:t>?</w:t>
      </w:r>
    </w:p>
    <w:p w14:paraId="37E980CF" w14:textId="77777777" w:rsidR="000F5784" w:rsidRPr="00FB638E" w:rsidRDefault="000F5784" w:rsidP="000F5784">
      <w:pPr>
        <w:pStyle w:val="31"/>
      </w:pPr>
      <w:r>
        <w:rPr>
          <w:rtl/>
        </w:rPr>
        <w:t>ע':</w:t>
      </w:r>
      <w:r>
        <w:rPr>
          <w:rtl/>
        </w:rPr>
        <w:tab/>
      </w:r>
      <w:r w:rsidRPr="00FB638E">
        <w:rPr>
          <w:rtl/>
        </w:rPr>
        <w:t>כן</w:t>
      </w:r>
      <w:r>
        <w:rPr>
          <w:rtl/>
        </w:rPr>
        <w:t>.</w:t>
      </w:r>
    </w:p>
    <w:p w14:paraId="13FF593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אז יש את הסרט שעשו עליהם</w:t>
      </w:r>
      <w:r>
        <w:rPr>
          <w:rtl/>
        </w:rPr>
        <w:t>.</w:t>
      </w:r>
    </w:p>
    <w:p w14:paraId="460D9E64" w14:textId="77777777" w:rsidR="000F5784" w:rsidRPr="00FB638E" w:rsidRDefault="000F5784" w:rsidP="000F5784">
      <w:pPr>
        <w:pStyle w:val="31"/>
      </w:pPr>
      <w:r>
        <w:rPr>
          <w:rtl/>
        </w:rPr>
        <w:t>ע':</w:t>
      </w:r>
      <w:r>
        <w:rPr>
          <w:rtl/>
        </w:rPr>
        <w:tab/>
      </w:r>
      <w:r w:rsidRPr="00FB638E">
        <w:rPr>
          <w:rtl/>
        </w:rPr>
        <w:t>כן</w:t>
      </w:r>
      <w:r>
        <w:rPr>
          <w:rtl/>
        </w:rPr>
        <w:t>.</w:t>
      </w:r>
    </w:p>
    <w:p w14:paraId="13824A4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086776FC" w14:textId="77777777" w:rsidR="000F5784" w:rsidRPr="00FB638E" w:rsidRDefault="000F5784" w:rsidP="000F5784">
      <w:pPr>
        <w:pStyle w:val="31"/>
      </w:pPr>
      <w:r>
        <w:rPr>
          <w:b/>
          <w:bCs/>
          <w:rtl/>
        </w:rPr>
        <w:t>ע':</w:t>
      </w:r>
      <w:r>
        <w:rPr>
          <w:b/>
          <w:bCs/>
          <w:rtl/>
        </w:rPr>
        <w:tab/>
      </w:r>
      <w:r w:rsidRPr="00FB638E">
        <w:rPr>
          <w:rtl/>
        </w:rPr>
        <w:t>זה מאוד רק שם</w:t>
      </w:r>
      <w:r>
        <w:rPr>
          <w:rtl/>
        </w:rPr>
        <w:t>,</w:t>
      </w:r>
      <w:r w:rsidRPr="00FB638E">
        <w:rPr>
          <w:rtl/>
        </w:rPr>
        <w:t xml:space="preserve"> שם את כל השאלות הכי הכי אקוטיות</w:t>
      </w:r>
      <w:r>
        <w:rPr>
          <w:rtl/>
        </w:rPr>
        <w:t xml:space="preserve">, אה... </w:t>
      </w:r>
      <w:r w:rsidRPr="00FB638E">
        <w:rPr>
          <w:rtl/>
        </w:rPr>
        <w:t>הם חיים ביחד</w:t>
      </w:r>
      <w:r>
        <w:rPr>
          <w:rtl/>
        </w:rPr>
        <w:t>,</w:t>
      </w:r>
      <w:r w:rsidRPr="00FB638E">
        <w:rPr>
          <w:rtl/>
        </w:rPr>
        <w:t xml:space="preserve"> הם גדלים ביחד</w:t>
      </w:r>
      <w:r>
        <w:rPr>
          <w:rtl/>
        </w:rPr>
        <w:t>.</w:t>
      </w:r>
    </w:p>
    <w:p w14:paraId="044C4D1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ואז אחד מהם הולך לצבא ואז ואז הוא נהרג ואז </w:t>
      </w:r>
      <w:r>
        <w:rPr>
          <w:rFonts w:hint="cs"/>
          <w:rtl/>
        </w:rPr>
        <w:t>ב</w:t>
      </w:r>
      <w:r w:rsidRPr="004D0150">
        <w:rPr>
          <w:rtl/>
        </w:rPr>
        <w:t>ק</w:t>
      </w:r>
      <w:r w:rsidRPr="004D0150">
        <w:rPr>
          <w:rFonts w:hint="cs"/>
          <w:rtl/>
        </w:rPr>
        <w:t>י</w:t>
      </w:r>
      <w:r w:rsidRPr="004D0150">
        <w:rPr>
          <w:rtl/>
        </w:rPr>
        <w:t>צור</w:t>
      </w:r>
    </w:p>
    <w:p w14:paraId="7E35E68E" w14:textId="77777777" w:rsidR="000F5784" w:rsidRDefault="000F5784" w:rsidP="000F5784">
      <w:pPr>
        <w:pStyle w:val="31"/>
        <w:rPr>
          <w:rtl/>
        </w:rPr>
      </w:pPr>
      <w:r>
        <w:rPr>
          <w:b/>
          <w:bCs/>
          <w:rtl/>
        </w:rPr>
        <w:t>ע':</w:t>
      </w:r>
      <w:r>
        <w:rPr>
          <w:b/>
          <w:bCs/>
          <w:rtl/>
        </w:rPr>
        <w:tab/>
      </w:r>
      <w:r w:rsidRPr="00FB638E">
        <w:rPr>
          <w:rtl/>
        </w:rPr>
        <w:t>כן</w:t>
      </w:r>
      <w:r>
        <w:rPr>
          <w:rtl/>
        </w:rPr>
        <w:t>,</w:t>
      </w:r>
      <w:r w:rsidRPr="00FB638E">
        <w:rPr>
          <w:rtl/>
        </w:rPr>
        <w:t xml:space="preserve"> מעניין מה זה באמת</w:t>
      </w:r>
      <w:r>
        <w:rPr>
          <w:rtl/>
        </w:rPr>
        <w:t>,</w:t>
      </w:r>
      <w:r w:rsidRPr="00FB638E">
        <w:rPr>
          <w:rtl/>
        </w:rPr>
        <w:t xml:space="preserve"> איך חיים את </w:t>
      </w:r>
      <w:r>
        <w:rPr>
          <w:rtl/>
        </w:rPr>
        <w:t xml:space="preserve">ה"גם וגם"... </w:t>
      </w:r>
    </w:p>
    <w:p w14:paraId="74DAE42C" w14:textId="77777777" w:rsidR="000F5784" w:rsidRPr="00FB638E" w:rsidRDefault="000F5784" w:rsidP="000F5784">
      <w:pPr>
        <w:pStyle w:val="31"/>
      </w:pPr>
      <w:r>
        <w:rPr>
          <w:b/>
          <w:bCs/>
          <w:rtl/>
        </w:rPr>
        <w:t xml:space="preserve">מראיינת: </w:t>
      </w:r>
      <w:r>
        <w:rPr>
          <w:b/>
          <w:bCs/>
          <w:rtl/>
        </w:rPr>
        <w:tab/>
      </w:r>
      <w:r w:rsidRPr="00FB638E">
        <w:rPr>
          <w:rtl/>
        </w:rPr>
        <w:t>טוב</w:t>
      </w:r>
      <w:r>
        <w:rPr>
          <w:rtl/>
        </w:rPr>
        <w:t xml:space="preserve">, ע', </w:t>
      </w:r>
      <w:r w:rsidRPr="00FB638E">
        <w:rPr>
          <w:rtl/>
        </w:rPr>
        <w:t>עוד משהו</w:t>
      </w:r>
      <w:r>
        <w:rPr>
          <w:rtl/>
        </w:rPr>
        <w:t>,</w:t>
      </w:r>
      <w:r w:rsidRPr="00FB638E">
        <w:rPr>
          <w:rtl/>
        </w:rPr>
        <w:t xml:space="preserve"> אני זה ממש זה מרתק זה גם</w:t>
      </w:r>
      <w:r>
        <w:rPr>
          <w:rtl/>
        </w:rPr>
        <w:t xml:space="preserve"> אה... </w:t>
      </w:r>
      <w:r w:rsidRPr="00FB638E">
        <w:rPr>
          <w:rtl/>
        </w:rPr>
        <w:t>כן</w:t>
      </w:r>
      <w:r>
        <w:rPr>
          <w:rtl/>
        </w:rPr>
        <w:t xml:space="preserve">... אמ... </w:t>
      </w:r>
      <w:r w:rsidRPr="00FB638E">
        <w:rPr>
          <w:rtl/>
        </w:rPr>
        <w:t>משהו שחשוב לך להגיד ככה בהקשר של בית ספר</w:t>
      </w:r>
      <w:r>
        <w:rPr>
          <w:rtl/>
        </w:rPr>
        <w:t>,</w:t>
      </w:r>
      <w:r w:rsidRPr="00FB638E">
        <w:rPr>
          <w:rtl/>
        </w:rPr>
        <w:t xml:space="preserve"> בהקשר של</w:t>
      </w:r>
      <w:r>
        <w:rPr>
          <w:rtl/>
        </w:rPr>
        <w:t xml:space="preserve"> אה... </w:t>
      </w:r>
      <w:r w:rsidRPr="00FB638E">
        <w:rPr>
          <w:rtl/>
        </w:rPr>
        <w:t>מתוך הגדילה שלך</w:t>
      </w:r>
      <w:r>
        <w:rPr>
          <w:rtl/>
        </w:rPr>
        <w:t>,</w:t>
      </w:r>
      <w:r w:rsidRPr="00FB638E">
        <w:rPr>
          <w:rtl/>
        </w:rPr>
        <w:t xml:space="preserve"> מתוך הפרספקטיבה</w:t>
      </w:r>
      <w:r>
        <w:rPr>
          <w:rtl/>
        </w:rPr>
        <w:t>.</w:t>
      </w:r>
      <w:r w:rsidRPr="00FB638E">
        <w:rPr>
          <w:rtl/>
        </w:rPr>
        <w:t xml:space="preserve"> שדבר משמעותי זה כמו יש איזה מין </w:t>
      </w:r>
      <w:r>
        <w:rPr>
          <w:rtl/>
        </w:rPr>
        <w:t xml:space="preserve">מסע, </w:t>
      </w:r>
      <w:r w:rsidRPr="00FB638E">
        <w:rPr>
          <w:rtl/>
        </w:rPr>
        <w:t xml:space="preserve">תהליך מאוד ארוך </w:t>
      </w:r>
      <w:r>
        <w:rPr>
          <w:rtl/>
        </w:rPr>
        <w:t xml:space="preserve">של איזה גיבוש עצמי, </w:t>
      </w:r>
      <w:r w:rsidRPr="00FB638E">
        <w:rPr>
          <w:rtl/>
        </w:rPr>
        <w:t>כאילו גיבוש עצמי כזה</w:t>
      </w:r>
      <w:r>
        <w:rPr>
          <w:rtl/>
        </w:rPr>
        <w:t xml:space="preserve">, </w:t>
      </w:r>
      <w:r w:rsidRPr="004D0150">
        <w:rPr>
          <w:rFonts w:hint="cs"/>
          <w:rtl/>
        </w:rPr>
        <w:t>בי</w:t>
      </w:r>
      <w:r w:rsidRPr="004D0150">
        <w:rPr>
          <w:rtl/>
        </w:rPr>
        <w:t>ק</w:t>
      </w:r>
      <w:r w:rsidRPr="004D0150">
        <w:rPr>
          <w:rFonts w:hint="cs"/>
          <w:rtl/>
        </w:rPr>
        <w:t>ו</w:t>
      </w:r>
      <w:r w:rsidRPr="004D0150">
        <w:rPr>
          <w:rtl/>
        </w:rPr>
        <w:t>רת מאוד עצמית</w:t>
      </w:r>
      <w:r w:rsidRPr="00FB638E">
        <w:rPr>
          <w:rtl/>
        </w:rPr>
        <w:t xml:space="preserve"> שבית ספר מאוד מאפשר את זה</w:t>
      </w:r>
      <w:r>
        <w:rPr>
          <w:rtl/>
        </w:rPr>
        <w:t>.</w:t>
      </w:r>
      <w:r w:rsidRPr="00FB638E">
        <w:rPr>
          <w:rtl/>
        </w:rPr>
        <w:t xml:space="preserve"> אתה מרגיש שאתה יוצא </w:t>
      </w:r>
      <w:r>
        <w:rPr>
          <w:rtl/>
        </w:rPr>
        <w:t xml:space="preserve">עם </w:t>
      </w:r>
      <w:r w:rsidRPr="00FB638E">
        <w:rPr>
          <w:rtl/>
        </w:rPr>
        <w:t>איז</w:t>
      </w:r>
      <w:r>
        <w:rPr>
          <w:rtl/>
        </w:rPr>
        <w:t>ו</w:t>
      </w:r>
      <w:r w:rsidRPr="00FB638E">
        <w:rPr>
          <w:rtl/>
        </w:rPr>
        <w:t>שהי בשלות</w:t>
      </w:r>
      <w:r>
        <w:rPr>
          <w:rtl/>
        </w:rPr>
        <w:t xml:space="preserve">, אה... </w:t>
      </w:r>
      <w:r w:rsidRPr="00FB638E">
        <w:rPr>
          <w:rtl/>
        </w:rPr>
        <w:t>כי יש שם איזה גיבוש כבר</w:t>
      </w:r>
      <w:r>
        <w:rPr>
          <w:rtl/>
        </w:rPr>
        <w:t xml:space="preserve">, </w:t>
      </w:r>
      <w:r>
        <w:rPr>
          <w:rFonts w:hint="cs"/>
          <w:rtl/>
        </w:rPr>
        <w:t xml:space="preserve">הבוגר </w:t>
      </w:r>
      <w:r w:rsidRPr="00FB638E">
        <w:rPr>
          <w:rtl/>
        </w:rPr>
        <w:t>כמו יוצא בגיל 19 עם איזה אפשרויות ממש לשאול שאלות</w:t>
      </w:r>
      <w:r>
        <w:rPr>
          <w:rtl/>
        </w:rPr>
        <w:t>,</w:t>
      </w:r>
      <w:r w:rsidRPr="00FB638E">
        <w:rPr>
          <w:rtl/>
        </w:rPr>
        <w:t xml:space="preserve"> לך אתה קרוב לעצמך באיזשהו מקום</w:t>
      </w:r>
      <w:r>
        <w:rPr>
          <w:rtl/>
        </w:rPr>
        <w:t>,</w:t>
      </w:r>
      <w:r w:rsidRPr="00FB638E">
        <w:rPr>
          <w:rtl/>
        </w:rPr>
        <w:t xml:space="preserve"> </w:t>
      </w:r>
      <w:r>
        <w:rPr>
          <w:rtl/>
        </w:rPr>
        <w:t xml:space="preserve">גם </w:t>
      </w:r>
      <w:r w:rsidRPr="00FB638E">
        <w:rPr>
          <w:rtl/>
        </w:rPr>
        <w:t>שכמו בתי ספר אחרים אתה כמו</w:t>
      </w:r>
      <w:r>
        <w:rPr>
          <w:rtl/>
        </w:rPr>
        <w:t>...</w:t>
      </w:r>
      <w:r w:rsidRPr="00FB638E">
        <w:rPr>
          <w:rtl/>
        </w:rPr>
        <w:t xml:space="preserve"> זה כמו איזה נתק</w:t>
      </w:r>
      <w:r>
        <w:rPr>
          <w:rtl/>
        </w:rPr>
        <w:t>,</w:t>
      </w:r>
      <w:r w:rsidRPr="00FB638E">
        <w:rPr>
          <w:rtl/>
        </w:rPr>
        <w:t xml:space="preserve"> ואז אחרי זה הם צריכים ללכת איזשהו מסע ארוך כדי שוב לחזור </w:t>
      </w:r>
      <w:r>
        <w:rPr>
          <w:rtl/>
        </w:rPr>
        <w:t xml:space="preserve">אל </w:t>
      </w:r>
      <w:r w:rsidRPr="00FB638E">
        <w:rPr>
          <w:rtl/>
        </w:rPr>
        <w:t>עצמם</w:t>
      </w:r>
      <w:r>
        <w:rPr>
          <w:rtl/>
        </w:rPr>
        <w:t>.</w:t>
      </w:r>
      <w:r w:rsidRPr="00FB638E">
        <w:rPr>
          <w:rtl/>
        </w:rPr>
        <w:t xml:space="preserve"> זה בית ספר אנת</w:t>
      </w:r>
      <w:r>
        <w:rPr>
          <w:rtl/>
        </w:rPr>
        <w:t>ר</w:t>
      </w:r>
      <w:r w:rsidRPr="00FB638E">
        <w:rPr>
          <w:rtl/>
        </w:rPr>
        <w:t>ופוסופי</w:t>
      </w:r>
      <w:r>
        <w:rPr>
          <w:rtl/>
        </w:rPr>
        <w:t>,</w:t>
      </w:r>
      <w:r w:rsidRPr="00FB638E">
        <w:rPr>
          <w:rtl/>
        </w:rPr>
        <w:t xml:space="preserve"> חינוך </w:t>
      </w:r>
      <w:r>
        <w:rPr>
          <w:rtl/>
        </w:rPr>
        <w:t>ולדורף</w:t>
      </w:r>
      <w:r w:rsidRPr="00FB638E">
        <w:rPr>
          <w:rtl/>
        </w:rPr>
        <w:t xml:space="preserve"> מאוד משאיר אותך קרוב לעצמך </w:t>
      </w:r>
      <w:r>
        <w:rPr>
          <w:rtl/>
        </w:rPr>
        <w:t xml:space="preserve">בכל </w:t>
      </w:r>
      <w:r w:rsidRPr="00FB638E">
        <w:rPr>
          <w:rtl/>
        </w:rPr>
        <w:t>השנים האלה ו</w:t>
      </w:r>
      <w:r>
        <w:rPr>
          <w:rtl/>
        </w:rPr>
        <w:t>...</w:t>
      </w:r>
      <w:r w:rsidRPr="00FB638E">
        <w:rPr>
          <w:rtl/>
        </w:rPr>
        <w:t xml:space="preserve"> אתה חושב שזה קשור לזה שיש משהו מזה ממה שאמרת עכשיו שקשור לבחירה שלך</w:t>
      </w:r>
      <w:r>
        <w:rPr>
          <w:rtl/>
        </w:rPr>
        <w:t xml:space="preserve">, אה... </w:t>
      </w:r>
      <w:r w:rsidRPr="00FB638E">
        <w:rPr>
          <w:rtl/>
        </w:rPr>
        <w:t>להקים משפחה עם אה</w:t>
      </w:r>
      <w:r>
        <w:rPr>
          <w:rtl/>
        </w:rPr>
        <w:t>...</w:t>
      </w:r>
    </w:p>
    <w:p w14:paraId="0C705F4D" w14:textId="77777777" w:rsidR="000F5784" w:rsidRPr="00FB638E" w:rsidRDefault="000F5784" w:rsidP="000F5784">
      <w:pPr>
        <w:pStyle w:val="31"/>
      </w:pPr>
      <w:r>
        <w:rPr>
          <w:rtl/>
        </w:rPr>
        <w:t>ע':</w:t>
      </w:r>
      <w:r>
        <w:rPr>
          <w:rtl/>
        </w:rPr>
        <w:tab/>
      </w:r>
      <w:r w:rsidRPr="00FB638E">
        <w:rPr>
          <w:rtl/>
        </w:rPr>
        <w:t>כן</w:t>
      </w:r>
      <w:r>
        <w:rPr>
          <w:rtl/>
        </w:rPr>
        <w:t>.</w:t>
      </w:r>
    </w:p>
    <w:p w14:paraId="4E04D56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איך זה קשור</w:t>
      </w:r>
      <w:r>
        <w:rPr>
          <w:rtl/>
        </w:rPr>
        <w:t>?</w:t>
      </w:r>
    </w:p>
    <w:p w14:paraId="2A7CA93D" w14:textId="77777777" w:rsidR="000F5784" w:rsidRPr="00FB638E" w:rsidRDefault="000F5784" w:rsidP="000F5784">
      <w:pPr>
        <w:pStyle w:val="31"/>
      </w:pPr>
      <w:r>
        <w:rPr>
          <w:b/>
          <w:bCs/>
          <w:rtl/>
        </w:rPr>
        <w:t>ע':</w:t>
      </w:r>
      <w:r>
        <w:rPr>
          <w:b/>
          <w:bCs/>
          <w:rtl/>
        </w:rPr>
        <w:tab/>
      </w:r>
      <w:r w:rsidRPr="00FB638E">
        <w:rPr>
          <w:rtl/>
        </w:rPr>
        <w:t xml:space="preserve">אני </w:t>
      </w:r>
      <w:r>
        <w:rPr>
          <w:rtl/>
        </w:rPr>
        <w:t>א</w:t>
      </w:r>
      <w:r w:rsidRPr="00FB638E">
        <w:rPr>
          <w:rtl/>
        </w:rPr>
        <w:t>תחיל מזה שבגיל 19 אני זוכ</w:t>
      </w:r>
      <w:r>
        <w:rPr>
          <w:rtl/>
        </w:rPr>
        <w:t>ר</w:t>
      </w:r>
      <w:r w:rsidRPr="00FB638E">
        <w:rPr>
          <w:rtl/>
        </w:rPr>
        <w:t xml:space="preserve"> את הקנאה הצור</w:t>
      </w:r>
      <w:r>
        <w:rPr>
          <w:rtl/>
        </w:rPr>
        <w:t>ב</w:t>
      </w:r>
      <w:r w:rsidRPr="00FB638E">
        <w:rPr>
          <w:rtl/>
        </w:rPr>
        <w:t>ת באנשים שאו מתגייסים או לא מתגייסים</w:t>
      </w:r>
      <w:r>
        <w:rPr>
          <w:rtl/>
        </w:rPr>
        <w:t>,</w:t>
      </w:r>
      <w:r w:rsidRPr="00FB638E">
        <w:rPr>
          <w:rtl/>
        </w:rPr>
        <w:t xml:space="preserve"> א</w:t>
      </w:r>
      <w:r>
        <w:rPr>
          <w:rtl/>
        </w:rPr>
        <w:t xml:space="preserve">ז </w:t>
      </w:r>
      <w:r w:rsidRPr="00FB638E">
        <w:rPr>
          <w:rtl/>
        </w:rPr>
        <w:t>זה ברור להם</w:t>
      </w:r>
      <w:r>
        <w:rPr>
          <w:rtl/>
        </w:rPr>
        <w:t>,</w:t>
      </w:r>
      <w:r w:rsidRPr="00FB638E">
        <w:rPr>
          <w:rtl/>
        </w:rPr>
        <w:t xml:space="preserve"> כי </w:t>
      </w:r>
      <w:r w:rsidRPr="004D0150">
        <w:rPr>
          <w:rtl/>
        </w:rPr>
        <w:t>מרגיש</w:t>
      </w:r>
      <w:r w:rsidRPr="004D0150">
        <w:rPr>
          <w:rFonts w:hint="cs"/>
          <w:rtl/>
        </w:rPr>
        <w:t xml:space="preserve"> שבית</w:t>
      </w:r>
      <w:r w:rsidRPr="004D0150">
        <w:rPr>
          <w:rtl/>
        </w:rPr>
        <w:t xml:space="preserve"> ספר</w:t>
      </w:r>
      <w:r w:rsidRPr="00FB638E">
        <w:rPr>
          <w:rtl/>
        </w:rPr>
        <w:t xml:space="preserve"> א</w:t>
      </w:r>
      <w:r>
        <w:rPr>
          <w:rFonts w:hint="cs"/>
          <w:rtl/>
        </w:rPr>
        <w:t>י</w:t>
      </w:r>
      <w:r w:rsidRPr="00FB638E">
        <w:rPr>
          <w:rtl/>
        </w:rPr>
        <w:t>פשר לי</w:t>
      </w:r>
      <w:r>
        <w:rPr>
          <w:rFonts w:hint="cs"/>
          <w:rtl/>
        </w:rPr>
        <w:t>,</w:t>
      </w:r>
      <w:r w:rsidRPr="00FB638E">
        <w:rPr>
          <w:rtl/>
        </w:rPr>
        <w:t xml:space="preserve"> החינוך כמו אפשר לי מ</w:t>
      </w:r>
      <w:r>
        <w:rPr>
          <w:rtl/>
        </w:rPr>
        <w:t>מ</w:t>
      </w:r>
      <w:r w:rsidRPr="00FB638E">
        <w:rPr>
          <w:rtl/>
        </w:rPr>
        <w:t>ש ממש להרגיש את עצמי</w:t>
      </w:r>
      <w:r>
        <w:rPr>
          <w:rtl/>
        </w:rPr>
        <w:t>,</w:t>
      </w:r>
      <w:r w:rsidRPr="00FB638E">
        <w:rPr>
          <w:rtl/>
        </w:rPr>
        <w:t xml:space="preserve"> להרגיש את</w:t>
      </w:r>
      <w:r>
        <w:rPr>
          <w:rtl/>
        </w:rPr>
        <w:t xml:space="preserve">... </w:t>
      </w:r>
      <w:r w:rsidRPr="00FB638E">
        <w:rPr>
          <w:rtl/>
        </w:rPr>
        <w:t>כ</w:t>
      </w:r>
      <w:r>
        <w:rPr>
          <w:rtl/>
        </w:rPr>
        <w:t>א</w:t>
      </w:r>
      <w:r w:rsidRPr="00FB638E">
        <w:rPr>
          <w:rtl/>
        </w:rPr>
        <w:t>ילו להיות עם מורכבויות</w:t>
      </w:r>
      <w:r>
        <w:rPr>
          <w:rtl/>
        </w:rPr>
        <w:t>.</w:t>
      </w:r>
      <w:r w:rsidRPr="00FB638E">
        <w:rPr>
          <w:rtl/>
        </w:rPr>
        <w:t xml:space="preserve"> יש משהו ב</w:t>
      </w:r>
      <w:r>
        <w:rPr>
          <w:rtl/>
        </w:rPr>
        <w:t>...</w:t>
      </w:r>
      <w:r w:rsidRPr="00FB638E">
        <w:rPr>
          <w:rtl/>
        </w:rPr>
        <w:t xml:space="preserve"> יש </w:t>
      </w:r>
      <w:r>
        <w:rPr>
          <w:rFonts w:hint="cs"/>
          <w:rtl/>
        </w:rPr>
        <w:t>כוחות</w:t>
      </w:r>
      <w:r w:rsidRPr="004D0150">
        <w:rPr>
          <w:rFonts w:hint="cs"/>
          <w:rtl/>
        </w:rPr>
        <w:t xml:space="preserve"> </w:t>
      </w:r>
      <w:r w:rsidRPr="00FB638E">
        <w:rPr>
          <w:rtl/>
        </w:rPr>
        <w:t>בלי שאר מורכבות</w:t>
      </w:r>
      <w:r>
        <w:rPr>
          <w:rtl/>
        </w:rPr>
        <w:t>,</w:t>
      </w:r>
      <w:r w:rsidRPr="00FB638E">
        <w:rPr>
          <w:rtl/>
        </w:rPr>
        <w:t xml:space="preserve"> ולצאת עם זה למסע</w:t>
      </w:r>
      <w:r>
        <w:rPr>
          <w:rtl/>
        </w:rPr>
        <w:t>.</w:t>
      </w:r>
      <w:r w:rsidRPr="00FB638E">
        <w:rPr>
          <w:rtl/>
        </w:rPr>
        <w:t xml:space="preserve"> זה מה ש</w:t>
      </w:r>
      <w:r>
        <w:rPr>
          <w:rFonts w:hint="cs"/>
          <w:rtl/>
        </w:rPr>
        <w:t>ש</w:t>
      </w:r>
      <w:r w:rsidRPr="00FB638E">
        <w:rPr>
          <w:rtl/>
        </w:rPr>
        <w:t>לחתי להמון אנשים שבתוך הצבא</w:t>
      </w:r>
      <w:r>
        <w:rPr>
          <w:rtl/>
        </w:rPr>
        <w:t>,</w:t>
      </w:r>
      <w:r w:rsidRPr="00FB638E">
        <w:rPr>
          <w:rtl/>
        </w:rPr>
        <w:t xml:space="preserve"> ודיברתי איתם</w:t>
      </w:r>
      <w:r>
        <w:rPr>
          <w:rtl/>
        </w:rPr>
        <w:t>,</w:t>
      </w:r>
      <w:r w:rsidRPr="00FB638E">
        <w:rPr>
          <w:rtl/>
        </w:rPr>
        <w:t xml:space="preserve"> אנשים שמחוץ לצבא</w:t>
      </w:r>
      <w:r>
        <w:rPr>
          <w:rtl/>
        </w:rPr>
        <w:t>,</w:t>
      </w:r>
      <w:r w:rsidRPr="00FB638E">
        <w:rPr>
          <w:rtl/>
        </w:rPr>
        <w:t xml:space="preserve"> ודיברתי איתם כמו עד במורכבות הזאתי</w:t>
      </w:r>
      <w:r>
        <w:rPr>
          <w:rtl/>
        </w:rPr>
        <w:t>,</w:t>
      </w:r>
      <w:r w:rsidRPr="00FB638E">
        <w:rPr>
          <w:rtl/>
        </w:rPr>
        <w:t xml:space="preserve"> עד עד </w:t>
      </w:r>
      <w:r w:rsidRPr="004D0150">
        <w:rPr>
          <w:rtl/>
        </w:rPr>
        <w:t>ש</w:t>
      </w:r>
      <w:r>
        <w:rPr>
          <w:rFonts w:hint="cs"/>
          <w:rtl/>
        </w:rPr>
        <w:t>במשך</w:t>
      </w:r>
      <w:r w:rsidRPr="004D0150">
        <w:rPr>
          <w:rFonts w:hint="cs"/>
          <w:rtl/>
        </w:rPr>
        <w:t xml:space="preserve"> ה</w:t>
      </w:r>
      <w:r w:rsidRPr="00FB638E">
        <w:rPr>
          <w:rtl/>
        </w:rPr>
        <w:t xml:space="preserve">זמן ורגע לפני הגיוס התחלתי כבר </w:t>
      </w:r>
      <w:r>
        <w:rPr>
          <w:rtl/>
        </w:rPr>
        <w:t xml:space="preserve">גרעין </w:t>
      </w:r>
      <w:r w:rsidRPr="00FB638E">
        <w:rPr>
          <w:rtl/>
        </w:rPr>
        <w:t>נחל</w:t>
      </w:r>
      <w:r>
        <w:rPr>
          <w:rtl/>
        </w:rPr>
        <w:t>,</w:t>
      </w:r>
      <w:r w:rsidRPr="00FB638E">
        <w:rPr>
          <w:rtl/>
        </w:rPr>
        <w:t xml:space="preserve"> פרק הכנה עם החברים הכי טובים</w:t>
      </w:r>
      <w:r>
        <w:rPr>
          <w:rtl/>
        </w:rPr>
        <w:t>,</w:t>
      </w:r>
      <w:r w:rsidRPr="00FB638E">
        <w:rPr>
          <w:rtl/>
        </w:rPr>
        <w:t xml:space="preserve"> ו</w:t>
      </w:r>
      <w:r>
        <w:rPr>
          <w:rtl/>
        </w:rPr>
        <w:t>...</w:t>
      </w:r>
      <w:r w:rsidRPr="00FB638E">
        <w:rPr>
          <w:rtl/>
        </w:rPr>
        <w:t xml:space="preserve"> ואז התקרב הגיוס ונפלה לי הבנה שאני לא צריך להתגייס</w:t>
      </w:r>
      <w:r>
        <w:rPr>
          <w:rtl/>
        </w:rPr>
        <w:t>,</w:t>
      </w:r>
      <w:r w:rsidRPr="00FB638E">
        <w:rPr>
          <w:rtl/>
        </w:rPr>
        <w:t xml:space="preserve"> א</w:t>
      </w:r>
      <w:r>
        <w:rPr>
          <w:rFonts w:hint="cs"/>
          <w:rtl/>
        </w:rPr>
        <w:t xml:space="preserve">ני </w:t>
      </w:r>
      <w:r w:rsidRPr="004D0150">
        <w:rPr>
          <w:rtl/>
        </w:rPr>
        <w:t>שמעת</w:t>
      </w:r>
      <w:r>
        <w:rPr>
          <w:rFonts w:hint="cs"/>
          <w:rtl/>
        </w:rPr>
        <w:t>י</w:t>
      </w:r>
      <w:r w:rsidRPr="00FB638E">
        <w:rPr>
          <w:rtl/>
        </w:rPr>
        <w:t xml:space="preserve"> את השאלה</w:t>
      </w:r>
      <w:r>
        <w:rPr>
          <w:rtl/>
        </w:rPr>
        <w:t>,</w:t>
      </w:r>
      <w:r w:rsidRPr="00FB638E">
        <w:rPr>
          <w:rtl/>
        </w:rPr>
        <w:t xml:space="preserve"> זה גם קשור לתיכון אני ח</w:t>
      </w:r>
      <w:r>
        <w:rPr>
          <w:rtl/>
        </w:rPr>
        <w:t>ו</w:t>
      </w:r>
      <w:r w:rsidRPr="00FB638E">
        <w:rPr>
          <w:rtl/>
        </w:rPr>
        <w:t>שב לבית ספר של איזה ב</w:t>
      </w:r>
      <w:r>
        <w:rPr>
          <w:rtl/>
        </w:rPr>
        <w:t>וע</w:t>
      </w:r>
      <w:r w:rsidRPr="00FB638E">
        <w:rPr>
          <w:rtl/>
        </w:rPr>
        <w:t>ה</w:t>
      </w:r>
      <w:r>
        <w:rPr>
          <w:rtl/>
        </w:rPr>
        <w:t>,</w:t>
      </w:r>
      <w:r w:rsidRPr="00FB638E">
        <w:rPr>
          <w:rtl/>
        </w:rPr>
        <w:t xml:space="preserve"> יש קצת איזה משהו בו</w:t>
      </w:r>
      <w:r>
        <w:rPr>
          <w:rtl/>
        </w:rPr>
        <w:t>ע</w:t>
      </w:r>
      <w:r w:rsidRPr="00FB638E">
        <w:rPr>
          <w:rtl/>
        </w:rPr>
        <w:t>תי מאוד שומר בתוך מכלול מאוד אחר אתה</w:t>
      </w:r>
      <w:r>
        <w:rPr>
          <w:rtl/>
        </w:rPr>
        <w:t>...</w:t>
      </w:r>
      <w:r w:rsidRPr="00FB638E">
        <w:rPr>
          <w:rtl/>
        </w:rPr>
        <w:t xml:space="preserve"> היית</w:t>
      </w:r>
      <w:r>
        <w:rPr>
          <w:rtl/>
        </w:rPr>
        <w:t>ה</w:t>
      </w:r>
      <w:r w:rsidRPr="00FB638E">
        <w:rPr>
          <w:rtl/>
        </w:rPr>
        <w:t xml:space="preserve"> השאלה אם נכון להיות בתוך הבו</w:t>
      </w:r>
      <w:r>
        <w:rPr>
          <w:rtl/>
        </w:rPr>
        <w:t>ע</w:t>
      </w:r>
      <w:r w:rsidRPr="00FB638E">
        <w:rPr>
          <w:rtl/>
        </w:rPr>
        <w:t>ה של הצבא</w:t>
      </w:r>
      <w:r>
        <w:rPr>
          <w:rtl/>
        </w:rPr>
        <w:t>,</w:t>
      </w:r>
      <w:r w:rsidRPr="00FB638E">
        <w:rPr>
          <w:rtl/>
        </w:rPr>
        <w:t xml:space="preserve"> בתוך הדבר ולנסות שם להביא טוב</w:t>
      </w:r>
      <w:r>
        <w:rPr>
          <w:rtl/>
        </w:rPr>
        <w:t>,</w:t>
      </w:r>
      <w:r w:rsidRPr="00FB638E">
        <w:rPr>
          <w:rtl/>
        </w:rPr>
        <w:t xml:space="preserve"> או שבעצם אני לא רוצה להיות חלק מהדבר הזה</w:t>
      </w:r>
      <w:r>
        <w:rPr>
          <w:rtl/>
        </w:rPr>
        <w:t>,</w:t>
      </w:r>
      <w:r w:rsidRPr="00FB638E">
        <w:rPr>
          <w:rtl/>
        </w:rPr>
        <w:t xml:space="preserve"> וזה בעצם להביא טוב וזה כמו הלכתי עם הש</w:t>
      </w:r>
      <w:r>
        <w:rPr>
          <w:rtl/>
        </w:rPr>
        <w:t>א</w:t>
      </w:r>
      <w:r w:rsidRPr="00FB638E">
        <w:rPr>
          <w:rtl/>
        </w:rPr>
        <w:t>לה הזאתי</w:t>
      </w:r>
      <w:r>
        <w:rPr>
          <w:rtl/>
        </w:rPr>
        <w:t>,</w:t>
      </w:r>
      <w:r w:rsidRPr="00FB638E">
        <w:rPr>
          <w:rtl/>
        </w:rPr>
        <w:t xml:space="preserve"> </w:t>
      </w:r>
      <w:r>
        <w:rPr>
          <w:rtl/>
        </w:rPr>
        <w:t xml:space="preserve">השאלה </w:t>
      </w:r>
      <w:r w:rsidRPr="00FB638E">
        <w:rPr>
          <w:rtl/>
        </w:rPr>
        <w:t>קשה</w:t>
      </w:r>
      <w:r>
        <w:rPr>
          <w:rtl/>
        </w:rPr>
        <w:t>.</w:t>
      </w:r>
    </w:p>
    <w:p w14:paraId="0B755F8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מאוד</w:t>
      </w:r>
      <w:r>
        <w:rPr>
          <w:rtl/>
        </w:rPr>
        <w:t>,</w:t>
      </w:r>
      <w:r w:rsidRPr="00FB638E">
        <w:rPr>
          <w:rtl/>
        </w:rPr>
        <w:t xml:space="preserve"> נש</w:t>
      </w:r>
      <w:r>
        <w:rPr>
          <w:rtl/>
        </w:rPr>
        <w:t>מ</w:t>
      </w:r>
      <w:r w:rsidRPr="00FB638E">
        <w:rPr>
          <w:rtl/>
        </w:rPr>
        <w:t>ע לי</w:t>
      </w:r>
      <w:r>
        <w:rPr>
          <w:rtl/>
        </w:rPr>
        <w:t>,</w:t>
      </w:r>
      <w:r w:rsidRPr="00FB638E">
        <w:rPr>
          <w:rtl/>
        </w:rPr>
        <w:t xml:space="preserve"> וואו</w:t>
      </w:r>
      <w:r>
        <w:rPr>
          <w:rtl/>
        </w:rPr>
        <w:t>...</w:t>
      </w:r>
    </w:p>
    <w:p w14:paraId="30DF8E9F"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אני חושב שהבית ספר א</w:t>
      </w:r>
      <w:r>
        <w:rPr>
          <w:rtl/>
        </w:rPr>
        <w:t>ִ</w:t>
      </w:r>
      <w:r>
        <w:rPr>
          <w:rFonts w:hint="cs"/>
          <w:rtl/>
        </w:rPr>
        <w:t>י</w:t>
      </w:r>
      <w:r w:rsidRPr="00FB638E">
        <w:rPr>
          <w:rtl/>
        </w:rPr>
        <w:t>פשר לי להיות בדבר</w:t>
      </w:r>
      <w:r>
        <w:rPr>
          <w:rtl/>
        </w:rPr>
        <w:t>,</w:t>
      </w:r>
      <w:r w:rsidRPr="00FB638E">
        <w:rPr>
          <w:rtl/>
        </w:rPr>
        <w:t xml:space="preserve"> כאילו אני חושב גם הבית ספר הרבה מדבר על אמת באיזה</w:t>
      </w:r>
      <w:r>
        <w:rPr>
          <w:rtl/>
        </w:rPr>
        <w:t xml:space="preserve"> ש... </w:t>
      </w:r>
      <w:r w:rsidRPr="00FB638E">
        <w:rPr>
          <w:rtl/>
        </w:rPr>
        <w:t>מקום או חינוך</w:t>
      </w:r>
      <w:r>
        <w:rPr>
          <w:rtl/>
        </w:rPr>
        <w:t>,</w:t>
      </w:r>
      <w:r w:rsidRPr="00FB638E">
        <w:rPr>
          <w:rtl/>
        </w:rPr>
        <w:t xml:space="preserve"> או שם איזה משהו </w:t>
      </w:r>
      <w:r>
        <w:rPr>
          <w:rFonts w:hint="cs"/>
          <w:rtl/>
        </w:rPr>
        <w:t>בשיא</w:t>
      </w:r>
      <w:r w:rsidRPr="004D0150">
        <w:rPr>
          <w:rFonts w:hint="cs"/>
          <w:rtl/>
        </w:rPr>
        <w:t xml:space="preserve"> </w:t>
      </w:r>
      <w:r>
        <w:rPr>
          <w:rFonts w:hint="cs"/>
          <w:rtl/>
        </w:rPr>
        <w:t>ה</w:t>
      </w:r>
      <w:r w:rsidRPr="00FB638E">
        <w:rPr>
          <w:rtl/>
        </w:rPr>
        <w:t>חופש</w:t>
      </w:r>
      <w:r>
        <w:rPr>
          <w:rtl/>
        </w:rPr>
        <w:t>,</w:t>
      </w:r>
      <w:r w:rsidRPr="00FB638E">
        <w:rPr>
          <w:rtl/>
        </w:rPr>
        <w:t xml:space="preserve"> וזה חלק מזה שא</w:t>
      </w:r>
      <w:r>
        <w:rPr>
          <w:rFonts w:hint="cs"/>
          <w:rtl/>
        </w:rPr>
        <w:t>י</w:t>
      </w:r>
      <w:r w:rsidRPr="00FB638E">
        <w:rPr>
          <w:rtl/>
        </w:rPr>
        <w:t>פשר לי</w:t>
      </w:r>
      <w:r>
        <w:rPr>
          <w:rtl/>
        </w:rPr>
        <w:t xml:space="preserve"> אה... </w:t>
      </w:r>
      <w:r w:rsidRPr="00FB638E">
        <w:rPr>
          <w:rtl/>
        </w:rPr>
        <w:t>לבחור באיזה אמת על פני דברים אחרים</w:t>
      </w:r>
      <w:r>
        <w:rPr>
          <w:rtl/>
        </w:rPr>
        <w:t>,</w:t>
      </w:r>
      <w:r w:rsidRPr="00FB638E">
        <w:rPr>
          <w:rtl/>
        </w:rPr>
        <w:t xml:space="preserve"> שגם בעצם </w:t>
      </w:r>
      <w:r>
        <w:rPr>
          <w:rtl/>
        </w:rPr>
        <w:t xml:space="preserve">קצת </w:t>
      </w:r>
      <w:r w:rsidRPr="00FB638E">
        <w:rPr>
          <w:rtl/>
        </w:rPr>
        <w:t>כמו פ</w:t>
      </w:r>
      <w:r>
        <w:rPr>
          <w:rtl/>
        </w:rPr>
        <w:t>י</w:t>
      </w:r>
      <w:r w:rsidRPr="00FB638E">
        <w:rPr>
          <w:rtl/>
        </w:rPr>
        <w:t>רקו לי את הזהות באיזשהו מקום</w:t>
      </w:r>
      <w:r>
        <w:rPr>
          <w:rtl/>
        </w:rPr>
        <w:t>,</w:t>
      </w:r>
      <w:r w:rsidRPr="00FB638E">
        <w:rPr>
          <w:rtl/>
        </w:rPr>
        <w:t xml:space="preserve"> כי אני עכשיו כן כנער</w:t>
      </w:r>
      <w:r>
        <w:rPr>
          <w:rFonts w:hint="cs"/>
          <w:rtl/>
        </w:rPr>
        <w:t xml:space="preserve">, לא </w:t>
      </w:r>
      <w:r w:rsidRPr="00FB638E">
        <w:rPr>
          <w:rtl/>
        </w:rPr>
        <w:t>לבחור להתגייס</w:t>
      </w:r>
      <w:r>
        <w:rPr>
          <w:rtl/>
        </w:rPr>
        <w:t>,</w:t>
      </w:r>
      <w:r w:rsidRPr="00FB638E">
        <w:rPr>
          <w:rtl/>
        </w:rPr>
        <w:t xml:space="preserve"> זה כמו לוותר על חלק מאוד גדול בזהות הישראלית</w:t>
      </w:r>
      <w:r>
        <w:rPr>
          <w:rFonts w:hint="cs"/>
          <w:rtl/>
        </w:rPr>
        <w:t>,</w:t>
      </w:r>
      <w:r w:rsidRPr="00FB638E">
        <w:rPr>
          <w:rtl/>
        </w:rPr>
        <w:t xml:space="preserve"> נכון</w:t>
      </w:r>
    </w:p>
    <w:p w14:paraId="0B6F40E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זה בונה </w:t>
      </w:r>
      <w:r>
        <w:rPr>
          <w:rtl/>
        </w:rPr>
        <w:t xml:space="preserve">איזושהי </w:t>
      </w:r>
      <w:r w:rsidRPr="00FB638E">
        <w:rPr>
          <w:rtl/>
        </w:rPr>
        <w:t>זהות ישראלית יהודית כזאת</w:t>
      </w:r>
      <w:r>
        <w:rPr>
          <w:rtl/>
        </w:rPr>
        <w:t>,</w:t>
      </w:r>
      <w:r w:rsidRPr="00FB638E">
        <w:rPr>
          <w:rtl/>
        </w:rPr>
        <w:t xml:space="preserve"> כן</w:t>
      </w:r>
    </w:p>
    <w:p w14:paraId="4619C146" w14:textId="77777777" w:rsidR="000F5784" w:rsidRPr="00FB638E" w:rsidRDefault="000F5784" w:rsidP="000F5784">
      <w:pPr>
        <w:pStyle w:val="31"/>
      </w:pPr>
      <w:r>
        <w:rPr>
          <w:b/>
          <w:bCs/>
          <w:rtl/>
        </w:rPr>
        <w:lastRenderedPageBreak/>
        <w:t>ע':</w:t>
      </w:r>
      <w:r>
        <w:rPr>
          <w:b/>
          <w:bCs/>
          <w:rtl/>
        </w:rPr>
        <w:tab/>
      </w:r>
      <w:r w:rsidRPr="00FB638E">
        <w:rPr>
          <w:rtl/>
        </w:rPr>
        <w:t>כן</w:t>
      </w:r>
      <w:r>
        <w:rPr>
          <w:rtl/>
        </w:rPr>
        <w:t>,</w:t>
      </w:r>
      <w:r w:rsidRPr="00FB638E">
        <w:rPr>
          <w:rtl/>
        </w:rPr>
        <w:t xml:space="preserve"> זהות גברית</w:t>
      </w:r>
    </w:p>
    <w:p w14:paraId="65186EB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גברית</w:t>
      </w:r>
      <w:r>
        <w:rPr>
          <w:rtl/>
        </w:rPr>
        <w:t>,</w:t>
      </w:r>
      <w:r w:rsidRPr="00FB638E">
        <w:rPr>
          <w:rtl/>
        </w:rPr>
        <w:t xml:space="preserve"> נכון</w:t>
      </w:r>
      <w:r>
        <w:rPr>
          <w:rtl/>
        </w:rPr>
        <w:t>.</w:t>
      </w:r>
    </w:p>
    <w:p w14:paraId="755C964E" w14:textId="77777777" w:rsidR="000F5784" w:rsidRPr="00FB638E" w:rsidRDefault="000F5784" w:rsidP="000F5784">
      <w:pPr>
        <w:pStyle w:val="31"/>
      </w:pPr>
      <w:r>
        <w:rPr>
          <w:b/>
          <w:bCs/>
          <w:rtl/>
        </w:rPr>
        <w:t>ע':</w:t>
      </w:r>
      <w:r>
        <w:rPr>
          <w:b/>
          <w:bCs/>
          <w:rtl/>
        </w:rPr>
        <w:tab/>
      </w:r>
      <w:r w:rsidRPr="00FB638E">
        <w:rPr>
          <w:rtl/>
        </w:rPr>
        <w:t>כן</w:t>
      </w:r>
      <w:r>
        <w:rPr>
          <w:rtl/>
        </w:rPr>
        <w:t>,</w:t>
      </w:r>
      <w:r w:rsidRPr="00FB638E">
        <w:rPr>
          <w:rtl/>
        </w:rPr>
        <w:t xml:space="preserve"> ואז אי אפשר לי באמת</w:t>
      </w:r>
      <w:r>
        <w:rPr>
          <w:rtl/>
        </w:rPr>
        <w:t xml:space="preserve"> אה... </w:t>
      </w:r>
      <w:r w:rsidRPr="00FB638E">
        <w:rPr>
          <w:rtl/>
        </w:rPr>
        <w:t>פשו</w:t>
      </w:r>
      <w:r>
        <w:rPr>
          <w:rtl/>
        </w:rPr>
        <w:t>ט</w:t>
      </w:r>
      <w:r w:rsidRPr="00FB638E">
        <w:rPr>
          <w:rtl/>
        </w:rPr>
        <w:t xml:space="preserve"> לפגוש אותה</w:t>
      </w:r>
      <w:r>
        <w:rPr>
          <w:rtl/>
        </w:rPr>
        <w:t>,</w:t>
      </w:r>
      <w:r w:rsidRPr="00FB638E">
        <w:rPr>
          <w:rtl/>
        </w:rPr>
        <w:t xml:space="preserve"> וכמו הסיפור היה פחות רלוונטי הלהרגיש את הנשמה שלה ולהגיד לזה כן ו</w:t>
      </w:r>
      <w:r>
        <w:rPr>
          <w:rtl/>
        </w:rPr>
        <w:t>...</w:t>
      </w:r>
    </w:p>
    <w:p w14:paraId="7BFF2C2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p>
    <w:p w14:paraId="074D3A06" w14:textId="77777777" w:rsidR="000F5784" w:rsidRPr="00FB638E" w:rsidRDefault="000F5784" w:rsidP="000F5784">
      <w:pPr>
        <w:pStyle w:val="31"/>
      </w:pPr>
      <w:r>
        <w:rPr>
          <w:rtl/>
        </w:rPr>
        <w:t>ע':</w:t>
      </w:r>
      <w:r>
        <w:rPr>
          <w:rtl/>
        </w:rPr>
        <w:tab/>
      </w:r>
      <w:r w:rsidRPr="00FB638E">
        <w:rPr>
          <w:rtl/>
        </w:rPr>
        <w:t>כן</w:t>
      </w:r>
    </w:p>
    <w:p w14:paraId="38B79CA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p>
    <w:p w14:paraId="77023791" w14:textId="77777777" w:rsidR="000F5784" w:rsidRPr="00FB638E" w:rsidRDefault="000F5784" w:rsidP="000F5784">
      <w:pPr>
        <w:pStyle w:val="31"/>
      </w:pPr>
      <w:r>
        <w:rPr>
          <w:rtl/>
        </w:rPr>
        <w:t>ע':</w:t>
      </w:r>
      <w:r>
        <w:rPr>
          <w:rtl/>
        </w:rPr>
        <w:tab/>
      </w:r>
      <w:r w:rsidRPr="00FB638E">
        <w:rPr>
          <w:rtl/>
        </w:rPr>
        <w:t>כן</w:t>
      </w:r>
    </w:p>
    <w:p w14:paraId="2B1AA1A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בחירה זה בחירה מאוד רצינית ואמיצה כזאת</w:t>
      </w:r>
      <w:r>
        <w:rPr>
          <w:rtl/>
        </w:rPr>
        <w:t>,</w:t>
      </w:r>
      <w:r w:rsidRPr="00FB638E">
        <w:rPr>
          <w:rtl/>
        </w:rPr>
        <w:t xml:space="preserve"> כן כן ממש</w:t>
      </w:r>
    </w:p>
    <w:p w14:paraId="37B82D67" w14:textId="77777777" w:rsidR="000F5784" w:rsidRPr="00FB638E" w:rsidRDefault="000F5784" w:rsidP="000F5784">
      <w:pPr>
        <w:pStyle w:val="31"/>
      </w:pPr>
      <w:r>
        <w:rPr>
          <w:b/>
          <w:bCs/>
          <w:rtl/>
        </w:rPr>
        <w:t>ע':</w:t>
      </w:r>
      <w:r>
        <w:rPr>
          <w:b/>
          <w:bCs/>
          <w:rtl/>
        </w:rPr>
        <w:tab/>
      </w:r>
      <w:r w:rsidRPr="00FB638E">
        <w:rPr>
          <w:rtl/>
        </w:rPr>
        <w:t>כן יש לנו</w:t>
      </w:r>
      <w:r>
        <w:rPr>
          <w:rtl/>
        </w:rPr>
        <w:t xml:space="preserve"> ש... </w:t>
      </w:r>
      <w:r w:rsidRPr="00FB638E">
        <w:rPr>
          <w:rtl/>
        </w:rPr>
        <w:t>וחצי שנים הבדל</w:t>
      </w:r>
    </w:p>
    <w:p w14:paraId="2FB2A8E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אה שהיא יותר</w:t>
      </w:r>
    </w:p>
    <w:p w14:paraId="74076423" w14:textId="77777777" w:rsidR="000F5784" w:rsidRPr="00FB638E" w:rsidRDefault="000F5784" w:rsidP="000F5784">
      <w:pPr>
        <w:pStyle w:val="31"/>
      </w:pPr>
      <w:r>
        <w:rPr>
          <w:b/>
          <w:bCs/>
          <w:rtl/>
        </w:rPr>
        <w:t>ע':</w:t>
      </w:r>
      <w:r>
        <w:rPr>
          <w:b/>
          <w:bCs/>
          <w:rtl/>
        </w:rPr>
        <w:tab/>
      </w:r>
      <w:r w:rsidRPr="00FB638E">
        <w:rPr>
          <w:rtl/>
        </w:rPr>
        <w:t>היית</w:t>
      </w:r>
      <w:r>
        <w:rPr>
          <w:rtl/>
        </w:rPr>
        <w:t>ה</w:t>
      </w:r>
      <w:r w:rsidRPr="00FB638E">
        <w:rPr>
          <w:rtl/>
        </w:rPr>
        <w:t xml:space="preserve"> גדולה ממני מ</w:t>
      </w:r>
      <w:r>
        <w:rPr>
          <w:rtl/>
        </w:rPr>
        <w:t>מ</w:t>
      </w:r>
      <w:r w:rsidRPr="00FB638E">
        <w:rPr>
          <w:rtl/>
        </w:rPr>
        <w:t>ש</w:t>
      </w:r>
    </w:p>
    <w:p w14:paraId="5A997CF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גדולה</w:t>
      </w:r>
    </w:p>
    <w:p w14:paraId="4D5BD916" w14:textId="77777777" w:rsidR="000F5784" w:rsidRPr="00FB638E" w:rsidRDefault="000F5784" w:rsidP="000F5784">
      <w:pPr>
        <w:pStyle w:val="31"/>
      </w:pPr>
      <w:r>
        <w:rPr>
          <w:b/>
          <w:bCs/>
          <w:rtl/>
        </w:rPr>
        <w:t>ע'</w:t>
      </w:r>
      <w:r>
        <w:rPr>
          <w:b/>
          <w:bCs/>
        </w:rPr>
        <w:t>:</w:t>
      </w:r>
      <w:r>
        <w:rPr>
          <w:b/>
          <w:bCs/>
          <w:rtl/>
        </w:rPr>
        <w:tab/>
      </w:r>
      <w:r w:rsidRPr="00FB638E">
        <w:t>38</w:t>
      </w:r>
      <w:r>
        <w:rPr>
          <w:rtl/>
        </w:rPr>
        <w:t xml:space="preserve"> </w:t>
      </w:r>
      <w:r w:rsidRPr="00FB638E">
        <w:rPr>
          <w:rtl/>
        </w:rPr>
        <w:t>עכשיו</w:t>
      </w:r>
    </w:p>
    <w:p w14:paraId="57A3F42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וואו</w:t>
      </w:r>
    </w:p>
    <w:p w14:paraId="47DABA90" w14:textId="77777777" w:rsidR="000F5784" w:rsidRPr="00FB638E" w:rsidRDefault="000F5784" w:rsidP="000F5784">
      <w:pPr>
        <w:pStyle w:val="31"/>
      </w:pPr>
      <w:r>
        <w:rPr>
          <w:b/>
          <w:bCs/>
          <w:rtl/>
        </w:rPr>
        <w:t>ע':</w:t>
      </w:r>
      <w:r>
        <w:rPr>
          <w:b/>
          <w:bCs/>
          <w:rtl/>
        </w:rPr>
        <w:tab/>
      </w:r>
      <w:r w:rsidRPr="00FB638E">
        <w:rPr>
          <w:rtl/>
        </w:rPr>
        <w:t>הייתי בן 20</w:t>
      </w:r>
      <w:r>
        <w:rPr>
          <w:rFonts w:hint="cs"/>
          <w:rtl/>
        </w:rPr>
        <w:t xml:space="preserve"> והיא</w:t>
      </w:r>
      <w:r w:rsidRPr="00FB638E">
        <w:rPr>
          <w:rtl/>
        </w:rPr>
        <w:t xml:space="preserve"> 28 ו</w:t>
      </w:r>
      <w:r>
        <w:rPr>
          <w:rFonts w:hint="cs"/>
          <w:rtl/>
        </w:rPr>
        <w:t xml:space="preserve">חצי, </w:t>
      </w:r>
      <w:r w:rsidRPr="00FB638E">
        <w:rPr>
          <w:rtl/>
        </w:rPr>
        <w:t>כן כן</w:t>
      </w:r>
      <w:r>
        <w:rPr>
          <w:rtl/>
        </w:rPr>
        <w:t>,</w:t>
      </w:r>
      <w:r w:rsidRPr="00FB638E">
        <w:rPr>
          <w:rtl/>
        </w:rPr>
        <w:t xml:space="preserve"> זה גם יכולו</w:t>
      </w:r>
      <w:r>
        <w:rPr>
          <w:rtl/>
        </w:rPr>
        <w:t>ת</w:t>
      </w:r>
      <w:r w:rsidRPr="00FB638E">
        <w:rPr>
          <w:rtl/>
        </w:rPr>
        <w:t xml:space="preserve"> שבי</w:t>
      </w:r>
      <w:r>
        <w:rPr>
          <w:rFonts w:hint="cs"/>
          <w:rtl/>
        </w:rPr>
        <w:t>,</w:t>
      </w:r>
      <w:r w:rsidRPr="00FB638E">
        <w:rPr>
          <w:rtl/>
        </w:rPr>
        <w:t xml:space="preserve"> אבל גם </w:t>
      </w:r>
      <w:r>
        <w:rPr>
          <w:rFonts w:hint="cs"/>
          <w:rtl/>
        </w:rPr>
        <w:t>יש א</w:t>
      </w:r>
      <w:r w:rsidRPr="00FB638E">
        <w:rPr>
          <w:rtl/>
        </w:rPr>
        <w:t>יכויות של הבית ספר של אמת ושל חופש</w:t>
      </w:r>
      <w:r>
        <w:rPr>
          <w:rtl/>
        </w:rPr>
        <w:t>,</w:t>
      </w:r>
      <w:r w:rsidRPr="00FB638E">
        <w:rPr>
          <w:rtl/>
        </w:rPr>
        <w:t xml:space="preserve"> אך </w:t>
      </w:r>
      <w:r>
        <w:rPr>
          <w:rtl/>
        </w:rPr>
        <w:t xml:space="preserve">חושף </w:t>
      </w:r>
      <w:r w:rsidRPr="00FB638E">
        <w:rPr>
          <w:rtl/>
        </w:rPr>
        <w:t>אותנו</w:t>
      </w:r>
      <w:r>
        <w:rPr>
          <w:rtl/>
        </w:rPr>
        <w:t>,</w:t>
      </w:r>
      <w:r w:rsidRPr="00FB638E">
        <w:rPr>
          <w:rtl/>
        </w:rPr>
        <w:t xml:space="preserve"> מרגיש כאילו בזה שיש כל מיני ויש</w:t>
      </w:r>
      <w:r>
        <w:rPr>
          <w:rtl/>
        </w:rPr>
        <w:t>,</w:t>
      </w:r>
      <w:r w:rsidRPr="00FB638E">
        <w:rPr>
          <w:rtl/>
        </w:rPr>
        <w:t xml:space="preserve"> יש להסתקרן על</w:t>
      </w:r>
      <w:r>
        <w:rPr>
          <w:rtl/>
        </w:rPr>
        <w:t>...</w:t>
      </w:r>
      <w:r w:rsidRPr="00FB638E">
        <w:rPr>
          <w:rtl/>
        </w:rPr>
        <w:t xml:space="preserve"> על המע</w:t>
      </w:r>
      <w:r>
        <w:rPr>
          <w:rtl/>
        </w:rPr>
        <w:t>ֵ</w:t>
      </w:r>
      <w:r w:rsidRPr="00FB638E">
        <w:rPr>
          <w:rtl/>
        </w:rPr>
        <w:t>בר</w:t>
      </w:r>
      <w:r>
        <w:rPr>
          <w:rtl/>
        </w:rPr>
        <w:t>,</w:t>
      </w:r>
      <w:r w:rsidRPr="00FB638E">
        <w:rPr>
          <w:rtl/>
        </w:rPr>
        <w:t xml:space="preserve"> להסתקרן על השונה</w:t>
      </w:r>
      <w:r>
        <w:rPr>
          <w:rtl/>
        </w:rPr>
        <w:t>,</w:t>
      </w:r>
      <w:r w:rsidRPr="00FB638E">
        <w:rPr>
          <w:rtl/>
        </w:rPr>
        <w:t xml:space="preserve"> להסתקרן על</w:t>
      </w:r>
      <w:r>
        <w:rPr>
          <w:rFonts w:hint="cs"/>
          <w:rtl/>
        </w:rPr>
        <w:t xml:space="preserve"> [...]</w:t>
      </w:r>
      <w:r w:rsidRPr="00FB638E">
        <w:rPr>
          <w:rtl/>
        </w:rPr>
        <w:t>הבית ספר</w:t>
      </w:r>
      <w:r>
        <w:rPr>
          <w:rFonts w:hint="cs"/>
          <w:rtl/>
        </w:rPr>
        <w:t>,</w:t>
      </w:r>
      <w:r w:rsidRPr="00FB638E">
        <w:rPr>
          <w:rtl/>
        </w:rPr>
        <w:t xml:space="preserve"> באיזשהו מקום החינוך</w:t>
      </w:r>
      <w:r>
        <w:rPr>
          <w:rtl/>
        </w:rPr>
        <w:t>.</w:t>
      </w:r>
    </w:p>
    <w:p w14:paraId="2D33EED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כן</w:t>
      </w:r>
      <w:r>
        <w:rPr>
          <w:rtl/>
        </w:rPr>
        <w:t>.</w:t>
      </w:r>
      <w:r w:rsidRPr="00FB638E">
        <w:rPr>
          <w:rtl/>
        </w:rPr>
        <w:t xml:space="preserve"> שזה בסדר לך</w:t>
      </w:r>
      <w:r>
        <w:rPr>
          <w:rtl/>
        </w:rPr>
        <w:t>,</w:t>
      </w:r>
      <w:r w:rsidRPr="00FB638E">
        <w:rPr>
          <w:rtl/>
        </w:rPr>
        <w:t xml:space="preserve"> ולא</w:t>
      </w:r>
      <w:r>
        <w:rPr>
          <w:rtl/>
        </w:rPr>
        <w:t>,</w:t>
      </w:r>
      <w:r w:rsidRPr="00FB638E">
        <w:rPr>
          <w:rtl/>
        </w:rPr>
        <w:t xml:space="preserve"> אני גם שמעתי קולות של כאלה שאומרים זה מסליל אותך דווקא למקום של פציפיזם</w:t>
      </w:r>
      <w:r>
        <w:rPr>
          <w:rtl/>
        </w:rPr>
        <w:t>.</w:t>
      </w:r>
      <w:r w:rsidRPr="00FB638E">
        <w:rPr>
          <w:rtl/>
        </w:rPr>
        <w:t xml:space="preserve"> לא להתגייס</w:t>
      </w:r>
      <w:r>
        <w:rPr>
          <w:rtl/>
        </w:rPr>
        <w:t>.</w:t>
      </w:r>
      <w:r w:rsidRPr="00FB638E">
        <w:rPr>
          <w:rtl/>
        </w:rPr>
        <w:t xml:space="preserve"> למה</w:t>
      </w:r>
      <w:r>
        <w:rPr>
          <w:rtl/>
        </w:rPr>
        <w:t>?</w:t>
      </w:r>
      <w:r w:rsidRPr="00FB638E">
        <w:rPr>
          <w:rtl/>
        </w:rPr>
        <w:t xml:space="preserve"> תפתחו כאילו</w:t>
      </w:r>
      <w:r>
        <w:rPr>
          <w:rtl/>
        </w:rPr>
        <w:t>,</w:t>
      </w:r>
      <w:r w:rsidRPr="00FB638E">
        <w:rPr>
          <w:rtl/>
        </w:rPr>
        <w:t xml:space="preserve"> תפג</w:t>
      </w:r>
      <w:r>
        <w:rPr>
          <w:rtl/>
        </w:rPr>
        <w:t>י</w:t>
      </w:r>
      <w:r w:rsidRPr="00FB638E">
        <w:rPr>
          <w:rtl/>
        </w:rPr>
        <w:t>שו אותנו גם עם ימניים</w:t>
      </w:r>
      <w:r>
        <w:rPr>
          <w:rtl/>
        </w:rPr>
        <w:t>,</w:t>
      </w:r>
      <w:r w:rsidRPr="00FB638E">
        <w:rPr>
          <w:rtl/>
        </w:rPr>
        <w:t xml:space="preserve"> גם עם זה גם עם זה</w:t>
      </w:r>
      <w:r>
        <w:rPr>
          <w:rtl/>
        </w:rPr>
        <w:t>.</w:t>
      </w:r>
      <w:r w:rsidRPr="00FB638E">
        <w:rPr>
          <w:rtl/>
        </w:rPr>
        <w:t xml:space="preserve"> אז מבחינתך זה</w:t>
      </w:r>
    </w:p>
    <w:p w14:paraId="3C5EA7B7" w14:textId="77777777" w:rsidR="000F5784" w:rsidRPr="00FB638E" w:rsidRDefault="000F5784" w:rsidP="000F5784">
      <w:pPr>
        <w:pStyle w:val="31"/>
      </w:pPr>
      <w:r>
        <w:rPr>
          <w:b/>
          <w:bCs/>
          <w:rtl/>
        </w:rPr>
        <w:t>ע':</w:t>
      </w:r>
      <w:r>
        <w:rPr>
          <w:b/>
          <w:bCs/>
          <w:rtl/>
        </w:rPr>
        <w:tab/>
      </w:r>
      <w:r w:rsidRPr="00FB638E">
        <w:rPr>
          <w:rtl/>
        </w:rPr>
        <w:t>לא שהפגישו אותי</w:t>
      </w:r>
      <w:r>
        <w:rPr>
          <w:rtl/>
        </w:rPr>
        <w:t>.</w:t>
      </w:r>
      <w:r w:rsidRPr="00FB638E">
        <w:rPr>
          <w:rtl/>
        </w:rPr>
        <w:t xml:space="preserve"> הייתי בתקו</w:t>
      </w:r>
      <w:r>
        <w:rPr>
          <w:rtl/>
        </w:rPr>
        <w:t>ע,</w:t>
      </w:r>
      <w:r w:rsidRPr="00FB638E">
        <w:rPr>
          <w:rtl/>
        </w:rPr>
        <w:t xml:space="preserve"> ב הייתי בתקוע ב</w:t>
      </w:r>
      <w:r>
        <w:rPr>
          <w:rtl/>
        </w:rPr>
        <w:t xml:space="preserve">שבוע </w:t>
      </w:r>
      <w:r w:rsidRPr="00FB638E">
        <w:rPr>
          <w:rtl/>
        </w:rPr>
        <w:t>נרטיבים או כמה ימים לבד ללמד מישהו</w:t>
      </w:r>
      <w:r>
        <w:rPr>
          <w:rtl/>
        </w:rPr>
        <w:t>.</w:t>
      </w:r>
      <w:r w:rsidRPr="00FB638E">
        <w:rPr>
          <w:rtl/>
        </w:rPr>
        <w:t xml:space="preserve"> בזה</w:t>
      </w:r>
      <w:r>
        <w:rPr>
          <w:rtl/>
        </w:rPr>
        <w:t>.</w:t>
      </w:r>
    </w:p>
    <w:p w14:paraId="1654E9C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52985586" w14:textId="77777777" w:rsidR="000F5784" w:rsidRPr="00FB638E" w:rsidRDefault="000F5784" w:rsidP="000F5784">
      <w:pPr>
        <w:pStyle w:val="31"/>
      </w:pPr>
      <w:r>
        <w:rPr>
          <w:b/>
          <w:bCs/>
          <w:rtl/>
        </w:rPr>
        <w:t>ע':</w:t>
      </w:r>
      <w:r>
        <w:rPr>
          <w:b/>
          <w:bCs/>
          <w:rtl/>
        </w:rPr>
        <w:tab/>
      </w:r>
      <w:r w:rsidRPr="00FB638E">
        <w:rPr>
          <w:rtl/>
        </w:rPr>
        <w:t>חושב</w:t>
      </w:r>
      <w:r>
        <w:rPr>
          <w:rFonts w:hint="cs"/>
          <w:rtl/>
        </w:rPr>
        <w:t xml:space="preserve"> שהבת שלי</w:t>
      </w:r>
      <w:r w:rsidRPr="00FB638E">
        <w:rPr>
          <w:rtl/>
        </w:rPr>
        <w:t xml:space="preserve"> תמשיך לבחור זהו</w:t>
      </w:r>
      <w:r>
        <w:rPr>
          <w:rFonts w:hint="cs"/>
          <w:rtl/>
        </w:rPr>
        <w:t>ת</w:t>
      </w:r>
      <w:r w:rsidRPr="00FB638E">
        <w:rPr>
          <w:rtl/>
        </w:rPr>
        <w:t xml:space="preserve"> או לא לבחור</w:t>
      </w:r>
      <w:r>
        <w:rPr>
          <w:rFonts w:hint="cs"/>
          <w:rtl/>
        </w:rPr>
        <w:t>,</w:t>
      </w:r>
      <w:r w:rsidRPr="00FB638E">
        <w:rPr>
          <w:rtl/>
        </w:rPr>
        <w:t xml:space="preserve"> כי תלו</w:t>
      </w:r>
      <w:r>
        <w:rPr>
          <w:rFonts w:hint="cs"/>
          <w:rtl/>
        </w:rPr>
        <w:t xml:space="preserve">י בילד </w:t>
      </w:r>
      <w:r w:rsidRPr="00FB638E">
        <w:rPr>
          <w:rtl/>
        </w:rPr>
        <w:t>שלך אבל</w:t>
      </w:r>
    </w:p>
    <w:p w14:paraId="3915C94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כן</w:t>
      </w:r>
    </w:p>
    <w:p w14:paraId="13D85DBA" w14:textId="77777777" w:rsidR="000F5784" w:rsidRPr="00FB638E" w:rsidRDefault="000F5784" w:rsidP="000F5784">
      <w:pPr>
        <w:pStyle w:val="31"/>
      </w:pPr>
      <w:r>
        <w:rPr>
          <w:b/>
          <w:bCs/>
          <w:rtl/>
        </w:rPr>
        <w:t>ע':</w:t>
      </w:r>
      <w:r>
        <w:rPr>
          <w:b/>
          <w:bCs/>
          <w:rtl/>
        </w:rPr>
        <w:tab/>
      </w:r>
      <w:r w:rsidRPr="00FB638E">
        <w:rPr>
          <w:rtl/>
        </w:rPr>
        <w:t>בסוף חצי הולכים לצבא וחצי לא</w:t>
      </w:r>
      <w:r>
        <w:rPr>
          <w:rtl/>
        </w:rPr>
        <w:t>,</w:t>
      </w:r>
      <w:r w:rsidRPr="00FB638E">
        <w:rPr>
          <w:rtl/>
        </w:rPr>
        <w:t xml:space="preserve"> פחות</w:t>
      </w:r>
    </w:p>
    <w:p w14:paraId="6E90585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נכון</w:t>
      </w:r>
      <w:r>
        <w:rPr>
          <w:rtl/>
        </w:rPr>
        <w:t>,</w:t>
      </w:r>
      <w:r w:rsidRPr="00FB638E">
        <w:rPr>
          <w:rtl/>
        </w:rPr>
        <w:t xml:space="preserve"> נכון</w:t>
      </w:r>
      <w:r>
        <w:rPr>
          <w:rtl/>
        </w:rPr>
        <w:t>,</w:t>
      </w:r>
      <w:r w:rsidRPr="00FB638E">
        <w:rPr>
          <w:rtl/>
        </w:rPr>
        <w:t xml:space="preserve"> היום אני חושבת יותר מתגייסים</w:t>
      </w:r>
      <w:r>
        <w:rPr>
          <w:rtl/>
        </w:rPr>
        <w:t>.</w:t>
      </w:r>
    </w:p>
    <w:p w14:paraId="329B305F" w14:textId="77777777" w:rsidR="000F5784" w:rsidRPr="00FB638E" w:rsidRDefault="000F5784" w:rsidP="000F5784">
      <w:pPr>
        <w:pStyle w:val="31"/>
      </w:pPr>
      <w:r>
        <w:rPr>
          <w:b/>
          <w:bCs/>
          <w:rtl/>
        </w:rPr>
        <w:t>ע':</w:t>
      </w:r>
      <w:r>
        <w:rPr>
          <w:b/>
          <w:bCs/>
          <w:rtl/>
        </w:rPr>
        <w:tab/>
      </w:r>
      <w:r w:rsidRPr="00FB638E">
        <w:rPr>
          <w:rtl/>
        </w:rPr>
        <w:t>כן יכול להיות</w:t>
      </w:r>
    </w:p>
    <w:p w14:paraId="069B69B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מפעם</w:t>
      </w:r>
    </w:p>
    <w:p w14:paraId="1333EDC6" w14:textId="77777777" w:rsidR="000F5784" w:rsidRPr="00FB638E" w:rsidRDefault="000F5784" w:rsidP="000F5784">
      <w:pPr>
        <w:pStyle w:val="31"/>
      </w:pPr>
      <w:r>
        <w:rPr>
          <w:rtl/>
        </w:rPr>
        <w:t>ע':</w:t>
      </w:r>
      <w:r>
        <w:rPr>
          <w:rtl/>
        </w:rPr>
        <w:tab/>
      </w:r>
      <w:r w:rsidRPr="00FB638E">
        <w:rPr>
          <w:rtl/>
        </w:rPr>
        <w:t>כן</w:t>
      </w:r>
    </w:p>
    <w:p w14:paraId="4A35794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ככה החוויה שלי</w:t>
      </w:r>
      <w:r>
        <w:rPr>
          <w:rtl/>
        </w:rPr>
        <w:t>,</w:t>
      </w:r>
      <w:r w:rsidRPr="00FB638E">
        <w:rPr>
          <w:rtl/>
        </w:rPr>
        <w:t xml:space="preserve"> אבל אני לא </w:t>
      </w:r>
      <w:r>
        <w:rPr>
          <w:rFonts w:hint="cs"/>
          <w:rtl/>
        </w:rPr>
        <w:t>בדקתי את זה</w:t>
      </w:r>
    </w:p>
    <w:p w14:paraId="007B7DE8" w14:textId="77777777" w:rsidR="000F5784" w:rsidRPr="00FB638E" w:rsidRDefault="000F5784" w:rsidP="000F5784">
      <w:pPr>
        <w:pStyle w:val="31"/>
      </w:pPr>
      <w:r>
        <w:rPr>
          <w:rtl/>
        </w:rPr>
        <w:t>ע':</w:t>
      </w:r>
      <w:r>
        <w:rPr>
          <w:rtl/>
        </w:rPr>
        <w:tab/>
      </w:r>
      <w:r w:rsidRPr="00FB638E">
        <w:rPr>
          <w:rtl/>
        </w:rPr>
        <w:t>כן</w:t>
      </w:r>
    </w:p>
    <w:p w14:paraId="1C99D53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כל החברה הופכת להיות יותר</w:t>
      </w:r>
    </w:p>
    <w:p w14:paraId="5495981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יופי</w:t>
      </w:r>
      <w:r>
        <w:rPr>
          <w:rFonts w:hint="cs"/>
          <w:rtl/>
        </w:rPr>
        <w:t xml:space="preserve"> ע'</w:t>
      </w:r>
      <w:r>
        <w:rPr>
          <w:rtl/>
        </w:rPr>
        <w:t>,</w:t>
      </w:r>
      <w:r w:rsidRPr="00FB638E">
        <w:rPr>
          <w:rtl/>
        </w:rPr>
        <w:t xml:space="preserve"> תודה המון המון תודה</w:t>
      </w:r>
    </w:p>
    <w:p w14:paraId="09F7978A" w14:textId="77777777" w:rsidR="000F5784" w:rsidRPr="00FB638E" w:rsidRDefault="000F5784" w:rsidP="000F5784">
      <w:pPr>
        <w:pStyle w:val="31"/>
      </w:pPr>
      <w:r>
        <w:rPr>
          <w:b/>
          <w:bCs/>
          <w:rtl/>
        </w:rPr>
        <w:t>ע':</w:t>
      </w:r>
      <w:r>
        <w:rPr>
          <w:b/>
          <w:bCs/>
          <w:rtl/>
        </w:rPr>
        <w:tab/>
      </w:r>
      <w:r w:rsidRPr="00FB638E">
        <w:rPr>
          <w:rtl/>
        </w:rPr>
        <w:t xml:space="preserve">בשמחה שזה </w:t>
      </w:r>
      <w:r>
        <w:rPr>
          <w:rtl/>
        </w:rPr>
        <w:t>נ</w:t>
      </w:r>
      <w:r w:rsidRPr="00FB638E">
        <w:rPr>
          <w:rtl/>
        </w:rPr>
        <w:t>תן משהו</w:t>
      </w:r>
    </w:p>
    <w:p w14:paraId="7A7D2C5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בטח </w:t>
      </w:r>
    </w:p>
    <w:p w14:paraId="2F1B3A69" w14:textId="77777777" w:rsidR="000F5784" w:rsidRPr="00FB638E" w:rsidRDefault="000F5784" w:rsidP="000F5784">
      <w:pPr>
        <w:pStyle w:val="31"/>
        <w:rPr>
          <w:rtl/>
        </w:rPr>
      </w:pPr>
    </w:p>
    <w:p w14:paraId="429C8D29" w14:textId="77777777" w:rsidR="000F5784" w:rsidRPr="00FB638E" w:rsidRDefault="000F5784" w:rsidP="000F5784">
      <w:pPr>
        <w:pStyle w:val="31"/>
        <w:rPr>
          <w:rtl/>
        </w:rPr>
      </w:pPr>
    </w:p>
    <w:p w14:paraId="0AE02E85" w14:textId="77777777" w:rsidR="000F5784" w:rsidRPr="00FB638E" w:rsidRDefault="000F5784" w:rsidP="000F5784">
      <w:pPr>
        <w:pStyle w:val="31"/>
        <w:rPr>
          <w:rtl/>
        </w:rPr>
      </w:pPr>
    </w:p>
    <w:p w14:paraId="556568E0" w14:textId="77777777" w:rsidR="000F5784" w:rsidRPr="00FB638E" w:rsidRDefault="000F5784" w:rsidP="000F5784">
      <w:pPr>
        <w:pStyle w:val="31"/>
        <w:rPr>
          <w:rtl/>
        </w:rPr>
      </w:pPr>
    </w:p>
    <w:p w14:paraId="2E753AEF" w14:textId="77777777" w:rsidR="000F5784" w:rsidRPr="00FB638E" w:rsidRDefault="000F5784" w:rsidP="000F5784">
      <w:pPr>
        <w:pStyle w:val="31"/>
        <w:rPr>
          <w:rtl/>
        </w:rPr>
      </w:pPr>
    </w:p>
    <w:p w14:paraId="6262A954" w14:textId="77777777" w:rsidR="000F5784" w:rsidRPr="00FB638E" w:rsidRDefault="000F5784" w:rsidP="000F5784">
      <w:pPr>
        <w:rPr>
          <w:rtl/>
        </w:rPr>
      </w:pPr>
    </w:p>
    <w:p w14:paraId="7E06F8CB" w14:textId="2B7D42C4" w:rsidR="000F5784" w:rsidRPr="00FB638E" w:rsidRDefault="000F5784" w:rsidP="00FE07CC">
      <w:pPr>
        <w:pStyle w:val="2"/>
        <w:rPr>
          <w:rtl/>
        </w:rPr>
      </w:pPr>
      <w:bookmarkStart w:id="114" w:name="_Toc239109259"/>
      <w:r>
        <w:rPr>
          <w:rtl/>
        </w:rPr>
        <w:t>ריאיון</w:t>
      </w:r>
      <w:r w:rsidRPr="00FB638E">
        <w:rPr>
          <w:rtl/>
        </w:rPr>
        <w:t xml:space="preserve"> </w:t>
      </w:r>
      <w:r>
        <w:rPr>
          <w:rtl/>
        </w:rPr>
        <w:t>5:</w:t>
      </w:r>
      <w:r>
        <w:rPr>
          <w:rtl/>
        </w:rPr>
        <w:tab/>
      </w:r>
      <w:r w:rsidR="003A5367">
        <w:rPr>
          <w:rFonts w:hint="cs"/>
          <w:rtl/>
        </w:rPr>
        <w:t xml:space="preserve">ריאיון עם </w:t>
      </w:r>
      <w:r>
        <w:rPr>
          <w:rtl/>
        </w:rPr>
        <w:t>ת'</w:t>
      </w:r>
      <w:bookmarkEnd w:id="114"/>
    </w:p>
    <w:p w14:paraId="6C83788F" w14:textId="77777777" w:rsidR="000F5784" w:rsidRPr="00FB638E" w:rsidRDefault="000F5784" w:rsidP="000F5784">
      <w:pPr>
        <w:pStyle w:val="31"/>
        <w:rPr>
          <w:rtl/>
        </w:rPr>
      </w:pPr>
    </w:p>
    <w:p w14:paraId="0AB4E6AF" w14:textId="77777777" w:rsidR="000F5784" w:rsidRPr="00FB638E" w:rsidRDefault="000F5784" w:rsidP="000F5784">
      <w:pPr>
        <w:pStyle w:val="31"/>
      </w:pPr>
      <w:r>
        <w:rPr>
          <w:b/>
          <w:bCs/>
          <w:rtl/>
        </w:rPr>
        <w:t>ת':</w:t>
      </w:r>
      <w:r>
        <w:rPr>
          <w:b/>
          <w:bCs/>
          <w:rtl/>
        </w:rPr>
        <w:tab/>
      </w:r>
      <w:r w:rsidRPr="00FB638E">
        <w:rPr>
          <w:rtl/>
        </w:rPr>
        <w:t>הורדת לך אפליקציה כזאתי</w:t>
      </w:r>
      <w:r>
        <w:rPr>
          <w:rtl/>
        </w:rPr>
        <w:t>.</w:t>
      </w:r>
    </w:p>
    <w:p w14:paraId="59028E3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אפליקציה שהיא מקליטה</w:t>
      </w:r>
      <w:r>
        <w:rPr>
          <w:rtl/>
        </w:rPr>
        <w:t>.</w:t>
      </w:r>
      <w:r w:rsidRPr="00FB638E">
        <w:rPr>
          <w:rtl/>
        </w:rPr>
        <w:t xml:space="preserve"> זה זה לדעתי שיש</w:t>
      </w:r>
      <w:r>
        <w:rPr>
          <w:rtl/>
        </w:rPr>
        <w:t xml:space="preserve"> אה... </w:t>
      </w:r>
      <w:r w:rsidRPr="00FB638E">
        <w:rPr>
          <w:rtl/>
        </w:rPr>
        <w:t>זה</w:t>
      </w:r>
      <w:r>
        <w:rPr>
          <w:rtl/>
        </w:rPr>
        <w:t>...</w:t>
      </w:r>
    </w:p>
    <w:p w14:paraId="52175249" w14:textId="77777777" w:rsidR="000F5784" w:rsidRPr="00FB638E" w:rsidRDefault="000F5784" w:rsidP="000F5784">
      <w:pPr>
        <w:pStyle w:val="31"/>
      </w:pPr>
      <w:r>
        <w:rPr>
          <w:b/>
          <w:bCs/>
          <w:rtl/>
        </w:rPr>
        <w:t>ת':</w:t>
      </w:r>
      <w:r>
        <w:rPr>
          <w:b/>
          <w:bCs/>
          <w:rtl/>
        </w:rPr>
        <w:tab/>
      </w:r>
      <w:r w:rsidRPr="00FB638E">
        <w:rPr>
          <w:rtl/>
        </w:rPr>
        <w:t>אז</w:t>
      </w:r>
      <w:r>
        <w:rPr>
          <w:rtl/>
        </w:rPr>
        <w:t xml:space="preserve"> אה... </w:t>
      </w:r>
      <w:r w:rsidRPr="00FB638E">
        <w:rPr>
          <w:rtl/>
        </w:rPr>
        <w:t>אז אני בהקלטה ואני מאשר</w:t>
      </w:r>
      <w:r>
        <w:rPr>
          <w:rtl/>
        </w:rPr>
        <w:t>.</w:t>
      </w:r>
    </w:p>
    <w:p w14:paraId="63BCA71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אתה מאשר שאני בהקלטה</w:t>
      </w:r>
      <w:r>
        <w:rPr>
          <w:rtl/>
        </w:rPr>
        <w:t>.</w:t>
      </w:r>
      <w:r w:rsidRPr="00FB638E">
        <w:rPr>
          <w:rtl/>
        </w:rPr>
        <w:t xml:space="preserve"> יופי</w:t>
      </w:r>
      <w:r>
        <w:rPr>
          <w:rtl/>
        </w:rPr>
        <w:t>.</w:t>
      </w:r>
      <w:r w:rsidRPr="00FB638E">
        <w:rPr>
          <w:rtl/>
        </w:rPr>
        <w:t xml:space="preserve"> אז</w:t>
      </w:r>
      <w:r>
        <w:rPr>
          <w:rtl/>
        </w:rPr>
        <w:t xml:space="preserve"> אה... ת',</w:t>
      </w:r>
      <w:r w:rsidRPr="00FB638E">
        <w:rPr>
          <w:rtl/>
        </w:rPr>
        <w:t xml:space="preserve"> אני יודעת שקוראים לך </w:t>
      </w:r>
      <w:r>
        <w:rPr>
          <w:rtl/>
        </w:rPr>
        <w:t>ת',</w:t>
      </w:r>
      <w:r w:rsidRPr="00FB638E" w:rsidDel="002D60F9">
        <w:rPr>
          <w:rtl/>
        </w:rPr>
        <w:t xml:space="preserve"> </w:t>
      </w:r>
      <w:r w:rsidRPr="00FB638E">
        <w:rPr>
          <w:rtl/>
        </w:rPr>
        <w:t>ובן כמה אתה</w:t>
      </w:r>
      <w:r>
        <w:rPr>
          <w:rtl/>
        </w:rPr>
        <w:t>?</w:t>
      </w:r>
    </w:p>
    <w:p w14:paraId="5762FEC3" w14:textId="77777777" w:rsidR="000F5784" w:rsidRPr="00FB638E" w:rsidRDefault="000F5784" w:rsidP="000F5784">
      <w:pPr>
        <w:pStyle w:val="31"/>
      </w:pPr>
      <w:r>
        <w:rPr>
          <w:b/>
          <w:bCs/>
          <w:rtl/>
        </w:rPr>
        <w:t>ת':</w:t>
      </w:r>
      <w:r>
        <w:rPr>
          <w:b/>
          <w:bCs/>
          <w:rtl/>
        </w:rPr>
        <w:tab/>
      </w:r>
      <w:r w:rsidRPr="00FB638E">
        <w:rPr>
          <w:rtl/>
        </w:rPr>
        <w:t>ב</w:t>
      </w:r>
      <w:r>
        <w:rPr>
          <w:rtl/>
        </w:rPr>
        <w:t xml:space="preserve">ן </w:t>
      </w:r>
      <w:r w:rsidRPr="00FB638E">
        <w:rPr>
          <w:rtl/>
        </w:rPr>
        <w:t>26</w:t>
      </w:r>
      <w:r>
        <w:rPr>
          <w:rtl/>
        </w:rPr>
        <w:t>.</w:t>
      </w:r>
    </w:p>
    <w:p w14:paraId="0BD45DC7" w14:textId="77777777" w:rsidR="000F5784" w:rsidRPr="00FB638E" w:rsidRDefault="000F5784" w:rsidP="000F5784">
      <w:pPr>
        <w:pStyle w:val="31"/>
      </w:pPr>
      <w:r w:rsidRPr="00F50BED">
        <w:rPr>
          <w:b/>
          <w:bCs/>
          <w:rtl/>
        </w:rPr>
        <w:t>מראיינת</w:t>
      </w:r>
      <w:r>
        <w:rPr>
          <w:b/>
          <w:bCs/>
        </w:rPr>
        <w:t>:</w:t>
      </w:r>
      <w:r>
        <w:rPr>
          <w:b/>
          <w:bCs/>
          <w:rtl/>
        </w:rPr>
        <w:tab/>
      </w:r>
      <w:r w:rsidRPr="00FB638E">
        <w:t>26</w:t>
      </w:r>
      <w:r>
        <w:rPr>
          <w:rtl/>
        </w:rPr>
        <w:t xml:space="preserve"> אה... </w:t>
      </w:r>
      <w:r w:rsidRPr="00FB638E">
        <w:rPr>
          <w:rtl/>
        </w:rPr>
        <w:t>בעצם סיימת לפני כמה</w:t>
      </w:r>
      <w:r>
        <w:rPr>
          <w:rtl/>
        </w:rPr>
        <w:t>...</w:t>
      </w:r>
    </w:p>
    <w:p w14:paraId="6D1E5416" w14:textId="77777777" w:rsidR="000F5784" w:rsidRPr="00FB638E" w:rsidRDefault="000F5784" w:rsidP="000F5784">
      <w:pPr>
        <w:pStyle w:val="31"/>
      </w:pPr>
      <w:r>
        <w:rPr>
          <w:b/>
          <w:bCs/>
          <w:rtl/>
        </w:rPr>
        <w:t>ת':</w:t>
      </w:r>
      <w:r>
        <w:rPr>
          <w:b/>
          <w:bCs/>
          <w:rtl/>
        </w:rPr>
        <w:tab/>
      </w:r>
      <w:r w:rsidRPr="00FB638E">
        <w:rPr>
          <w:rtl/>
        </w:rPr>
        <w:t xml:space="preserve"> בדיוק חשבתי על זה</w:t>
      </w:r>
      <w:r>
        <w:rPr>
          <w:rtl/>
        </w:rPr>
        <w:t>.</w:t>
      </w:r>
      <w:r w:rsidRPr="00FB638E">
        <w:rPr>
          <w:rtl/>
        </w:rPr>
        <w:t xml:space="preserve"> התגייסתי באוגוסט 18 אז סיימתי ביולי 18</w:t>
      </w:r>
      <w:r>
        <w:rPr>
          <w:rtl/>
        </w:rPr>
        <w:t>.</w:t>
      </w:r>
    </w:p>
    <w:p w14:paraId="3F8CC40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וואו</w:t>
      </w:r>
      <w:r>
        <w:rPr>
          <w:rtl/>
        </w:rPr>
        <w:t xml:space="preserve"> אה... </w:t>
      </w:r>
      <w:r w:rsidRPr="00FB638E">
        <w:rPr>
          <w:rtl/>
        </w:rPr>
        <w:t>ממש קרוב התגייסת</w:t>
      </w:r>
      <w:r>
        <w:rPr>
          <w:rtl/>
        </w:rPr>
        <w:t>.</w:t>
      </w:r>
    </w:p>
    <w:p w14:paraId="164A34DD" w14:textId="77777777" w:rsidR="000F5784" w:rsidRPr="00FB638E" w:rsidRDefault="000F5784" w:rsidP="000F5784">
      <w:pPr>
        <w:pStyle w:val="31"/>
      </w:pPr>
      <w:r>
        <w:rPr>
          <w:rtl/>
        </w:rPr>
        <w:t>ת':</w:t>
      </w:r>
      <w:r>
        <w:rPr>
          <w:rtl/>
        </w:rPr>
        <w:tab/>
      </w:r>
      <w:r w:rsidRPr="00FB638E">
        <w:rPr>
          <w:rtl/>
        </w:rPr>
        <w:t>כן</w:t>
      </w:r>
      <w:r>
        <w:rPr>
          <w:rtl/>
        </w:rPr>
        <w:t>.</w:t>
      </w:r>
    </w:p>
    <w:p w14:paraId="37DACBB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ובעצם למדת את רוב השנים שלך פה חוץ משנה אחת</w:t>
      </w:r>
      <w:r>
        <w:rPr>
          <w:rtl/>
        </w:rPr>
        <w:t>.</w:t>
      </w:r>
    </w:p>
    <w:p w14:paraId="5FC6059E" w14:textId="77777777" w:rsidR="000F5784" w:rsidRPr="00FB638E" w:rsidRDefault="000F5784" w:rsidP="000F5784">
      <w:pPr>
        <w:pStyle w:val="31"/>
      </w:pPr>
      <w:r>
        <w:rPr>
          <w:b/>
          <w:bCs/>
          <w:rtl/>
        </w:rPr>
        <w:t>ת':</w:t>
      </w:r>
      <w:r>
        <w:rPr>
          <w:b/>
          <w:bCs/>
          <w:rtl/>
        </w:rPr>
        <w:tab/>
      </w:r>
      <w:r w:rsidRPr="00FB638E">
        <w:rPr>
          <w:rtl/>
        </w:rPr>
        <w:t>חוץ</w:t>
      </w:r>
      <w:r>
        <w:rPr>
          <w:rtl/>
        </w:rPr>
        <w:t>,</w:t>
      </w:r>
      <w:r w:rsidRPr="00FB638E">
        <w:rPr>
          <w:rtl/>
        </w:rPr>
        <w:t xml:space="preserve"> נכון לא למדתי את כיתה ח</w:t>
      </w:r>
      <w:r>
        <w:rPr>
          <w:rtl/>
        </w:rPr>
        <w:t>'.</w:t>
      </w:r>
    </w:p>
    <w:p w14:paraId="4AD26BF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את כיתה ח</w:t>
      </w:r>
      <w:r>
        <w:rPr>
          <w:rtl/>
        </w:rPr>
        <w:t>'.</w:t>
      </w:r>
    </w:p>
    <w:p w14:paraId="0583EBD3" w14:textId="77777777" w:rsidR="000F5784" w:rsidRPr="00FB638E" w:rsidRDefault="000F5784" w:rsidP="000F5784">
      <w:pPr>
        <w:pStyle w:val="31"/>
      </w:pPr>
      <w:r>
        <w:rPr>
          <w:rtl/>
        </w:rPr>
        <w:t>ת':</w:t>
      </w:r>
      <w:r>
        <w:rPr>
          <w:rtl/>
        </w:rPr>
        <w:tab/>
      </w:r>
      <w:r w:rsidRPr="00FB638E">
        <w:rPr>
          <w:rtl/>
        </w:rPr>
        <w:t>כן</w:t>
      </w:r>
      <w:r>
        <w:rPr>
          <w:rtl/>
        </w:rPr>
        <w:t>.</w:t>
      </w:r>
    </w:p>
    <w:p w14:paraId="30FAA70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ומהגן אתה בעצם בחינוך ולדורף</w:t>
      </w:r>
      <w:r>
        <w:rPr>
          <w:rtl/>
        </w:rPr>
        <w:t>?</w:t>
      </w:r>
    </w:p>
    <w:p w14:paraId="1AE6021F" w14:textId="77777777" w:rsidR="000F5784" w:rsidRPr="00FB638E" w:rsidRDefault="000F5784" w:rsidP="000F5784">
      <w:pPr>
        <w:pStyle w:val="31"/>
      </w:pPr>
      <w:r>
        <w:rPr>
          <w:b/>
          <w:bCs/>
          <w:rtl/>
        </w:rPr>
        <w:t>ת':</w:t>
      </w:r>
      <w:r>
        <w:rPr>
          <w:b/>
          <w:bCs/>
          <w:rtl/>
        </w:rPr>
        <w:tab/>
      </w:r>
      <w:r w:rsidRPr="00FB638E">
        <w:rPr>
          <w:rtl/>
        </w:rPr>
        <w:t>נכון</w:t>
      </w:r>
      <w:r>
        <w:rPr>
          <w:rtl/>
        </w:rPr>
        <w:t>.</w:t>
      </w:r>
    </w:p>
    <w:p w14:paraId="04EC258C" w14:textId="77777777" w:rsidR="000F5784" w:rsidRPr="00FB638E" w:rsidRDefault="000F5784" w:rsidP="000F5784">
      <w:pPr>
        <w:pStyle w:val="31"/>
        <w:rPr>
          <w:rtl/>
        </w:rPr>
      </w:pPr>
      <w:r w:rsidRPr="00F50BED">
        <w:rPr>
          <w:b/>
          <w:bCs/>
          <w:rtl/>
        </w:rPr>
        <w:t>מראיינת</w:t>
      </w:r>
      <w:r>
        <w:rPr>
          <w:b/>
          <w:bCs/>
          <w:rtl/>
        </w:rPr>
        <w:t>:</w:t>
      </w:r>
      <w:r>
        <w:rPr>
          <w:b/>
          <w:bCs/>
          <w:rtl/>
        </w:rPr>
        <w:tab/>
      </w:r>
      <w:r w:rsidRPr="00FB638E">
        <w:rPr>
          <w:rtl/>
        </w:rPr>
        <w:t>נכון</w:t>
      </w:r>
      <w:r>
        <w:rPr>
          <w:rtl/>
        </w:rPr>
        <w:t>,</w:t>
      </w:r>
      <w:r w:rsidRPr="00FB638E">
        <w:rPr>
          <w:rtl/>
        </w:rPr>
        <w:t xml:space="preserve"> אוקיי</w:t>
      </w:r>
      <w:r>
        <w:rPr>
          <w:rtl/>
        </w:rPr>
        <w:t>,</w:t>
      </w:r>
      <w:r w:rsidRPr="00FB638E">
        <w:rPr>
          <w:rtl/>
        </w:rPr>
        <w:t xml:space="preserve"> אז אם אתה יכול להגיד אולי בקצרה או באריכות</w:t>
      </w:r>
      <w:r>
        <w:rPr>
          <w:rtl/>
        </w:rPr>
        <w:t>,</w:t>
      </w:r>
      <w:r w:rsidRPr="00FB638E">
        <w:rPr>
          <w:rtl/>
        </w:rPr>
        <w:t xml:space="preserve"> איך שזה מתאים לך</w:t>
      </w:r>
      <w:r>
        <w:rPr>
          <w:rtl/>
        </w:rPr>
        <w:t>,</w:t>
      </w:r>
      <w:r w:rsidRPr="00FB638E">
        <w:rPr>
          <w:rtl/>
        </w:rPr>
        <w:t xml:space="preserve"> מה מיוחד לדעתך בחינוך ולדורף</w:t>
      </w:r>
      <w:r>
        <w:rPr>
          <w:rtl/>
        </w:rPr>
        <w:t>?</w:t>
      </w:r>
      <w:r w:rsidRPr="00FB638E">
        <w:rPr>
          <w:rtl/>
        </w:rPr>
        <w:t xml:space="preserve"> לא מה אתה דווקא לקחת</w:t>
      </w:r>
      <w:r>
        <w:rPr>
          <w:rtl/>
        </w:rPr>
        <w:t>,</w:t>
      </w:r>
      <w:r w:rsidRPr="00FB638E">
        <w:rPr>
          <w:rtl/>
        </w:rPr>
        <w:t xml:space="preserve"> אלא כך כשאתה מסתכל על חינוך ולדורף בכלל בעולם עכשיו</w:t>
      </w:r>
      <w:r>
        <w:rPr>
          <w:rtl/>
        </w:rPr>
        <w:t>,</w:t>
      </w:r>
      <w:r w:rsidRPr="00FB638E">
        <w:rPr>
          <w:rtl/>
        </w:rPr>
        <w:t xml:space="preserve"> מ</w:t>
      </w:r>
      <w:r>
        <w:rPr>
          <w:rtl/>
        </w:rPr>
        <w:t xml:space="preserve">ה </w:t>
      </w:r>
      <w:r w:rsidRPr="00FB638E">
        <w:rPr>
          <w:rtl/>
        </w:rPr>
        <w:t>זה שאתה כבר אחרי כמה שנים אולי פגשת גם חינוך אחר</w:t>
      </w:r>
      <w:r>
        <w:rPr>
          <w:rtl/>
        </w:rPr>
        <w:t>,</w:t>
      </w:r>
      <w:r w:rsidRPr="00FB638E">
        <w:rPr>
          <w:rtl/>
        </w:rPr>
        <w:t xml:space="preserve"> אתה יכול להגיד מה המיוחד בעיניך</w:t>
      </w:r>
      <w:r>
        <w:rPr>
          <w:rtl/>
        </w:rPr>
        <w:t>?</w:t>
      </w:r>
    </w:p>
    <w:p w14:paraId="72692DDE" w14:textId="77777777" w:rsidR="000F5784" w:rsidRPr="00FB638E" w:rsidRDefault="000F5784" w:rsidP="000F5784">
      <w:pPr>
        <w:pStyle w:val="31"/>
      </w:pPr>
      <w:r>
        <w:rPr>
          <w:b/>
          <w:bCs/>
          <w:rtl/>
        </w:rPr>
        <w:t>ת':</w:t>
      </w:r>
      <w:r>
        <w:rPr>
          <w:b/>
          <w:bCs/>
          <w:rtl/>
        </w:rPr>
        <w:tab/>
      </w:r>
      <w:r w:rsidRPr="00FB638E">
        <w:rPr>
          <w:rtl/>
        </w:rPr>
        <w:t>אז נראה לי שהם ישר אני זורק זה אז זה קודם כל זה המבחנים</w:t>
      </w:r>
      <w:r>
        <w:rPr>
          <w:rtl/>
        </w:rPr>
        <w:t>.</w:t>
      </w:r>
    </w:p>
    <w:p w14:paraId="48119ED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למשל</w:t>
      </w:r>
      <w:r>
        <w:rPr>
          <w:rtl/>
        </w:rPr>
        <w:t>?</w:t>
      </w:r>
    </w:p>
    <w:p w14:paraId="6706E42F" w14:textId="77777777" w:rsidR="000F5784" w:rsidRPr="00FB638E" w:rsidRDefault="000F5784" w:rsidP="000F5784">
      <w:pPr>
        <w:pStyle w:val="31"/>
      </w:pPr>
      <w:r>
        <w:rPr>
          <w:b/>
          <w:bCs/>
          <w:rtl/>
        </w:rPr>
        <w:t>ת':</w:t>
      </w:r>
      <w:r>
        <w:rPr>
          <w:b/>
          <w:bCs/>
          <w:rtl/>
        </w:rPr>
        <w:tab/>
      </w:r>
      <w:r w:rsidRPr="00FB638E">
        <w:rPr>
          <w:rtl/>
        </w:rPr>
        <w:t>שזה דבר שדי נדפקתי עליו</w:t>
      </w:r>
      <w:r>
        <w:rPr>
          <w:rtl/>
        </w:rPr>
        <w:t>,</w:t>
      </w:r>
      <w:r w:rsidRPr="00FB638E">
        <w:rPr>
          <w:rtl/>
        </w:rPr>
        <w:t xml:space="preserve"> שיצאתי אחרי זה לעולם אחרי הבית ספר וזה עניין המבחנים שכאילו אה</w:t>
      </w:r>
      <w:r>
        <w:rPr>
          <w:rtl/>
        </w:rPr>
        <w:t>...</w:t>
      </w:r>
    </w:p>
    <w:p w14:paraId="0E6CCF9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שום</w:t>
      </w:r>
      <w:r>
        <w:rPr>
          <w:rtl/>
        </w:rPr>
        <w:t>...</w:t>
      </w:r>
    </w:p>
    <w:p w14:paraId="7F65B37E" w14:textId="676E0878" w:rsidR="000F5784" w:rsidRPr="00FB638E" w:rsidRDefault="000F5784" w:rsidP="000F5784">
      <w:pPr>
        <w:pStyle w:val="31"/>
      </w:pPr>
      <w:r>
        <w:rPr>
          <w:b/>
          <w:bCs/>
          <w:rtl/>
        </w:rPr>
        <w:t>ת':</w:t>
      </w:r>
      <w:r>
        <w:rPr>
          <w:b/>
          <w:bCs/>
          <w:rtl/>
        </w:rPr>
        <w:tab/>
      </w:r>
      <w:r w:rsidRPr="00FB638E">
        <w:rPr>
          <w:rtl/>
        </w:rPr>
        <w:t>כן</w:t>
      </w:r>
      <w:r>
        <w:rPr>
          <w:rtl/>
        </w:rPr>
        <w:t>,</w:t>
      </w:r>
      <w:r w:rsidRPr="00FB638E">
        <w:rPr>
          <w:rtl/>
        </w:rPr>
        <w:t xml:space="preserve"> שלא עשינו מבחנים ושזה מעולם לא היה דבר</w:t>
      </w:r>
      <w:r>
        <w:rPr>
          <w:rtl/>
        </w:rPr>
        <w:t>,</w:t>
      </w:r>
      <w:r w:rsidRPr="00FB638E">
        <w:rPr>
          <w:rtl/>
        </w:rPr>
        <w:t xml:space="preserve"> ו</w:t>
      </w:r>
      <w:r>
        <w:rPr>
          <w:rtl/>
        </w:rPr>
        <w:t>...</w:t>
      </w:r>
      <w:r w:rsidRPr="00FB638E">
        <w:rPr>
          <w:rtl/>
        </w:rPr>
        <w:t xml:space="preserve"> ופתאום</w:t>
      </w:r>
      <w:r>
        <w:rPr>
          <w:rtl/>
        </w:rPr>
        <w:t xml:space="preserve"> אה... </w:t>
      </w:r>
      <w:r w:rsidRPr="00FB638E">
        <w:rPr>
          <w:rtl/>
        </w:rPr>
        <w:t>כן</w:t>
      </w:r>
      <w:r>
        <w:rPr>
          <w:rtl/>
        </w:rPr>
        <w:t>,</w:t>
      </w:r>
      <w:r w:rsidRPr="00FB638E">
        <w:rPr>
          <w:rtl/>
        </w:rPr>
        <w:t xml:space="preserve"> שזה היה לי ברור למשל בשתי המקומות שלמדתי</w:t>
      </w:r>
      <w:r>
        <w:rPr>
          <w:rtl/>
        </w:rPr>
        <w:t>,</w:t>
      </w:r>
      <w:r w:rsidRPr="00FB638E">
        <w:rPr>
          <w:rtl/>
        </w:rPr>
        <w:t xml:space="preserve"> כאילו גם בחזותי שלמדתי וגם במסרר</w:t>
      </w:r>
      <w:r>
        <w:rPr>
          <w:rtl/>
        </w:rPr>
        <w:t>ה</w:t>
      </w:r>
      <w:r w:rsidRPr="00FB638E">
        <w:rPr>
          <w:rtl/>
        </w:rPr>
        <w:t xml:space="preserve"> שאני לומד עכשיו</w:t>
      </w:r>
      <w:r>
        <w:rPr>
          <w:rtl/>
        </w:rPr>
        <w:t>,</w:t>
      </w:r>
      <w:r w:rsidRPr="00FB638E">
        <w:rPr>
          <w:rtl/>
        </w:rPr>
        <w:t xml:space="preserve"> אז</w:t>
      </w:r>
      <w:r>
        <w:rPr>
          <w:rtl/>
        </w:rPr>
        <w:t xml:space="preserve"> אה... </w:t>
      </w:r>
      <w:r w:rsidRPr="00FB638E">
        <w:rPr>
          <w:rtl/>
        </w:rPr>
        <w:t>בעצם גם אין מבחנים ואין ציונים ושזה נראה לי נורא טרי</w:t>
      </w:r>
      <w:r>
        <w:rPr>
          <w:rtl/>
        </w:rPr>
        <w:t>וו</w:t>
      </w:r>
      <w:r w:rsidRPr="00FB638E">
        <w:rPr>
          <w:rtl/>
        </w:rPr>
        <w:t>יאלי</w:t>
      </w:r>
      <w:r>
        <w:rPr>
          <w:rtl/>
        </w:rPr>
        <w:t>,</w:t>
      </w:r>
      <w:r w:rsidRPr="00FB638E">
        <w:rPr>
          <w:rtl/>
        </w:rPr>
        <w:t xml:space="preserve"> ושדווקא אני רואה תלמידים אחרים שפתאום שיש להם כזה שמה הם מצפים שיהיה פתאום איזה משהו</w:t>
      </w:r>
      <w:r>
        <w:rPr>
          <w:rtl/>
        </w:rPr>
        <w:t>,</w:t>
      </w:r>
      <w:r w:rsidRPr="00FB638E">
        <w:rPr>
          <w:rtl/>
        </w:rPr>
        <w:t xml:space="preserve"> ושזה לא נראה להם הגיוני שאין מבחנים ושאין</w:t>
      </w:r>
      <w:r>
        <w:rPr>
          <w:rtl/>
        </w:rPr>
        <w:t>,</w:t>
      </w:r>
      <w:r w:rsidRPr="00FB638E">
        <w:rPr>
          <w:rtl/>
        </w:rPr>
        <w:t xml:space="preserve"> שאין</w:t>
      </w:r>
      <w:r>
        <w:rPr>
          <w:rtl/>
        </w:rPr>
        <w:t>,</w:t>
      </w:r>
      <w:r w:rsidRPr="00FB638E">
        <w:rPr>
          <w:rtl/>
        </w:rPr>
        <w:t xml:space="preserve"> הציון בתעודה הוא לא</w:t>
      </w:r>
      <w:r>
        <w:rPr>
          <w:rtl/>
        </w:rPr>
        <w:t>,</w:t>
      </w:r>
      <w:r w:rsidRPr="00FB638E">
        <w:rPr>
          <w:rtl/>
        </w:rPr>
        <w:t xml:space="preserve"> הוא לא משנה בכ</w:t>
      </w:r>
      <w:r>
        <w:rPr>
          <w:rtl/>
        </w:rPr>
        <w:t>,</w:t>
      </w:r>
      <w:r w:rsidRPr="00FB638E">
        <w:rPr>
          <w:rtl/>
        </w:rPr>
        <w:t xml:space="preserve"> כאילו שאין שמה דבר כזה</w:t>
      </w:r>
      <w:r>
        <w:rPr>
          <w:rtl/>
        </w:rPr>
        <w:t>,</w:t>
      </w:r>
      <w:r w:rsidRPr="00FB638E">
        <w:rPr>
          <w:rtl/>
        </w:rPr>
        <w:t xml:space="preserve"> אז אז אני חושב שזה דבר מאוד</w:t>
      </w:r>
      <w:r>
        <w:rPr>
          <w:rtl/>
        </w:rPr>
        <w:t xml:space="preserve"> אה... </w:t>
      </w:r>
      <w:r w:rsidRPr="00FB638E">
        <w:rPr>
          <w:rtl/>
        </w:rPr>
        <w:t>שישר קופץ לי</w:t>
      </w:r>
      <w:r>
        <w:rPr>
          <w:rtl/>
        </w:rPr>
        <w:t>,</w:t>
      </w:r>
      <w:r w:rsidRPr="00FB638E">
        <w:rPr>
          <w:rtl/>
        </w:rPr>
        <w:t xml:space="preserve"> שמיוחד בבית ספר</w:t>
      </w:r>
      <w:r>
        <w:rPr>
          <w:rtl/>
        </w:rPr>
        <w:t>,</w:t>
      </w:r>
      <w:r w:rsidRPr="00FB638E">
        <w:rPr>
          <w:rtl/>
        </w:rPr>
        <w:t xml:space="preserve"> ואז אני חושב שההסללה </w:t>
      </w:r>
      <w:r>
        <w:rPr>
          <w:rtl/>
        </w:rPr>
        <w:t xml:space="preserve">– </w:t>
      </w:r>
      <w:r w:rsidRPr="00FB638E">
        <w:rPr>
          <w:rtl/>
        </w:rPr>
        <w:t>מה זה הסללה</w:t>
      </w:r>
      <w:r>
        <w:rPr>
          <w:rtl/>
        </w:rPr>
        <w:t>?</w:t>
      </w:r>
      <w:r w:rsidRPr="00FB638E">
        <w:rPr>
          <w:rtl/>
        </w:rPr>
        <w:t xml:space="preserve"> הסללה אולי זה זה שלילי</w:t>
      </w:r>
      <w:r>
        <w:rPr>
          <w:rtl/>
        </w:rPr>
        <w:t>,</w:t>
      </w:r>
      <w:r w:rsidRPr="00FB638E">
        <w:rPr>
          <w:rtl/>
        </w:rPr>
        <w:t xml:space="preserve"> אבל כאילו ה</w:t>
      </w:r>
      <w:r>
        <w:rPr>
          <w:rtl/>
        </w:rPr>
        <w:t>...</w:t>
      </w:r>
      <w:r w:rsidRPr="00FB638E">
        <w:rPr>
          <w:rtl/>
        </w:rPr>
        <w:t xml:space="preserve"> העיסוק ב</w:t>
      </w:r>
      <w:r w:rsidR="007362DF">
        <w:rPr>
          <w:rtl/>
        </w:rPr>
        <w:t>אמנות</w:t>
      </w:r>
      <w:r w:rsidRPr="00FB638E">
        <w:rPr>
          <w:rtl/>
        </w:rPr>
        <w:t xml:space="preserve"> בצורה מאוד מאוד ברורה</w:t>
      </w:r>
      <w:r>
        <w:rPr>
          <w:rtl/>
        </w:rPr>
        <w:t>,</w:t>
      </w:r>
      <w:r w:rsidRPr="00FB638E">
        <w:rPr>
          <w:rtl/>
        </w:rPr>
        <w:t xml:space="preserve"> ובדיוק לפני כמה ימים אמא אמרה</w:t>
      </w:r>
      <w:r>
        <w:rPr>
          <w:rtl/>
        </w:rPr>
        <w:t xml:space="preserve"> אה... </w:t>
      </w:r>
      <w:r w:rsidRPr="00FB638E">
        <w:rPr>
          <w:rtl/>
        </w:rPr>
        <w:t>רוני בינדר</w:t>
      </w:r>
      <w:r>
        <w:rPr>
          <w:rtl/>
        </w:rPr>
        <w:t>,</w:t>
      </w:r>
      <w:r w:rsidRPr="00FB638E">
        <w:rPr>
          <w:rtl/>
        </w:rPr>
        <w:t xml:space="preserve"> שהיא הייתה התלמידה של אמא</w:t>
      </w:r>
      <w:r>
        <w:rPr>
          <w:rtl/>
        </w:rPr>
        <w:t>,</w:t>
      </w:r>
      <w:r w:rsidRPr="00FB638E">
        <w:rPr>
          <w:rtl/>
        </w:rPr>
        <w:t xml:space="preserve"> אז היא כזה באה לבקר אותנו</w:t>
      </w:r>
      <w:r>
        <w:rPr>
          <w:rtl/>
        </w:rPr>
        <w:t>,</w:t>
      </w:r>
      <w:r w:rsidRPr="00FB638E">
        <w:rPr>
          <w:rtl/>
        </w:rPr>
        <w:t xml:space="preserve"> והיא אמרה שהיא עושה </w:t>
      </w:r>
      <w:r w:rsidR="007362DF">
        <w:rPr>
          <w:rtl/>
        </w:rPr>
        <w:t>אמנות</w:t>
      </w:r>
      <w:r>
        <w:rPr>
          <w:rtl/>
        </w:rPr>
        <w:t>,</w:t>
      </w:r>
      <w:r w:rsidRPr="00FB638E">
        <w:rPr>
          <w:rtl/>
        </w:rPr>
        <w:t xml:space="preserve"> ושעוד כמה תלמידים אחרים של</w:t>
      </w:r>
      <w:r>
        <w:rPr>
          <w:rtl/>
        </w:rPr>
        <w:t xml:space="preserve"> </w:t>
      </w:r>
      <w:r w:rsidRPr="00FB638E">
        <w:rPr>
          <w:rtl/>
        </w:rPr>
        <w:t>אמא היו</w:t>
      </w:r>
      <w:r>
        <w:rPr>
          <w:rtl/>
        </w:rPr>
        <w:t>,</w:t>
      </w:r>
      <w:r w:rsidRPr="00FB638E">
        <w:rPr>
          <w:rtl/>
        </w:rPr>
        <w:t xml:space="preserve"> שהם לומדים </w:t>
      </w:r>
      <w:r w:rsidR="007362DF">
        <w:rPr>
          <w:rtl/>
        </w:rPr>
        <w:t>אמנות</w:t>
      </w:r>
      <w:r w:rsidRPr="00FB638E">
        <w:rPr>
          <w:rtl/>
        </w:rPr>
        <w:t xml:space="preserve"> או עושים </w:t>
      </w:r>
      <w:r w:rsidR="007362DF">
        <w:rPr>
          <w:rtl/>
        </w:rPr>
        <w:t>אמנות</w:t>
      </w:r>
      <w:r>
        <w:rPr>
          <w:rtl/>
        </w:rPr>
        <w:t>,</w:t>
      </w:r>
      <w:r w:rsidRPr="00FB638E">
        <w:rPr>
          <w:rtl/>
        </w:rPr>
        <w:t xml:space="preserve"> ואז אמא אמרה כזה</w:t>
      </w:r>
      <w:r>
        <w:rPr>
          <w:rtl/>
        </w:rPr>
        <w:t xml:space="preserve"> אה... </w:t>
      </w:r>
      <w:r w:rsidRPr="00FB638E">
        <w:rPr>
          <w:rtl/>
        </w:rPr>
        <w:t>זה נורא איזה כיף שכולכם זה</w:t>
      </w:r>
      <w:r>
        <w:rPr>
          <w:rtl/>
        </w:rPr>
        <w:t>...</w:t>
      </w:r>
      <w:r w:rsidRPr="00FB638E">
        <w:rPr>
          <w:rtl/>
        </w:rPr>
        <w:t xml:space="preserve"> ואז אמרתי לה </w:t>
      </w:r>
      <w:r w:rsidRPr="00FB638E">
        <w:rPr>
          <w:rtl/>
        </w:rPr>
        <w:lastRenderedPageBreak/>
        <w:t>שזה כאילו מה זה יש</w:t>
      </w:r>
      <w:r>
        <w:rPr>
          <w:rtl/>
        </w:rPr>
        <w:t xml:space="preserve"> אה... </w:t>
      </w:r>
      <w:r w:rsidRPr="00FB638E">
        <w:rPr>
          <w:rtl/>
        </w:rPr>
        <w:t>מגמת ת</w:t>
      </w:r>
      <w:r>
        <w:rPr>
          <w:rtl/>
        </w:rPr>
        <w:t>י</w:t>
      </w:r>
      <w:r w:rsidRPr="00FB638E">
        <w:rPr>
          <w:rtl/>
        </w:rPr>
        <w:t xml:space="preserve">אטרון ומגמת </w:t>
      </w:r>
      <w:r w:rsidR="007362DF">
        <w:rPr>
          <w:rtl/>
        </w:rPr>
        <w:t>אמנות</w:t>
      </w:r>
      <w:r w:rsidRPr="00FB638E">
        <w:rPr>
          <w:rtl/>
        </w:rPr>
        <w:t xml:space="preserve"> ומגמת</w:t>
      </w:r>
      <w:r>
        <w:rPr>
          <w:rtl/>
        </w:rPr>
        <w:t xml:space="preserve"> אה... </w:t>
      </w:r>
      <w:r w:rsidRPr="00FB638E">
        <w:rPr>
          <w:rtl/>
        </w:rPr>
        <w:t>ג</w:t>
      </w:r>
      <w:r>
        <w:rPr>
          <w:rtl/>
        </w:rPr>
        <w:t>י</w:t>
      </w:r>
      <w:r w:rsidRPr="00FB638E">
        <w:rPr>
          <w:rtl/>
        </w:rPr>
        <w:t>אוגרפיה</w:t>
      </w:r>
      <w:r>
        <w:rPr>
          <w:rtl/>
        </w:rPr>
        <w:t>,</w:t>
      </w:r>
      <w:r w:rsidRPr="00FB638E">
        <w:rPr>
          <w:rtl/>
        </w:rPr>
        <w:t xml:space="preserve"> שלא ברור מה היא</w:t>
      </w:r>
      <w:r>
        <w:rPr>
          <w:rtl/>
        </w:rPr>
        <w:t>,</w:t>
      </w:r>
      <w:r w:rsidRPr="00FB638E">
        <w:rPr>
          <w:rtl/>
        </w:rPr>
        <w:t xml:space="preserve"> אז זה כאילו מין</w:t>
      </w:r>
      <w:r>
        <w:rPr>
          <w:rtl/>
        </w:rPr>
        <w:t xml:space="preserve"> אה... </w:t>
      </w:r>
      <w:r w:rsidRPr="00FB638E">
        <w:rPr>
          <w:rtl/>
        </w:rPr>
        <w:t>קצת הסללה כזאתי</w:t>
      </w:r>
      <w:r>
        <w:rPr>
          <w:rtl/>
        </w:rPr>
        <w:t>,</w:t>
      </w:r>
      <w:r w:rsidRPr="00FB638E">
        <w:rPr>
          <w:rtl/>
        </w:rPr>
        <w:t xml:space="preserve"> באיזשהו אופן</w:t>
      </w:r>
      <w:r>
        <w:rPr>
          <w:rtl/>
        </w:rPr>
        <w:t>,</w:t>
      </w:r>
      <w:r w:rsidRPr="00FB638E">
        <w:rPr>
          <w:rtl/>
        </w:rPr>
        <w:t xml:space="preserve"> אז אני חושב שזה גם דבר ממש מיוחד</w:t>
      </w:r>
      <w:r>
        <w:rPr>
          <w:rtl/>
        </w:rPr>
        <w:t>,</w:t>
      </w:r>
      <w:r w:rsidRPr="00FB638E">
        <w:rPr>
          <w:rtl/>
        </w:rPr>
        <w:t xml:space="preserve"> שגם שלומדים דרך </w:t>
      </w:r>
      <w:r w:rsidR="007362DF">
        <w:rPr>
          <w:rtl/>
        </w:rPr>
        <w:t>אמנות</w:t>
      </w:r>
      <w:r w:rsidRPr="00FB638E">
        <w:rPr>
          <w:rtl/>
        </w:rPr>
        <w:t xml:space="preserve"> ביסודי ושזה כל הזמן שמה</w:t>
      </w:r>
      <w:r>
        <w:rPr>
          <w:rtl/>
        </w:rPr>
        <w:t>,</w:t>
      </w:r>
      <w:r w:rsidRPr="00FB638E">
        <w:rPr>
          <w:rtl/>
        </w:rPr>
        <w:t xml:space="preserve"> ואני חושב שזה עוד דבר כאילו שאני לא יודע איך זה היום</w:t>
      </w:r>
      <w:r>
        <w:rPr>
          <w:rtl/>
        </w:rPr>
        <w:t>,</w:t>
      </w:r>
      <w:r w:rsidRPr="00FB638E">
        <w:rPr>
          <w:rtl/>
        </w:rPr>
        <w:t xml:space="preserve"> אבל בטוח זה היה שאני למדתי על שהמורים הם הם מאוד מאוד מכוונים להיות מורים</w:t>
      </w:r>
      <w:r>
        <w:rPr>
          <w:rtl/>
        </w:rPr>
        <w:t>,</w:t>
      </w:r>
      <w:r w:rsidRPr="00FB638E">
        <w:rPr>
          <w:rtl/>
        </w:rPr>
        <w:t xml:space="preserve"> הם מאוד רוצים בזה</w:t>
      </w:r>
      <w:r>
        <w:rPr>
          <w:rtl/>
        </w:rPr>
        <w:t>,</w:t>
      </w:r>
      <w:r w:rsidRPr="00FB638E">
        <w:rPr>
          <w:rtl/>
        </w:rPr>
        <w:t xml:space="preserve"> ושזה לא איזה</w:t>
      </w:r>
      <w:r>
        <w:rPr>
          <w:rtl/>
        </w:rPr>
        <w:t xml:space="preserve"> אה... </w:t>
      </w:r>
      <w:r w:rsidRPr="00FB638E">
        <w:rPr>
          <w:rtl/>
        </w:rPr>
        <w:t>ברירת מחדל שלהם</w:t>
      </w:r>
      <w:r>
        <w:rPr>
          <w:rtl/>
        </w:rPr>
        <w:t>,</w:t>
      </w:r>
      <w:r w:rsidRPr="00FB638E">
        <w:rPr>
          <w:rtl/>
        </w:rPr>
        <w:t xml:space="preserve"> ושזה לא</w:t>
      </w:r>
      <w:r>
        <w:rPr>
          <w:rtl/>
        </w:rPr>
        <w:t xml:space="preserve"> אה... </w:t>
      </w:r>
      <w:r w:rsidRPr="00FB638E">
        <w:rPr>
          <w:rtl/>
        </w:rPr>
        <w:t>הם נזרקו לשמה מכל מיני סיבות כאלה ואחרות</w:t>
      </w:r>
      <w:r>
        <w:rPr>
          <w:rtl/>
        </w:rPr>
        <w:t>,</w:t>
      </w:r>
      <w:r w:rsidRPr="00FB638E">
        <w:rPr>
          <w:rtl/>
        </w:rPr>
        <w:t xml:space="preserve"> אלא הם</w:t>
      </w:r>
      <w:r>
        <w:rPr>
          <w:rtl/>
        </w:rPr>
        <w:t xml:space="preserve"> אה... </w:t>
      </w:r>
      <w:r w:rsidRPr="00FB638E">
        <w:rPr>
          <w:rtl/>
        </w:rPr>
        <w:t>אה</w:t>
      </w:r>
      <w:r>
        <w:rPr>
          <w:rtl/>
        </w:rPr>
        <w:t>...</w:t>
      </w:r>
      <w:r w:rsidRPr="00FB638E">
        <w:rPr>
          <w:rtl/>
        </w:rPr>
        <w:t xml:space="preserve"> מכבדים את המקצוע</w:t>
      </w:r>
      <w:r>
        <w:rPr>
          <w:rtl/>
        </w:rPr>
        <w:t>,</w:t>
      </w:r>
      <w:r w:rsidRPr="00FB638E">
        <w:rPr>
          <w:rtl/>
        </w:rPr>
        <w:t xml:space="preserve"> ובהתאם גם ההורים מכבדים אותם ומקבלים כאילו שכר יותר גבוה מבתי ספר אחרים</w:t>
      </w:r>
      <w:r>
        <w:rPr>
          <w:rtl/>
        </w:rPr>
        <w:t>,</w:t>
      </w:r>
      <w:r w:rsidRPr="00FB638E">
        <w:rPr>
          <w:rtl/>
        </w:rPr>
        <w:t xml:space="preserve"> כאילו האלמנט הזה שזה בית ספר חצי פרטי</w:t>
      </w:r>
      <w:r>
        <w:rPr>
          <w:rtl/>
        </w:rPr>
        <w:t>,</w:t>
      </w:r>
      <w:r w:rsidRPr="00FB638E">
        <w:rPr>
          <w:rtl/>
        </w:rPr>
        <w:t xml:space="preserve"> או אני לא יודע בדיוק כמה אחוזים הוא פרטי או לא</w:t>
      </w:r>
      <w:r>
        <w:rPr>
          <w:rtl/>
        </w:rPr>
        <w:t>,</w:t>
      </w:r>
      <w:r w:rsidRPr="00FB638E">
        <w:rPr>
          <w:rtl/>
        </w:rPr>
        <w:t xml:space="preserve"> אבל אז שהמורים כן זה גם כאילו דבר שלמדתי לראות</w:t>
      </w:r>
      <w:r>
        <w:rPr>
          <w:rtl/>
        </w:rPr>
        <w:t xml:space="preserve"> אה... </w:t>
      </w:r>
      <w:r w:rsidRPr="00FB638E">
        <w:rPr>
          <w:rtl/>
        </w:rPr>
        <w:t>גם בשנה הזאת בנהלל שהייתי</w:t>
      </w:r>
      <w:r>
        <w:rPr>
          <w:rtl/>
        </w:rPr>
        <w:t>,</w:t>
      </w:r>
      <w:r w:rsidRPr="00FB638E">
        <w:rPr>
          <w:rtl/>
        </w:rPr>
        <w:t xml:space="preserve"> וגם אחרי זה</w:t>
      </w:r>
      <w:r>
        <w:rPr>
          <w:rtl/>
        </w:rPr>
        <w:t>,</w:t>
      </w:r>
      <w:r w:rsidRPr="00FB638E">
        <w:rPr>
          <w:rtl/>
        </w:rPr>
        <w:t xml:space="preserve"> ההבדל העצום הזה שמורה</w:t>
      </w:r>
      <w:r>
        <w:rPr>
          <w:rtl/>
        </w:rPr>
        <w:t xml:space="preserve"> אה... </w:t>
      </w:r>
      <w:r w:rsidRPr="00FB638E">
        <w:rPr>
          <w:rtl/>
        </w:rPr>
        <w:t>הוא רוצה להיות מורה</w:t>
      </w:r>
      <w:r>
        <w:rPr>
          <w:rtl/>
        </w:rPr>
        <w:t>,</w:t>
      </w:r>
      <w:r w:rsidRPr="00FB638E">
        <w:rPr>
          <w:rtl/>
        </w:rPr>
        <w:t xml:space="preserve"> והוא מתייחס לזה כמקצוע לטווח הארוך</w:t>
      </w:r>
      <w:r>
        <w:rPr>
          <w:rtl/>
        </w:rPr>
        <w:t>,</w:t>
      </w:r>
      <w:r w:rsidRPr="00FB638E">
        <w:rPr>
          <w:rtl/>
        </w:rPr>
        <w:t xml:space="preserve"> מכובד</w:t>
      </w:r>
      <w:r>
        <w:rPr>
          <w:rtl/>
        </w:rPr>
        <w:t xml:space="preserve">, אה... </w:t>
      </w:r>
      <w:r w:rsidRPr="00FB638E">
        <w:rPr>
          <w:rtl/>
        </w:rPr>
        <w:t>מרכזי</w:t>
      </w:r>
      <w:r>
        <w:rPr>
          <w:rtl/>
        </w:rPr>
        <w:t>.</w:t>
      </w:r>
    </w:p>
    <w:p w14:paraId="7BA3D37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שעוסק בזה הרבה שנים</w:t>
      </w:r>
      <w:r>
        <w:rPr>
          <w:rtl/>
        </w:rPr>
        <w:t>.</w:t>
      </w:r>
    </w:p>
    <w:p w14:paraId="56F4959C" w14:textId="77777777" w:rsidR="000F5784" w:rsidRPr="00FB638E" w:rsidRDefault="000F5784" w:rsidP="000F5784">
      <w:pPr>
        <w:pStyle w:val="31"/>
      </w:pPr>
      <w:r>
        <w:rPr>
          <w:rtl/>
        </w:rPr>
        <w:t>ת':</w:t>
      </w:r>
      <w:r>
        <w:rPr>
          <w:rtl/>
        </w:rPr>
        <w:tab/>
      </w:r>
      <w:r w:rsidRPr="00FB638E">
        <w:rPr>
          <w:rtl/>
        </w:rPr>
        <w:t>כן</w:t>
      </w:r>
      <w:r>
        <w:rPr>
          <w:rtl/>
        </w:rPr>
        <w:t>.</w:t>
      </w:r>
    </w:p>
    <w:p w14:paraId="001C549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אמ</w:t>
      </w:r>
      <w:r>
        <w:rPr>
          <w:rtl/>
        </w:rPr>
        <w:t>...</w:t>
      </w:r>
    </w:p>
    <w:p w14:paraId="59E70E29" w14:textId="77777777" w:rsidR="000F5784" w:rsidRPr="00FB638E" w:rsidRDefault="000F5784" w:rsidP="000F5784">
      <w:pPr>
        <w:pStyle w:val="31"/>
      </w:pPr>
      <w:r>
        <w:rPr>
          <w:b/>
          <w:bCs/>
          <w:rtl/>
        </w:rPr>
        <w:t>ת':</w:t>
      </w:r>
      <w:r>
        <w:rPr>
          <w:b/>
          <w:bCs/>
          <w:rtl/>
        </w:rPr>
        <w:tab/>
      </w:r>
      <w:r w:rsidRPr="00FB638E">
        <w:rPr>
          <w:rtl/>
        </w:rPr>
        <w:t>ואז בהתאם היחסים עם</w:t>
      </w:r>
      <w:r>
        <w:rPr>
          <w:rtl/>
        </w:rPr>
        <w:t>,</w:t>
      </w:r>
      <w:r w:rsidRPr="00FB638E">
        <w:rPr>
          <w:rtl/>
        </w:rPr>
        <w:t xml:space="preserve"> עם ה</w:t>
      </w:r>
      <w:r>
        <w:rPr>
          <w:rtl/>
        </w:rPr>
        <w:t>...</w:t>
      </w:r>
      <w:r w:rsidRPr="00FB638E">
        <w:rPr>
          <w:rtl/>
        </w:rPr>
        <w:t xml:space="preserve"> כן</w:t>
      </w:r>
      <w:r>
        <w:rPr>
          <w:rtl/>
        </w:rPr>
        <w:t>,</w:t>
      </w:r>
      <w:r w:rsidRPr="00FB638E">
        <w:rPr>
          <w:rtl/>
        </w:rPr>
        <w:t xml:space="preserve"> שיש שאתה כאילו כמו שאתה הולך ללמוד גיטרה אז אתה יכול ללמוד אצל</w:t>
      </w:r>
      <w:r>
        <w:rPr>
          <w:rtl/>
        </w:rPr>
        <w:t xml:space="preserve"> אה... </w:t>
      </w:r>
      <w:r w:rsidRPr="00FB638E">
        <w:rPr>
          <w:rtl/>
        </w:rPr>
        <w:t>ככה</w:t>
      </w:r>
      <w:r>
        <w:rPr>
          <w:rtl/>
        </w:rPr>
        <w:t xml:space="preserve"> אה... </w:t>
      </w:r>
      <w:r w:rsidRPr="00FB638E">
        <w:rPr>
          <w:rtl/>
        </w:rPr>
        <w:t>מישהו חובבן וכזה</w:t>
      </w:r>
      <w:r>
        <w:rPr>
          <w:rtl/>
        </w:rPr>
        <w:t>,</w:t>
      </w:r>
      <w:r w:rsidRPr="00FB638E">
        <w:rPr>
          <w:rtl/>
        </w:rPr>
        <w:t xml:space="preserve"> או שאתה יכול ללכת ללמוד אצל מאסטר</w:t>
      </w:r>
      <w:r>
        <w:rPr>
          <w:rtl/>
        </w:rPr>
        <w:t>.</w:t>
      </w:r>
      <w:r w:rsidRPr="00FB638E">
        <w:rPr>
          <w:rtl/>
        </w:rPr>
        <w:t xml:space="preserve"> נכון</w:t>
      </w:r>
      <w:r>
        <w:rPr>
          <w:rtl/>
        </w:rPr>
        <w:t>?</w:t>
      </w:r>
      <w:r w:rsidRPr="00FB638E">
        <w:rPr>
          <w:rtl/>
        </w:rPr>
        <w:t xml:space="preserve"> אז כאילו</w:t>
      </w:r>
      <w:r>
        <w:rPr>
          <w:rtl/>
        </w:rPr>
        <w:t>,</w:t>
      </w:r>
      <w:r w:rsidRPr="00FB638E">
        <w:rPr>
          <w:rtl/>
        </w:rPr>
        <w:t xml:space="preserve"> אז</w:t>
      </w:r>
      <w:r>
        <w:rPr>
          <w:rtl/>
        </w:rPr>
        <w:t>,</w:t>
      </w:r>
      <w:r w:rsidRPr="00FB638E">
        <w:rPr>
          <w:rtl/>
        </w:rPr>
        <w:t xml:space="preserve"> אז החוויה הזאתי שיש אה</w:t>
      </w:r>
      <w:r>
        <w:rPr>
          <w:rtl/>
        </w:rPr>
        <w:t>...</w:t>
      </w:r>
      <w:r w:rsidRPr="00FB638E">
        <w:rPr>
          <w:rtl/>
        </w:rPr>
        <w:t xml:space="preserve"> לא כל המורים</w:t>
      </w:r>
      <w:r>
        <w:rPr>
          <w:rtl/>
        </w:rPr>
        <w:t>,</w:t>
      </w:r>
      <w:r w:rsidRPr="00FB638E">
        <w:rPr>
          <w:rtl/>
        </w:rPr>
        <w:t xml:space="preserve"> אבל הרבה מאוד מורים אה</w:t>
      </w:r>
      <w:r>
        <w:rPr>
          <w:rtl/>
        </w:rPr>
        <w:t>,</w:t>
      </w:r>
      <w:r w:rsidRPr="00FB638E">
        <w:rPr>
          <w:rtl/>
        </w:rPr>
        <w:t xml:space="preserve"> בבית ספר</w:t>
      </w:r>
      <w:r>
        <w:rPr>
          <w:rtl/>
        </w:rPr>
        <w:t>.</w:t>
      </w:r>
      <w:r w:rsidRPr="00FB638E">
        <w:rPr>
          <w:rtl/>
        </w:rPr>
        <w:t xml:space="preserve"> אז גם אם הם לא מאסטרים עכשיו</w:t>
      </w:r>
      <w:r>
        <w:rPr>
          <w:rtl/>
        </w:rPr>
        <w:t>,</w:t>
      </w:r>
      <w:r w:rsidRPr="00FB638E">
        <w:rPr>
          <w:rtl/>
        </w:rPr>
        <w:t xml:space="preserve"> אז הם מאוד רוצים להיות שמה</w:t>
      </w:r>
      <w:r>
        <w:rPr>
          <w:rtl/>
        </w:rPr>
        <w:t>,</w:t>
      </w:r>
      <w:r w:rsidRPr="00FB638E">
        <w:rPr>
          <w:rtl/>
        </w:rPr>
        <w:t xml:space="preserve"> והם מאוד רוצים לעשות את העבודה שלהם</w:t>
      </w:r>
      <w:r>
        <w:rPr>
          <w:rtl/>
        </w:rPr>
        <w:t>.</w:t>
      </w:r>
      <w:r w:rsidRPr="00FB638E">
        <w:rPr>
          <w:rtl/>
        </w:rPr>
        <w:t xml:space="preserve"> טוב</w:t>
      </w:r>
      <w:r>
        <w:rPr>
          <w:rtl/>
        </w:rPr>
        <w:t xml:space="preserve">. </w:t>
      </w:r>
      <w:r w:rsidRPr="00FB638E">
        <w:rPr>
          <w:rtl/>
        </w:rPr>
        <w:t>אמ</w:t>
      </w:r>
      <w:r>
        <w:rPr>
          <w:rtl/>
        </w:rPr>
        <w:t>...</w:t>
      </w:r>
    </w:p>
    <w:p w14:paraId="10170FC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איך זה השפיע עליך בעצם שהמורים הם כאלה</w:t>
      </w:r>
      <w:r>
        <w:rPr>
          <w:rFonts w:hint="cs"/>
          <w:rtl/>
        </w:rPr>
        <w:t>,</w:t>
      </w:r>
      <w:r w:rsidRPr="00FB638E">
        <w:rPr>
          <w:rtl/>
        </w:rPr>
        <w:t xml:space="preserve"> או שזה לא השפיע</w:t>
      </w:r>
      <w:r>
        <w:rPr>
          <w:rtl/>
        </w:rPr>
        <w:t>?</w:t>
      </w:r>
    </w:p>
    <w:p w14:paraId="5FC598E4" w14:textId="77777777" w:rsidR="000F5784" w:rsidRPr="00FB638E" w:rsidRDefault="000F5784" w:rsidP="000F5784">
      <w:pPr>
        <w:pStyle w:val="31"/>
      </w:pPr>
      <w:r>
        <w:rPr>
          <w:b/>
          <w:bCs/>
          <w:rtl/>
        </w:rPr>
        <w:t>ת':</w:t>
      </w:r>
      <w:r>
        <w:rPr>
          <w:b/>
          <w:bCs/>
          <w:rtl/>
        </w:rPr>
        <w:tab/>
      </w:r>
      <w:r w:rsidRPr="00FB638E">
        <w:rPr>
          <w:rtl/>
        </w:rPr>
        <w:t>אני</w:t>
      </w:r>
      <w:r>
        <w:rPr>
          <w:rFonts w:hint="cs"/>
          <w:rtl/>
        </w:rPr>
        <w:t>,</w:t>
      </w:r>
      <w:r w:rsidRPr="00FB638E">
        <w:rPr>
          <w:rtl/>
        </w:rPr>
        <w:t xml:space="preserve"> אני חושב שמה ברמת המחויבות שלהם</w:t>
      </w:r>
      <w:r>
        <w:rPr>
          <w:rtl/>
        </w:rPr>
        <w:t xml:space="preserve"> אה... </w:t>
      </w:r>
      <w:r w:rsidRPr="00FB638E">
        <w:rPr>
          <w:rtl/>
        </w:rPr>
        <w:t>ליחסים</w:t>
      </w:r>
      <w:r>
        <w:rPr>
          <w:rFonts w:hint="cs"/>
          <w:rtl/>
        </w:rPr>
        <w:t>,</w:t>
      </w:r>
      <w:r w:rsidRPr="00FB638E">
        <w:rPr>
          <w:rtl/>
        </w:rPr>
        <w:t xml:space="preserve"> כן כאילו</w:t>
      </w:r>
      <w:r>
        <w:rPr>
          <w:rtl/>
        </w:rPr>
        <w:t xml:space="preserve"> אה... </w:t>
      </w:r>
      <w:r w:rsidRPr="00FB638E">
        <w:rPr>
          <w:rtl/>
        </w:rPr>
        <w:t>ברמת ההשקעה שלהם עד</w:t>
      </w:r>
      <w:r>
        <w:rPr>
          <w:rtl/>
        </w:rPr>
        <w:t xml:space="preserve"> אה... </w:t>
      </w:r>
      <w:r w:rsidRPr="00FB638E">
        <w:rPr>
          <w:rtl/>
        </w:rPr>
        <w:t>עד</w:t>
      </w:r>
      <w:r>
        <w:rPr>
          <w:rtl/>
        </w:rPr>
        <w:t xml:space="preserve"> אה... </w:t>
      </w:r>
      <w:r w:rsidRPr="00FB638E">
        <w:rPr>
          <w:rtl/>
        </w:rPr>
        <w:t>אה</w:t>
      </w:r>
      <w:r>
        <w:rPr>
          <w:rFonts w:hint="cs"/>
          <w:rtl/>
        </w:rPr>
        <w:t>...</w:t>
      </w:r>
      <w:r w:rsidRPr="00FB638E">
        <w:rPr>
          <w:rtl/>
        </w:rPr>
        <w:t xml:space="preserve"> כאילו</w:t>
      </w:r>
      <w:r>
        <w:rPr>
          <w:rFonts w:hint="cs"/>
          <w:rtl/>
        </w:rPr>
        <w:t>,</w:t>
      </w:r>
      <w:r w:rsidRPr="00FB638E">
        <w:rPr>
          <w:rtl/>
        </w:rPr>
        <w:t xml:space="preserve"> על כל כל מה שעושים</w:t>
      </w:r>
      <w:r>
        <w:rPr>
          <w:rtl/>
        </w:rPr>
        <w:t>,</w:t>
      </w:r>
      <w:r w:rsidRPr="00FB638E">
        <w:rPr>
          <w:rtl/>
        </w:rPr>
        <w:t xml:space="preserve"> לא יודע אם זה הצגות כאילו</w:t>
      </w:r>
      <w:r>
        <w:rPr>
          <w:rFonts w:hint="cs"/>
          <w:rtl/>
        </w:rPr>
        <w:t>,</w:t>
      </w:r>
      <w:r w:rsidRPr="00FB638E">
        <w:rPr>
          <w:rtl/>
        </w:rPr>
        <w:t xml:space="preserve"> אז להאמין שמורה יכול להיות פשוט שלושה שבועות לא בבית שלו אלא להיות עם התלמידים שלו</w:t>
      </w:r>
      <w:r>
        <w:rPr>
          <w:rFonts w:hint="cs"/>
          <w:rtl/>
        </w:rPr>
        <w:t>,</w:t>
      </w:r>
      <w:r w:rsidRPr="00FB638E">
        <w:rPr>
          <w:rtl/>
        </w:rPr>
        <w:t xml:space="preserve"> כאילו לדבר הזה</w:t>
      </w:r>
      <w:r>
        <w:rPr>
          <w:rFonts w:hint="cs"/>
          <w:rtl/>
        </w:rPr>
        <w:t>,</w:t>
      </w:r>
      <w:r w:rsidRPr="00FB638E">
        <w:rPr>
          <w:rtl/>
        </w:rPr>
        <w:t xml:space="preserve"> התהליך המאוד מאוד קיצוני הזה כאילו</w:t>
      </w:r>
      <w:r>
        <w:rPr>
          <w:rFonts w:hint="cs"/>
          <w:rtl/>
        </w:rPr>
        <w:t>,</w:t>
      </w:r>
      <w:r w:rsidRPr="00FB638E">
        <w:rPr>
          <w:rtl/>
        </w:rPr>
        <w:t xml:space="preserve"> שבסופו של דבר בהשוואה למקומות אחרים מה שנראה </w:t>
      </w:r>
      <w:r>
        <w:rPr>
          <w:rFonts w:hint="cs"/>
          <w:rtl/>
        </w:rPr>
        <w:t>טי</w:t>
      </w:r>
      <w:r w:rsidRPr="00FB638E">
        <w:rPr>
          <w:rtl/>
        </w:rPr>
        <w:t>רלול מוחלט</w:t>
      </w:r>
      <w:r>
        <w:rPr>
          <w:rFonts w:hint="cs"/>
          <w:rtl/>
        </w:rPr>
        <w:t>,</w:t>
      </w:r>
      <w:r w:rsidRPr="00FB638E">
        <w:rPr>
          <w:rtl/>
        </w:rPr>
        <w:t xml:space="preserve"> כאילו נכון</w:t>
      </w:r>
      <w:r>
        <w:rPr>
          <w:rFonts w:hint="cs"/>
          <w:rtl/>
        </w:rPr>
        <w:t>,</w:t>
      </w:r>
      <w:r w:rsidRPr="00FB638E">
        <w:rPr>
          <w:rtl/>
        </w:rPr>
        <w:t xml:space="preserve"> אדם מבוגר כאילו יעזוב את הבית שלו לשלושה שבועות עכשיו</w:t>
      </w:r>
      <w:r>
        <w:rPr>
          <w:rFonts w:hint="cs"/>
          <w:rtl/>
        </w:rPr>
        <w:t>,</w:t>
      </w:r>
      <w:r w:rsidRPr="00FB638E">
        <w:rPr>
          <w:rtl/>
        </w:rPr>
        <w:t xml:space="preserve"> ילך לעבוד כאילו באמת לעבוד</w:t>
      </w:r>
      <w:r>
        <w:rPr>
          <w:rFonts w:hint="cs"/>
          <w:rtl/>
        </w:rPr>
        <w:t>,</w:t>
      </w:r>
      <w:r w:rsidRPr="00FB638E">
        <w:rPr>
          <w:rtl/>
        </w:rPr>
        <w:t xml:space="preserve"> נכון</w:t>
      </w:r>
      <w:r>
        <w:rPr>
          <w:rFonts w:hint="cs"/>
          <w:rtl/>
        </w:rPr>
        <w:t>,</w:t>
      </w:r>
      <w:r w:rsidRPr="00FB638E">
        <w:rPr>
          <w:rtl/>
        </w:rPr>
        <w:t xml:space="preserve"> כאילו זה מה שזה נכון</w:t>
      </w:r>
      <w:r>
        <w:rPr>
          <w:rFonts w:hint="cs"/>
          <w:rtl/>
        </w:rPr>
        <w:t>,</w:t>
      </w:r>
      <w:r w:rsidRPr="00FB638E">
        <w:rPr>
          <w:rtl/>
        </w:rPr>
        <w:t xml:space="preserve"> וכאילו תחשבי שההייטקיסט היה אומר שזה אולי הם גם עושים את זה באיזשהו אופן</w:t>
      </w:r>
      <w:r>
        <w:rPr>
          <w:rFonts w:hint="cs"/>
          <w:rtl/>
        </w:rPr>
        <w:t>,</w:t>
      </w:r>
      <w:r w:rsidRPr="00FB638E">
        <w:rPr>
          <w:rtl/>
        </w:rPr>
        <w:t xml:space="preserve"> נכון</w:t>
      </w:r>
      <w:r>
        <w:rPr>
          <w:rFonts w:hint="cs"/>
          <w:rtl/>
        </w:rPr>
        <w:t>,</w:t>
      </w:r>
      <w:r w:rsidRPr="00FB638E">
        <w:rPr>
          <w:rtl/>
        </w:rPr>
        <w:t xml:space="preserve"> לפעמים </w:t>
      </w:r>
      <w:r>
        <w:rPr>
          <w:rFonts w:hint="cs"/>
          <w:rtl/>
        </w:rPr>
        <w:t xml:space="preserve">נוסעים </w:t>
      </w:r>
      <w:r w:rsidRPr="00FB638E">
        <w:rPr>
          <w:rtl/>
        </w:rPr>
        <w:t>לחו"ל לעבודה</w:t>
      </w:r>
      <w:r>
        <w:rPr>
          <w:rFonts w:hint="cs"/>
          <w:rtl/>
        </w:rPr>
        <w:t>,</w:t>
      </w:r>
      <w:r w:rsidRPr="00FB638E">
        <w:rPr>
          <w:rtl/>
        </w:rPr>
        <w:t xml:space="preserve"> עכשיו נכון</w:t>
      </w:r>
      <w:r>
        <w:rPr>
          <w:rFonts w:hint="cs"/>
          <w:rtl/>
        </w:rPr>
        <w:t>,</w:t>
      </w:r>
      <w:r w:rsidRPr="00FB638E">
        <w:rPr>
          <w:rtl/>
        </w:rPr>
        <w:t xml:space="preserve"> אז כאילו</w:t>
      </w:r>
      <w:r>
        <w:rPr>
          <w:rFonts w:hint="cs"/>
          <w:rtl/>
        </w:rPr>
        <w:t>,</w:t>
      </w:r>
      <w:r w:rsidRPr="00FB638E">
        <w:rPr>
          <w:rtl/>
        </w:rPr>
        <w:t xml:space="preserve"> אז זה לא כל כך מקובל אצל מורים בדרך כלל</w:t>
      </w:r>
      <w:r>
        <w:rPr>
          <w:rtl/>
        </w:rPr>
        <w:t>.</w:t>
      </w:r>
      <w:r w:rsidRPr="00FB638E">
        <w:t xml:space="preserve"> </w:t>
      </w:r>
      <w:r>
        <w:rPr>
          <w:rtl/>
        </w:rPr>
        <w:t xml:space="preserve">אמ... </w:t>
      </w:r>
      <w:r w:rsidRPr="00FB638E">
        <w:rPr>
          <w:rtl/>
        </w:rPr>
        <w:t>אז אני חושב שזה בטוח</w:t>
      </w:r>
      <w:r>
        <w:rPr>
          <w:rtl/>
        </w:rPr>
        <w:t xml:space="preserve"> אה... </w:t>
      </w:r>
      <w:r w:rsidRPr="00FB638E">
        <w:rPr>
          <w:rtl/>
        </w:rPr>
        <w:t>השפיע</w:t>
      </w:r>
      <w:r>
        <w:rPr>
          <w:rFonts w:hint="cs"/>
          <w:rtl/>
        </w:rPr>
        <w:t>,</w:t>
      </w:r>
      <w:r w:rsidRPr="00FB638E">
        <w:rPr>
          <w:rtl/>
        </w:rPr>
        <w:t xml:space="preserve"> ואולי גם זה השפיע בכל מיני צורות שאני לא מבין אותם</w:t>
      </w:r>
      <w:r>
        <w:rPr>
          <w:rFonts w:hint="cs"/>
          <w:rtl/>
        </w:rPr>
        <w:t>,</w:t>
      </w:r>
      <w:r w:rsidRPr="00FB638E">
        <w:rPr>
          <w:rtl/>
        </w:rPr>
        <w:t xml:space="preserve"> כן כאילו</w:t>
      </w:r>
      <w:r>
        <w:rPr>
          <w:rtl/>
        </w:rPr>
        <w:t>.</w:t>
      </w:r>
      <w:r w:rsidRPr="00FB638E">
        <w:rPr>
          <w:rtl/>
        </w:rPr>
        <w:t xml:space="preserve"> סך</w:t>
      </w:r>
      <w:r>
        <w:rPr>
          <w:rtl/>
        </w:rPr>
        <w:t xml:space="preserve"> הכול</w:t>
      </w:r>
      <w:r>
        <w:rPr>
          <w:rFonts w:hint="cs"/>
          <w:rtl/>
        </w:rPr>
        <w:t>,</w:t>
      </w:r>
      <w:r w:rsidRPr="00FB638E">
        <w:rPr>
          <w:rtl/>
        </w:rPr>
        <w:t xml:space="preserve"> מורה הוא בעל מקצוע טוב</w:t>
      </w:r>
      <w:r>
        <w:rPr>
          <w:rFonts w:hint="cs"/>
          <w:rtl/>
        </w:rPr>
        <w:t>,</w:t>
      </w:r>
      <w:r w:rsidRPr="00FB638E">
        <w:rPr>
          <w:rtl/>
        </w:rPr>
        <w:t xml:space="preserve"> אז אז יש גם דברים שאני לא בדיוק מבין איך זה קורה</w:t>
      </w:r>
      <w:r>
        <w:rPr>
          <w:rFonts w:hint="cs"/>
          <w:rtl/>
        </w:rPr>
        <w:t>,</w:t>
      </w:r>
      <w:r w:rsidRPr="00FB638E">
        <w:rPr>
          <w:rtl/>
        </w:rPr>
        <w:t xml:space="preserve"> זה קורה</w:t>
      </w:r>
      <w:r>
        <w:rPr>
          <w:rtl/>
        </w:rPr>
        <w:t>.</w:t>
      </w:r>
    </w:p>
    <w:p w14:paraId="3A873AD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קורה</w:t>
      </w:r>
      <w:r>
        <w:rPr>
          <w:rtl/>
        </w:rPr>
        <w:t>.</w:t>
      </w:r>
      <w:r w:rsidRPr="00FB638E">
        <w:rPr>
          <w:rtl/>
        </w:rPr>
        <w:t xml:space="preserve"> יש משהו שאתה יכול להגיד בעצם שקיבלת בתור איזה כישרון מיוחד בתחום</w:t>
      </w:r>
      <w:r>
        <w:rPr>
          <w:rtl/>
        </w:rPr>
        <w:t xml:space="preserve"> אה... </w:t>
      </w:r>
      <w:r w:rsidRPr="00FB638E">
        <w:rPr>
          <w:rtl/>
        </w:rPr>
        <w:t>חברתי</w:t>
      </w:r>
      <w:r>
        <w:rPr>
          <w:rFonts w:hint="cs"/>
          <w:rtl/>
        </w:rPr>
        <w:t>,</w:t>
      </w:r>
      <w:r w:rsidRPr="00FB638E">
        <w:rPr>
          <w:rtl/>
        </w:rPr>
        <w:t xml:space="preserve"> אקדמי</w:t>
      </w:r>
      <w:r>
        <w:rPr>
          <w:rFonts w:hint="cs"/>
          <w:rtl/>
        </w:rPr>
        <w:t>,</w:t>
      </w:r>
      <w:r w:rsidRPr="00FB638E">
        <w:rPr>
          <w:rtl/>
        </w:rPr>
        <w:t xml:space="preserve"> אנושי</w:t>
      </w:r>
      <w:r>
        <w:rPr>
          <w:rFonts w:hint="cs"/>
          <w:rtl/>
        </w:rPr>
        <w:t>,</w:t>
      </w:r>
      <w:r>
        <w:rPr>
          <w:rtl/>
        </w:rPr>
        <w:t xml:space="preserve"> אה... </w:t>
      </w:r>
      <w:r w:rsidRPr="00FB638E">
        <w:rPr>
          <w:rtl/>
        </w:rPr>
        <w:t>שאתה יכול להגיד שקיבלת בחינוך הזה באופן</w:t>
      </w:r>
      <w:r>
        <w:rPr>
          <w:rtl/>
        </w:rPr>
        <w:t xml:space="preserve"> אה... </w:t>
      </w:r>
      <w:r w:rsidRPr="00FB638E">
        <w:rPr>
          <w:rtl/>
        </w:rPr>
        <w:t>שהוא מיוחד כאילו</w:t>
      </w:r>
      <w:r>
        <w:rPr>
          <w:rFonts w:hint="cs"/>
          <w:rtl/>
        </w:rPr>
        <w:t>,</w:t>
      </w:r>
      <w:r w:rsidRPr="00FB638E">
        <w:rPr>
          <w:rtl/>
        </w:rPr>
        <w:t xml:space="preserve"> חוץ מזה שאתה הבן של ההורים שלך</w:t>
      </w:r>
      <w:r>
        <w:rPr>
          <w:rFonts w:hint="cs"/>
          <w:rtl/>
        </w:rPr>
        <w:t>,</w:t>
      </w:r>
      <w:r w:rsidRPr="00FB638E">
        <w:rPr>
          <w:rtl/>
        </w:rPr>
        <w:t xml:space="preserve"> שקיבלת שם</w:t>
      </w:r>
      <w:r>
        <w:rPr>
          <w:rtl/>
        </w:rPr>
        <w:t>?</w:t>
      </w:r>
    </w:p>
    <w:p w14:paraId="70EA40E5" w14:textId="77777777" w:rsidR="000F5784" w:rsidRPr="00FB638E" w:rsidRDefault="000F5784" w:rsidP="000F5784">
      <w:pPr>
        <w:pStyle w:val="31"/>
      </w:pPr>
      <w:r>
        <w:rPr>
          <w:b/>
          <w:bCs/>
          <w:rtl/>
        </w:rPr>
        <w:t>ת':</w:t>
      </w:r>
      <w:r>
        <w:rPr>
          <w:b/>
          <w:bCs/>
          <w:rtl/>
        </w:rPr>
        <w:tab/>
      </w:r>
      <w:r w:rsidRPr="00FB638E">
        <w:rPr>
          <w:rtl/>
        </w:rPr>
        <w:t>כן</w:t>
      </w:r>
      <w:r>
        <w:rPr>
          <w:rFonts w:hint="cs"/>
          <w:rtl/>
        </w:rPr>
        <w:t>,</w:t>
      </w:r>
      <w:r w:rsidRPr="00FB638E">
        <w:rPr>
          <w:rtl/>
        </w:rPr>
        <w:t xml:space="preserve"> אז אני אני חושב שהדבר הזה של עבודה עם עם הידיים</w:t>
      </w:r>
      <w:r>
        <w:rPr>
          <w:rFonts w:hint="cs"/>
          <w:rtl/>
        </w:rPr>
        <w:t xml:space="preserve">, </w:t>
      </w:r>
      <w:r w:rsidRPr="00FB638E">
        <w:rPr>
          <w:rtl/>
        </w:rPr>
        <w:t>בין אם זה כאילו כל המלאכות והציורים והשבועות בנייה והתקופות בנייה וכאילו כל כל ה</w:t>
      </w:r>
      <w:r>
        <w:rPr>
          <w:rFonts w:hint="cs"/>
          <w:rtl/>
        </w:rPr>
        <w:t>...</w:t>
      </w:r>
      <w:r w:rsidRPr="00FB638E">
        <w:rPr>
          <w:rtl/>
        </w:rPr>
        <w:t xml:space="preserve"> נכון</w:t>
      </w:r>
      <w:r>
        <w:rPr>
          <w:rFonts w:hint="cs"/>
          <w:rtl/>
        </w:rPr>
        <w:t>,</w:t>
      </w:r>
      <w:r>
        <w:rPr>
          <w:rtl/>
        </w:rPr>
        <w:t xml:space="preserve"> אה... </w:t>
      </w:r>
      <w:r w:rsidRPr="00FB638E">
        <w:rPr>
          <w:rtl/>
        </w:rPr>
        <w:t>נו תקופות בתיכון</w:t>
      </w:r>
      <w:r>
        <w:rPr>
          <w:rFonts w:hint="cs"/>
          <w:rtl/>
        </w:rPr>
        <w:t>,</w:t>
      </w:r>
      <w:r w:rsidRPr="00FB638E">
        <w:rPr>
          <w:rtl/>
        </w:rPr>
        <w:t xml:space="preserve"> צילום</w:t>
      </w:r>
      <w:r>
        <w:rPr>
          <w:rFonts w:hint="cs"/>
          <w:rtl/>
        </w:rPr>
        <w:t>,</w:t>
      </w:r>
      <w:r w:rsidRPr="00FB638E">
        <w:rPr>
          <w:rtl/>
        </w:rPr>
        <w:t xml:space="preserve"> עץ</w:t>
      </w:r>
      <w:r>
        <w:rPr>
          <w:rFonts w:hint="cs"/>
          <w:rtl/>
        </w:rPr>
        <w:t>,</w:t>
      </w:r>
      <w:r w:rsidRPr="00FB638E">
        <w:rPr>
          <w:rtl/>
        </w:rPr>
        <w:t xml:space="preserve"> כל הדבר הזה</w:t>
      </w:r>
      <w:r>
        <w:rPr>
          <w:rFonts w:hint="cs"/>
          <w:rtl/>
        </w:rPr>
        <w:t>,</w:t>
      </w:r>
      <w:r w:rsidRPr="00FB638E">
        <w:rPr>
          <w:rtl/>
        </w:rPr>
        <w:t xml:space="preserve"> שבעצם הידיים</w:t>
      </w:r>
      <w:r>
        <w:rPr>
          <w:rtl/>
        </w:rPr>
        <w:t xml:space="preserve"> אה... </w:t>
      </w:r>
      <w:r w:rsidRPr="00FB638E">
        <w:rPr>
          <w:rtl/>
        </w:rPr>
        <w:t>אני זוכר שלמדתי דרבוקה לרגע</w:t>
      </w:r>
      <w:r>
        <w:rPr>
          <w:rFonts w:hint="cs"/>
          <w:rtl/>
        </w:rPr>
        <w:t>,</w:t>
      </w:r>
      <w:r w:rsidRPr="00FB638E">
        <w:rPr>
          <w:rtl/>
        </w:rPr>
        <w:t xml:space="preserve"> ואז המורה שלי אמר לי שבעצם</w:t>
      </w:r>
      <w:r>
        <w:rPr>
          <w:rtl/>
        </w:rPr>
        <w:t xml:space="preserve"> אה... </w:t>
      </w:r>
      <w:r w:rsidRPr="00FB638E">
        <w:rPr>
          <w:rtl/>
        </w:rPr>
        <w:t>חוש קצב זה לא איזה כישרון או משהו כזה</w:t>
      </w:r>
      <w:r>
        <w:rPr>
          <w:rFonts w:hint="cs"/>
          <w:rtl/>
        </w:rPr>
        <w:t>,</w:t>
      </w:r>
      <w:r w:rsidRPr="00FB638E">
        <w:rPr>
          <w:rtl/>
        </w:rPr>
        <w:t xml:space="preserve"> זה כמה המוח שלך מחובר לאצבעות שלך</w:t>
      </w:r>
      <w:r>
        <w:rPr>
          <w:rFonts w:hint="cs"/>
          <w:rtl/>
        </w:rPr>
        <w:t>,</w:t>
      </w:r>
      <w:r w:rsidRPr="00FB638E">
        <w:rPr>
          <w:rtl/>
        </w:rPr>
        <w:t xml:space="preserve"> כאילו שזה בעצם הבנייה של חוש קצב זה הבנייה של הקשר בין המוח לאצבעות</w:t>
      </w:r>
      <w:r>
        <w:rPr>
          <w:rFonts w:hint="cs"/>
          <w:rtl/>
        </w:rPr>
        <w:t>,</w:t>
      </w:r>
      <w:r w:rsidRPr="00FB638E">
        <w:rPr>
          <w:rtl/>
        </w:rPr>
        <w:t xml:space="preserve"> וכמה האצבעות מקשיבות למוח</w:t>
      </w:r>
      <w:r>
        <w:rPr>
          <w:rFonts w:hint="cs"/>
          <w:rtl/>
        </w:rPr>
        <w:t>,</w:t>
      </w:r>
      <w:r w:rsidRPr="00FB638E">
        <w:rPr>
          <w:rtl/>
        </w:rPr>
        <w:t xml:space="preserve"> שזה דבר לגמרי ביולוגי</w:t>
      </w:r>
      <w:r>
        <w:rPr>
          <w:rtl/>
        </w:rPr>
        <w:t xml:space="preserve">. אה... </w:t>
      </w:r>
      <w:r w:rsidRPr="00FB638E">
        <w:rPr>
          <w:rtl/>
        </w:rPr>
        <w:t>אז אני חושב שהפעולה ה</w:t>
      </w:r>
      <w:r>
        <w:rPr>
          <w:rFonts w:hint="cs"/>
          <w:rtl/>
        </w:rPr>
        <w:t xml:space="preserve">רפטטיבית </w:t>
      </w:r>
      <w:r w:rsidRPr="00FB638E">
        <w:rPr>
          <w:rtl/>
        </w:rPr>
        <w:t>הזאת היא מכיתה א' בקשר של מוח</w:t>
      </w:r>
      <w:r>
        <w:rPr>
          <w:rtl/>
        </w:rPr>
        <w:t xml:space="preserve"> אה... </w:t>
      </w:r>
      <w:r w:rsidRPr="00FB638E">
        <w:rPr>
          <w:rtl/>
        </w:rPr>
        <w:t>יד</w:t>
      </w:r>
      <w:r>
        <w:rPr>
          <w:rFonts w:hint="cs"/>
          <w:rtl/>
        </w:rPr>
        <w:t>,</w:t>
      </w:r>
      <w:r w:rsidRPr="00FB638E">
        <w:rPr>
          <w:rtl/>
        </w:rPr>
        <w:t xml:space="preserve"> כאילו בכל מיני דרכים</w:t>
      </w:r>
      <w:r>
        <w:rPr>
          <w:rFonts w:hint="cs"/>
          <w:rtl/>
        </w:rPr>
        <w:t>,</w:t>
      </w:r>
      <w:r w:rsidRPr="00FB638E">
        <w:rPr>
          <w:rtl/>
        </w:rPr>
        <w:t xml:space="preserve"> </w:t>
      </w:r>
      <w:r w:rsidRPr="00FB638E">
        <w:rPr>
          <w:rtl/>
        </w:rPr>
        <w:lastRenderedPageBreak/>
        <w:t>אז אני חושב שזה דבר שהוא לגמרי קשור לבית ספר</w:t>
      </w:r>
      <w:r>
        <w:rPr>
          <w:rFonts w:hint="cs"/>
          <w:rtl/>
        </w:rPr>
        <w:t>,</w:t>
      </w:r>
      <w:r w:rsidRPr="00FB638E">
        <w:rPr>
          <w:rtl/>
        </w:rPr>
        <w:t xml:space="preserve"> </w:t>
      </w:r>
      <w:r>
        <w:rPr>
          <w:rtl/>
        </w:rPr>
        <w:t xml:space="preserve">אמ... ש... </w:t>
      </w:r>
      <w:r w:rsidRPr="00FB638E">
        <w:rPr>
          <w:rtl/>
        </w:rPr>
        <w:t>שאני לא יודע בדיוק למה</w:t>
      </w:r>
      <w:r>
        <w:rPr>
          <w:rtl/>
        </w:rPr>
        <w:t xml:space="preserve"> אה... </w:t>
      </w:r>
      <w:r w:rsidRPr="00FB638E">
        <w:rPr>
          <w:rtl/>
        </w:rPr>
        <w:t>כן</w:t>
      </w:r>
      <w:r>
        <w:rPr>
          <w:rFonts w:hint="cs"/>
          <w:rtl/>
        </w:rPr>
        <w:t>,</w:t>
      </w:r>
      <w:r w:rsidRPr="00FB638E">
        <w:rPr>
          <w:rtl/>
        </w:rPr>
        <w:t xml:space="preserve"> כאילו זה</w:t>
      </w:r>
      <w:r>
        <w:rPr>
          <w:rFonts w:hint="cs"/>
          <w:rtl/>
        </w:rPr>
        <w:t>,</w:t>
      </w:r>
      <w:r w:rsidRPr="00FB638E">
        <w:rPr>
          <w:rtl/>
        </w:rPr>
        <w:t xml:space="preserve"> אז זה פוגש אותי בכל מיני דרכים</w:t>
      </w:r>
      <w:r>
        <w:rPr>
          <w:rFonts w:hint="cs"/>
          <w:rtl/>
        </w:rPr>
        <w:t>,</w:t>
      </w:r>
      <w:r w:rsidRPr="00FB638E">
        <w:rPr>
          <w:rtl/>
        </w:rPr>
        <w:t xml:space="preserve"> אבל בטח מישהו אחר יגיד שזה עשה </w:t>
      </w:r>
      <w:r>
        <w:rPr>
          <w:rFonts w:hint="cs"/>
          <w:rtl/>
        </w:rPr>
        <w:t xml:space="preserve">לו </w:t>
      </w:r>
      <w:r w:rsidRPr="00FB638E">
        <w:rPr>
          <w:rtl/>
        </w:rPr>
        <w:t>טוב ככה</w:t>
      </w:r>
      <w:r>
        <w:rPr>
          <w:rFonts w:hint="cs"/>
          <w:rtl/>
        </w:rPr>
        <w:t>,</w:t>
      </w:r>
      <w:r w:rsidRPr="00FB638E">
        <w:rPr>
          <w:rtl/>
        </w:rPr>
        <w:t xml:space="preserve"> מישהו אחר יגיד</w:t>
      </w:r>
      <w:r>
        <w:rPr>
          <w:rFonts w:hint="cs"/>
          <w:rtl/>
        </w:rPr>
        <w:t>,</w:t>
      </w:r>
      <w:r w:rsidRPr="00FB638E">
        <w:rPr>
          <w:rtl/>
        </w:rPr>
        <w:t xml:space="preserve"> אבל זה בטוח אובייקטיבי</w:t>
      </w:r>
      <w:r>
        <w:rPr>
          <w:rFonts w:hint="cs"/>
          <w:rtl/>
        </w:rPr>
        <w:t>,</w:t>
      </w:r>
      <w:r w:rsidRPr="00FB638E">
        <w:rPr>
          <w:rtl/>
        </w:rPr>
        <w:t xml:space="preserve"> כאילו ה</w:t>
      </w:r>
      <w:r>
        <w:rPr>
          <w:rFonts w:hint="cs"/>
          <w:rtl/>
        </w:rPr>
        <w:t>...</w:t>
      </w:r>
      <w:r w:rsidRPr="00FB638E">
        <w:rPr>
          <w:rtl/>
        </w:rPr>
        <w:t xml:space="preserve"> הפעולה הרפטטיבית הזאת של התקשורת בין הידיים לבין המוח בכל מיני דרכים</w:t>
      </w:r>
      <w:r>
        <w:rPr>
          <w:rtl/>
        </w:rPr>
        <w:t>.</w:t>
      </w:r>
    </w:p>
    <w:p w14:paraId="65C880C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יש בתוך זה משהו שאתה אומר בתוך החיים עכשיו ש</w:t>
      </w:r>
      <w:r>
        <w:rPr>
          <w:rFonts w:hint="cs"/>
          <w:rtl/>
        </w:rPr>
        <w:t xml:space="preserve">... </w:t>
      </w:r>
      <w:r w:rsidRPr="00FB638E">
        <w:rPr>
          <w:rtl/>
        </w:rPr>
        <w:t>אה</w:t>
      </w:r>
      <w:r>
        <w:rPr>
          <w:rFonts w:hint="cs"/>
          <w:rtl/>
        </w:rPr>
        <w:t>,</w:t>
      </w:r>
      <w:r w:rsidRPr="00FB638E">
        <w:rPr>
          <w:rtl/>
        </w:rPr>
        <w:t xml:space="preserve"> חסר לך</w:t>
      </w:r>
      <w:r>
        <w:rPr>
          <w:rFonts w:hint="cs"/>
          <w:rtl/>
        </w:rPr>
        <w:t>?</w:t>
      </w:r>
      <w:r w:rsidRPr="00FB638E">
        <w:rPr>
          <w:rtl/>
        </w:rPr>
        <w:t xml:space="preserve"> שהיית שמח אם בית </w:t>
      </w:r>
      <w:r>
        <w:rPr>
          <w:rFonts w:hint="cs"/>
          <w:rtl/>
        </w:rPr>
        <w:t>ה</w:t>
      </w:r>
      <w:r w:rsidRPr="00FB638E">
        <w:rPr>
          <w:rtl/>
        </w:rPr>
        <w:t>ספר היה נותן לך את זה ולא קיבלת את זה</w:t>
      </w:r>
      <w:r>
        <w:rPr>
          <w:rFonts w:hint="cs"/>
          <w:rtl/>
        </w:rPr>
        <w:t>?</w:t>
      </w:r>
    </w:p>
    <w:p w14:paraId="58007E26" w14:textId="77777777" w:rsidR="000F5784" w:rsidRPr="00FB638E" w:rsidRDefault="000F5784" w:rsidP="000F5784">
      <w:pPr>
        <w:pStyle w:val="31"/>
      </w:pPr>
      <w:r>
        <w:rPr>
          <w:b/>
          <w:bCs/>
          <w:rtl/>
        </w:rPr>
        <w:t>ת':</w:t>
      </w:r>
      <w:r>
        <w:rPr>
          <w:b/>
          <w:bCs/>
          <w:rtl/>
        </w:rPr>
        <w:tab/>
      </w:r>
      <w:r>
        <w:rPr>
          <w:rtl/>
        </w:rPr>
        <w:t xml:space="preserve">אמ... </w:t>
      </w:r>
      <w:r w:rsidRPr="00FB638E">
        <w:rPr>
          <w:rtl/>
        </w:rPr>
        <w:t>אני</w:t>
      </w:r>
      <w:r>
        <w:rPr>
          <w:rtl/>
        </w:rPr>
        <w:t xml:space="preserve"> אה... </w:t>
      </w:r>
      <w:r w:rsidRPr="00FB638E">
        <w:rPr>
          <w:rtl/>
        </w:rPr>
        <w:t>לי היה באופן אישי קשיים עם כל מיני מקצועות עיוניים</w:t>
      </w:r>
      <w:r>
        <w:rPr>
          <w:rtl/>
        </w:rPr>
        <w:t>,</w:t>
      </w:r>
      <w:r w:rsidRPr="00FB638E">
        <w:rPr>
          <w:rtl/>
        </w:rPr>
        <w:t xml:space="preserve"> אם זה לשון או מתמטיקה</w:t>
      </w:r>
      <w:r>
        <w:rPr>
          <w:rtl/>
        </w:rPr>
        <w:t xml:space="preserve">. אה... </w:t>
      </w:r>
      <w:r w:rsidRPr="00FB638E">
        <w:rPr>
          <w:rtl/>
        </w:rPr>
        <w:t>ואז אני חושב שזה לא קשור לבית ספר אנתרופוסופי</w:t>
      </w:r>
      <w:r>
        <w:rPr>
          <w:rtl/>
        </w:rPr>
        <w:t>,</w:t>
      </w:r>
      <w:r w:rsidRPr="00FB638E">
        <w:rPr>
          <w:rtl/>
        </w:rPr>
        <w:t xml:space="preserve"> כאילו מה שאני אומר כאן עכשיו</w:t>
      </w:r>
      <w:r>
        <w:rPr>
          <w:rtl/>
        </w:rPr>
        <w:t>.</w:t>
      </w:r>
      <w:r w:rsidRPr="00FB638E">
        <w:rPr>
          <w:rtl/>
        </w:rPr>
        <w:t xml:space="preserve"> הייתי רוצה שיהיו איתי באיזה יכולת כאילו שיעורים פרטניים יותר או כזה</w:t>
      </w:r>
      <w:r>
        <w:rPr>
          <w:rtl/>
        </w:rPr>
        <w:t>,</w:t>
      </w:r>
      <w:r w:rsidRPr="00FB638E">
        <w:rPr>
          <w:rtl/>
        </w:rPr>
        <w:t xml:space="preserve"> אבל זה לא נראה לי קשור</w:t>
      </w:r>
      <w:r>
        <w:rPr>
          <w:rtl/>
        </w:rPr>
        <w:t>.</w:t>
      </w:r>
      <w:r w:rsidRPr="00FB638E">
        <w:rPr>
          <w:rtl/>
        </w:rPr>
        <w:t xml:space="preserve"> כאילו בסוף גם את השיעורים הפרטניים קיבלתי</w:t>
      </w:r>
      <w:r>
        <w:rPr>
          <w:rFonts w:hint="cs"/>
          <w:rtl/>
        </w:rPr>
        <w:t>,</w:t>
      </w:r>
      <w:r w:rsidRPr="00FB638E">
        <w:rPr>
          <w:rtl/>
        </w:rPr>
        <w:t xml:space="preserve"> כן היה לי גם כל מיני הקבצה נמוכה במתמטיקה בתיכון</w:t>
      </w:r>
      <w:r>
        <w:rPr>
          <w:rFonts w:hint="cs"/>
          <w:rtl/>
        </w:rPr>
        <w:t>,</w:t>
      </w:r>
      <w:r w:rsidRPr="00FB638E">
        <w:rPr>
          <w:rtl/>
        </w:rPr>
        <w:t xml:space="preserve"> ואז היה כיתות יותר קטנות</w:t>
      </w:r>
      <w:r>
        <w:rPr>
          <w:rFonts w:hint="cs"/>
          <w:rtl/>
        </w:rPr>
        <w:t>,</w:t>
      </w:r>
      <w:r w:rsidRPr="00FB638E">
        <w:rPr>
          <w:rtl/>
        </w:rPr>
        <w:t xml:space="preserve"> זה כאילו קיבלתי את זה באיזשהו אופן</w:t>
      </w:r>
      <w:r>
        <w:rPr>
          <w:rFonts w:hint="cs"/>
          <w:rtl/>
        </w:rPr>
        <w:t>,</w:t>
      </w:r>
      <w:r w:rsidRPr="00FB638E">
        <w:rPr>
          <w:rtl/>
        </w:rPr>
        <w:t xml:space="preserve"> אבל אני חושב</w:t>
      </w:r>
      <w:r>
        <w:rPr>
          <w:rtl/>
        </w:rPr>
        <w:t xml:space="preserve"> ש... </w:t>
      </w:r>
      <w:r w:rsidRPr="00FB638E">
        <w:rPr>
          <w:rtl/>
        </w:rPr>
        <w:t>וזה גם לא קשור לבית ספר אנתרופוסופי אבל אמ</w:t>
      </w:r>
      <w:r>
        <w:rPr>
          <w:rtl/>
        </w:rPr>
        <w:t>...</w:t>
      </w:r>
    </w:p>
    <w:p w14:paraId="25F4525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אפשר לקרוא לזה יותר כישורים אקדמיים</w:t>
      </w:r>
      <w:r>
        <w:rPr>
          <w:rFonts w:hint="cs"/>
          <w:rtl/>
        </w:rPr>
        <w:t>,</w:t>
      </w:r>
      <w:r w:rsidRPr="00FB638E">
        <w:rPr>
          <w:rtl/>
        </w:rPr>
        <w:t xml:space="preserve"> או שזה לא</w:t>
      </w:r>
      <w:r>
        <w:rPr>
          <w:rtl/>
        </w:rPr>
        <w:t>?</w:t>
      </w:r>
    </w:p>
    <w:p w14:paraId="2906D773" w14:textId="77777777" w:rsidR="000F5784" w:rsidRPr="00FB638E" w:rsidRDefault="000F5784" w:rsidP="000F5784">
      <w:pPr>
        <w:pStyle w:val="31"/>
      </w:pPr>
      <w:r>
        <w:rPr>
          <w:b/>
          <w:bCs/>
          <w:rtl/>
        </w:rPr>
        <w:t>ת':</w:t>
      </w:r>
      <w:r>
        <w:rPr>
          <w:b/>
          <w:bCs/>
          <w:rtl/>
        </w:rPr>
        <w:tab/>
      </w:r>
      <w:r w:rsidRPr="00FB638E">
        <w:rPr>
          <w:rtl/>
        </w:rPr>
        <w:t>אני אני חושב שכן</w:t>
      </w:r>
      <w:r>
        <w:rPr>
          <w:rFonts w:hint="cs"/>
          <w:rtl/>
        </w:rPr>
        <w:t>,</w:t>
      </w:r>
      <w:r w:rsidRPr="00FB638E">
        <w:rPr>
          <w:rtl/>
        </w:rPr>
        <w:t xml:space="preserve"> זה בטוח</w:t>
      </w:r>
      <w:r>
        <w:rPr>
          <w:rFonts w:hint="cs"/>
          <w:rtl/>
        </w:rPr>
        <w:t>,</w:t>
      </w:r>
      <w:r w:rsidRPr="00FB638E">
        <w:rPr>
          <w:rtl/>
        </w:rPr>
        <w:t xml:space="preserve"> זה כן דבר אובייקטיבי שבבית ספר אנחנו לומדים פחות מדעים ו</w:t>
      </w:r>
      <w:r>
        <w:rPr>
          <w:rFonts w:hint="cs"/>
          <w:rtl/>
        </w:rPr>
        <w:t>...</w:t>
      </w:r>
      <w:r w:rsidRPr="00FB638E">
        <w:rPr>
          <w:rtl/>
        </w:rPr>
        <w:t xml:space="preserve"> ובטוח הציונים במתמטיקה</w:t>
      </w:r>
      <w:r>
        <w:rPr>
          <w:rtl/>
        </w:rPr>
        <w:t xml:space="preserve"> אה... </w:t>
      </w:r>
      <w:r w:rsidRPr="00FB638E">
        <w:rPr>
          <w:rtl/>
        </w:rPr>
        <w:t>שזה מדעים שאנחנו כן לומדים</w:t>
      </w:r>
      <w:r>
        <w:rPr>
          <w:rFonts w:hint="cs"/>
          <w:rtl/>
        </w:rPr>
        <w:t>,</w:t>
      </w:r>
      <w:r w:rsidRPr="00FB638E">
        <w:rPr>
          <w:rtl/>
        </w:rPr>
        <w:t xml:space="preserve"> כן</w:t>
      </w:r>
      <w:r>
        <w:rPr>
          <w:rFonts w:hint="cs"/>
          <w:rtl/>
        </w:rPr>
        <w:t>,</w:t>
      </w:r>
      <w:r w:rsidRPr="00FB638E">
        <w:rPr>
          <w:rtl/>
        </w:rPr>
        <w:t xml:space="preserve"> אז</w:t>
      </w:r>
      <w:r>
        <w:rPr>
          <w:rFonts w:hint="cs"/>
          <w:rtl/>
        </w:rPr>
        <w:t>...</w:t>
      </w:r>
      <w:r w:rsidRPr="00FB638E">
        <w:rPr>
          <w:rtl/>
        </w:rPr>
        <w:t xml:space="preserve"> אז הם ציונים נמוכים בהשוואה לבתי ספר אחרים</w:t>
      </w:r>
      <w:r>
        <w:rPr>
          <w:rFonts w:hint="cs"/>
          <w:rtl/>
        </w:rPr>
        <w:t>,</w:t>
      </w:r>
      <w:r w:rsidRPr="00FB638E">
        <w:rPr>
          <w:rtl/>
        </w:rPr>
        <w:t xml:space="preserve"> ובטוח כמות האנשים שעושים הקבצה חמש יחידות היא היא נמוכה יותר</w:t>
      </w:r>
      <w:r>
        <w:rPr>
          <w:rFonts w:hint="cs"/>
          <w:rtl/>
        </w:rPr>
        <w:t>.</w:t>
      </w:r>
      <w:r w:rsidRPr="00FB638E">
        <w:rPr>
          <w:rtl/>
        </w:rPr>
        <w:t xml:space="preserve"> זה לא מפריע לי</w:t>
      </w:r>
      <w:r>
        <w:rPr>
          <w:rFonts w:hint="cs"/>
          <w:rtl/>
        </w:rPr>
        <w:t>,</w:t>
      </w:r>
      <w:r w:rsidRPr="00FB638E">
        <w:rPr>
          <w:rtl/>
        </w:rPr>
        <w:t xml:space="preserve"> זה לא</w:t>
      </w:r>
      <w:r>
        <w:rPr>
          <w:rFonts w:hint="cs"/>
          <w:rtl/>
        </w:rPr>
        <w:t>,</w:t>
      </w:r>
      <w:r w:rsidRPr="00FB638E">
        <w:rPr>
          <w:rtl/>
        </w:rPr>
        <w:t xml:space="preserve"> אני לא מרגיש שהייתי צריך בזה יותר אבל</w:t>
      </w:r>
      <w:r>
        <w:rPr>
          <w:rtl/>
        </w:rPr>
        <w:t xml:space="preserve"> אה... </w:t>
      </w:r>
      <w:r w:rsidRPr="00FB638E">
        <w:rPr>
          <w:rtl/>
        </w:rPr>
        <w:t>אה כאילו כן יש לי</w:t>
      </w:r>
      <w:r>
        <w:rPr>
          <w:rtl/>
        </w:rPr>
        <w:t xml:space="preserve"> אה... </w:t>
      </w:r>
      <w:r w:rsidRPr="00FB638E">
        <w:rPr>
          <w:rtl/>
        </w:rPr>
        <w:t>אה</w:t>
      </w:r>
      <w:r>
        <w:rPr>
          <w:rFonts w:hint="cs"/>
          <w:rtl/>
        </w:rPr>
        <w:t>,</w:t>
      </w:r>
      <w:r w:rsidRPr="00FB638E">
        <w:rPr>
          <w:rtl/>
        </w:rPr>
        <w:t xml:space="preserve"> אני לא יודע באופן אישי</w:t>
      </w:r>
      <w:r>
        <w:rPr>
          <w:rFonts w:hint="cs"/>
          <w:rtl/>
        </w:rPr>
        <w:t>,</w:t>
      </w:r>
      <w:r w:rsidRPr="00FB638E">
        <w:rPr>
          <w:rtl/>
        </w:rPr>
        <w:t xml:space="preserve"> כאילו אני שומע כזה היום את הקול הזה שילדים מדברים על זה שהם יוצאים לעולם אבל הם לא יודעים נגיד מה זה ביטוח לאומי</w:t>
      </w:r>
      <w:r>
        <w:rPr>
          <w:rtl/>
        </w:rPr>
        <w:t>,</w:t>
      </w:r>
      <w:r w:rsidRPr="00FB638E">
        <w:rPr>
          <w:rtl/>
        </w:rPr>
        <w:t xml:space="preserve"> הם לא יודעים מה זה</w:t>
      </w:r>
      <w:r>
        <w:rPr>
          <w:rtl/>
        </w:rPr>
        <w:t xml:space="preserve"> אה... </w:t>
      </w:r>
      <w:r w:rsidRPr="00FB638E">
        <w:rPr>
          <w:rtl/>
        </w:rPr>
        <w:t>בורסה הם לא יודעים</w:t>
      </w:r>
      <w:r>
        <w:rPr>
          <w:rtl/>
        </w:rPr>
        <w:t xml:space="preserve"> אה... </w:t>
      </w:r>
      <w:r w:rsidRPr="00FB638E">
        <w:rPr>
          <w:rtl/>
        </w:rPr>
        <w:t>אה</w:t>
      </w:r>
      <w:r>
        <w:rPr>
          <w:rFonts w:hint="cs"/>
          <w:rtl/>
        </w:rPr>
        <w:t>...</w:t>
      </w:r>
      <w:r>
        <w:rPr>
          <w:rtl/>
        </w:rPr>
        <w:t xml:space="preserve"> אה... </w:t>
      </w:r>
      <w:r w:rsidRPr="00FB638E">
        <w:rPr>
          <w:rtl/>
        </w:rPr>
        <w:t>כל מיני מה</w:t>
      </w:r>
      <w:r>
        <w:rPr>
          <w:rFonts w:hint="cs"/>
          <w:rtl/>
        </w:rPr>
        <w:t>,</w:t>
      </w:r>
      <w:r w:rsidRPr="00FB638E">
        <w:rPr>
          <w:rtl/>
        </w:rPr>
        <w:t xml:space="preserve"> מה זה פנסיה</w:t>
      </w:r>
      <w:r>
        <w:rPr>
          <w:rFonts w:hint="cs"/>
          <w:rtl/>
        </w:rPr>
        <w:t>,</w:t>
      </w:r>
      <w:r w:rsidRPr="00FB638E">
        <w:rPr>
          <w:rtl/>
        </w:rPr>
        <w:t xml:space="preserve"> ומה כל מיני דברים כאלה</w:t>
      </w:r>
      <w:r>
        <w:rPr>
          <w:rFonts w:hint="cs"/>
          <w:rtl/>
        </w:rPr>
        <w:t>,</w:t>
      </w:r>
      <w:r w:rsidRPr="00FB638E">
        <w:rPr>
          <w:rtl/>
        </w:rPr>
        <w:t xml:space="preserve"> ואז אני כאילו אומר אוקיי</w:t>
      </w:r>
      <w:r>
        <w:rPr>
          <w:rFonts w:hint="cs"/>
          <w:rtl/>
        </w:rPr>
        <w:t>,</w:t>
      </w:r>
      <w:r w:rsidRPr="00FB638E">
        <w:rPr>
          <w:rtl/>
        </w:rPr>
        <w:t xml:space="preserve"> נכון</w:t>
      </w:r>
      <w:r>
        <w:rPr>
          <w:rFonts w:hint="cs"/>
          <w:rtl/>
        </w:rPr>
        <w:t>,</w:t>
      </w:r>
      <w:r w:rsidRPr="00FB638E">
        <w:rPr>
          <w:rtl/>
        </w:rPr>
        <w:t xml:space="preserve"> באמת הם לא יודעים</w:t>
      </w:r>
      <w:r>
        <w:rPr>
          <w:rFonts w:hint="cs"/>
          <w:rtl/>
        </w:rPr>
        <w:t>,</w:t>
      </w:r>
      <w:r w:rsidRPr="00FB638E">
        <w:rPr>
          <w:rtl/>
        </w:rPr>
        <w:t xml:space="preserve"> אולי גם כאילו לא צריך</w:t>
      </w:r>
      <w:r>
        <w:rPr>
          <w:rtl/>
        </w:rPr>
        <w:t xml:space="preserve"> אה... </w:t>
      </w:r>
      <w:r w:rsidRPr="00FB638E">
        <w:rPr>
          <w:rtl/>
        </w:rPr>
        <w:t>כאילו</w:t>
      </w:r>
      <w:r>
        <w:rPr>
          <w:rFonts w:hint="cs"/>
          <w:rtl/>
        </w:rPr>
        <w:t>,</w:t>
      </w:r>
      <w:r w:rsidRPr="00FB638E">
        <w:rPr>
          <w:rtl/>
        </w:rPr>
        <w:t xml:space="preserve"> יש דברים יותר חשובים ללמד</w:t>
      </w:r>
      <w:r>
        <w:rPr>
          <w:rFonts w:hint="cs"/>
          <w:rtl/>
        </w:rPr>
        <w:t>,</w:t>
      </w:r>
      <w:r w:rsidRPr="00FB638E">
        <w:rPr>
          <w:rtl/>
        </w:rPr>
        <w:t xml:space="preserve"> כאילו</w:t>
      </w:r>
      <w:r>
        <w:rPr>
          <w:rFonts w:hint="cs"/>
          <w:rtl/>
        </w:rPr>
        <w:t>,</w:t>
      </w:r>
      <w:r w:rsidRPr="00FB638E">
        <w:rPr>
          <w:rtl/>
        </w:rPr>
        <w:t xml:space="preserve"> יש כל מיני דברים שצריך ללמד אותם</w:t>
      </w:r>
      <w:r>
        <w:rPr>
          <w:rFonts w:hint="cs"/>
          <w:rtl/>
        </w:rPr>
        <w:t>,</w:t>
      </w:r>
      <w:r w:rsidRPr="00FB638E">
        <w:rPr>
          <w:rtl/>
        </w:rPr>
        <w:t xml:space="preserve"> ואולי יש דברים יותר קריטיים ללמד אותם בגיל 16 או 18 מאשר</w:t>
      </w:r>
      <w:r>
        <w:rPr>
          <w:rtl/>
        </w:rPr>
        <w:t xml:space="preserve"> אה... </w:t>
      </w:r>
      <w:r w:rsidRPr="00FB638E">
        <w:rPr>
          <w:rtl/>
        </w:rPr>
        <w:t>מה זה תיק השקעות</w:t>
      </w:r>
      <w:r>
        <w:rPr>
          <w:rFonts w:hint="cs"/>
          <w:rtl/>
        </w:rPr>
        <w:t>,</w:t>
      </w:r>
      <w:r>
        <w:rPr>
          <w:rtl/>
        </w:rPr>
        <w:t xml:space="preserve"> אה... </w:t>
      </w:r>
      <w:r w:rsidRPr="00FB638E">
        <w:rPr>
          <w:rtl/>
        </w:rPr>
        <w:t>אבל אז אז נגיד אז אני לא</w:t>
      </w:r>
      <w:r>
        <w:rPr>
          <w:rFonts w:hint="cs"/>
          <w:rtl/>
        </w:rPr>
        <w:t>,</w:t>
      </w:r>
      <w:r w:rsidRPr="00FB638E">
        <w:rPr>
          <w:rtl/>
        </w:rPr>
        <w:t xml:space="preserve"> לא חושב שהייתי אומר שזה משהו שה</w:t>
      </w:r>
      <w:r>
        <w:rPr>
          <w:rtl/>
        </w:rPr>
        <w:t>...</w:t>
      </w:r>
    </w:p>
    <w:p w14:paraId="0684317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שחסר לך</w:t>
      </w:r>
      <w:r>
        <w:rPr>
          <w:rtl/>
        </w:rPr>
        <w:t>.</w:t>
      </w:r>
    </w:p>
    <w:p w14:paraId="18698DA7" w14:textId="77777777" w:rsidR="000F5784" w:rsidRPr="00FB638E" w:rsidRDefault="000F5784" w:rsidP="000F5784">
      <w:pPr>
        <w:pStyle w:val="31"/>
      </w:pPr>
      <w:r>
        <w:rPr>
          <w:b/>
          <w:bCs/>
          <w:rtl/>
        </w:rPr>
        <w:t>ת'</w:t>
      </w:r>
      <w:r w:rsidRPr="004D0150">
        <w:rPr>
          <w:b/>
          <w:bCs/>
          <w:rtl/>
        </w:rPr>
        <w:t>:</w:t>
      </w:r>
      <w:r>
        <w:rPr>
          <w:rtl/>
        </w:rPr>
        <w:tab/>
      </w:r>
      <w:r w:rsidRPr="00FB638E">
        <w:rPr>
          <w:rtl/>
        </w:rPr>
        <w:t>כן</w:t>
      </w:r>
      <w:r>
        <w:rPr>
          <w:rtl/>
        </w:rPr>
        <w:t>.</w:t>
      </w:r>
    </w:p>
    <w:p w14:paraId="246BEBB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אה</w:t>
      </w:r>
      <w:r>
        <w:rPr>
          <w:rFonts w:hint="cs"/>
          <w:rtl/>
        </w:rPr>
        <w:t>,</w:t>
      </w:r>
      <w:r w:rsidRPr="00FB638E">
        <w:rPr>
          <w:rtl/>
        </w:rPr>
        <w:t xml:space="preserve"> אבל</w:t>
      </w:r>
      <w:r>
        <w:rPr>
          <w:rtl/>
        </w:rPr>
        <w:t>...</w:t>
      </w:r>
    </w:p>
    <w:p w14:paraId="5B3F10EA" w14:textId="77777777" w:rsidR="000F5784" w:rsidRPr="00FB638E" w:rsidRDefault="000F5784" w:rsidP="000F5784">
      <w:pPr>
        <w:pStyle w:val="31"/>
      </w:pPr>
      <w:r>
        <w:rPr>
          <w:b/>
          <w:bCs/>
          <w:rtl/>
        </w:rPr>
        <w:t>ת':</w:t>
      </w:r>
      <w:r>
        <w:rPr>
          <w:b/>
          <w:bCs/>
          <w:rtl/>
        </w:rPr>
        <w:tab/>
      </w:r>
      <w:r w:rsidRPr="00FB638E">
        <w:rPr>
          <w:rtl/>
        </w:rPr>
        <w:t>אה</w:t>
      </w:r>
      <w:r>
        <w:rPr>
          <w:rFonts w:hint="cs"/>
          <w:rtl/>
        </w:rPr>
        <w:t>,</w:t>
      </w:r>
      <w:r w:rsidRPr="00FB638E">
        <w:rPr>
          <w:rtl/>
        </w:rPr>
        <w:t xml:space="preserve"> אבל</w:t>
      </w:r>
      <w:r>
        <w:rPr>
          <w:rtl/>
        </w:rPr>
        <w:t>...</w:t>
      </w:r>
    </w:p>
    <w:p w14:paraId="1D78D2C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היית רוצה משהו באופן אישי שיהיה יותר מפותח בבית ספר</w:t>
      </w:r>
      <w:r>
        <w:rPr>
          <w:rFonts w:hint="cs"/>
          <w:rtl/>
        </w:rPr>
        <w:t>,</w:t>
      </w:r>
      <w:r w:rsidRPr="00FB638E">
        <w:rPr>
          <w:rtl/>
        </w:rPr>
        <w:t xml:space="preserve"> או משהו שאתה רוצה להגיד על בית ספר יסודי</w:t>
      </w:r>
      <w:r>
        <w:rPr>
          <w:rtl/>
        </w:rPr>
        <w:t>,</w:t>
      </w:r>
      <w:r w:rsidRPr="00FB638E">
        <w:rPr>
          <w:rtl/>
        </w:rPr>
        <w:t xml:space="preserve"> תיכון</w:t>
      </w:r>
      <w:r>
        <w:rPr>
          <w:rtl/>
        </w:rPr>
        <w:t>,</w:t>
      </w:r>
      <w:r w:rsidRPr="00FB638E">
        <w:rPr>
          <w:rtl/>
        </w:rPr>
        <w:t xml:space="preserve"> גן</w:t>
      </w:r>
      <w:r>
        <w:rPr>
          <w:rtl/>
        </w:rPr>
        <w:t>,</w:t>
      </w:r>
      <w:r w:rsidRPr="00FB638E">
        <w:rPr>
          <w:rtl/>
        </w:rPr>
        <w:t xml:space="preserve"> עם איזה חוויה יצאת גם</w:t>
      </w:r>
      <w:r>
        <w:rPr>
          <w:rtl/>
        </w:rPr>
        <w:t>?</w:t>
      </w:r>
    </w:p>
    <w:p w14:paraId="3F39DF40" w14:textId="77777777" w:rsidR="000F5784" w:rsidRPr="00FB638E" w:rsidRDefault="000F5784" w:rsidP="000F5784">
      <w:pPr>
        <w:pStyle w:val="31"/>
      </w:pPr>
      <w:r>
        <w:rPr>
          <w:b/>
          <w:bCs/>
          <w:rtl/>
        </w:rPr>
        <w:t>ת':</w:t>
      </w:r>
      <w:r>
        <w:rPr>
          <w:b/>
          <w:bCs/>
          <w:rtl/>
        </w:rPr>
        <w:tab/>
      </w:r>
      <w:r w:rsidRPr="00FB638E">
        <w:rPr>
          <w:rtl/>
        </w:rPr>
        <w:t xml:space="preserve">אני חושב שאולי </w:t>
      </w:r>
      <w:r>
        <w:rPr>
          <w:rtl/>
        </w:rPr>
        <w:t xml:space="preserve">אמ... </w:t>
      </w:r>
      <w:r w:rsidRPr="00FB638E">
        <w:rPr>
          <w:rtl/>
        </w:rPr>
        <w:t>אני</w:t>
      </w:r>
      <w:r>
        <w:rPr>
          <w:rFonts w:hint="cs"/>
          <w:rtl/>
        </w:rPr>
        <w:t>,</w:t>
      </w:r>
      <w:r w:rsidRPr="00FB638E">
        <w:rPr>
          <w:rtl/>
        </w:rPr>
        <w:t xml:space="preserve"> אני אם אני מסתכל על עצמי כאילו כילד</w:t>
      </w:r>
      <w:r>
        <w:rPr>
          <w:rtl/>
        </w:rPr>
        <w:t>,</w:t>
      </w:r>
      <w:r w:rsidRPr="00FB638E">
        <w:rPr>
          <w:rtl/>
        </w:rPr>
        <w:t xml:space="preserve"> אז אני זוכר שספורט היה לי מאוד חשוב</w:t>
      </w:r>
      <w:r>
        <w:rPr>
          <w:rtl/>
        </w:rPr>
        <w:t xml:space="preserve"> אה... </w:t>
      </w:r>
      <w:r w:rsidRPr="00FB638E">
        <w:rPr>
          <w:rtl/>
        </w:rPr>
        <w:t>וכאילו הרגיש לי שהבית ספר</w:t>
      </w:r>
      <w:r>
        <w:rPr>
          <w:rtl/>
        </w:rPr>
        <w:t xml:space="preserve"> אה... </w:t>
      </w:r>
      <w:r w:rsidRPr="00FB638E">
        <w:rPr>
          <w:rtl/>
        </w:rPr>
        <w:t>לא נותן לי שמה את המקום הזה</w:t>
      </w:r>
      <w:r>
        <w:rPr>
          <w:rtl/>
        </w:rPr>
        <w:t xml:space="preserve">. אה... </w:t>
      </w:r>
      <w:r w:rsidRPr="00FB638E">
        <w:rPr>
          <w:rtl/>
        </w:rPr>
        <w:t>כאילו שבתי ספר רגילים אז יש קבוצה</w:t>
      </w:r>
      <w:r>
        <w:rPr>
          <w:rFonts w:hint="cs"/>
          <w:rtl/>
        </w:rPr>
        <w:t>,</w:t>
      </w:r>
      <w:r w:rsidRPr="00FB638E">
        <w:rPr>
          <w:rtl/>
        </w:rPr>
        <w:t xml:space="preserve"> קבוצת כדורסל או כדורגל של הבית ספר</w:t>
      </w:r>
      <w:r>
        <w:rPr>
          <w:rFonts w:hint="cs"/>
          <w:rtl/>
        </w:rPr>
        <w:t>,</w:t>
      </w:r>
      <w:r w:rsidRPr="00FB638E">
        <w:rPr>
          <w:rtl/>
        </w:rPr>
        <w:t xml:space="preserve"> וכאילו יש שמה איזה מין ילדים שהם ספורטאים</w:t>
      </w:r>
      <w:r>
        <w:rPr>
          <w:rFonts w:hint="cs"/>
          <w:rtl/>
        </w:rPr>
        <w:t>,</w:t>
      </w:r>
      <w:r w:rsidRPr="00FB638E">
        <w:rPr>
          <w:rtl/>
        </w:rPr>
        <w:t xml:space="preserve"> אז יש להם איזה מין תגמול כזה כאילו הם יכולים לצאת מאיזה</w:t>
      </w:r>
      <w:r>
        <w:rPr>
          <w:rFonts w:hint="cs"/>
          <w:rtl/>
        </w:rPr>
        <w:t>...</w:t>
      </w:r>
      <w:r w:rsidRPr="00FB638E">
        <w:rPr>
          <w:rtl/>
        </w:rPr>
        <w:t xml:space="preserve"> כאילו יש שמה איזה מין מערכת כזאתי עם ה</w:t>
      </w:r>
      <w:r>
        <w:rPr>
          <w:rtl/>
        </w:rPr>
        <w:t>...</w:t>
      </w:r>
    </w:p>
    <w:p w14:paraId="2A36696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שתומכת</w:t>
      </w:r>
      <w:r>
        <w:rPr>
          <w:rtl/>
        </w:rPr>
        <w:t>.</w:t>
      </w:r>
    </w:p>
    <w:p w14:paraId="04755A86" w14:textId="77777777" w:rsidR="000F5784" w:rsidRPr="00FB638E" w:rsidRDefault="000F5784" w:rsidP="000F5784">
      <w:pPr>
        <w:pStyle w:val="31"/>
      </w:pPr>
      <w:r>
        <w:rPr>
          <w:b/>
          <w:bCs/>
          <w:rtl/>
        </w:rPr>
        <w:t>ת':</w:t>
      </w:r>
      <w:r>
        <w:rPr>
          <w:b/>
          <w:bCs/>
          <w:rtl/>
        </w:rPr>
        <w:tab/>
      </w:r>
      <w:r w:rsidRPr="00FB638E">
        <w:rPr>
          <w:rtl/>
        </w:rPr>
        <w:t>שתומכת</w:t>
      </w:r>
      <w:r>
        <w:rPr>
          <w:rFonts w:hint="cs"/>
          <w:rtl/>
        </w:rPr>
        <w:t>,</w:t>
      </w:r>
      <w:r w:rsidRPr="00FB638E">
        <w:rPr>
          <w:rtl/>
        </w:rPr>
        <w:t xml:space="preserve"> ואני זוכר שכאילו היום בדיעבד זה אולי מרגיש לי כאילו לא כל כך קריטי</w:t>
      </w:r>
      <w:r>
        <w:rPr>
          <w:rFonts w:hint="cs"/>
          <w:rtl/>
        </w:rPr>
        <w:t>,</w:t>
      </w:r>
      <w:r w:rsidRPr="00FB638E">
        <w:rPr>
          <w:rtl/>
        </w:rPr>
        <w:t xml:space="preserve"> אבל אני בטוח זוכר שכילד זה היה לי דבר שמאוד רציתי ו</w:t>
      </w:r>
      <w:r>
        <w:rPr>
          <w:rFonts w:hint="cs"/>
          <w:rtl/>
        </w:rPr>
        <w:t>...</w:t>
      </w:r>
      <w:r w:rsidRPr="00FB638E">
        <w:rPr>
          <w:rtl/>
        </w:rPr>
        <w:t xml:space="preserve"> והיה לי חשוב </w:t>
      </w:r>
      <w:r>
        <w:rPr>
          <w:rtl/>
        </w:rPr>
        <w:t xml:space="preserve">אמ... </w:t>
      </w:r>
      <w:r w:rsidRPr="00FB638E">
        <w:rPr>
          <w:rtl/>
        </w:rPr>
        <w:t>ושבוולדורף בטוח אין</w:t>
      </w:r>
      <w:r>
        <w:rPr>
          <w:rFonts w:hint="cs"/>
          <w:rtl/>
        </w:rPr>
        <w:t>,</w:t>
      </w:r>
      <w:r w:rsidRPr="00FB638E">
        <w:rPr>
          <w:rtl/>
        </w:rPr>
        <w:t xml:space="preserve"> כאילו אתה או בכלל עניין הישגי</w:t>
      </w:r>
      <w:r>
        <w:rPr>
          <w:rFonts w:hint="cs"/>
          <w:rtl/>
        </w:rPr>
        <w:t>,</w:t>
      </w:r>
      <w:r w:rsidRPr="00FB638E">
        <w:rPr>
          <w:rtl/>
        </w:rPr>
        <w:t xml:space="preserve"> נגיד ספורט הישגי כזה</w:t>
      </w:r>
      <w:r>
        <w:rPr>
          <w:rFonts w:hint="cs"/>
          <w:rtl/>
        </w:rPr>
        <w:t>,</w:t>
      </w:r>
      <w:r w:rsidRPr="00FB638E">
        <w:rPr>
          <w:rtl/>
        </w:rPr>
        <w:t xml:space="preserve"> היית רוצה</w:t>
      </w:r>
      <w:r>
        <w:rPr>
          <w:rtl/>
        </w:rPr>
        <w:t>.</w:t>
      </w:r>
    </w:p>
    <w:p w14:paraId="251E879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 מקצועי</w:t>
      </w:r>
      <w:r>
        <w:rPr>
          <w:rFonts w:hint="cs"/>
          <w:rtl/>
        </w:rPr>
        <w:t>,</w:t>
      </w:r>
      <w:r w:rsidRPr="00FB638E">
        <w:rPr>
          <w:rtl/>
        </w:rPr>
        <w:t xml:space="preserve"> יותר נכון להגיד</w:t>
      </w:r>
      <w:r>
        <w:rPr>
          <w:rtl/>
        </w:rPr>
        <w:t>.</w:t>
      </w:r>
    </w:p>
    <w:p w14:paraId="1F43AB0E" w14:textId="77777777" w:rsidR="000F5784" w:rsidRPr="00FB638E" w:rsidRDefault="000F5784" w:rsidP="000F5784">
      <w:pPr>
        <w:pStyle w:val="31"/>
      </w:pPr>
      <w:r>
        <w:rPr>
          <w:b/>
          <w:bCs/>
          <w:rtl/>
        </w:rPr>
        <w:lastRenderedPageBreak/>
        <w:t>ת':</w:t>
      </w:r>
      <w:r>
        <w:rPr>
          <w:b/>
          <w:bCs/>
          <w:rtl/>
        </w:rPr>
        <w:tab/>
      </w:r>
      <w:r w:rsidRPr="00FB638E">
        <w:rPr>
          <w:rtl/>
        </w:rPr>
        <w:t>אז כאילו</w:t>
      </w:r>
      <w:r>
        <w:rPr>
          <w:rFonts w:hint="cs"/>
          <w:rtl/>
        </w:rPr>
        <w:t>,</w:t>
      </w:r>
      <w:r w:rsidRPr="00FB638E">
        <w:rPr>
          <w:rtl/>
        </w:rPr>
        <w:t xml:space="preserve"> אני חושב שכן</w:t>
      </w:r>
      <w:r>
        <w:rPr>
          <w:rFonts w:hint="cs"/>
          <w:rtl/>
        </w:rPr>
        <w:t>,</w:t>
      </w:r>
      <w:r w:rsidRPr="00FB638E">
        <w:rPr>
          <w:rtl/>
        </w:rPr>
        <w:t xml:space="preserve"> אני כילד רציתי להיות הישגי ומקצועי</w:t>
      </w:r>
      <w:r>
        <w:rPr>
          <w:rFonts w:hint="cs"/>
          <w:rtl/>
        </w:rPr>
        <w:t>,</w:t>
      </w:r>
      <w:r w:rsidRPr="00FB638E">
        <w:rPr>
          <w:rtl/>
        </w:rPr>
        <w:t xml:space="preserve"> ולא היה את המקום הזה ב</w:t>
      </w:r>
      <w:r>
        <w:rPr>
          <w:rtl/>
        </w:rPr>
        <w:t>הרדוף</w:t>
      </w:r>
      <w:r w:rsidRPr="00FB638E">
        <w:rPr>
          <w:rtl/>
        </w:rPr>
        <w:t xml:space="preserve"> כאילו</w:t>
      </w:r>
      <w:r>
        <w:rPr>
          <w:rtl/>
        </w:rPr>
        <w:t>.</w:t>
      </w:r>
      <w:r w:rsidRPr="00FB638E">
        <w:t xml:space="preserve"> </w:t>
      </w:r>
      <w:r w:rsidRPr="00FB638E">
        <w:rPr>
          <w:rtl/>
        </w:rPr>
        <w:t>כן אמ</w:t>
      </w:r>
      <w:r>
        <w:rPr>
          <w:rtl/>
        </w:rPr>
        <w:t>...</w:t>
      </w:r>
    </w:p>
    <w:p w14:paraId="020608B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והיום אתה רואה את זה בראייה של שנים</w:t>
      </w:r>
      <w:r>
        <w:rPr>
          <w:rtl/>
        </w:rPr>
        <w:t>.</w:t>
      </w:r>
      <w:r w:rsidRPr="00FB638E">
        <w:rPr>
          <w:rtl/>
        </w:rPr>
        <w:t xml:space="preserve"> אתה חושב שזה היה משמעותי אם היו נותנים לך קצת יותר מקצועיות או הישגיות</w:t>
      </w:r>
      <w:r>
        <w:rPr>
          <w:rtl/>
        </w:rPr>
        <w:t>?</w:t>
      </w:r>
    </w:p>
    <w:p w14:paraId="3C88F2AD" w14:textId="77777777" w:rsidR="000F5784" w:rsidRPr="00FB638E" w:rsidRDefault="000F5784" w:rsidP="000F5784">
      <w:pPr>
        <w:pStyle w:val="31"/>
      </w:pPr>
      <w:r>
        <w:rPr>
          <w:b/>
          <w:bCs/>
          <w:rtl/>
        </w:rPr>
        <w:t>ת':</w:t>
      </w:r>
      <w:r>
        <w:rPr>
          <w:b/>
          <w:bCs/>
          <w:rtl/>
        </w:rPr>
        <w:tab/>
      </w:r>
      <w:r w:rsidRPr="00FB638E">
        <w:rPr>
          <w:rtl/>
        </w:rPr>
        <w:t>אני חושב שבסוף היה את המקום הזה</w:t>
      </w:r>
      <w:r>
        <w:rPr>
          <w:rFonts w:hint="cs"/>
          <w:rtl/>
        </w:rPr>
        <w:t>,</w:t>
      </w:r>
      <w:r w:rsidRPr="00FB638E">
        <w:rPr>
          <w:rtl/>
        </w:rPr>
        <w:t xml:space="preserve"> פשוט הוא לא היה בבית ספר</w:t>
      </w:r>
      <w:r>
        <w:rPr>
          <w:rtl/>
        </w:rPr>
        <w:t>,</w:t>
      </w:r>
      <w:r w:rsidRPr="00FB638E">
        <w:rPr>
          <w:rtl/>
        </w:rPr>
        <w:t xml:space="preserve"> כן</w:t>
      </w:r>
      <w:r>
        <w:rPr>
          <w:rtl/>
        </w:rPr>
        <w:t>?</w:t>
      </w:r>
      <w:r w:rsidRPr="00FB638E">
        <w:rPr>
          <w:rtl/>
        </w:rPr>
        <w:t xml:space="preserve"> כאילו חוג כדורסל או</w:t>
      </w:r>
      <w:r>
        <w:rPr>
          <w:rFonts w:hint="cs"/>
          <w:rtl/>
        </w:rPr>
        <w:t>...</w:t>
      </w:r>
      <w:r w:rsidRPr="00FB638E">
        <w:rPr>
          <w:rtl/>
        </w:rPr>
        <w:t xml:space="preserve"> או אימון</w:t>
      </w:r>
      <w:r>
        <w:rPr>
          <w:rFonts w:hint="cs"/>
          <w:rtl/>
        </w:rPr>
        <w:t>,</w:t>
      </w:r>
      <w:r w:rsidRPr="00FB638E">
        <w:rPr>
          <w:rtl/>
        </w:rPr>
        <w:t xml:space="preserve"> אימוני טניס או אימוני כדורגל או כדורסל</w:t>
      </w:r>
      <w:r>
        <w:rPr>
          <w:rtl/>
        </w:rPr>
        <w:t>.</w:t>
      </w:r>
      <w:r w:rsidRPr="00FB638E">
        <w:rPr>
          <w:rtl/>
        </w:rPr>
        <w:t xml:space="preserve"> אז יש אותם</w:t>
      </w:r>
      <w:r>
        <w:rPr>
          <w:rFonts w:hint="cs"/>
          <w:rtl/>
        </w:rPr>
        <w:t>,</w:t>
      </w:r>
      <w:r w:rsidRPr="00FB638E">
        <w:rPr>
          <w:rtl/>
        </w:rPr>
        <w:t xml:space="preserve"> פשוט לא בתוך בית הספר</w:t>
      </w:r>
      <w:r>
        <w:rPr>
          <w:rFonts w:hint="cs"/>
          <w:rtl/>
        </w:rPr>
        <w:t>,</w:t>
      </w:r>
      <w:r w:rsidRPr="00FB638E">
        <w:rPr>
          <w:rtl/>
        </w:rPr>
        <w:t xml:space="preserve"> וכאילו </w:t>
      </w:r>
      <w:r>
        <w:rPr>
          <w:rtl/>
        </w:rPr>
        <w:t xml:space="preserve">אמ... </w:t>
      </w:r>
      <w:r w:rsidRPr="00FB638E">
        <w:rPr>
          <w:rtl/>
        </w:rPr>
        <w:t>שזה שזה בסדר</w:t>
      </w:r>
      <w:r>
        <w:rPr>
          <w:rFonts w:hint="cs"/>
          <w:rtl/>
        </w:rPr>
        <w:t>,</w:t>
      </w:r>
      <w:r w:rsidRPr="00FB638E">
        <w:rPr>
          <w:rtl/>
        </w:rPr>
        <w:t xml:space="preserve"> כמו שכאילו שעושים כזה</w:t>
      </w:r>
      <w:r>
        <w:rPr>
          <w:rFonts w:hint="cs"/>
          <w:rtl/>
        </w:rPr>
        <w:t>,</w:t>
      </w:r>
      <w:r w:rsidRPr="00FB638E">
        <w:rPr>
          <w:rtl/>
        </w:rPr>
        <w:t xml:space="preserve"> אוקיי</w:t>
      </w:r>
      <w:r>
        <w:rPr>
          <w:rFonts w:hint="cs"/>
          <w:rtl/>
        </w:rPr>
        <w:t>,</w:t>
      </w:r>
      <w:r w:rsidRPr="00FB638E">
        <w:rPr>
          <w:rtl/>
        </w:rPr>
        <w:t xml:space="preserve"> אנחנו לא יכולים לספק כל</w:t>
      </w:r>
      <w:r>
        <w:rPr>
          <w:rFonts w:hint="cs"/>
          <w:rtl/>
        </w:rPr>
        <w:t>...</w:t>
      </w:r>
      <w:r w:rsidRPr="00FB638E">
        <w:rPr>
          <w:rtl/>
        </w:rPr>
        <w:t xml:space="preserve"> את הכ</w:t>
      </w:r>
      <w:r>
        <w:rPr>
          <w:rFonts w:hint="cs"/>
          <w:rtl/>
        </w:rPr>
        <w:t>ו</w:t>
      </w:r>
      <w:r w:rsidRPr="00FB638E">
        <w:rPr>
          <w:rtl/>
        </w:rPr>
        <w:t>ל</w:t>
      </w:r>
      <w:r>
        <w:rPr>
          <w:rFonts w:hint="cs"/>
          <w:rtl/>
        </w:rPr>
        <w:t>,</w:t>
      </w:r>
      <w:r w:rsidRPr="00FB638E">
        <w:rPr>
          <w:rtl/>
        </w:rPr>
        <w:t xml:space="preserve"> וזה גם היה נחמד אם היה ארוחת בוקר שהיו מכינים לי שמה</w:t>
      </w:r>
      <w:r>
        <w:rPr>
          <w:rFonts w:hint="cs"/>
          <w:rtl/>
        </w:rPr>
        <w:t>,</w:t>
      </w:r>
      <w:r w:rsidRPr="00FB638E">
        <w:rPr>
          <w:rtl/>
        </w:rPr>
        <w:t xml:space="preserve"> נכון</w:t>
      </w:r>
      <w:r>
        <w:rPr>
          <w:rFonts w:hint="cs"/>
          <w:rtl/>
        </w:rPr>
        <w:t>,</w:t>
      </w:r>
      <w:r w:rsidRPr="00FB638E">
        <w:rPr>
          <w:rtl/>
        </w:rPr>
        <w:t xml:space="preserve"> זה היה </w:t>
      </w:r>
      <w:r>
        <w:rPr>
          <w:rFonts w:hint="cs"/>
          <w:rtl/>
        </w:rPr>
        <w:t>"</w:t>
      </w:r>
      <w:r w:rsidRPr="00FB638E">
        <w:rPr>
          <w:rtl/>
        </w:rPr>
        <w:t>קו</w:t>
      </w:r>
      <w:r>
        <w:rPr>
          <w:rFonts w:hint="cs"/>
          <w:rtl/>
        </w:rPr>
        <w:t>ּ</w:t>
      </w:r>
      <w:r w:rsidRPr="00FB638E">
        <w:rPr>
          <w:rtl/>
        </w:rPr>
        <w:t>ל</w:t>
      </w:r>
      <w:r>
        <w:rPr>
          <w:rFonts w:hint="cs"/>
          <w:rtl/>
        </w:rPr>
        <w:t>"</w:t>
      </w:r>
      <w:r w:rsidRPr="00FB638E">
        <w:rPr>
          <w:rtl/>
        </w:rPr>
        <w:t xml:space="preserve"> גם</w:t>
      </w:r>
      <w:r>
        <w:rPr>
          <w:rFonts w:hint="cs"/>
          <w:rtl/>
        </w:rPr>
        <w:t>,</w:t>
      </w:r>
      <w:r w:rsidRPr="00FB638E">
        <w:rPr>
          <w:rtl/>
        </w:rPr>
        <w:t xml:space="preserve"> אבל אי אפשר אז</w:t>
      </w:r>
      <w:r>
        <w:rPr>
          <w:rFonts w:hint="cs"/>
          <w:rtl/>
        </w:rPr>
        <w:t>...</w:t>
      </w:r>
      <w:r w:rsidRPr="00FB638E">
        <w:rPr>
          <w:rtl/>
        </w:rPr>
        <w:t xml:space="preserve"> אז נראה לי שזה גם עמדה ממש לגיטימית כאילו</w:t>
      </w:r>
      <w:r>
        <w:rPr>
          <w:rtl/>
        </w:rPr>
        <w:t xml:space="preserve"> ש... </w:t>
      </w:r>
      <w:r w:rsidRPr="00FB638E">
        <w:rPr>
          <w:rtl/>
        </w:rPr>
        <w:t>בבית ספר לא צריך לתת את הכ</w:t>
      </w:r>
      <w:r>
        <w:rPr>
          <w:rFonts w:hint="cs"/>
          <w:rtl/>
        </w:rPr>
        <w:t>ו</w:t>
      </w:r>
      <w:r w:rsidRPr="00FB638E">
        <w:rPr>
          <w:rtl/>
        </w:rPr>
        <w:t>ל</w:t>
      </w:r>
      <w:r>
        <w:rPr>
          <w:rtl/>
        </w:rPr>
        <w:t>.</w:t>
      </w:r>
    </w:p>
    <w:p w14:paraId="6CD2B86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זאת אומרת שמה שהם נתנו זה בסדר</w:t>
      </w:r>
      <w:r>
        <w:rPr>
          <w:rFonts w:hint="cs"/>
          <w:rtl/>
        </w:rPr>
        <w:t>,</w:t>
      </w:r>
      <w:r w:rsidRPr="00FB638E">
        <w:rPr>
          <w:rtl/>
        </w:rPr>
        <w:t xml:space="preserve"> ומה שהם לא נתנו זה אפשר היה להשלים את זה מחוץ לבית ספר</w:t>
      </w:r>
      <w:r>
        <w:rPr>
          <w:rtl/>
        </w:rPr>
        <w:t>.</w:t>
      </w:r>
    </w:p>
    <w:p w14:paraId="6AF94B4A" w14:textId="77777777" w:rsidR="000F5784" w:rsidRPr="00FB638E" w:rsidRDefault="000F5784" w:rsidP="000F5784">
      <w:pPr>
        <w:pStyle w:val="31"/>
      </w:pPr>
      <w:r>
        <w:rPr>
          <w:b/>
          <w:bCs/>
          <w:rtl/>
        </w:rPr>
        <w:t>ת':</w:t>
      </w:r>
      <w:r>
        <w:rPr>
          <w:b/>
          <w:bCs/>
          <w:rtl/>
        </w:rPr>
        <w:tab/>
      </w:r>
      <w:r w:rsidRPr="00FB638E">
        <w:rPr>
          <w:rtl/>
        </w:rPr>
        <w:t>כן שזה לא דבר כאילו שזה</w:t>
      </w:r>
      <w:r>
        <w:rPr>
          <w:rtl/>
        </w:rPr>
        <w:t>...</w:t>
      </w:r>
    </w:p>
    <w:p w14:paraId="78CA4A1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בדיוק</w:t>
      </w:r>
      <w:r>
        <w:rPr>
          <w:rFonts w:hint="cs"/>
          <w:rtl/>
        </w:rPr>
        <w:t>,</w:t>
      </w:r>
      <w:r w:rsidRPr="00FB638E">
        <w:rPr>
          <w:rtl/>
        </w:rPr>
        <w:t xml:space="preserve"> שזה לא אחריות</w:t>
      </w:r>
      <w:r>
        <w:rPr>
          <w:rtl/>
        </w:rPr>
        <w:t xml:space="preserve"> אה... </w:t>
      </w:r>
      <w:r w:rsidRPr="00FB638E">
        <w:rPr>
          <w:rtl/>
        </w:rPr>
        <w:t xml:space="preserve">נכון כאילו דברים שבית הספר לא נותן ואז אתה צריך להשלים את זה עם </w:t>
      </w:r>
      <w:r>
        <w:rPr>
          <w:rFonts w:hint="cs"/>
          <w:rtl/>
        </w:rPr>
        <w:t>מ</w:t>
      </w:r>
      <w:r w:rsidRPr="00FB638E">
        <w:rPr>
          <w:rtl/>
        </w:rPr>
        <w:t>ורה פרטי</w:t>
      </w:r>
      <w:r>
        <w:rPr>
          <w:rtl/>
        </w:rPr>
        <w:t>.</w:t>
      </w:r>
    </w:p>
    <w:p w14:paraId="0389706F" w14:textId="77777777" w:rsidR="000F5784" w:rsidRPr="00FB638E" w:rsidRDefault="000F5784" w:rsidP="000F5784">
      <w:pPr>
        <w:pStyle w:val="31"/>
      </w:pPr>
      <w:r>
        <w:rPr>
          <w:b/>
          <w:bCs/>
          <w:rtl/>
        </w:rPr>
        <w:t>ת':</w:t>
      </w:r>
      <w:r>
        <w:rPr>
          <w:b/>
          <w:bCs/>
          <w:rtl/>
        </w:rPr>
        <w:tab/>
      </w:r>
      <w:r w:rsidRPr="00FB638E">
        <w:rPr>
          <w:rtl/>
        </w:rPr>
        <w:t>זה נגיד מה שאני אומר</w:t>
      </w:r>
      <w:r>
        <w:rPr>
          <w:rFonts w:hint="cs"/>
          <w:rtl/>
        </w:rPr>
        <w:t>,</w:t>
      </w:r>
      <w:r w:rsidRPr="00FB638E">
        <w:rPr>
          <w:rtl/>
        </w:rPr>
        <w:t xml:space="preserve"> אוקיי</w:t>
      </w:r>
      <w:r>
        <w:rPr>
          <w:rFonts w:hint="cs"/>
          <w:rtl/>
        </w:rPr>
        <w:t>,</w:t>
      </w:r>
      <w:r w:rsidRPr="00FB638E">
        <w:rPr>
          <w:rtl/>
        </w:rPr>
        <w:t xml:space="preserve"> זה אשמת בית הספר אנגלית חשבון</w:t>
      </w:r>
      <w:r>
        <w:rPr>
          <w:rtl/>
        </w:rPr>
        <w:t>...</w:t>
      </w:r>
    </w:p>
    <w:p w14:paraId="4AAB139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כן</w:t>
      </w:r>
      <w:r>
        <w:rPr>
          <w:rFonts w:hint="cs"/>
          <w:rtl/>
        </w:rPr>
        <w:t>,</w:t>
      </w:r>
      <w:r w:rsidRPr="00FB638E">
        <w:rPr>
          <w:rtl/>
        </w:rPr>
        <w:t xml:space="preserve"> זה לא מתאים שאתה תלך לבית ספר למורה פרטי</w:t>
      </w:r>
      <w:r>
        <w:rPr>
          <w:rFonts w:hint="cs"/>
          <w:rtl/>
        </w:rPr>
        <w:t>,</w:t>
      </w:r>
      <w:r w:rsidRPr="00FB638E">
        <w:rPr>
          <w:rtl/>
        </w:rPr>
        <w:t xml:space="preserve"> כאילו בתכלס אתה משלם לבית הספר</w:t>
      </w:r>
      <w:r>
        <w:rPr>
          <w:rFonts w:hint="cs"/>
          <w:rtl/>
        </w:rPr>
        <w:t>,</w:t>
      </w:r>
      <w:r w:rsidRPr="00FB638E">
        <w:rPr>
          <w:rtl/>
        </w:rPr>
        <w:t xml:space="preserve"> הבית ספר צריך לתת את זה</w:t>
      </w:r>
      <w:r>
        <w:rPr>
          <w:rtl/>
        </w:rPr>
        <w:t>.</w:t>
      </w:r>
    </w:p>
    <w:p w14:paraId="201B435A" w14:textId="77777777" w:rsidR="000F5784" w:rsidRPr="00FB638E" w:rsidRDefault="000F5784" w:rsidP="000F5784">
      <w:pPr>
        <w:pStyle w:val="31"/>
      </w:pPr>
      <w:r>
        <w:rPr>
          <w:b/>
          <w:bCs/>
          <w:rtl/>
        </w:rPr>
        <w:t>ת':</w:t>
      </w:r>
      <w:r>
        <w:rPr>
          <w:b/>
          <w:bCs/>
          <w:rtl/>
        </w:rPr>
        <w:tab/>
      </w:r>
      <w:r>
        <w:rPr>
          <w:rtl/>
        </w:rPr>
        <w:t xml:space="preserve">אמ... </w:t>
      </w:r>
      <w:r w:rsidRPr="00FB638E">
        <w:rPr>
          <w:rtl/>
        </w:rPr>
        <w:t>אבל כדורסל זה לא או כדורגל או טניס זה לא אמור</w:t>
      </w:r>
      <w:r>
        <w:rPr>
          <w:rtl/>
        </w:rPr>
        <w:t>...</w:t>
      </w:r>
    </w:p>
    <w:p w14:paraId="50F38FB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2ADD25EA" w14:textId="77777777" w:rsidR="000F5784" w:rsidRPr="00FB638E" w:rsidRDefault="000F5784" w:rsidP="000F5784">
      <w:pPr>
        <w:pStyle w:val="31"/>
      </w:pPr>
      <w:r>
        <w:rPr>
          <w:b/>
          <w:bCs/>
          <w:rtl/>
        </w:rPr>
        <w:t>ת':</w:t>
      </w:r>
      <w:r>
        <w:rPr>
          <w:rtl/>
        </w:rPr>
        <w:tab/>
      </w:r>
      <w:r w:rsidRPr="00FB638E">
        <w:rPr>
          <w:rtl/>
        </w:rPr>
        <w:t xml:space="preserve">להיות </w:t>
      </w:r>
      <w:r>
        <w:rPr>
          <w:rFonts w:hint="cs"/>
          <w:rtl/>
        </w:rPr>
        <w:t xml:space="preserve">לא טוב </w:t>
      </w:r>
      <w:r w:rsidRPr="00FB638E">
        <w:rPr>
          <w:rtl/>
        </w:rPr>
        <w:t>בבית ספר ממה שאני מבין</w:t>
      </w:r>
      <w:r>
        <w:rPr>
          <w:rtl/>
        </w:rPr>
        <w:t>.</w:t>
      </w:r>
    </w:p>
    <w:p w14:paraId="010451F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כן וברמה החברתית יש משהו מיוחד בבית ספר הזה שמקבלים</w:t>
      </w:r>
      <w:r>
        <w:rPr>
          <w:rFonts w:hint="cs"/>
          <w:rtl/>
        </w:rPr>
        <w:t>,</w:t>
      </w:r>
      <w:r w:rsidRPr="00FB638E">
        <w:rPr>
          <w:rtl/>
        </w:rPr>
        <w:t xml:space="preserve"> או שזה</w:t>
      </w:r>
      <w:r>
        <w:rPr>
          <w:rtl/>
        </w:rPr>
        <w:t xml:space="preserve"> אה... </w:t>
      </w:r>
      <w:r w:rsidRPr="00FB638E">
        <w:rPr>
          <w:rtl/>
        </w:rPr>
        <w:t>אותו דבר כמו בכל בית ספר</w:t>
      </w:r>
      <w:r>
        <w:rPr>
          <w:rFonts w:hint="cs"/>
          <w:rtl/>
        </w:rPr>
        <w:t>?</w:t>
      </w:r>
    </w:p>
    <w:p w14:paraId="1DC8F694" w14:textId="77777777" w:rsidR="000F5784" w:rsidRPr="00FB638E" w:rsidRDefault="000F5784" w:rsidP="000F5784">
      <w:pPr>
        <w:pStyle w:val="31"/>
      </w:pPr>
      <w:r>
        <w:rPr>
          <w:b/>
          <w:bCs/>
          <w:rtl/>
        </w:rPr>
        <w:t>ת':</w:t>
      </w:r>
      <w:r>
        <w:rPr>
          <w:b/>
          <w:bCs/>
          <w:rtl/>
        </w:rPr>
        <w:tab/>
      </w:r>
      <w:r w:rsidRPr="00FB638E">
        <w:rPr>
          <w:rtl/>
        </w:rPr>
        <w:t>אז</w:t>
      </w:r>
      <w:r>
        <w:rPr>
          <w:rtl/>
        </w:rPr>
        <w:t xml:space="preserve"> אה... </w:t>
      </w:r>
      <w:r w:rsidRPr="00FB638E">
        <w:rPr>
          <w:rtl/>
        </w:rPr>
        <w:t>אז אני בטוח רואה כאילו את היכולת שלי</w:t>
      </w:r>
      <w:r>
        <w:rPr>
          <w:rtl/>
        </w:rPr>
        <w:t xml:space="preserve"> אה... </w:t>
      </w:r>
      <w:r w:rsidRPr="00FB638E">
        <w:rPr>
          <w:rtl/>
        </w:rPr>
        <w:t>להיות בתוך קבוצה</w:t>
      </w:r>
      <w:r>
        <w:rPr>
          <w:rFonts w:hint="cs"/>
          <w:rtl/>
        </w:rPr>
        <w:t>,</w:t>
      </w:r>
      <w:r w:rsidRPr="00FB638E">
        <w:rPr>
          <w:rtl/>
        </w:rPr>
        <w:t xml:space="preserve"> אם אם זה בתוך ה</w:t>
      </w:r>
      <w:r>
        <w:rPr>
          <w:rFonts w:hint="cs"/>
          <w:rtl/>
        </w:rPr>
        <w:t>...</w:t>
      </w:r>
      <w:r w:rsidRPr="00FB638E">
        <w:rPr>
          <w:rtl/>
        </w:rPr>
        <w:t xml:space="preserve"> אם זה בצבא שהייתי</w:t>
      </w:r>
      <w:r>
        <w:rPr>
          <w:rFonts w:hint="cs"/>
          <w:rtl/>
        </w:rPr>
        <w:t>,</w:t>
      </w:r>
      <w:r w:rsidRPr="00FB638E">
        <w:rPr>
          <w:rtl/>
        </w:rPr>
        <w:t xml:space="preserve"> או אם זה בלימודים שלי עכשיו</w:t>
      </w:r>
      <w:r>
        <w:rPr>
          <w:rFonts w:hint="cs"/>
          <w:rtl/>
        </w:rPr>
        <w:t>,</w:t>
      </w:r>
      <w:r w:rsidRPr="00FB638E">
        <w:rPr>
          <w:rtl/>
        </w:rPr>
        <w:t xml:space="preserve"> שהכיתה שלי היא גם קבוצה</w:t>
      </w:r>
      <w:r>
        <w:rPr>
          <w:rtl/>
        </w:rPr>
        <w:t>.</w:t>
      </w:r>
      <w:r w:rsidRPr="00FB638E">
        <w:rPr>
          <w:rtl/>
        </w:rPr>
        <w:t xml:space="preserve"> אז</w:t>
      </w:r>
      <w:r>
        <w:rPr>
          <w:rtl/>
        </w:rPr>
        <w:t xml:space="preserve"> אה... </w:t>
      </w:r>
      <w:r w:rsidRPr="00FB638E">
        <w:rPr>
          <w:rtl/>
        </w:rPr>
        <w:t>אז אז הבית ספר בטוח הוא מאוד מפגיש אותך עם עם עם עם עם להיות בתוך קבוצה</w:t>
      </w:r>
      <w:r>
        <w:rPr>
          <w:rFonts w:hint="cs"/>
          <w:rtl/>
        </w:rPr>
        <w:t>,</w:t>
      </w:r>
      <w:r>
        <w:rPr>
          <w:rtl/>
        </w:rPr>
        <w:t xml:space="preserve"> אה... </w:t>
      </w:r>
      <w:r w:rsidRPr="00FB638E">
        <w:rPr>
          <w:rtl/>
        </w:rPr>
        <w:t>על כל מה שזה אומר</w:t>
      </w:r>
      <w:r>
        <w:rPr>
          <w:rFonts w:hint="cs"/>
          <w:rtl/>
        </w:rPr>
        <w:t>,</w:t>
      </w:r>
      <w:r w:rsidRPr="00FB638E">
        <w:rPr>
          <w:rtl/>
        </w:rPr>
        <w:t xml:space="preserve"> וגם </w:t>
      </w:r>
      <w:r>
        <w:rPr>
          <w:rtl/>
        </w:rPr>
        <w:t xml:space="preserve">אמ... </w:t>
      </w:r>
      <w:r w:rsidRPr="00FB638E">
        <w:rPr>
          <w:rtl/>
        </w:rPr>
        <w:t>אני די בטוח שכל עניין הקשב וריכוז הוא מאוד</w:t>
      </w:r>
      <w:r>
        <w:rPr>
          <w:rtl/>
        </w:rPr>
        <w:t xml:space="preserve"> אה... </w:t>
      </w:r>
      <w:r w:rsidRPr="00FB638E">
        <w:rPr>
          <w:rtl/>
        </w:rPr>
        <w:t>שהבית ספר מאוד מאוד עוזר</w:t>
      </w:r>
      <w:r>
        <w:rPr>
          <w:rtl/>
        </w:rPr>
        <w:t xml:space="preserve"> אה... </w:t>
      </w:r>
      <w:r w:rsidRPr="00FB638E">
        <w:rPr>
          <w:rtl/>
        </w:rPr>
        <w:t>לילדים לא לפתח בעיות</w:t>
      </w:r>
      <w:r>
        <w:rPr>
          <w:rFonts w:hint="cs"/>
          <w:rtl/>
        </w:rPr>
        <w:t>,</w:t>
      </w:r>
      <w:r w:rsidRPr="00FB638E">
        <w:rPr>
          <w:rtl/>
        </w:rPr>
        <w:t xml:space="preserve"> לא לפתח קשיי קשב וריכוז</w:t>
      </w:r>
      <w:r>
        <w:rPr>
          <w:rFonts w:hint="cs"/>
          <w:rtl/>
        </w:rPr>
        <w:t>,</w:t>
      </w:r>
      <w:r w:rsidRPr="00FB638E">
        <w:rPr>
          <w:rtl/>
        </w:rPr>
        <w:t xml:space="preserve"> כאילו אני רואה נגיד את נומי בת זוג שלי</w:t>
      </w:r>
      <w:r>
        <w:rPr>
          <w:rFonts w:hint="cs"/>
          <w:rtl/>
        </w:rPr>
        <w:t>,</w:t>
      </w:r>
      <w:r w:rsidRPr="00FB638E">
        <w:rPr>
          <w:rtl/>
        </w:rPr>
        <w:t xml:space="preserve"> שאני</w:t>
      </w:r>
      <w:r>
        <w:rPr>
          <w:rFonts w:hint="cs"/>
          <w:rtl/>
        </w:rPr>
        <w:t>,</w:t>
      </w:r>
      <w:r w:rsidRPr="00FB638E">
        <w:rPr>
          <w:rtl/>
        </w:rPr>
        <w:t xml:space="preserve"> שהיא לא כזאתי</w:t>
      </w:r>
      <w:r>
        <w:rPr>
          <w:rFonts w:hint="cs"/>
          <w:rtl/>
        </w:rPr>
        <w:t>,</w:t>
      </w:r>
      <w:r w:rsidRPr="00FB638E">
        <w:rPr>
          <w:rtl/>
        </w:rPr>
        <w:t xml:space="preserve"> אין לה בעיות כאילו שהיא לא</w:t>
      </w:r>
      <w:r>
        <w:rPr>
          <w:rFonts w:hint="cs"/>
          <w:rtl/>
        </w:rPr>
        <w:t>,</w:t>
      </w:r>
      <w:r w:rsidRPr="00FB638E">
        <w:rPr>
          <w:rtl/>
        </w:rPr>
        <w:t xml:space="preserve"> אני מכיר אנשים</w:t>
      </w:r>
      <w:r>
        <w:rPr>
          <w:rtl/>
        </w:rPr>
        <w:t xml:space="preserve"> ש... </w:t>
      </w:r>
      <w:r w:rsidRPr="00FB638E">
        <w:rPr>
          <w:rtl/>
        </w:rPr>
        <w:t>שהענייני קשב וריכוז אצלהם זה ממש דבר</w:t>
      </w:r>
      <w:r>
        <w:rPr>
          <w:rtl/>
        </w:rPr>
        <w:t xml:space="preserve"> אה... </w:t>
      </w:r>
      <w:r w:rsidRPr="00FB638E">
        <w:rPr>
          <w:rtl/>
        </w:rPr>
        <w:t>אה אקוטי כאילו אצלהם</w:t>
      </w:r>
      <w:r>
        <w:rPr>
          <w:rFonts w:hint="cs"/>
          <w:rtl/>
        </w:rPr>
        <w:t>,</w:t>
      </w:r>
      <w:r w:rsidRPr="00FB638E">
        <w:rPr>
          <w:rtl/>
        </w:rPr>
        <w:t xml:space="preserve"> ונומי היא לא כזאתי</w:t>
      </w:r>
      <w:r>
        <w:rPr>
          <w:rFonts w:hint="cs"/>
          <w:rtl/>
        </w:rPr>
        <w:t>,</w:t>
      </w:r>
      <w:r w:rsidRPr="00FB638E">
        <w:rPr>
          <w:rtl/>
        </w:rPr>
        <w:t xml:space="preserve"> ואני מרגיש שבטוח בבתי ספר הרגילים שהיא למדה בהם לא הם הם החמירו את הקשיים הלא כל כך דרסטיים שהיא באה איתם לעולם</w:t>
      </w:r>
      <w:r>
        <w:rPr>
          <w:rtl/>
        </w:rPr>
        <w:t>.</w:t>
      </w:r>
    </w:p>
    <w:p w14:paraId="41A845B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במה אתה רואה שהבית ספר שלנו לא החמיר את זה</w:t>
      </w:r>
      <w:r>
        <w:rPr>
          <w:rtl/>
        </w:rPr>
        <w:t>?</w:t>
      </w:r>
    </w:p>
    <w:p w14:paraId="6F863F92" w14:textId="77777777" w:rsidR="000F5784" w:rsidRPr="00FB638E" w:rsidRDefault="000F5784" w:rsidP="000F5784">
      <w:pPr>
        <w:pStyle w:val="31"/>
      </w:pPr>
      <w:r>
        <w:rPr>
          <w:b/>
          <w:bCs/>
          <w:rtl/>
        </w:rPr>
        <w:t>ת':</w:t>
      </w:r>
      <w:r>
        <w:rPr>
          <w:b/>
          <w:bCs/>
          <w:rtl/>
        </w:rPr>
        <w:tab/>
      </w:r>
      <w:r w:rsidRPr="00FB638E">
        <w:rPr>
          <w:rtl/>
        </w:rPr>
        <w:t>אז אז אני רואה את ה</w:t>
      </w:r>
      <w:r>
        <w:rPr>
          <w:rFonts w:hint="cs"/>
          <w:rtl/>
        </w:rPr>
        <w:t>...</w:t>
      </w:r>
      <w:r w:rsidRPr="00FB638E">
        <w:rPr>
          <w:rtl/>
        </w:rPr>
        <w:t xml:space="preserve"> את הדבר הזה של</w:t>
      </w:r>
      <w:r>
        <w:rPr>
          <w:rtl/>
        </w:rPr>
        <w:t xml:space="preserve"> אה... </w:t>
      </w:r>
      <w:r w:rsidRPr="00FB638E">
        <w:rPr>
          <w:rtl/>
        </w:rPr>
        <w:t>לפחות שאני למדתי אז לא היה טלפונים</w:t>
      </w:r>
      <w:r>
        <w:rPr>
          <w:rFonts w:hint="cs"/>
          <w:rtl/>
        </w:rPr>
        <w:t>,</w:t>
      </w:r>
      <w:r w:rsidRPr="00FB638E">
        <w:rPr>
          <w:rtl/>
        </w:rPr>
        <w:t xml:space="preserve"> אסור היה טלפונים</w:t>
      </w:r>
      <w:r>
        <w:rPr>
          <w:rtl/>
        </w:rPr>
        <w:t xml:space="preserve"> אה... </w:t>
      </w:r>
      <w:r w:rsidRPr="00FB638E">
        <w:rPr>
          <w:rtl/>
        </w:rPr>
        <w:t>אני רואה את דבר הזה</w:t>
      </w:r>
      <w:r>
        <w:rPr>
          <w:rtl/>
        </w:rPr>
        <w:t xml:space="preserve"> ש... אמ... </w:t>
      </w:r>
      <w:r w:rsidRPr="00FB638E">
        <w:rPr>
          <w:rtl/>
        </w:rPr>
        <w:t>אני חושב נגיד על שבוע הנרטיבים בתיכון</w:t>
      </w:r>
      <w:r>
        <w:rPr>
          <w:rFonts w:hint="cs"/>
          <w:rtl/>
        </w:rPr>
        <w:t>,</w:t>
      </w:r>
      <w:r w:rsidRPr="00FB638E">
        <w:rPr>
          <w:rtl/>
        </w:rPr>
        <w:t xml:space="preserve"> כאילו הדבר הזה שמבקשים מילדים בני כיתה י"א כאילו להקשיב שבוע שלם ל</w:t>
      </w:r>
      <w:r>
        <w:rPr>
          <w:rFonts w:hint="cs"/>
          <w:rtl/>
        </w:rPr>
        <w:t>...</w:t>
      </w:r>
      <w:r w:rsidRPr="00FB638E">
        <w:rPr>
          <w:rtl/>
        </w:rPr>
        <w:t xml:space="preserve"> אנשים מדברים</w:t>
      </w:r>
      <w:r>
        <w:rPr>
          <w:rFonts w:hint="cs"/>
          <w:rtl/>
        </w:rPr>
        <w:t>,</w:t>
      </w:r>
      <w:r w:rsidRPr="00FB638E">
        <w:rPr>
          <w:rtl/>
        </w:rPr>
        <w:t xml:space="preserve"> שזה די דבר שכאילו היום אני חושב שהוא רדיקלי כאילו בהשוואה ל</w:t>
      </w:r>
      <w:r>
        <w:rPr>
          <w:rFonts w:hint="cs"/>
          <w:rtl/>
        </w:rPr>
        <w:t>...</w:t>
      </w:r>
      <w:r w:rsidRPr="00FB638E">
        <w:rPr>
          <w:rtl/>
        </w:rPr>
        <w:t xml:space="preserve"> לבתי ספר אחרים</w:t>
      </w:r>
      <w:r>
        <w:rPr>
          <w:rFonts w:hint="cs"/>
          <w:rtl/>
        </w:rPr>
        <w:t>,</w:t>
      </w:r>
      <w:r w:rsidRPr="00FB638E">
        <w:rPr>
          <w:rtl/>
        </w:rPr>
        <w:t xml:space="preserve"> כאילו</w:t>
      </w:r>
      <w:r>
        <w:rPr>
          <w:rFonts w:hint="cs"/>
          <w:rtl/>
        </w:rPr>
        <w:t>,</w:t>
      </w:r>
      <w:r w:rsidRPr="00FB638E">
        <w:rPr>
          <w:rtl/>
        </w:rPr>
        <w:t xml:space="preserve"> אני רואה כמה אני יכול להקשיב בשיעורים היום כאילו באקדמיה</w:t>
      </w:r>
      <w:r>
        <w:rPr>
          <w:rFonts w:hint="cs"/>
          <w:rtl/>
        </w:rPr>
        <w:t>,</w:t>
      </w:r>
      <w:r>
        <w:rPr>
          <w:rtl/>
        </w:rPr>
        <w:t xml:space="preserve"> אה... </w:t>
      </w:r>
      <w:r w:rsidRPr="00FB638E">
        <w:rPr>
          <w:rtl/>
        </w:rPr>
        <w:t>לעומת אנשים אחרים</w:t>
      </w:r>
      <w:r>
        <w:rPr>
          <w:rtl/>
        </w:rPr>
        <w:t xml:space="preserve"> אה... </w:t>
      </w:r>
      <w:r w:rsidRPr="00FB638E">
        <w:rPr>
          <w:rtl/>
        </w:rPr>
        <w:t>אז אני בטוח שזה יש לזה איזשהו דבר</w:t>
      </w:r>
      <w:r>
        <w:rPr>
          <w:rtl/>
        </w:rPr>
        <w:t>.</w:t>
      </w:r>
    </w:p>
    <w:p w14:paraId="0C41C94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 גם קשור לסקרנות או שזה לא קשור לזה</w:t>
      </w:r>
      <w:r>
        <w:rPr>
          <w:rtl/>
        </w:rPr>
        <w:t>?</w:t>
      </w:r>
    </w:p>
    <w:p w14:paraId="52D2E7AE" w14:textId="77777777" w:rsidR="000F5784" w:rsidRPr="00FB638E" w:rsidRDefault="000F5784" w:rsidP="000F5784">
      <w:pPr>
        <w:pStyle w:val="31"/>
      </w:pPr>
      <w:r>
        <w:rPr>
          <w:b/>
          <w:bCs/>
          <w:rtl/>
        </w:rPr>
        <w:t>ת':</w:t>
      </w:r>
      <w:r>
        <w:rPr>
          <w:b/>
          <w:bCs/>
          <w:rtl/>
        </w:rPr>
        <w:tab/>
      </w:r>
      <w:r w:rsidRPr="00FB638E">
        <w:rPr>
          <w:rtl/>
        </w:rPr>
        <w:t>סקרנות אני לא יודע אם זה ממני או מהבית ספר</w:t>
      </w:r>
      <w:r>
        <w:rPr>
          <w:rtl/>
        </w:rPr>
        <w:t>.</w:t>
      </w:r>
    </w:p>
    <w:p w14:paraId="000EDDF9" w14:textId="77777777" w:rsidR="000F5784" w:rsidRPr="00FB638E" w:rsidRDefault="000F5784" w:rsidP="000F5784">
      <w:pPr>
        <w:pStyle w:val="31"/>
      </w:pPr>
      <w:r w:rsidRPr="00F50BED">
        <w:rPr>
          <w:b/>
          <w:bCs/>
          <w:rtl/>
        </w:rPr>
        <w:lastRenderedPageBreak/>
        <w:t>מראיינת</w:t>
      </w:r>
      <w:r>
        <w:rPr>
          <w:b/>
          <w:bCs/>
          <w:rtl/>
        </w:rPr>
        <w:t>:</w:t>
      </w:r>
      <w:r>
        <w:rPr>
          <w:b/>
          <w:bCs/>
          <w:rtl/>
        </w:rPr>
        <w:tab/>
      </w:r>
      <w:r w:rsidRPr="00FB638E">
        <w:rPr>
          <w:rtl/>
        </w:rPr>
        <w:t>אוקיי</w:t>
      </w:r>
      <w:r>
        <w:rPr>
          <w:rtl/>
        </w:rPr>
        <w:t>.</w:t>
      </w:r>
    </w:p>
    <w:p w14:paraId="5566522D" w14:textId="77777777" w:rsidR="000F5784" w:rsidRPr="00FB638E" w:rsidRDefault="000F5784" w:rsidP="000F5784">
      <w:pPr>
        <w:pStyle w:val="31"/>
      </w:pPr>
      <w:r>
        <w:rPr>
          <w:b/>
          <w:bCs/>
          <w:rtl/>
        </w:rPr>
        <w:t>ת':</w:t>
      </w:r>
      <w:r>
        <w:rPr>
          <w:b/>
          <w:bCs/>
          <w:rtl/>
        </w:rPr>
        <w:tab/>
      </w:r>
      <w:r w:rsidRPr="00FB638E">
        <w:rPr>
          <w:rtl/>
        </w:rPr>
        <w:t>כאילו</w:t>
      </w:r>
      <w:r>
        <w:rPr>
          <w:rtl/>
        </w:rPr>
        <w:t>...</w:t>
      </w:r>
    </w:p>
    <w:p w14:paraId="516B757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לא</w:t>
      </w:r>
      <w:r>
        <w:rPr>
          <w:rFonts w:hint="cs"/>
          <w:rtl/>
        </w:rPr>
        <w:t>,</w:t>
      </w:r>
      <w:r w:rsidRPr="00FB638E">
        <w:rPr>
          <w:rtl/>
        </w:rPr>
        <w:t xml:space="preserve"> השאלה אם ההקשבה הזאתי היא</w:t>
      </w:r>
      <w:r>
        <w:rPr>
          <w:rFonts w:hint="cs"/>
          <w:rtl/>
        </w:rPr>
        <w:t>...</w:t>
      </w:r>
      <w:r w:rsidRPr="00FB638E">
        <w:rPr>
          <w:rtl/>
        </w:rPr>
        <w:t xml:space="preserve"> היא הקשבה שהיא קשורה לסקרנות שלך או דווקא לזה שאתה</w:t>
      </w:r>
      <w:r>
        <w:rPr>
          <w:rtl/>
        </w:rPr>
        <w:t>...</w:t>
      </w:r>
    </w:p>
    <w:p w14:paraId="22856983" w14:textId="77777777" w:rsidR="000F5784" w:rsidRPr="00FB638E" w:rsidRDefault="000F5784" w:rsidP="000F5784">
      <w:pPr>
        <w:pStyle w:val="31"/>
      </w:pPr>
      <w:r>
        <w:rPr>
          <w:b/>
          <w:bCs/>
          <w:rtl/>
        </w:rPr>
        <w:t>ת':</w:t>
      </w:r>
      <w:r>
        <w:rPr>
          <w:b/>
          <w:bCs/>
          <w:rtl/>
        </w:rPr>
        <w:tab/>
      </w:r>
      <w:r w:rsidRPr="00FB638E">
        <w:rPr>
          <w:rtl/>
        </w:rPr>
        <w:t>יכול הרבה זמן לשמוע כי היית בשבוע נרטיבי והיית ב</w:t>
      </w:r>
      <w:r>
        <w:rPr>
          <w:rtl/>
        </w:rPr>
        <w:t>...</w:t>
      </w:r>
      <w:r>
        <w:rPr>
          <w:rFonts w:hint="cs"/>
          <w:rtl/>
        </w:rPr>
        <w:t>?</w:t>
      </w:r>
    </w:p>
    <w:p w14:paraId="732D8AE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 שאלה טובה</w:t>
      </w:r>
      <w:r>
        <w:rPr>
          <w:rtl/>
        </w:rPr>
        <w:t>.</w:t>
      </w:r>
    </w:p>
    <w:p w14:paraId="353772C0" w14:textId="77777777" w:rsidR="000F5784" w:rsidRPr="00FB638E" w:rsidRDefault="000F5784" w:rsidP="000F5784">
      <w:pPr>
        <w:pStyle w:val="31"/>
      </w:pPr>
      <w:r>
        <w:rPr>
          <w:b/>
          <w:bCs/>
          <w:rtl/>
        </w:rPr>
        <w:t>ת':</w:t>
      </w:r>
      <w:r>
        <w:rPr>
          <w:b/>
          <w:bCs/>
          <w:rtl/>
        </w:rPr>
        <w:tab/>
      </w:r>
      <w:r w:rsidRPr="00FB638E">
        <w:rPr>
          <w:rtl/>
        </w:rPr>
        <w:t>אני לא יודע להגיד</w:t>
      </w:r>
      <w:r>
        <w:rPr>
          <w:rtl/>
        </w:rPr>
        <w:t>.</w:t>
      </w:r>
    </w:p>
    <w:p w14:paraId="2B3A02B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לא יודע להגיד</w:t>
      </w:r>
      <w:r>
        <w:rPr>
          <w:rtl/>
        </w:rPr>
        <w:t>.</w:t>
      </w:r>
    </w:p>
    <w:p w14:paraId="6B86436C" w14:textId="77777777" w:rsidR="000F5784" w:rsidRPr="00FB638E" w:rsidRDefault="000F5784" w:rsidP="000F5784">
      <w:pPr>
        <w:pStyle w:val="31"/>
      </w:pPr>
      <w:r>
        <w:rPr>
          <w:b/>
          <w:bCs/>
          <w:rtl/>
        </w:rPr>
        <w:t>ת':</w:t>
      </w:r>
      <w:r>
        <w:rPr>
          <w:b/>
          <w:bCs/>
          <w:rtl/>
        </w:rPr>
        <w:tab/>
      </w:r>
      <w:r w:rsidRPr="00FB638E">
        <w:rPr>
          <w:rtl/>
        </w:rPr>
        <w:t>לא יודע להגיד</w:t>
      </w:r>
      <w:r>
        <w:rPr>
          <w:rtl/>
        </w:rPr>
        <w:t>.</w:t>
      </w:r>
    </w:p>
    <w:p w14:paraId="18D5817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אבל אתה כן אדם סקרן</w:t>
      </w:r>
      <w:r>
        <w:rPr>
          <w:rtl/>
        </w:rPr>
        <w:t>.</w:t>
      </w:r>
    </w:p>
    <w:p w14:paraId="51D590F8" w14:textId="77777777" w:rsidR="000F5784" w:rsidRPr="00FB638E" w:rsidRDefault="000F5784" w:rsidP="000F5784">
      <w:pPr>
        <w:pStyle w:val="31"/>
      </w:pPr>
      <w:r>
        <w:rPr>
          <w:b/>
          <w:bCs/>
          <w:rtl/>
        </w:rPr>
        <w:t>ת':</w:t>
      </w:r>
      <w:r>
        <w:rPr>
          <w:b/>
          <w:bCs/>
          <w:rtl/>
        </w:rPr>
        <w:tab/>
      </w:r>
      <w:r w:rsidRPr="00FB638E">
        <w:rPr>
          <w:rtl/>
        </w:rPr>
        <w:t>נכון</w:t>
      </w:r>
      <w:r>
        <w:rPr>
          <w:rtl/>
        </w:rPr>
        <w:t>.</w:t>
      </w:r>
    </w:p>
    <w:p w14:paraId="09275DE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בדיוק</w:t>
      </w:r>
      <w:r>
        <w:rPr>
          <w:rtl/>
        </w:rPr>
        <w:t>.</w:t>
      </w:r>
    </w:p>
    <w:p w14:paraId="464A184C" w14:textId="77777777" w:rsidR="000F5784" w:rsidRPr="00FB638E" w:rsidRDefault="000F5784" w:rsidP="000F5784">
      <w:pPr>
        <w:pStyle w:val="31"/>
      </w:pPr>
      <w:r>
        <w:rPr>
          <w:b/>
          <w:bCs/>
          <w:rtl/>
        </w:rPr>
        <w:t>ת':</w:t>
      </w:r>
      <w:r>
        <w:rPr>
          <w:b/>
          <w:bCs/>
          <w:rtl/>
        </w:rPr>
        <w:tab/>
      </w:r>
      <w:r w:rsidRPr="00FB638E">
        <w:rPr>
          <w:rtl/>
        </w:rPr>
        <w:t>נכון</w:t>
      </w:r>
      <w:r>
        <w:rPr>
          <w:rFonts w:hint="cs"/>
          <w:rtl/>
        </w:rPr>
        <w:t>,</w:t>
      </w:r>
      <w:r w:rsidRPr="00FB638E">
        <w:rPr>
          <w:rtl/>
        </w:rPr>
        <w:t xml:space="preserve"> אבל זה אני לא יודע אם זה קשור</w:t>
      </w:r>
      <w:r>
        <w:rPr>
          <w:rFonts w:hint="cs"/>
          <w:rtl/>
        </w:rPr>
        <w:t>,</w:t>
      </w:r>
      <w:r w:rsidRPr="00FB638E">
        <w:rPr>
          <w:rtl/>
        </w:rPr>
        <w:t xml:space="preserve"> אולי</w:t>
      </w:r>
      <w:r>
        <w:rPr>
          <w:rFonts w:hint="cs"/>
          <w:rtl/>
        </w:rPr>
        <w:t>,</w:t>
      </w:r>
      <w:r w:rsidRPr="00FB638E">
        <w:rPr>
          <w:rtl/>
        </w:rPr>
        <w:t xml:space="preserve"> אולי דווקא אם משהו לא מעניין אותי</w:t>
      </w:r>
      <w:r>
        <w:rPr>
          <w:rFonts w:hint="cs"/>
          <w:rtl/>
        </w:rPr>
        <w:t>,</w:t>
      </w:r>
      <w:r w:rsidRPr="00FB638E">
        <w:rPr>
          <w:rtl/>
        </w:rPr>
        <w:t xml:space="preserve"> כמה אני יכול להקשיב לו</w:t>
      </w:r>
      <w:r>
        <w:rPr>
          <w:rFonts w:hint="cs"/>
          <w:rtl/>
        </w:rPr>
        <w:t>,</w:t>
      </w:r>
      <w:r w:rsidRPr="00FB638E">
        <w:rPr>
          <w:rtl/>
        </w:rPr>
        <w:t xml:space="preserve"> אולי זה אולי נכון כן</w:t>
      </w:r>
      <w:r>
        <w:rPr>
          <w:rtl/>
        </w:rPr>
        <w:t>.</w:t>
      </w:r>
    </w:p>
    <w:p w14:paraId="2392E9F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אה</w:t>
      </w:r>
      <w:r>
        <w:rPr>
          <w:rtl/>
        </w:rPr>
        <w:t>...</w:t>
      </w:r>
    </w:p>
    <w:p w14:paraId="5627423C" w14:textId="77777777" w:rsidR="000F5784" w:rsidRPr="00FB638E" w:rsidRDefault="000F5784" w:rsidP="000F5784">
      <w:pPr>
        <w:pStyle w:val="31"/>
        <w:rPr>
          <w:rtl/>
        </w:rPr>
      </w:pPr>
      <w:r>
        <w:rPr>
          <w:b/>
          <w:bCs/>
          <w:rtl/>
        </w:rPr>
        <w:t>ת':</w:t>
      </w:r>
      <w:r>
        <w:rPr>
          <w:b/>
          <w:bCs/>
          <w:rtl/>
        </w:rPr>
        <w:tab/>
      </w:r>
      <w:r w:rsidRPr="00FB638E">
        <w:rPr>
          <w:rtl/>
        </w:rPr>
        <w:t>שאלה</w:t>
      </w:r>
      <w:r>
        <w:rPr>
          <w:rtl/>
        </w:rPr>
        <w:t>.</w:t>
      </w:r>
    </w:p>
    <w:p w14:paraId="3B24E1E5"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כאילו</w:t>
      </w:r>
      <w:r>
        <w:rPr>
          <w:rtl/>
        </w:rPr>
        <w:t xml:space="preserve"> ש... </w:t>
      </w:r>
      <w:r w:rsidRPr="00FB638E">
        <w:rPr>
          <w:rtl/>
        </w:rPr>
        <w:t>ששם זה נמדד</w:t>
      </w:r>
      <w:r>
        <w:rPr>
          <w:rFonts w:hint="cs"/>
          <w:rtl/>
        </w:rPr>
        <w:t>,</w:t>
      </w:r>
      <w:r w:rsidRPr="00FB638E">
        <w:rPr>
          <w:rtl/>
        </w:rPr>
        <w:t xml:space="preserve"> נכון שאנחנו סקרנים אז זה כאילו קל יותר</w:t>
      </w:r>
      <w:r>
        <w:rPr>
          <w:rtl/>
        </w:rPr>
        <w:t>.</w:t>
      </w:r>
    </w:p>
    <w:p w14:paraId="10FAEFD3" w14:textId="77777777" w:rsidR="000F5784" w:rsidRPr="00FB638E" w:rsidRDefault="000F5784" w:rsidP="000F5784">
      <w:pPr>
        <w:pStyle w:val="31"/>
      </w:pPr>
      <w:r>
        <w:rPr>
          <w:b/>
          <w:bCs/>
          <w:rtl/>
        </w:rPr>
        <w:t>ת':</w:t>
      </w:r>
      <w:r>
        <w:rPr>
          <w:b/>
          <w:bCs/>
          <w:rtl/>
        </w:rPr>
        <w:tab/>
      </w:r>
      <w:r w:rsidRPr="00FB638E">
        <w:rPr>
          <w:rtl/>
        </w:rPr>
        <w:t>נכון נכון אז אנחנו מקשיבים באופן טבעי</w:t>
      </w:r>
      <w:r>
        <w:rPr>
          <w:rtl/>
        </w:rPr>
        <w:t>.</w:t>
      </w:r>
    </w:p>
    <w:p w14:paraId="05CF3F2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7AB5A7C8" w14:textId="77777777" w:rsidR="000F5784" w:rsidRPr="00FB638E" w:rsidRDefault="000F5784" w:rsidP="000F5784">
      <w:pPr>
        <w:pStyle w:val="31"/>
      </w:pPr>
      <w:r>
        <w:rPr>
          <w:rtl/>
        </w:rPr>
        <w:t>ת':</w:t>
      </w:r>
      <w:r>
        <w:rPr>
          <w:rtl/>
        </w:rPr>
        <w:tab/>
      </w:r>
      <w:r w:rsidRPr="00FB638E">
        <w:rPr>
          <w:rtl/>
        </w:rPr>
        <w:t>כן</w:t>
      </w:r>
      <w:r>
        <w:rPr>
          <w:rtl/>
        </w:rPr>
        <w:t>.</w:t>
      </w:r>
    </w:p>
    <w:p w14:paraId="25F298D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נכון</w:t>
      </w:r>
      <w:r>
        <w:rPr>
          <w:rtl/>
        </w:rPr>
        <w:t>.</w:t>
      </w:r>
    </w:p>
    <w:p w14:paraId="66DE739A" w14:textId="77777777" w:rsidR="000F5784" w:rsidRPr="00FB638E" w:rsidRDefault="000F5784" w:rsidP="000F5784">
      <w:pPr>
        <w:pStyle w:val="31"/>
      </w:pPr>
      <w:r>
        <w:rPr>
          <w:b/>
          <w:bCs/>
          <w:rtl/>
        </w:rPr>
        <w:t>ת':</w:t>
      </w:r>
      <w:r>
        <w:rPr>
          <w:b/>
          <w:bCs/>
          <w:rtl/>
        </w:rPr>
        <w:tab/>
      </w:r>
      <w:r w:rsidRPr="00FB638E">
        <w:rPr>
          <w:rtl/>
        </w:rPr>
        <w:t>אמ</w:t>
      </w:r>
      <w:r>
        <w:rPr>
          <w:rtl/>
        </w:rPr>
        <w:t>...</w:t>
      </w:r>
    </w:p>
    <w:p w14:paraId="7F05D2A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אז עוד משהו על הקשב והריכוז דווקא זה מעניין ממש</w:t>
      </w:r>
      <w:r>
        <w:rPr>
          <w:rtl/>
        </w:rPr>
        <w:t>.</w:t>
      </w:r>
    </w:p>
    <w:p w14:paraId="1D704118" w14:textId="77777777" w:rsidR="000F5784" w:rsidRPr="00FB638E" w:rsidRDefault="000F5784" w:rsidP="000F5784">
      <w:pPr>
        <w:pStyle w:val="31"/>
      </w:pPr>
      <w:r>
        <w:rPr>
          <w:b/>
          <w:bCs/>
          <w:rtl/>
        </w:rPr>
        <w:t>ת':</w:t>
      </w:r>
      <w:r>
        <w:rPr>
          <w:b/>
          <w:bCs/>
          <w:rtl/>
        </w:rPr>
        <w:tab/>
      </w:r>
      <w:r w:rsidRPr="00FB638E">
        <w:rPr>
          <w:rtl/>
        </w:rPr>
        <w:t>אז אני חושב אז כן</w:t>
      </w:r>
      <w:r>
        <w:rPr>
          <w:rtl/>
        </w:rPr>
        <w:t>.</w:t>
      </w:r>
    </w:p>
    <w:p w14:paraId="767DEE2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המחשבה אתה אומר שאתה התרגלת</w:t>
      </w:r>
      <w:r>
        <w:rPr>
          <w:rtl/>
        </w:rPr>
        <w:t>.</w:t>
      </w:r>
    </w:p>
    <w:p w14:paraId="5825AC4D" w14:textId="77777777" w:rsidR="000F5784" w:rsidRPr="00FB638E" w:rsidRDefault="000F5784" w:rsidP="000F5784">
      <w:pPr>
        <w:pStyle w:val="31"/>
      </w:pPr>
      <w:r>
        <w:rPr>
          <w:b/>
          <w:bCs/>
          <w:rtl/>
        </w:rPr>
        <w:t>ת':</w:t>
      </w:r>
      <w:r>
        <w:rPr>
          <w:b/>
          <w:bCs/>
          <w:rtl/>
        </w:rPr>
        <w:tab/>
      </w:r>
      <w:r w:rsidRPr="00FB638E">
        <w:rPr>
          <w:rtl/>
        </w:rPr>
        <w:t>נכון</w:t>
      </w:r>
      <w:r>
        <w:rPr>
          <w:rFonts w:hint="cs"/>
          <w:rtl/>
        </w:rPr>
        <w:t>,</w:t>
      </w:r>
      <w:r w:rsidRPr="00FB638E">
        <w:rPr>
          <w:rtl/>
        </w:rPr>
        <w:t xml:space="preserve"> וגם</w:t>
      </w:r>
      <w:r>
        <w:rPr>
          <w:rtl/>
        </w:rPr>
        <w:t xml:space="preserve"> אה... </w:t>
      </w:r>
      <w:r w:rsidRPr="00FB638E">
        <w:rPr>
          <w:rtl/>
        </w:rPr>
        <w:t>אה אני חושב</w:t>
      </w:r>
      <w:r>
        <w:rPr>
          <w:rFonts w:hint="cs"/>
          <w:rtl/>
        </w:rPr>
        <w:t>,</w:t>
      </w:r>
      <w:r w:rsidRPr="00FB638E">
        <w:rPr>
          <w:rtl/>
        </w:rPr>
        <w:t xml:space="preserve"> אני חושב על</w:t>
      </w:r>
      <w:r>
        <w:rPr>
          <w:rFonts w:hint="cs"/>
          <w:rtl/>
        </w:rPr>
        <w:t>...</w:t>
      </w:r>
      <w:r w:rsidRPr="00FB638E">
        <w:rPr>
          <w:rtl/>
        </w:rPr>
        <w:t xml:space="preserve"> על עיסוק כאילו בתכנים מורכבים</w:t>
      </w:r>
      <w:r>
        <w:rPr>
          <w:rFonts w:hint="cs"/>
          <w:rtl/>
        </w:rPr>
        <w:t>,</w:t>
      </w:r>
      <w:r w:rsidRPr="00FB638E">
        <w:rPr>
          <w:rtl/>
        </w:rPr>
        <w:t xml:space="preserve"> נגיד אם עם זה</w:t>
      </w:r>
      <w:r>
        <w:rPr>
          <w:rFonts w:hint="cs"/>
          <w:rtl/>
        </w:rPr>
        <w:t>,</w:t>
      </w:r>
      <w:r w:rsidRPr="00FB638E">
        <w:rPr>
          <w:rtl/>
        </w:rPr>
        <w:t xml:space="preserve"> כל ה</w:t>
      </w:r>
      <w:r>
        <w:rPr>
          <w:rFonts w:hint="cs"/>
          <w:rtl/>
        </w:rPr>
        <w:t>...</w:t>
      </w:r>
      <w:r w:rsidRPr="00FB638E">
        <w:rPr>
          <w:rtl/>
        </w:rPr>
        <w:t xml:space="preserve"> נגיד הצגות</w:t>
      </w:r>
      <w:r>
        <w:rPr>
          <w:rFonts w:hint="cs"/>
          <w:rtl/>
        </w:rPr>
        <w:t>,</w:t>
      </w:r>
      <w:r w:rsidRPr="00FB638E">
        <w:rPr>
          <w:rtl/>
        </w:rPr>
        <w:t xml:space="preserve"> שכל שנה שכאילו לוקחים טקסטים בעצם מורכבים</w:t>
      </w:r>
      <w:r>
        <w:rPr>
          <w:rFonts w:hint="cs"/>
          <w:rtl/>
        </w:rPr>
        <w:t>,</w:t>
      </w:r>
      <w:r w:rsidRPr="00FB638E">
        <w:rPr>
          <w:rtl/>
        </w:rPr>
        <w:t xml:space="preserve"> כן לקחת שייקספיר</w:t>
      </w:r>
      <w:r>
        <w:rPr>
          <w:rFonts w:hint="cs"/>
          <w:rtl/>
        </w:rPr>
        <w:t>,</w:t>
      </w:r>
      <w:r w:rsidRPr="00FB638E">
        <w:rPr>
          <w:rtl/>
        </w:rPr>
        <w:t xml:space="preserve"> דבר בעצם דבר מורכב כאילו</w:t>
      </w:r>
      <w:r>
        <w:rPr>
          <w:rFonts w:hint="cs"/>
          <w:rtl/>
        </w:rPr>
        <w:t>,</w:t>
      </w:r>
      <w:r w:rsidRPr="00FB638E">
        <w:rPr>
          <w:rtl/>
        </w:rPr>
        <w:t xml:space="preserve"> לקרוא שייקספיר זה לא מובן מאליו כאילו היום</w:t>
      </w:r>
      <w:r>
        <w:rPr>
          <w:rFonts w:hint="cs"/>
          <w:rtl/>
        </w:rPr>
        <w:t>,</w:t>
      </w:r>
      <w:r w:rsidRPr="00FB638E">
        <w:rPr>
          <w:rtl/>
        </w:rPr>
        <w:t xml:space="preserve"> או בטוח לעשות אוריתמיה</w:t>
      </w:r>
      <w:r>
        <w:rPr>
          <w:rFonts w:hint="cs"/>
          <w:rtl/>
        </w:rPr>
        <w:t>,</w:t>
      </w:r>
      <w:r w:rsidRPr="00FB638E">
        <w:rPr>
          <w:rtl/>
        </w:rPr>
        <w:t xml:space="preserve"> כאילו אני מסתכל על אוריתמיה כאילו</w:t>
      </w:r>
      <w:r>
        <w:rPr>
          <w:rFonts w:hint="cs"/>
          <w:rtl/>
        </w:rPr>
        <w:t>,</w:t>
      </w:r>
      <w:r w:rsidRPr="00FB638E">
        <w:rPr>
          <w:rtl/>
        </w:rPr>
        <w:t xml:space="preserve"> אני לא יודע מה החשיבות</w:t>
      </w:r>
      <w:r>
        <w:rPr>
          <w:rFonts w:hint="cs"/>
          <w:rtl/>
        </w:rPr>
        <w:t>,</w:t>
      </w:r>
      <w:r w:rsidRPr="00FB638E">
        <w:rPr>
          <w:rtl/>
        </w:rPr>
        <w:t xml:space="preserve"> למה כאילו זה דווקא אוריתמיה ולא כאילו דבר אחר</w:t>
      </w:r>
      <w:r>
        <w:rPr>
          <w:rFonts w:hint="cs"/>
          <w:rtl/>
        </w:rPr>
        <w:t>,</w:t>
      </w:r>
      <w:r w:rsidRPr="00FB638E">
        <w:rPr>
          <w:rtl/>
        </w:rPr>
        <w:t xml:space="preserve"> כן</w:t>
      </w:r>
      <w:r>
        <w:rPr>
          <w:rFonts w:hint="cs"/>
          <w:rtl/>
        </w:rPr>
        <w:t>,</w:t>
      </w:r>
      <w:r w:rsidRPr="00FB638E">
        <w:rPr>
          <w:rtl/>
        </w:rPr>
        <w:t xml:space="preserve"> אבל עצם זה שאתה עושה משהו שהוא כאילו ברור שהוא לא נותן לך שום דופמין</w:t>
      </w:r>
      <w:r>
        <w:rPr>
          <w:rtl/>
        </w:rPr>
        <w:t>,</w:t>
      </w:r>
      <w:r w:rsidRPr="00FB638E">
        <w:rPr>
          <w:rtl/>
        </w:rPr>
        <w:t xml:space="preserve"> כאילו כן</w:t>
      </w:r>
      <w:r>
        <w:rPr>
          <w:rtl/>
        </w:rPr>
        <w:t>,</w:t>
      </w:r>
      <w:r w:rsidRPr="00FB638E">
        <w:rPr>
          <w:rtl/>
        </w:rPr>
        <w:t xml:space="preserve"> שום התרגשות כאילו</w:t>
      </w:r>
      <w:r>
        <w:rPr>
          <w:rFonts w:hint="cs"/>
          <w:rtl/>
        </w:rPr>
        <w:t>,</w:t>
      </w:r>
      <w:r w:rsidRPr="00FB638E">
        <w:rPr>
          <w:rtl/>
        </w:rPr>
        <w:t xml:space="preserve"> אני חושב</w:t>
      </w:r>
      <w:r>
        <w:rPr>
          <w:rFonts w:hint="cs"/>
          <w:rtl/>
        </w:rPr>
        <w:t>,</w:t>
      </w:r>
      <w:r w:rsidRPr="00FB638E">
        <w:rPr>
          <w:rtl/>
        </w:rPr>
        <w:t xml:space="preserve"> אני חושב כאילו אני לא יודע</w:t>
      </w:r>
      <w:r>
        <w:rPr>
          <w:rtl/>
        </w:rPr>
        <w:t xml:space="preserve"> אה... </w:t>
      </w:r>
      <w:r w:rsidRPr="00FB638E">
        <w:rPr>
          <w:rtl/>
        </w:rPr>
        <w:t>אבל כאילו שזה שעושים באופן קבוע משהו שהוא בעצם לא כל כך</w:t>
      </w:r>
      <w:r>
        <w:rPr>
          <w:rtl/>
        </w:rPr>
        <w:t xml:space="preserve"> אה... </w:t>
      </w:r>
      <w:r w:rsidRPr="00FB638E">
        <w:rPr>
          <w:rtl/>
        </w:rPr>
        <w:t>מרגש או כיפי או מרתק</w:t>
      </w:r>
      <w:r>
        <w:rPr>
          <w:rFonts w:hint="cs"/>
          <w:rtl/>
        </w:rPr>
        <w:t>,</w:t>
      </w:r>
      <w:r w:rsidRPr="00FB638E">
        <w:rPr>
          <w:rtl/>
        </w:rPr>
        <w:t xml:space="preserve"> אולי זה גם</w:t>
      </w:r>
      <w:r>
        <w:rPr>
          <w:rtl/>
        </w:rPr>
        <w:t xml:space="preserve"> אה... </w:t>
      </w:r>
      <w:r w:rsidRPr="00FB638E">
        <w:rPr>
          <w:rtl/>
        </w:rPr>
        <w:t>קשור לאיזה יכולת של כאילו להתרכז או להיות סבלני</w:t>
      </w:r>
      <w:r>
        <w:rPr>
          <w:rFonts w:hint="cs"/>
          <w:rtl/>
        </w:rPr>
        <w:t>.</w:t>
      </w:r>
      <w:r w:rsidRPr="00FB638E">
        <w:rPr>
          <w:rtl/>
        </w:rPr>
        <w:t xml:space="preserve"> נכון</w:t>
      </w:r>
      <w:r>
        <w:rPr>
          <w:rFonts w:hint="cs"/>
          <w:rtl/>
        </w:rPr>
        <w:t>,</w:t>
      </w:r>
      <w:r w:rsidRPr="00FB638E">
        <w:rPr>
          <w:rtl/>
        </w:rPr>
        <w:t xml:space="preserve"> כאילו הרבה פעמים לא חייבים להיות כזה מרוכזים</w:t>
      </w:r>
      <w:r>
        <w:rPr>
          <w:rFonts w:hint="cs"/>
          <w:rtl/>
        </w:rPr>
        <w:t>,</w:t>
      </w:r>
      <w:r w:rsidRPr="00FB638E">
        <w:rPr>
          <w:rtl/>
        </w:rPr>
        <w:t xml:space="preserve"> אבל רק הדבר הזה שאתה כאילו יכול להיות סבלני כאילו כלפי משהו לא מתגמל</w:t>
      </w:r>
      <w:r>
        <w:rPr>
          <w:rtl/>
        </w:rPr>
        <w:t>.</w:t>
      </w:r>
    </w:p>
    <w:p w14:paraId="384FDBE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נכון</w:t>
      </w:r>
      <w:r>
        <w:rPr>
          <w:rFonts w:hint="cs"/>
          <w:rtl/>
        </w:rPr>
        <w:t>,</w:t>
      </w:r>
      <w:r w:rsidRPr="00FB638E">
        <w:rPr>
          <w:rtl/>
        </w:rPr>
        <w:t xml:space="preserve"> אולי זה </w:t>
      </w:r>
      <w:r>
        <w:rPr>
          <w:rtl/>
        </w:rPr>
        <w:t>הכול</w:t>
      </w:r>
      <w:r w:rsidRPr="00FB638E">
        <w:rPr>
          <w:rtl/>
        </w:rPr>
        <w:t xml:space="preserve"> מספרים לנו שזה כאילו ריכוז וכזה</w:t>
      </w:r>
      <w:r>
        <w:rPr>
          <w:rFonts w:hint="cs"/>
          <w:rtl/>
        </w:rPr>
        <w:t>,</w:t>
      </w:r>
      <w:r w:rsidRPr="00FB638E">
        <w:rPr>
          <w:rtl/>
        </w:rPr>
        <w:t xml:space="preserve"> לא חייבים להיות מרוכזים</w:t>
      </w:r>
      <w:r>
        <w:rPr>
          <w:rFonts w:hint="cs"/>
          <w:rtl/>
        </w:rPr>
        <w:t>,</w:t>
      </w:r>
      <w:r w:rsidRPr="00FB638E">
        <w:rPr>
          <w:rtl/>
        </w:rPr>
        <w:t xml:space="preserve"> אבל רק כאילו</w:t>
      </w:r>
      <w:r>
        <w:rPr>
          <w:rtl/>
        </w:rPr>
        <w:t>...</w:t>
      </w:r>
    </w:p>
    <w:p w14:paraId="6AB486F5" w14:textId="77777777" w:rsidR="000F5784" w:rsidRPr="00FB638E" w:rsidRDefault="000F5784" w:rsidP="000F5784">
      <w:pPr>
        <w:pStyle w:val="31"/>
      </w:pPr>
      <w:r>
        <w:rPr>
          <w:b/>
          <w:bCs/>
          <w:rtl/>
        </w:rPr>
        <w:t>ת':</w:t>
      </w:r>
      <w:r>
        <w:rPr>
          <w:b/>
          <w:bCs/>
          <w:rtl/>
        </w:rPr>
        <w:tab/>
      </w:r>
      <w:r w:rsidRPr="00FB638E">
        <w:rPr>
          <w:rtl/>
        </w:rPr>
        <w:t>אולי מ</w:t>
      </w:r>
      <w:r>
        <w:rPr>
          <w:rFonts w:hint="cs"/>
          <w:rtl/>
        </w:rPr>
        <w:t>ח</w:t>
      </w:r>
      <w:r w:rsidRPr="00FB638E">
        <w:rPr>
          <w:rtl/>
        </w:rPr>
        <w:t>ונך או מנומס או מהכיוון הזה</w:t>
      </w:r>
      <w:r>
        <w:rPr>
          <w:rtl/>
        </w:rPr>
        <w:t>.</w:t>
      </w:r>
    </w:p>
    <w:p w14:paraId="2AAA54E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או עם אורך רוח כאילו א</w:t>
      </w:r>
      <w:r>
        <w:rPr>
          <w:rtl/>
        </w:rPr>
        <w:t>...</w:t>
      </w:r>
    </w:p>
    <w:p w14:paraId="6386D01E" w14:textId="77777777" w:rsidR="000F5784" w:rsidRPr="00FB638E" w:rsidRDefault="000F5784" w:rsidP="000F5784">
      <w:pPr>
        <w:pStyle w:val="31"/>
      </w:pPr>
      <w:r>
        <w:rPr>
          <w:b/>
          <w:bCs/>
          <w:rtl/>
        </w:rPr>
        <w:t>ת':</w:t>
      </w:r>
      <w:r>
        <w:rPr>
          <w:b/>
          <w:bCs/>
          <w:rtl/>
        </w:rPr>
        <w:tab/>
      </w:r>
      <w:r w:rsidRPr="00FB638E">
        <w:rPr>
          <w:rtl/>
        </w:rPr>
        <w:t>כלפי משהו לא מתגמל בהכרח</w:t>
      </w:r>
      <w:r>
        <w:rPr>
          <w:rtl/>
        </w:rPr>
        <w:t>.</w:t>
      </w:r>
    </w:p>
    <w:p w14:paraId="45EAF85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אה כן</w:t>
      </w:r>
      <w:r>
        <w:rPr>
          <w:rtl/>
        </w:rPr>
        <w:t>.</w:t>
      </w:r>
    </w:p>
    <w:p w14:paraId="6245516E" w14:textId="77777777" w:rsidR="000F5784" w:rsidRPr="00FB638E" w:rsidRDefault="000F5784" w:rsidP="000F5784">
      <w:pPr>
        <w:pStyle w:val="31"/>
      </w:pPr>
      <w:r>
        <w:rPr>
          <w:b/>
          <w:bCs/>
          <w:rtl/>
        </w:rPr>
        <w:lastRenderedPageBreak/>
        <w:t>ת':</w:t>
      </w:r>
      <w:r>
        <w:rPr>
          <w:b/>
          <w:bCs/>
          <w:rtl/>
        </w:rPr>
        <w:tab/>
      </w:r>
      <w:r w:rsidRPr="00FB638E">
        <w:rPr>
          <w:rtl/>
        </w:rPr>
        <w:t>וואו</w:t>
      </w:r>
      <w:r>
        <w:rPr>
          <w:rtl/>
        </w:rPr>
        <w:t>,</w:t>
      </w:r>
      <w:r w:rsidRPr="00FB638E">
        <w:rPr>
          <w:rtl/>
        </w:rPr>
        <w:t xml:space="preserve"> זה מעניין ממש</w:t>
      </w:r>
      <w:r>
        <w:rPr>
          <w:rtl/>
        </w:rPr>
        <w:t>,</w:t>
      </w:r>
    </w:p>
    <w:p w14:paraId="1851DB8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נכון</w:t>
      </w:r>
      <w:r>
        <w:rPr>
          <w:rtl/>
        </w:rPr>
        <w:t>,</w:t>
      </w:r>
    </w:p>
    <w:p w14:paraId="175F9978" w14:textId="77777777" w:rsidR="000F5784" w:rsidRPr="00FB638E" w:rsidRDefault="000F5784" w:rsidP="000F5784">
      <w:pPr>
        <w:pStyle w:val="31"/>
      </w:pPr>
      <w:r>
        <w:rPr>
          <w:b/>
          <w:bCs/>
          <w:rtl/>
        </w:rPr>
        <w:t>ת':</w:t>
      </w:r>
      <w:r>
        <w:rPr>
          <w:b/>
          <w:bCs/>
          <w:rtl/>
        </w:rPr>
        <w:tab/>
      </w:r>
      <w:r w:rsidRPr="00FB638E">
        <w:rPr>
          <w:rtl/>
        </w:rPr>
        <w:t>המקום הזה</w:t>
      </w:r>
      <w:r>
        <w:rPr>
          <w:rtl/>
        </w:rPr>
        <w:t>.</w:t>
      </w:r>
      <w:r w:rsidRPr="00FB638E">
        <w:rPr>
          <w:rtl/>
        </w:rPr>
        <w:t xml:space="preserve"> כן</w:t>
      </w:r>
      <w:r>
        <w:rPr>
          <w:rtl/>
        </w:rPr>
        <w:t>.</w:t>
      </w:r>
      <w:r w:rsidRPr="00FB638E">
        <w:rPr>
          <w:rtl/>
        </w:rPr>
        <w:t xml:space="preserve"> לא חשבתי על זה שהבית ספר</w:t>
      </w:r>
      <w:r>
        <w:rPr>
          <w:rtl/>
        </w:rPr>
        <w:t xml:space="preserve"> אה... </w:t>
      </w:r>
      <w:r w:rsidRPr="00FB638E">
        <w:rPr>
          <w:rtl/>
        </w:rPr>
        <w:t>לא כאילו עוזר לילדים לא לפתח הפרעות קשב</w:t>
      </w:r>
      <w:r>
        <w:rPr>
          <w:rtl/>
        </w:rPr>
        <w:t>.</w:t>
      </w:r>
    </w:p>
    <w:p w14:paraId="498F58C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1B4C9485" w14:textId="77777777" w:rsidR="000F5784" w:rsidRPr="00FB638E" w:rsidRDefault="000F5784" w:rsidP="000F5784">
      <w:pPr>
        <w:pStyle w:val="31"/>
      </w:pPr>
      <w:r>
        <w:rPr>
          <w:b/>
          <w:bCs/>
          <w:rtl/>
        </w:rPr>
        <w:t>ת':</w:t>
      </w:r>
      <w:r>
        <w:rPr>
          <w:b/>
          <w:bCs/>
          <w:rtl/>
        </w:rPr>
        <w:tab/>
      </w:r>
      <w:r w:rsidRPr="00FB638E">
        <w:rPr>
          <w:rtl/>
        </w:rPr>
        <w:t>כן</w:t>
      </w:r>
      <w:r>
        <w:rPr>
          <w:rtl/>
        </w:rPr>
        <w:t>.</w:t>
      </w:r>
      <w:r w:rsidRPr="00FB638E">
        <w:rPr>
          <w:rtl/>
        </w:rPr>
        <w:t xml:space="preserve"> כי משהו שהוא אכן נכון</w:t>
      </w:r>
      <w:r>
        <w:rPr>
          <w:rtl/>
        </w:rPr>
        <w:t>.</w:t>
      </w:r>
      <w:r w:rsidRPr="00FB638E">
        <w:rPr>
          <w:rtl/>
        </w:rPr>
        <w:t xml:space="preserve"> וגם וגם אני לא חושב שזה אם נולדת עם</w:t>
      </w:r>
      <w:r>
        <w:rPr>
          <w:rtl/>
        </w:rPr>
        <w:t xml:space="preserve"> אה... </w:t>
      </w:r>
      <w:r w:rsidRPr="00FB638E">
        <w:rPr>
          <w:rtl/>
        </w:rPr>
        <w:t>הפרעת קשב 70% אז זה יכול לעלות לגמרי ל-100%</w:t>
      </w:r>
      <w:r>
        <w:rPr>
          <w:rFonts w:hint="cs"/>
          <w:rtl/>
        </w:rPr>
        <w:t>,</w:t>
      </w:r>
      <w:r w:rsidRPr="00FB638E">
        <w:rPr>
          <w:rtl/>
        </w:rPr>
        <w:t xml:space="preserve"> וגם וגם אני חושב</w:t>
      </w:r>
      <w:r>
        <w:rPr>
          <w:rtl/>
        </w:rPr>
        <w:t xml:space="preserve"> ש... </w:t>
      </w:r>
      <w:r w:rsidRPr="00FB638E">
        <w:rPr>
          <w:rtl/>
        </w:rPr>
        <w:t>זה יכול לרדת</w:t>
      </w:r>
      <w:r>
        <w:rPr>
          <w:rFonts w:hint="cs"/>
          <w:rtl/>
        </w:rPr>
        <w:t>,</w:t>
      </w:r>
      <w:r w:rsidRPr="00FB638E">
        <w:rPr>
          <w:rtl/>
        </w:rPr>
        <w:t xml:space="preserve"> כאילו זה לא </w:t>
      </w:r>
      <w:r>
        <w:rPr>
          <w:rtl/>
        </w:rPr>
        <w:t xml:space="preserve">אמ... </w:t>
      </w:r>
      <w:r w:rsidRPr="00FB638E">
        <w:rPr>
          <w:rtl/>
        </w:rPr>
        <w:t>אמ</w:t>
      </w:r>
      <w:r>
        <w:rPr>
          <w:rtl/>
        </w:rPr>
        <w:t>...</w:t>
      </w:r>
    </w:p>
    <w:p w14:paraId="63EA72D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Fonts w:hint="cs"/>
          <w:rtl/>
        </w:rPr>
        <w:t>,</w:t>
      </w:r>
      <w:r w:rsidRPr="00FB638E">
        <w:rPr>
          <w:rtl/>
        </w:rPr>
        <w:t xml:space="preserve"> זה לא משהו מוגמר</w:t>
      </w:r>
      <w:r>
        <w:rPr>
          <w:rtl/>
        </w:rPr>
        <w:t>.</w:t>
      </w:r>
    </w:p>
    <w:p w14:paraId="344417EB" w14:textId="77777777" w:rsidR="000F5784" w:rsidRPr="00FB638E" w:rsidRDefault="000F5784" w:rsidP="000F5784">
      <w:pPr>
        <w:pStyle w:val="31"/>
      </w:pPr>
      <w:r>
        <w:rPr>
          <w:b/>
          <w:bCs/>
          <w:rtl/>
        </w:rPr>
        <w:t>ת':</w:t>
      </w:r>
      <w:r>
        <w:rPr>
          <w:b/>
          <w:bCs/>
          <w:rtl/>
        </w:rPr>
        <w:tab/>
      </w:r>
      <w:r w:rsidRPr="00FB638E">
        <w:rPr>
          <w:rtl/>
        </w:rPr>
        <w:t>כן</w:t>
      </w:r>
      <w:r>
        <w:rPr>
          <w:rFonts w:hint="cs"/>
          <w:rtl/>
        </w:rPr>
        <w:t>,</w:t>
      </w:r>
      <w:r w:rsidRPr="00FB638E">
        <w:rPr>
          <w:rtl/>
        </w:rPr>
        <w:t xml:space="preserve"> בדיוק</w:t>
      </w:r>
      <w:r>
        <w:rPr>
          <w:rFonts w:hint="cs"/>
          <w:rtl/>
        </w:rPr>
        <w:t>,</w:t>
      </w:r>
      <w:r w:rsidRPr="00FB638E">
        <w:rPr>
          <w:rtl/>
        </w:rPr>
        <w:t xml:space="preserve"> זה לא משהו מוגמר ולגמרי אפשר שזה יוחמר לך</w:t>
      </w:r>
      <w:r>
        <w:rPr>
          <w:rFonts w:hint="cs"/>
          <w:rtl/>
        </w:rPr>
        <w:t>,</w:t>
      </w:r>
      <w:r w:rsidRPr="00FB638E">
        <w:rPr>
          <w:rtl/>
        </w:rPr>
        <w:t xml:space="preserve"> הרי ילד שיושב שנתיים בבית בקורונה ומשחק במחשב אחרי זה הוא יוצא לעולם והוא כאילו כן כן</w:t>
      </w:r>
      <w:r>
        <w:rPr>
          <w:rtl/>
        </w:rPr>
        <w:t>.</w:t>
      </w:r>
    </w:p>
    <w:p w14:paraId="3356513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לגמרי</w:t>
      </w:r>
      <w:r>
        <w:rPr>
          <w:rFonts w:hint="cs"/>
          <w:rtl/>
        </w:rPr>
        <w:t>,</w:t>
      </w:r>
      <w:r w:rsidRPr="00FB638E">
        <w:rPr>
          <w:rtl/>
        </w:rPr>
        <w:t xml:space="preserve"> וזה לא היה ככה לפני זה נכון אז</w:t>
      </w:r>
      <w:r>
        <w:rPr>
          <w:rtl/>
        </w:rPr>
        <w:t>...</w:t>
      </w:r>
    </w:p>
    <w:p w14:paraId="117753D9" w14:textId="77777777" w:rsidR="000F5784" w:rsidRPr="00FB638E" w:rsidRDefault="000F5784" w:rsidP="000F5784">
      <w:pPr>
        <w:pStyle w:val="31"/>
      </w:pPr>
      <w:r>
        <w:rPr>
          <w:b/>
          <w:bCs/>
          <w:rtl/>
        </w:rPr>
        <w:t>ת':</w:t>
      </w:r>
      <w:r>
        <w:rPr>
          <w:b/>
          <w:bCs/>
          <w:rtl/>
        </w:rPr>
        <w:tab/>
      </w:r>
      <w:r w:rsidRPr="00FB638E">
        <w:rPr>
          <w:rtl/>
        </w:rPr>
        <w:t>אז</w:t>
      </w:r>
      <w:r>
        <w:rPr>
          <w:rtl/>
        </w:rPr>
        <w:t xml:space="preserve"> אה... </w:t>
      </w:r>
      <w:r w:rsidRPr="00FB638E">
        <w:rPr>
          <w:rtl/>
        </w:rPr>
        <w:t>זה כולנו יודעים את זה כבר וז</w:t>
      </w:r>
      <w:r>
        <w:rPr>
          <w:rFonts w:hint="cs"/>
          <w:rtl/>
        </w:rPr>
        <w:t>י</w:t>
      </w:r>
      <w:r w:rsidRPr="00FB638E">
        <w:rPr>
          <w:rtl/>
        </w:rPr>
        <w:t>הו את זה נכון</w:t>
      </w:r>
      <w:r>
        <w:rPr>
          <w:rtl/>
        </w:rPr>
        <w:t>.</w:t>
      </w:r>
    </w:p>
    <w:p w14:paraId="29D878A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אמ</w:t>
      </w:r>
      <w:r>
        <w:rPr>
          <w:rtl/>
        </w:rPr>
        <w:t>...</w:t>
      </w:r>
    </w:p>
    <w:p w14:paraId="7098BFA8" w14:textId="77777777" w:rsidR="000F5784" w:rsidRPr="00FB638E" w:rsidRDefault="000F5784" w:rsidP="000F5784">
      <w:pPr>
        <w:pStyle w:val="31"/>
      </w:pPr>
      <w:r>
        <w:rPr>
          <w:b/>
          <w:bCs/>
          <w:rtl/>
        </w:rPr>
        <w:t>ת':</w:t>
      </w:r>
      <w:r>
        <w:rPr>
          <w:b/>
          <w:bCs/>
          <w:rtl/>
        </w:rPr>
        <w:tab/>
      </w:r>
      <w:r w:rsidRPr="00FB638E">
        <w:rPr>
          <w:rtl/>
        </w:rPr>
        <w:t>נכון</w:t>
      </w:r>
      <w:r>
        <w:rPr>
          <w:rtl/>
        </w:rPr>
        <w:t>.</w:t>
      </w:r>
    </w:p>
    <w:p w14:paraId="2EFD83F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שאלת המיליון דולר</w:t>
      </w:r>
      <w:r>
        <w:rPr>
          <w:rtl/>
        </w:rPr>
        <w:t>.</w:t>
      </w:r>
      <w:r w:rsidRPr="00FB638E">
        <w:rPr>
          <w:rtl/>
        </w:rPr>
        <w:t xml:space="preserve"> האם אתה חושב שכשיהיו לך ילדים אז אתה תשלח אותם לבית ספר</w:t>
      </w:r>
      <w:r>
        <w:rPr>
          <w:rtl/>
        </w:rPr>
        <w:t>?</w:t>
      </w:r>
    </w:p>
    <w:p w14:paraId="4EBBB4C1" w14:textId="77777777" w:rsidR="000F5784" w:rsidRPr="00FB638E" w:rsidRDefault="000F5784" w:rsidP="000F5784">
      <w:pPr>
        <w:pStyle w:val="31"/>
      </w:pPr>
      <w:r>
        <w:rPr>
          <w:b/>
          <w:bCs/>
          <w:rtl/>
        </w:rPr>
        <w:t>ת':</w:t>
      </w:r>
      <w:r>
        <w:rPr>
          <w:b/>
          <w:bCs/>
          <w:rtl/>
        </w:rPr>
        <w:tab/>
      </w:r>
      <w:r w:rsidRPr="00FB638E">
        <w:rPr>
          <w:rtl/>
        </w:rPr>
        <w:t>בטוח</w:t>
      </w:r>
      <w:r>
        <w:rPr>
          <w:rtl/>
        </w:rPr>
        <w:t>.</w:t>
      </w:r>
      <w:r w:rsidRPr="00FB638E">
        <w:rPr>
          <w:rtl/>
        </w:rPr>
        <w:t xml:space="preserve"> אם לא</w:t>
      </w:r>
      <w:r>
        <w:rPr>
          <w:rFonts w:hint="cs"/>
          <w:rtl/>
        </w:rPr>
        <w:t>,</w:t>
      </w:r>
      <w:r w:rsidRPr="00FB638E">
        <w:rPr>
          <w:rtl/>
        </w:rPr>
        <w:t xml:space="preserve"> אם לא</w:t>
      </w:r>
      <w:r>
        <w:rPr>
          <w:rtl/>
        </w:rPr>
        <w:t xml:space="preserve"> אה... </w:t>
      </w:r>
      <w:r w:rsidRPr="00FB638E">
        <w:rPr>
          <w:rtl/>
        </w:rPr>
        <w:t>אם אני אשלח אותם לבית ספר</w:t>
      </w:r>
      <w:r>
        <w:rPr>
          <w:rtl/>
        </w:rPr>
        <w:t xml:space="preserve"> אה... </w:t>
      </w:r>
      <w:r w:rsidRPr="00FB638E">
        <w:rPr>
          <w:rtl/>
        </w:rPr>
        <w:t>כן</w:t>
      </w:r>
      <w:r>
        <w:rPr>
          <w:rFonts w:hint="cs"/>
          <w:rtl/>
        </w:rPr>
        <w:t>,</w:t>
      </w:r>
      <w:r w:rsidRPr="00FB638E">
        <w:rPr>
          <w:rtl/>
        </w:rPr>
        <w:t xml:space="preserve"> כאילו מה זה אם אני אשלח אותם לבית ספר</w:t>
      </w:r>
      <w:r>
        <w:rPr>
          <w:rtl/>
        </w:rPr>
        <w:t>?</w:t>
      </w:r>
      <w:r w:rsidRPr="00FB638E">
        <w:rPr>
          <w:rtl/>
        </w:rPr>
        <w:t xml:space="preserve"> כן</w:t>
      </w:r>
      <w:r>
        <w:rPr>
          <w:rFonts w:hint="cs"/>
          <w:rtl/>
        </w:rPr>
        <w:t>,</w:t>
      </w:r>
      <w:r w:rsidRPr="00FB638E">
        <w:rPr>
          <w:rtl/>
        </w:rPr>
        <w:t xml:space="preserve"> נראה לי</w:t>
      </w:r>
      <w:r>
        <w:rPr>
          <w:rFonts w:hint="cs"/>
          <w:rtl/>
        </w:rPr>
        <w:t>,</w:t>
      </w:r>
      <w:r w:rsidRPr="00FB638E">
        <w:rPr>
          <w:rtl/>
        </w:rPr>
        <w:t xml:space="preserve"> הייתי אומר שכן</w:t>
      </w:r>
      <w:r>
        <w:rPr>
          <w:rFonts w:hint="cs"/>
          <w:rtl/>
        </w:rPr>
        <w:t>,</w:t>
      </w:r>
      <w:r w:rsidRPr="00FB638E">
        <w:rPr>
          <w:rtl/>
        </w:rPr>
        <w:t xml:space="preserve"> כאילו אני יכול לחשוב על</w:t>
      </w:r>
      <w:r>
        <w:rPr>
          <w:rtl/>
        </w:rPr>
        <w:t xml:space="preserve"> אה... </w:t>
      </w:r>
      <w:r w:rsidRPr="00FB638E">
        <w:rPr>
          <w:rtl/>
        </w:rPr>
        <w:t>שאולי בית ספר ב</w:t>
      </w:r>
      <w:r>
        <w:rPr>
          <w:rFonts w:hint="cs"/>
          <w:rtl/>
        </w:rPr>
        <w:t>...</w:t>
      </w:r>
      <w:r w:rsidRPr="00FB638E">
        <w:rPr>
          <w:rtl/>
        </w:rPr>
        <w:t xml:space="preserve"> בכלל יש בו איזה מורכבות</w:t>
      </w:r>
      <w:r>
        <w:rPr>
          <w:rFonts w:hint="cs"/>
          <w:rtl/>
        </w:rPr>
        <w:t>,</w:t>
      </w:r>
      <w:r w:rsidRPr="00FB638E">
        <w:rPr>
          <w:rtl/>
        </w:rPr>
        <w:t xml:space="preserve"> והייתי רוצה לדמיין עולם שבו כאילו לא הייתי חייב לשלוח את הילדים שלי לבית ספר אלא לסוג של מסגרת אחרת</w:t>
      </w:r>
      <w:r>
        <w:rPr>
          <w:rtl/>
        </w:rPr>
        <w:t>.</w:t>
      </w:r>
    </w:p>
    <w:p w14:paraId="121221C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שמה יש בה במסגרת האחרת הזאת</w:t>
      </w:r>
      <w:r>
        <w:rPr>
          <w:rtl/>
        </w:rPr>
        <w:t>?</w:t>
      </w:r>
    </w:p>
    <w:p w14:paraId="5CA6F568" w14:textId="77777777" w:rsidR="000F5784" w:rsidRPr="00FB638E" w:rsidRDefault="000F5784" w:rsidP="000F5784">
      <w:pPr>
        <w:pStyle w:val="31"/>
      </w:pPr>
      <w:r>
        <w:rPr>
          <w:b/>
          <w:bCs/>
          <w:rtl/>
        </w:rPr>
        <w:t>ת':</w:t>
      </w:r>
      <w:r>
        <w:rPr>
          <w:b/>
          <w:bCs/>
          <w:rtl/>
        </w:rPr>
        <w:tab/>
      </w:r>
      <w:r w:rsidRPr="00FB638E">
        <w:rPr>
          <w:rtl/>
        </w:rPr>
        <w:t>אה</w:t>
      </w:r>
      <w:r>
        <w:rPr>
          <w:rFonts w:hint="cs"/>
          <w:rtl/>
        </w:rPr>
        <w:t>,</w:t>
      </w:r>
      <w:r w:rsidRPr="00FB638E">
        <w:rPr>
          <w:rtl/>
        </w:rPr>
        <w:t xml:space="preserve"> כאילו אולי זה קצת</w:t>
      </w:r>
      <w:r>
        <w:rPr>
          <w:rtl/>
        </w:rPr>
        <w:t xml:space="preserve"> אה... </w:t>
      </w:r>
      <w:r w:rsidRPr="00FB638E">
        <w:rPr>
          <w:rtl/>
        </w:rPr>
        <w:t xml:space="preserve">עולם </w:t>
      </w:r>
      <w:r>
        <w:rPr>
          <w:rtl/>
        </w:rPr>
        <w:t xml:space="preserve">אמ... </w:t>
      </w:r>
      <w:r w:rsidRPr="00FB638E">
        <w:rPr>
          <w:rtl/>
        </w:rPr>
        <w:t>כן או עולם אחר או אוטופי כזה</w:t>
      </w:r>
      <w:r>
        <w:rPr>
          <w:rFonts w:hint="cs"/>
          <w:rtl/>
        </w:rPr>
        <w:t>,</w:t>
      </w:r>
      <w:r w:rsidRPr="00FB638E">
        <w:rPr>
          <w:rtl/>
        </w:rPr>
        <w:t xml:space="preserve"> שהוא כאילו גם אוטופי כלכלי</w:t>
      </w:r>
      <w:r>
        <w:rPr>
          <w:rFonts w:hint="cs"/>
          <w:rtl/>
        </w:rPr>
        <w:t>,</w:t>
      </w:r>
      <w:r w:rsidRPr="00FB638E">
        <w:rPr>
          <w:rtl/>
        </w:rPr>
        <w:t xml:space="preserve"> כן</w:t>
      </w:r>
      <w:r>
        <w:rPr>
          <w:rFonts w:hint="cs"/>
          <w:rtl/>
        </w:rPr>
        <w:t>,</w:t>
      </w:r>
      <w:r w:rsidRPr="00FB638E">
        <w:rPr>
          <w:rtl/>
        </w:rPr>
        <w:t xml:space="preserve"> שמתאפשרים כל מיני דברים</w:t>
      </w:r>
      <w:r>
        <w:rPr>
          <w:rFonts w:hint="cs"/>
          <w:rtl/>
        </w:rPr>
        <w:t>,</w:t>
      </w:r>
      <w:r w:rsidRPr="00FB638E">
        <w:rPr>
          <w:rtl/>
        </w:rPr>
        <w:t xml:space="preserve"> אבל לא הייתי כאילו</w:t>
      </w:r>
      <w:r>
        <w:rPr>
          <w:rFonts w:hint="cs"/>
          <w:rtl/>
        </w:rPr>
        <w:t>,</w:t>
      </w:r>
      <w:r w:rsidRPr="00FB638E">
        <w:rPr>
          <w:rtl/>
        </w:rPr>
        <w:t xml:space="preserve"> אני חושב שלהיות עדיין ילדים</w:t>
      </w:r>
      <w:r>
        <w:rPr>
          <w:rFonts w:hint="cs"/>
          <w:rtl/>
        </w:rPr>
        <w:t>,</w:t>
      </w:r>
      <w:r w:rsidRPr="00FB638E">
        <w:rPr>
          <w:rtl/>
        </w:rPr>
        <w:t xml:space="preserve"> כאילו לא צריכים להיות בכיתה 30 עם עוד 30 ילדים משמונה עד שתיים</w:t>
      </w:r>
      <w:r>
        <w:rPr>
          <w:rFonts w:hint="cs"/>
          <w:rtl/>
        </w:rPr>
        <w:t>,</w:t>
      </w:r>
      <w:r w:rsidRPr="00FB638E">
        <w:rPr>
          <w:rtl/>
        </w:rPr>
        <w:t xml:space="preserve"> נראה לי כאילו לא</w:t>
      </w:r>
      <w:r>
        <w:rPr>
          <w:rFonts w:hint="cs"/>
          <w:rtl/>
        </w:rPr>
        <w:t>,</w:t>
      </w:r>
      <w:r w:rsidRPr="00FB638E">
        <w:rPr>
          <w:rtl/>
        </w:rPr>
        <w:t xml:space="preserve"> זה לא באמת דבר שנכון כאילו לילדים</w:t>
      </w:r>
      <w:r>
        <w:rPr>
          <w:rtl/>
        </w:rPr>
        <w:t>.</w:t>
      </w:r>
    </w:p>
    <w:p w14:paraId="0C218B6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אה</w:t>
      </w:r>
      <w:r>
        <w:rPr>
          <w:rtl/>
        </w:rPr>
        <w:t>...</w:t>
      </w:r>
    </w:p>
    <w:p w14:paraId="7DEC8743" w14:textId="77777777" w:rsidR="000F5784" w:rsidRPr="00FB638E" w:rsidRDefault="000F5784" w:rsidP="000F5784">
      <w:pPr>
        <w:pStyle w:val="31"/>
      </w:pPr>
      <w:r>
        <w:rPr>
          <w:b/>
          <w:bCs/>
          <w:rtl/>
        </w:rPr>
        <w:t>ת':</w:t>
      </w:r>
      <w:r>
        <w:rPr>
          <w:b/>
          <w:bCs/>
          <w:rtl/>
        </w:rPr>
        <w:tab/>
      </w:r>
      <w:r w:rsidRPr="00FB638E">
        <w:rPr>
          <w:rtl/>
        </w:rPr>
        <w:t>אני כן חושב שהמון מהדברים שעושים ביסודי ובתיכון עם עם הילדים ב</w:t>
      </w:r>
      <w:r>
        <w:rPr>
          <w:rtl/>
        </w:rPr>
        <w:t>הרדוף</w:t>
      </w:r>
      <w:r w:rsidRPr="00FB638E">
        <w:rPr>
          <w:rtl/>
        </w:rPr>
        <w:t xml:space="preserve"> אז</w:t>
      </w:r>
      <w:r>
        <w:rPr>
          <w:rFonts w:hint="cs"/>
          <w:rtl/>
        </w:rPr>
        <w:t>...</w:t>
      </w:r>
      <w:r w:rsidRPr="00FB638E">
        <w:rPr>
          <w:rtl/>
        </w:rPr>
        <w:t xml:space="preserve"> אז הוא דבר שהייתי רוצה גם שהילדים שלי יעברו</w:t>
      </w:r>
      <w:r>
        <w:rPr>
          <w:rFonts w:hint="cs"/>
          <w:rtl/>
        </w:rPr>
        <w:t>,</w:t>
      </w:r>
      <w:r w:rsidRPr="00FB638E">
        <w:rPr>
          <w:rtl/>
        </w:rPr>
        <w:t xml:space="preserve"> אבל בטוח בדרך אחרת </w:t>
      </w:r>
      <w:r>
        <w:rPr>
          <w:rtl/>
        </w:rPr>
        <w:t xml:space="preserve">אמ... </w:t>
      </w:r>
      <w:r w:rsidRPr="00FB638E">
        <w:rPr>
          <w:rtl/>
        </w:rPr>
        <w:t>אבל זה עוד פעם איזה אוטופיה כלכלית</w:t>
      </w:r>
      <w:r>
        <w:rPr>
          <w:rFonts w:hint="cs"/>
          <w:rtl/>
        </w:rPr>
        <w:t>,</w:t>
      </w:r>
      <w:r w:rsidRPr="00FB638E">
        <w:rPr>
          <w:rtl/>
        </w:rPr>
        <w:t xml:space="preserve"> כאילו כן</w:t>
      </w:r>
      <w:r>
        <w:rPr>
          <w:rFonts w:hint="cs"/>
          <w:rtl/>
        </w:rPr>
        <w:t>,</w:t>
      </w:r>
      <w:r w:rsidRPr="00FB638E">
        <w:rPr>
          <w:rtl/>
        </w:rPr>
        <w:t xml:space="preserve"> זה לגמרי כלכלי</w:t>
      </w:r>
      <w:r>
        <w:rPr>
          <w:rFonts w:hint="cs"/>
          <w:rtl/>
        </w:rPr>
        <w:t>,</w:t>
      </w:r>
      <w:r w:rsidRPr="00FB638E">
        <w:rPr>
          <w:rtl/>
        </w:rPr>
        <w:t xml:space="preserve"> כאילו אני בטוח שגם ב</w:t>
      </w:r>
      <w:r>
        <w:rPr>
          <w:rtl/>
        </w:rPr>
        <w:t>הרדוף</w:t>
      </w:r>
      <w:r w:rsidRPr="00FB638E">
        <w:rPr>
          <w:rtl/>
        </w:rPr>
        <w:t xml:space="preserve"> היו רוצים ללמד 10 ילדים עם שניהם הורים שתוקצבו נהדר</w:t>
      </w:r>
      <w:r>
        <w:rPr>
          <w:rFonts w:hint="cs"/>
          <w:rtl/>
        </w:rPr>
        <w:t>,</w:t>
      </w:r>
      <w:r w:rsidRPr="00FB638E">
        <w:rPr>
          <w:rtl/>
        </w:rPr>
        <w:t xml:space="preserve"> כאילו</w:t>
      </w:r>
      <w:r>
        <w:rPr>
          <w:rFonts w:hint="cs"/>
          <w:rtl/>
        </w:rPr>
        <w:t>,</w:t>
      </w:r>
      <w:r w:rsidRPr="00FB638E">
        <w:rPr>
          <w:rtl/>
        </w:rPr>
        <w:t xml:space="preserve"> אבל אז זה כאילו אז כן זה דבר</w:t>
      </w:r>
      <w:r>
        <w:rPr>
          <w:rtl/>
        </w:rPr>
        <w:t>.</w:t>
      </w:r>
    </w:p>
    <w:p w14:paraId="760E07A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בעיקר בכמות הילדים שמגיעים לבית ספר או מה</w:t>
      </w:r>
      <w:r>
        <w:rPr>
          <w:rtl/>
        </w:rPr>
        <w:t>?</w:t>
      </w:r>
    </w:p>
    <w:p w14:paraId="13497F3F" w14:textId="77777777" w:rsidR="000F5784" w:rsidRPr="00FB638E" w:rsidRDefault="000F5784" w:rsidP="000F5784">
      <w:pPr>
        <w:pStyle w:val="31"/>
      </w:pPr>
      <w:r>
        <w:rPr>
          <w:b/>
          <w:bCs/>
          <w:rtl/>
        </w:rPr>
        <w:t>ת':</w:t>
      </w:r>
      <w:r>
        <w:rPr>
          <w:b/>
          <w:bCs/>
          <w:rtl/>
        </w:rPr>
        <w:tab/>
      </w:r>
      <w:r w:rsidRPr="00FB638E">
        <w:rPr>
          <w:rtl/>
        </w:rPr>
        <w:t xml:space="preserve">אני חושב שכמות הילדים וכמה </w:t>
      </w:r>
      <w:r>
        <w:rPr>
          <w:rtl/>
        </w:rPr>
        <w:t xml:space="preserve">אמ... </w:t>
      </w:r>
      <w:r w:rsidRPr="00FB638E">
        <w:rPr>
          <w:rtl/>
        </w:rPr>
        <w:t>כן</w:t>
      </w:r>
      <w:r>
        <w:rPr>
          <w:rFonts w:hint="cs"/>
          <w:rtl/>
        </w:rPr>
        <w:t>,</w:t>
      </w:r>
      <w:r w:rsidRPr="00FB638E">
        <w:rPr>
          <w:rtl/>
        </w:rPr>
        <w:t xml:space="preserve"> אולי אולי בתיכון זה כבר יורד ל</w:t>
      </w:r>
      <w:r>
        <w:rPr>
          <w:rFonts w:hint="cs"/>
          <w:rtl/>
        </w:rPr>
        <w:t>...</w:t>
      </w:r>
      <w:r w:rsidRPr="00FB638E">
        <w:rPr>
          <w:rtl/>
        </w:rPr>
        <w:t xml:space="preserve"> לכמה כאילו המשרד החינוך</w:t>
      </w:r>
      <w:r>
        <w:rPr>
          <w:rtl/>
        </w:rPr>
        <w:t xml:space="preserve"> אה... </w:t>
      </w:r>
      <w:r w:rsidRPr="00FB638E">
        <w:rPr>
          <w:rtl/>
        </w:rPr>
        <w:t>מכתיב מה לומדים</w:t>
      </w:r>
      <w:r>
        <w:rPr>
          <w:rFonts w:hint="cs"/>
          <w:rtl/>
        </w:rPr>
        <w:t>,</w:t>
      </w:r>
      <w:r w:rsidRPr="00FB638E">
        <w:rPr>
          <w:rtl/>
        </w:rPr>
        <w:t xml:space="preserve"> כאילו</w:t>
      </w:r>
      <w:r>
        <w:rPr>
          <w:rtl/>
        </w:rPr>
        <w:t xml:space="preserve"> אה... </w:t>
      </w:r>
      <w:r w:rsidRPr="00FB638E">
        <w:rPr>
          <w:rtl/>
        </w:rPr>
        <w:t>שיש</w:t>
      </w:r>
      <w:r>
        <w:rPr>
          <w:rFonts w:hint="cs"/>
          <w:rtl/>
        </w:rPr>
        <w:t>,</w:t>
      </w:r>
      <w:r w:rsidRPr="00FB638E">
        <w:rPr>
          <w:rtl/>
        </w:rPr>
        <w:t xml:space="preserve"> שיש שמה את השאלות האלה</w:t>
      </w:r>
      <w:r>
        <w:rPr>
          <w:rtl/>
        </w:rPr>
        <w:t>.</w:t>
      </w:r>
    </w:p>
    <w:p w14:paraId="05A3500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Fonts w:hint="cs"/>
          <w:rtl/>
        </w:rPr>
        <w:t>,</w:t>
      </w:r>
      <w:r w:rsidRPr="00FB638E">
        <w:rPr>
          <w:rtl/>
        </w:rPr>
        <w:t xml:space="preserve"> שהיית בוחר נושאים אחרים אולי</w:t>
      </w:r>
      <w:r>
        <w:rPr>
          <w:rtl/>
        </w:rPr>
        <w:t>.</w:t>
      </w:r>
    </w:p>
    <w:p w14:paraId="6542FD74" w14:textId="77777777" w:rsidR="000F5784" w:rsidRPr="00FB638E" w:rsidRDefault="000F5784" w:rsidP="000F5784">
      <w:pPr>
        <w:pStyle w:val="31"/>
      </w:pPr>
      <w:r>
        <w:rPr>
          <w:b/>
          <w:bCs/>
          <w:rtl/>
        </w:rPr>
        <w:t>ת':</w:t>
      </w:r>
      <w:r>
        <w:rPr>
          <w:b/>
          <w:bCs/>
          <w:rtl/>
        </w:rPr>
        <w:tab/>
      </w:r>
      <w:r w:rsidRPr="00FB638E">
        <w:rPr>
          <w:rtl/>
        </w:rPr>
        <w:t>אני חושב שכן כאילו</w:t>
      </w:r>
      <w:r>
        <w:rPr>
          <w:rtl/>
        </w:rPr>
        <w:t>...</w:t>
      </w:r>
    </w:p>
    <w:p w14:paraId="5602393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מה למשל</w:t>
      </w:r>
      <w:r>
        <w:rPr>
          <w:rtl/>
        </w:rPr>
        <w:t>?</w:t>
      </w:r>
    </w:p>
    <w:p w14:paraId="2E599FF0" w14:textId="77777777" w:rsidR="000F5784" w:rsidRPr="00FB638E" w:rsidRDefault="000F5784" w:rsidP="000F5784">
      <w:pPr>
        <w:pStyle w:val="31"/>
      </w:pPr>
      <w:r>
        <w:rPr>
          <w:b/>
          <w:bCs/>
          <w:rtl/>
        </w:rPr>
        <w:t>ת':</w:t>
      </w:r>
      <w:r>
        <w:rPr>
          <w:b/>
          <w:bCs/>
          <w:rtl/>
        </w:rPr>
        <w:tab/>
      </w:r>
      <w:r>
        <w:rPr>
          <w:rtl/>
        </w:rPr>
        <w:t xml:space="preserve">אמ... </w:t>
      </w:r>
      <w:r w:rsidRPr="00FB638E">
        <w:rPr>
          <w:rtl/>
        </w:rPr>
        <w:t>אני</w:t>
      </w:r>
      <w:r>
        <w:rPr>
          <w:rtl/>
        </w:rPr>
        <w:t>...</w:t>
      </w:r>
    </w:p>
    <w:p w14:paraId="3F59936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לחשוב על משהו</w:t>
      </w:r>
      <w:r>
        <w:rPr>
          <w:rtl/>
        </w:rPr>
        <w:t>...</w:t>
      </w:r>
    </w:p>
    <w:p w14:paraId="6A79A33F" w14:textId="77777777" w:rsidR="000F5784" w:rsidRPr="00FB638E" w:rsidRDefault="000F5784" w:rsidP="000F5784">
      <w:pPr>
        <w:pStyle w:val="31"/>
      </w:pPr>
      <w:r>
        <w:rPr>
          <w:b/>
          <w:bCs/>
          <w:rtl/>
        </w:rPr>
        <w:t>ת':</w:t>
      </w:r>
      <w:r>
        <w:rPr>
          <w:b/>
          <w:bCs/>
          <w:rtl/>
        </w:rPr>
        <w:tab/>
      </w:r>
      <w:r w:rsidRPr="00FB638E">
        <w:rPr>
          <w:rtl/>
        </w:rPr>
        <w:t xml:space="preserve">אני חושב שכאילו </w:t>
      </w:r>
      <w:r>
        <w:rPr>
          <w:rtl/>
        </w:rPr>
        <w:t xml:space="preserve">אמ... אה... </w:t>
      </w:r>
      <w:r w:rsidRPr="00FB638E">
        <w:rPr>
          <w:rtl/>
        </w:rPr>
        <w:t>אני באופן אישי הייתי</w:t>
      </w:r>
      <w:r>
        <w:rPr>
          <w:rtl/>
        </w:rPr>
        <w:t xml:space="preserve"> אה... </w:t>
      </w:r>
      <w:r w:rsidRPr="00FB638E">
        <w:rPr>
          <w:rtl/>
        </w:rPr>
        <w:t>כאילו או לשון למשל או מתמטיקה או עכשיו כאילו פתאום פרח לי עוד</w:t>
      </w:r>
      <w:r>
        <w:rPr>
          <w:rFonts w:hint="cs"/>
          <w:rtl/>
        </w:rPr>
        <w:t>,</w:t>
      </w:r>
      <w:r w:rsidRPr="00FB638E">
        <w:rPr>
          <w:rtl/>
        </w:rPr>
        <w:t xml:space="preserve"> כאילו מה מה לומדים כל כך הרבה</w:t>
      </w:r>
      <w:r>
        <w:rPr>
          <w:rtl/>
        </w:rPr>
        <w:t>.</w:t>
      </w:r>
    </w:p>
    <w:p w14:paraId="5778A23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תנ"ך</w:t>
      </w:r>
      <w:r>
        <w:rPr>
          <w:rtl/>
        </w:rPr>
        <w:t>.</w:t>
      </w:r>
    </w:p>
    <w:p w14:paraId="49F5161D" w14:textId="77777777" w:rsidR="000F5784" w:rsidRPr="00FB638E" w:rsidRDefault="000F5784" w:rsidP="000F5784">
      <w:pPr>
        <w:pStyle w:val="31"/>
      </w:pPr>
      <w:r>
        <w:rPr>
          <w:b/>
          <w:bCs/>
          <w:rtl/>
        </w:rPr>
        <w:lastRenderedPageBreak/>
        <w:t>ת':</w:t>
      </w:r>
      <w:r>
        <w:rPr>
          <w:b/>
          <w:bCs/>
          <w:rtl/>
        </w:rPr>
        <w:tab/>
      </w:r>
      <w:r w:rsidRPr="00FB638E">
        <w:rPr>
          <w:rtl/>
        </w:rPr>
        <w:t>תנ"ך אני חושב שזה</w:t>
      </w:r>
      <w:r>
        <w:rPr>
          <w:rtl/>
        </w:rPr>
        <w:t>...</w:t>
      </w:r>
    </w:p>
    <w:p w14:paraId="5A5E3E7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ספרות</w:t>
      </w:r>
      <w:r>
        <w:rPr>
          <w:rtl/>
        </w:rPr>
        <w:t>...</w:t>
      </w:r>
    </w:p>
    <w:p w14:paraId="6C8F0C3B" w14:textId="77777777" w:rsidR="000F5784" w:rsidRPr="00FB638E" w:rsidRDefault="000F5784" w:rsidP="000F5784">
      <w:pPr>
        <w:pStyle w:val="31"/>
      </w:pPr>
      <w:r>
        <w:rPr>
          <w:b/>
          <w:bCs/>
          <w:rtl/>
        </w:rPr>
        <w:t>ת':</w:t>
      </w:r>
      <w:r>
        <w:rPr>
          <w:b/>
          <w:bCs/>
          <w:rtl/>
        </w:rPr>
        <w:tab/>
      </w:r>
      <w:r w:rsidRPr="00FB638E">
        <w:rPr>
          <w:rtl/>
        </w:rPr>
        <w:t>נכון אבל אבל</w:t>
      </w:r>
      <w:r>
        <w:rPr>
          <w:rtl/>
        </w:rPr>
        <w:t>...</w:t>
      </w:r>
    </w:p>
    <w:p w14:paraId="46D52BB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אנגלית לומדים על זה</w:t>
      </w:r>
      <w:r>
        <w:rPr>
          <w:rtl/>
        </w:rPr>
        <w:t>...</w:t>
      </w:r>
    </w:p>
    <w:p w14:paraId="7AFA13AB" w14:textId="77777777" w:rsidR="000F5784" w:rsidRPr="00FB638E" w:rsidRDefault="000F5784" w:rsidP="000F5784">
      <w:pPr>
        <w:pStyle w:val="31"/>
      </w:pPr>
      <w:r>
        <w:rPr>
          <w:b/>
          <w:bCs/>
          <w:rtl/>
        </w:rPr>
        <w:t>ת':</w:t>
      </w:r>
      <w:r>
        <w:rPr>
          <w:b/>
          <w:bCs/>
          <w:rtl/>
        </w:rPr>
        <w:tab/>
      </w:r>
      <w:r w:rsidRPr="00FB638E">
        <w:rPr>
          <w:rtl/>
        </w:rPr>
        <w:t>נכון</w:t>
      </w:r>
      <w:r>
        <w:rPr>
          <w:rFonts w:hint="cs"/>
          <w:rtl/>
        </w:rPr>
        <w:t>,</w:t>
      </w:r>
      <w:r w:rsidRPr="00FB638E">
        <w:rPr>
          <w:rtl/>
        </w:rPr>
        <w:t xml:space="preserve"> אז אני כן חושב שאנגלית ותנ</w:t>
      </w:r>
      <w:r>
        <w:rPr>
          <w:rFonts w:hint="cs"/>
          <w:rtl/>
        </w:rPr>
        <w:t>"</w:t>
      </w:r>
      <w:r w:rsidRPr="00FB638E">
        <w:rPr>
          <w:rtl/>
        </w:rPr>
        <w:t>ך זה תמיד היה סיוט</w:t>
      </w:r>
      <w:r>
        <w:rPr>
          <w:rFonts w:hint="cs"/>
          <w:rtl/>
        </w:rPr>
        <w:t>,</w:t>
      </w:r>
      <w:r w:rsidRPr="00FB638E">
        <w:rPr>
          <w:rtl/>
        </w:rPr>
        <w:t xml:space="preserve"> כי המורים אולי לפעמים לא היו כל כך מצליחים</w:t>
      </w:r>
      <w:r>
        <w:rPr>
          <w:rFonts w:hint="cs"/>
          <w:rtl/>
        </w:rPr>
        <w:t>,</w:t>
      </w:r>
      <w:r w:rsidRPr="00FB638E">
        <w:rPr>
          <w:rtl/>
        </w:rPr>
        <w:t xml:space="preserve"> כן </w:t>
      </w:r>
      <w:r>
        <w:rPr>
          <w:rtl/>
        </w:rPr>
        <w:t xml:space="preserve">אמ... </w:t>
      </w:r>
      <w:r w:rsidRPr="00FB638E">
        <w:rPr>
          <w:rtl/>
        </w:rPr>
        <w:t>זה שאלה</w:t>
      </w:r>
      <w:r>
        <w:rPr>
          <w:rFonts w:hint="cs"/>
          <w:rtl/>
        </w:rPr>
        <w:t>,</w:t>
      </w:r>
      <w:r w:rsidRPr="00FB638E">
        <w:rPr>
          <w:rtl/>
        </w:rPr>
        <w:t xml:space="preserve"> אני אחשוב על זה מה הייתי מה הייתי מחליף</w:t>
      </w:r>
      <w:r>
        <w:rPr>
          <w:rtl/>
        </w:rPr>
        <w:t>.</w:t>
      </w:r>
    </w:p>
    <w:p w14:paraId="66D1765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Fonts w:hint="cs"/>
          <w:rtl/>
        </w:rPr>
        <w:t>,</w:t>
      </w:r>
      <w:r w:rsidRPr="00FB638E">
        <w:rPr>
          <w:rtl/>
        </w:rPr>
        <w:t xml:space="preserve"> זה מעניין</w:t>
      </w:r>
      <w:r>
        <w:rPr>
          <w:rFonts w:hint="cs"/>
          <w:rtl/>
        </w:rPr>
        <w:t>,</w:t>
      </w:r>
      <w:r w:rsidRPr="00FB638E">
        <w:rPr>
          <w:rtl/>
        </w:rPr>
        <w:t xml:space="preserve"> זה מעניין</w:t>
      </w:r>
      <w:r>
        <w:rPr>
          <w:rFonts w:hint="cs"/>
          <w:rtl/>
        </w:rPr>
        <w:t>,</w:t>
      </w:r>
      <w:r w:rsidRPr="00FB638E">
        <w:rPr>
          <w:rtl/>
        </w:rPr>
        <w:t xml:space="preserve"> </w:t>
      </w:r>
      <w:r>
        <w:rPr>
          <w:rFonts w:hint="cs"/>
          <w:rtl/>
        </w:rPr>
        <w:t>א</w:t>
      </w:r>
      <w:r w:rsidRPr="00FB638E">
        <w:rPr>
          <w:rtl/>
        </w:rPr>
        <w:t>ם דברים דווקא יותר פרקטיים או דברים יותר עיוניים אולי פילוסופיה כאילו</w:t>
      </w:r>
      <w:r>
        <w:rPr>
          <w:rtl/>
        </w:rPr>
        <w:t>.</w:t>
      </w:r>
    </w:p>
    <w:p w14:paraId="0CB4CA2F" w14:textId="7E2C996C" w:rsidR="000F5784" w:rsidRPr="00FB638E" w:rsidRDefault="000F5784" w:rsidP="000F5784">
      <w:pPr>
        <w:pStyle w:val="31"/>
      </w:pPr>
      <w:r>
        <w:rPr>
          <w:b/>
          <w:bCs/>
          <w:rtl/>
        </w:rPr>
        <w:t>ת':</w:t>
      </w:r>
      <w:r>
        <w:rPr>
          <w:b/>
          <w:bCs/>
          <w:rtl/>
        </w:rPr>
        <w:tab/>
      </w:r>
      <w:r w:rsidRPr="00FB638E">
        <w:rPr>
          <w:rtl/>
        </w:rPr>
        <w:t>כן נכון</w:t>
      </w:r>
      <w:r>
        <w:rPr>
          <w:rFonts w:hint="cs"/>
          <w:rtl/>
        </w:rPr>
        <w:t>,</w:t>
      </w:r>
      <w:r w:rsidRPr="00FB638E">
        <w:rPr>
          <w:rtl/>
        </w:rPr>
        <w:t xml:space="preserve"> כאילו האפשרות הזאת לבחור לייצר כאילו מין מצב שבעצם לא כל הילדים חייבים ללמוד ללכת ביחד לאותו הדבר כל הזמן כאילו לייצר יותר</w:t>
      </w:r>
      <w:r>
        <w:rPr>
          <w:rtl/>
        </w:rPr>
        <w:t xml:space="preserve"> אה... </w:t>
      </w:r>
      <w:r w:rsidRPr="00FB638E">
        <w:rPr>
          <w:rtl/>
        </w:rPr>
        <w:t>אפשרות בחירה</w:t>
      </w:r>
      <w:r>
        <w:rPr>
          <w:rtl/>
        </w:rPr>
        <w:t>,</w:t>
      </w:r>
      <w:r w:rsidRPr="00FB638E">
        <w:rPr>
          <w:rtl/>
        </w:rPr>
        <w:t xml:space="preserve"> אבל לא עכשיו</w:t>
      </w:r>
      <w:r>
        <w:rPr>
          <w:rFonts w:hint="cs"/>
          <w:rtl/>
        </w:rPr>
        <w:t>,</w:t>
      </w:r>
      <w:r w:rsidRPr="00FB638E">
        <w:rPr>
          <w:rtl/>
        </w:rPr>
        <w:t xml:space="preserve"> אוקיי</w:t>
      </w:r>
      <w:r>
        <w:rPr>
          <w:rtl/>
        </w:rPr>
        <w:t>,</w:t>
      </w:r>
      <w:r w:rsidRPr="00FB638E">
        <w:rPr>
          <w:rtl/>
        </w:rPr>
        <w:t xml:space="preserve"> אני בוחר גם</w:t>
      </w:r>
      <w:r>
        <w:rPr>
          <w:rtl/>
        </w:rPr>
        <w:t>,</w:t>
      </w:r>
      <w:r w:rsidRPr="00FB638E">
        <w:rPr>
          <w:rtl/>
        </w:rPr>
        <w:t xml:space="preserve"> אלא כאילו מה לייצר</w:t>
      </w:r>
      <w:r>
        <w:rPr>
          <w:rtl/>
        </w:rPr>
        <w:t xml:space="preserve"> אה... </w:t>
      </w:r>
      <w:r w:rsidRPr="00FB638E">
        <w:rPr>
          <w:rtl/>
        </w:rPr>
        <w:t>אה להבין שילדים הם</w:t>
      </w:r>
      <w:r>
        <w:rPr>
          <w:rtl/>
        </w:rPr>
        <w:t xml:space="preserve"> אה... </w:t>
      </w:r>
      <w:r w:rsidRPr="00FB638E">
        <w:rPr>
          <w:rtl/>
        </w:rPr>
        <w:t>הם שונים</w:t>
      </w:r>
      <w:r>
        <w:rPr>
          <w:rFonts w:hint="cs"/>
          <w:rtl/>
        </w:rPr>
        <w:t>,</w:t>
      </w:r>
      <w:r w:rsidRPr="00FB638E">
        <w:rPr>
          <w:rtl/>
        </w:rPr>
        <w:t xml:space="preserve"> כמו שכאילו רואים את זה תמיד במתמטיקה</w:t>
      </w:r>
      <w:r>
        <w:rPr>
          <w:rtl/>
        </w:rPr>
        <w:t>,</w:t>
      </w:r>
      <w:r w:rsidRPr="00FB638E">
        <w:rPr>
          <w:rtl/>
        </w:rPr>
        <w:t xml:space="preserve"> במיוחד עם בנות</w:t>
      </w:r>
      <w:r>
        <w:rPr>
          <w:rFonts w:hint="cs"/>
          <w:rtl/>
        </w:rPr>
        <w:t>,</w:t>
      </w:r>
      <w:r w:rsidRPr="00FB638E">
        <w:rPr>
          <w:rtl/>
        </w:rPr>
        <w:t xml:space="preserve"> שאם מוציאים בנות מכיתה של בנים במתמטיקה אז הם בטוח לומדות יותר טוב</w:t>
      </w:r>
      <w:r>
        <w:rPr>
          <w:rtl/>
        </w:rPr>
        <w:t xml:space="preserve">. אה... </w:t>
      </w:r>
      <w:r w:rsidRPr="00FB638E">
        <w:rPr>
          <w:rtl/>
        </w:rPr>
        <w:t>זה אני בכלל חושב על בנות כאילו במקום הזה</w:t>
      </w:r>
      <w:r>
        <w:rPr>
          <w:rFonts w:hint="cs"/>
          <w:rtl/>
        </w:rPr>
        <w:t>,</w:t>
      </w:r>
      <w:r w:rsidRPr="00FB638E">
        <w:rPr>
          <w:rtl/>
        </w:rPr>
        <w:t xml:space="preserve"> שזה</w:t>
      </w:r>
      <w:r>
        <w:rPr>
          <w:rFonts w:hint="cs"/>
          <w:rtl/>
        </w:rPr>
        <w:t>,</w:t>
      </w:r>
      <w:r w:rsidRPr="00FB638E">
        <w:rPr>
          <w:rtl/>
        </w:rPr>
        <w:t xml:space="preserve"> זה הייתי </w:t>
      </w:r>
      <w:r w:rsidR="006038F2" w:rsidRPr="00FB638E">
        <w:rPr>
          <w:rtl/>
        </w:rPr>
        <w:t>מ</w:t>
      </w:r>
      <w:r w:rsidR="006038F2">
        <w:rPr>
          <w:rFonts w:hint="cs"/>
          <w:rtl/>
        </w:rPr>
        <w:t>יי</w:t>
      </w:r>
      <w:r w:rsidR="006038F2" w:rsidRPr="00FB638E">
        <w:rPr>
          <w:rtl/>
        </w:rPr>
        <w:t xml:space="preserve">חל </w:t>
      </w:r>
      <w:r w:rsidRPr="00FB638E">
        <w:rPr>
          <w:rtl/>
        </w:rPr>
        <w:t>להרבה יותר הפרדה מגדרית כאילו</w:t>
      </w:r>
      <w:r>
        <w:rPr>
          <w:rtl/>
        </w:rPr>
        <w:t xml:space="preserve"> אה... </w:t>
      </w:r>
      <w:r w:rsidRPr="00FB638E">
        <w:rPr>
          <w:rtl/>
        </w:rPr>
        <w:t>ב</w:t>
      </w:r>
      <w:r>
        <w:rPr>
          <w:rFonts w:hint="cs"/>
          <w:rtl/>
        </w:rPr>
        <w:t>...</w:t>
      </w:r>
      <w:r w:rsidRPr="00FB638E">
        <w:rPr>
          <w:rtl/>
        </w:rPr>
        <w:t xml:space="preserve"> בהרבה תחומים</w:t>
      </w:r>
      <w:r>
        <w:rPr>
          <w:rFonts w:hint="cs"/>
          <w:rtl/>
        </w:rPr>
        <w:t>,</w:t>
      </w:r>
      <w:r w:rsidRPr="00FB638E">
        <w:rPr>
          <w:rtl/>
        </w:rPr>
        <w:t xml:space="preserve"> כי פשוט</w:t>
      </w:r>
      <w:r>
        <w:rPr>
          <w:rtl/>
        </w:rPr>
        <w:t xml:space="preserve"> אה... </w:t>
      </w:r>
      <w:r w:rsidRPr="00FB638E">
        <w:rPr>
          <w:rtl/>
        </w:rPr>
        <w:t>הלוואי שיהיה בנים ובנות היו מסתדרים</w:t>
      </w:r>
      <w:r>
        <w:rPr>
          <w:rFonts w:hint="cs"/>
          <w:rtl/>
        </w:rPr>
        <w:t>,</w:t>
      </w:r>
      <w:r w:rsidRPr="00FB638E">
        <w:rPr>
          <w:rtl/>
        </w:rPr>
        <w:t xml:space="preserve"> אבל זה גילאים כאלה שזה יוצר המון מתח</w:t>
      </w:r>
      <w:r>
        <w:rPr>
          <w:rFonts w:hint="cs"/>
          <w:rtl/>
        </w:rPr>
        <w:t>,</w:t>
      </w:r>
      <w:r w:rsidRPr="00FB638E">
        <w:rPr>
          <w:rtl/>
        </w:rPr>
        <w:t xml:space="preserve"> ובטוח הבנות</w:t>
      </w:r>
      <w:r>
        <w:rPr>
          <w:rtl/>
        </w:rPr>
        <w:t xml:space="preserve"> אה... </w:t>
      </w:r>
      <w:r w:rsidRPr="00FB638E">
        <w:rPr>
          <w:rtl/>
        </w:rPr>
        <w:t>סובלות מזה ממש</w:t>
      </w:r>
      <w:r>
        <w:rPr>
          <w:rtl/>
        </w:rPr>
        <w:t>.</w:t>
      </w:r>
    </w:p>
    <w:p w14:paraId="0EBD2ED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הם אומרות את זה</w:t>
      </w:r>
      <w:r>
        <w:rPr>
          <w:rtl/>
        </w:rPr>
        <w:t>.</w:t>
      </w:r>
    </w:p>
    <w:p w14:paraId="0ABB9A32" w14:textId="77777777" w:rsidR="000F5784" w:rsidRPr="00FB638E" w:rsidRDefault="000F5784" w:rsidP="000F5784">
      <w:pPr>
        <w:pStyle w:val="31"/>
      </w:pPr>
      <w:r>
        <w:rPr>
          <w:rtl/>
        </w:rPr>
        <w:t>ת':</w:t>
      </w:r>
      <w:r>
        <w:rPr>
          <w:rtl/>
        </w:rPr>
        <w:tab/>
      </w:r>
      <w:r w:rsidRPr="00FB638E">
        <w:rPr>
          <w:rtl/>
        </w:rPr>
        <w:t>כן</w:t>
      </w:r>
      <w:r>
        <w:rPr>
          <w:rtl/>
        </w:rPr>
        <w:t>.</w:t>
      </w:r>
    </w:p>
    <w:p w14:paraId="5A1735B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חד משמעית</w:t>
      </w:r>
      <w:r>
        <w:rPr>
          <w:rtl/>
        </w:rPr>
        <w:t>.</w:t>
      </w:r>
    </w:p>
    <w:p w14:paraId="4773DD15" w14:textId="77777777" w:rsidR="000F5784" w:rsidRPr="00FB638E" w:rsidRDefault="000F5784" w:rsidP="000F5784">
      <w:pPr>
        <w:pStyle w:val="31"/>
      </w:pPr>
      <w:r>
        <w:rPr>
          <w:b/>
          <w:bCs/>
          <w:rtl/>
        </w:rPr>
        <w:t>ת':</w:t>
      </w:r>
      <w:r>
        <w:rPr>
          <w:b/>
          <w:bCs/>
          <w:rtl/>
        </w:rPr>
        <w:tab/>
      </w:r>
      <w:r w:rsidRPr="00FB638E">
        <w:rPr>
          <w:rtl/>
        </w:rPr>
        <w:t>כן</w:t>
      </w:r>
      <w:r>
        <w:rPr>
          <w:rFonts w:hint="cs"/>
          <w:rtl/>
        </w:rPr>
        <w:t>,</w:t>
      </w:r>
      <w:r w:rsidRPr="00FB638E">
        <w:rPr>
          <w:rtl/>
        </w:rPr>
        <w:t xml:space="preserve"> אז כאילו אז אז אז זו דוגמה טובה</w:t>
      </w:r>
      <w:r>
        <w:rPr>
          <w:rFonts w:hint="cs"/>
          <w:rtl/>
        </w:rPr>
        <w:t>,</w:t>
      </w:r>
      <w:r w:rsidRPr="00FB638E">
        <w:rPr>
          <w:rtl/>
        </w:rPr>
        <w:t xml:space="preserve"> אבל כאילו הייתי גם חושב על על בכלל</w:t>
      </w:r>
      <w:r>
        <w:rPr>
          <w:rFonts w:hint="cs"/>
          <w:rtl/>
        </w:rPr>
        <w:t>,</w:t>
      </w:r>
      <w:r w:rsidRPr="00FB638E">
        <w:rPr>
          <w:rtl/>
        </w:rPr>
        <w:t xml:space="preserve"> כי אולי יש ילדים שיותר מתאים להם באמת ללמוד יותר דברים שקשורים</w:t>
      </w:r>
      <w:r>
        <w:rPr>
          <w:rtl/>
        </w:rPr>
        <w:t xml:space="preserve"> אה... </w:t>
      </w:r>
      <w:r w:rsidRPr="00FB638E">
        <w:rPr>
          <w:rtl/>
        </w:rPr>
        <w:t>לידיים</w:t>
      </w:r>
      <w:r>
        <w:rPr>
          <w:rFonts w:hint="cs"/>
          <w:rtl/>
        </w:rPr>
        <w:t>,</w:t>
      </w:r>
      <w:r w:rsidRPr="00FB638E">
        <w:rPr>
          <w:rtl/>
        </w:rPr>
        <w:t xml:space="preserve"> ויש ילדים שכאילו כל מה שהם בעצם הלב שלהם היה רוצה זה מדעים ולשבת כאילו ב</w:t>
      </w:r>
      <w:r>
        <w:rPr>
          <w:rFonts w:hint="cs"/>
          <w:rtl/>
        </w:rPr>
        <w:t>...</w:t>
      </w:r>
      <w:r w:rsidRPr="00FB638E">
        <w:rPr>
          <w:rtl/>
        </w:rPr>
        <w:t xml:space="preserve"> בכיתה ולחקור דברים</w:t>
      </w:r>
      <w:r>
        <w:rPr>
          <w:rFonts w:hint="cs"/>
          <w:rtl/>
        </w:rPr>
        <w:t>,</w:t>
      </w:r>
      <w:r w:rsidRPr="00FB638E">
        <w:rPr>
          <w:rtl/>
        </w:rPr>
        <w:t xml:space="preserve"> ויש ילדים שזה לא כאילו</w:t>
      </w:r>
      <w:r>
        <w:rPr>
          <w:rtl/>
        </w:rPr>
        <w:t>.</w:t>
      </w:r>
    </w:p>
    <w:p w14:paraId="42F54C4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בעצם</w:t>
      </w:r>
      <w:r>
        <w:rPr>
          <w:rFonts w:hint="cs"/>
          <w:rtl/>
        </w:rPr>
        <w:t>,</w:t>
      </w:r>
      <w:r w:rsidRPr="00FB638E">
        <w:rPr>
          <w:rtl/>
        </w:rPr>
        <w:t xml:space="preserve"> היית אומר שהיית עושה תוכניות יותר ספציפיות לילדים</w:t>
      </w:r>
      <w:r>
        <w:rPr>
          <w:rtl/>
        </w:rPr>
        <w:t>.</w:t>
      </w:r>
    </w:p>
    <w:p w14:paraId="577C8EAB" w14:textId="77777777" w:rsidR="000F5784" w:rsidRPr="00FB638E" w:rsidRDefault="000F5784" w:rsidP="000F5784">
      <w:pPr>
        <w:pStyle w:val="31"/>
      </w:pPr>
      <w:r>
        <w:rPr>
          <w:b/>
          <w:bCs/>
          <w:rtl/>
        </w:rPr>
        <w:t>ת':</w:t>
      </w:r>
      <w:r>
        <w:rPr>
          <w:b/>
          <w:bCs/>
          <w:rtl/>
        </w:rPr>
        <w:tab/>
      </w:r>
      <w:r w:rsidRPr="00FB638E">
        <w:rPr>
          <w:rtl/>
        </w:rPr>
        <w:t>כן כן</w:t>
      </w:r>
      <w:r>
        <w:rPr>
          <w:rFonts w:hint="cs"/>
          <w:rtl/>
        </w:rPr>
        <w:t>,</w:t>
      </w:r>
      <w:r w:rsidRPr="00FB638E">
        <w:rPr>
          <w:rtl/>
        </w:rPr>
        <w:t xml:space="preserve"> מתחיל עם האפשרות הזאת של מגמה בגילאים יותר מוקדמים בחירה ומגמות</w:t>
      </w:r>
      <w:r>
        <w:rPr>
          <w:rtl/>
        </w:rPr>
        <w:t>.</w:t>
      </w:r>
    </w:p>
    <w:p w14:paraId="607A238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48B16049" w14:textId="77777777" w:rsidR="000F5784" w:rsidRPr="00FB638E" w:rsidRDefault="000F5784" w:rsidP="000F5784">
      <w:pPr>
        <w:pStyle w:val="31"/>
      </w:pPr>
      <w:r w:rsidRPr="00EE585A">
        <w:rPr>
          <w:b/>
          <w:bCs/>
          <w:rtl/>
        </w:rPr>
        <w:t>ת':</w:t>
      </w:r>
      <w:r>
        <w:rPr>
          <w:rtl/>
        </w:rPr>
        <w:tab/>
      </w:r>
      <w:r w:rsidRPr="00FB638E">
        <w:rPr>
          <w:rtl/>
        </w:rPr>
        <w:t>כן</w:t>
      </w:r>
      <w:r>
        <w:rPr>
          <w:rtl/>
        </w:rPr>
        <w:t>.</w:t>
      </w:r>
    </w:p>
    <w:p w14:paraId="57C7A87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כן יש משהו </w:t>
      </w:r>
      <w:r w:rsidRPr="00EE585A">
        <w:rPr>
          <w:rtl/>
        </w:rPr>
        <w:t>שאתה ז</w:t>
      </w:r>
      <w:r w:rsidRPr="00EE585A">
        <w:rPr>
          <w:rFonts w:hint="cs"/>
          <w:rtl/>
        </w:rPr>
        <w:t>ה</w:t>
      </w:r>
      <w:r w:rsidRPr="00EE585A">
        <w:rPr>
          <w:rtl/>
        </w:rPr>
        <w:t xml:space="preserve"> אתה</w:t>
      </w:r>
      <w:r>
        <w:rPr>
          <w:rFonts w:hint="cs"/>
          <w:rtl/>
        </w:rPr>
        <w:t>,</w:t>
      </w:r>
      <w:r w:rsidRPr="00FB638E">
        <w:rPr>
          <w:rtl/>
        </w:rPr>
        <w:t xml:space="preserve"> איזה חוויה יצאת מבית ספר</w:t>
      </w:r>
      <w:r>
        <w:rPr>
          <w:rtl/>
        </w:rPr>
        <w:t>?</w:t>
      </w:r>
      <w:r w:rsidRPr="00FB638E">
        <w:rPr>
          <w:rtl/>
        </w:rPr>
        <w:t xml:space="preserve"> יש דברים שאתה אומר</w:t>
      </w:r>
      <w:r>
        <w:rPr>
          <w:rtl/>
        </w:rPr>
        <w:t xml:space="preserve"> אה... </w:t>
      </w:r>
      <w:r w:rsidRPr="00FB638E">
        <w:rPr>
          <w:rtl/>
        </w:rPr>
        <w:t>שאתה יכול להגיד עכשיו בדיעבד איזה חוויה הייתה לך אולי ביסודי אחרת מאשר בתיכון</w:t>
      </w:r>
      <w:r>
        <w:rPr>
          <w:rtl/>
        </w:rPr>
        <w:t>?</w:t>
      </w:r>
    </w:p>
    <w:p w14:paraId="21978054" w14:textId="77777777" w:rsidR="000F5784" w:rsidRPr="00FB638E" w:rsidRDefault="000F5784" w:rsidP="000F5784">
      <w:pPr>
        <w:pStyle w:val="31"/>
      </w:pPr>
      <w:r>
        <w:rPr>
          <w:b/>
          <w:bCs/>
          <w:rtl/>
        </w:rPr>
        <w:t>ת':</w:t>
      </w:r>
      <w:r>
        <w:rPr>
          <w:b/>
          <w:bCs/>
          <w:rtl/>
        </w:rPr>
        <w:tab/>
      </w:r>
      <w:r w:rsidRPr="00FB638E">
        <w:rPr>
          <w:rtl/>
        </w:rPr>
        <w:t>אז אז אני חושב שב</w:t>
      </w:r>
      <w:r>
        <w:rPr>
          <w:rFonts w:hint="cs"/>
          <w:rtl/>
        </w:rPr>
        <w:t>...</w:t>
      </w:r>
      <w:r w:rsidRPr="00FB638E">
        <w:rPr>
          <w:rtl/>
        </w:rPr>
        <w:t xml:space="preserve"> בתיכון סיימתי עם חוויה ממש טובה</w:t>
      </w:r>
      <w:r>
        <w:rPr>
          <w:rtl/>
        </w:rPr>
        <w:t>.</w:t>
      </w:r>
      <w:r w:rsidRPr="00FB638E">
        <w:t xml:space="preserve"> </w:t>
      </w:r>
      <w:r w:rsidRPr="00FB638E">
        <w:rPr>
          <w:rtl/>
        </w:rPr>
        <w:t>אמ</w:t>
      </w:r>
      <w:r>
        <w:rPr>
          <w:rtl/>
        </w:rPr>
        <w:t>...</w:t>
      </w:r>
    </w:p>
    <w:p w14:paraId="4C22E3D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שמשהו אתה יכול להגיד מה עשה את זה</w:t>
      </w:r>
      <w:r>
        <w:rPr>
          <w:rtl/>
        </w:rPr>
        <w:t>?</w:t>
      </w:r>
    </w:p>
    <w:p w14:paraId="718B9A53" w14:textId="77777777" w:rsidR="000F5784" w:rsidRPr="00FB638E" w:rsidRDefault="000F5784" w:rsidP="000F5784">
      <w:pPr>
        <w:pStyle w:val="31"/>
      </w:pPr>
      <w:r>
        <w:rPr>
          <w:b/>
          <w:bCs/>
          <w:rtl/>
        </w:rPr>
        <w:t>ת':</w:t>
      </w:r>
      <w:r>
        <w:rPr>
          <w:b/>
          <w:bCs/>
          <w:rtl/>
        </w:rPr>
        <w:tab/>
      </w:r>
      <w:r w:rsidRPr="00FB638E">
        <w:rPr>
          <w:rtl/>
        </w:rPr>
        <w:t>אני חושב שבתחילת התיכון נגיד בכיתה ט' אז הרגשתי מאוד</w:t>
      </w:r>
      <w:r>
        <w:rPr>
          <w:rtl/>
        </w:rPr>
        <w:t xml:space="preserve"> ש... </w:t>
      </w:r>
      <w:r w:rsidRPr="00FB638E">
        <w:rPr>
          <w:rtl/>
        </w:rPr>
        <w:t>אני בעצם</w:t>
      </w:r>
      <w:r>
        <w:rPr>
          <w:rtl/>
        </w:rPr>
        <w:t xml:space="preserve"> אה... </w:t>
      </w:r>
      <w:r w:rsidRPr="00FB638E">
        <w:rPr>
          <w:rtl/>
        </w:rPr>
        <w:t>אה לא רוצה</w:t>
      </w:r>
      <w:r>
        <w:rPr>
          <w:rFonts w:hint="cs"/>
          <w:rtl/>
        </w:rPr>
        <w:t>,</w:t>
      </w:r>
      <w:r w:rsidRPr="00FB638E">
        <w:rPr>
          <w:rtl/>
        </w:rPr>
        <w:t xml:space="preserve"> לא רוצה להיות שם בתיכון</w:t>
      </w:r>
      <w:r>
        <w:rPr>
          <w:rFonts w:hint="cs"/>
          <w:rtl/>
        </w:rPr>
        <w:t>,</w:t>
      </w:r>
      <w:r w:rsidRPr="00FB638E">
        <w:rPr>
          <w:rtl/>
        </w:rPr>
        <w:t xml:space="preserve"> אבל עם הזמן זה התחלף בדווקא בתחושה</w:t>
      </w:r>
      <w:r>
        <w:rPr>
          <w:rtl/>
        </w:rPr>
        <w:t xml:space="preserve"> ש... </w:t>
      </w:r>
      <w:r w:rsidRPr="00FB638E">
        <w:rPr>
          <w:rtl/>
        </w:rPr>
        <w:t>אני כן רוצה להיות</w:t>
      </w:r>
      <w:r>
        <w:rPr>
          <w:rFonts w:hint="cs"/>
          <w:rtl/>
        </w:rPr>
        <w:t>,</w:t>
      </w:r>
      <w:r w:rsidRPr="00FB638E">
        <w:rPr>
          <w:rtl/>
        </w:rPr>
        <w:t xml:space="preserve"> שאני לא כל כך רוצה כאילו ש</w:t>
      </w:r>
      <w:r>
        <w:rPr>
          <w:rFonts w:hint="cs"/>
          <w:rtl/>
        </w:rPr>
        <w:t xml:space="preserve">... </w:t>
      </w:r>
      <w:r w:rsidRPr="00FB638E">
        <w:rPr>
          <w:rtl/>
        </w:rPr>
        <w:t>שטוב לי בעצם להיות שם במקום</w:t>
      </w:r>
      <w:r>
        <w:rPr>
          <w:rFonts w:hint="cs"/>
          <w:rtl/>
        </w:rPr>
        <w:t>,</w:t>
      </w:r>
      <w:r w:rsidRPr="00FB638E">
        <w:rPr>
          <w:rtl/>
        </w:rPr>
        <w:t xml:space="preserve"> זה עשה שמה איזה </w:t>
      </w:r>
      <w:r>
        <w:rPr>
          <w:rFonts w:hint="cs"/>
          <w:rtl/>
        </w:rPr>
        <w:t>"</w:t>
      </w:r>
      <w:r w:rsidRPr="00FB638E">
        <w:rPr>
          <w:rtl/>
        </w:rPr>
        <w:t>שיפט</w:t>
      </w:r>
      <w:r>
        <w:rPr>
          <w:rFonts w:hint="cs"/>
          <w:rtl/>
        </w:rPr>
        <w:t>"</w:t>
      </w:r>
      <w:r w:rsidRPr="00FB638E">
        <w:rPr>
          <w:rtl/>
        </w:rPr>
        <w:t xml:space="preserve"> כזה</w:t>
      </w:r>
      <w:r>
        <w:rPr>
          <w:rFonts w:hint="cs"/>
          <w:rtl/>
        </w:rPr>
        <w:t>,</w:t>
      </w:r>
      <w:r w:rsidRPr="00FB638E">
        <w:rPr>
          <w:rtl/>
        </w:rPr>
        <w:t xml:space="preserve"> </w:t>
      </w:r>
      <w:r>
        <w:rPr>
          <w:rtl/>
        </w:rPr>
        <w:t xml:space="preserve">אמ... </w:t>
      </w:r>
      <w:r w:rsidRPr="00FB638E">
        <w:rPr>
          <w:rtl/>
        </w:rPr>
        <w:t>ביסודי אני כן זוכר שמאוד הרגשתי שבעצם</w:t>
      </w:r>
      <w:r>
        <w:rPr>
          <w:rtl/>
        </w:rPr>
        <w:t xml:space="preserve"> אה... </w:t>
      </w:r>
      <w:r w:rsidRPr="00FB638E">
        <w:rPr>
          <w:rtl/>
        </w:rPr>
        <w:t>ההיררכיה כאילו שמשהו המבנה ההיררכי הזה שהוא בית הספר הוא</w:t>
      </w:r>
      <w:r>
        <w:rPr>
          <w:rtl/>
        </w:rPr>
        <w:t xml:space="preserve"> אה... </w:t>
      </w:r>
      <w:r w:rsidRPr="00FB638E">
        <w:rPr>
          <w:rtl/>
        </w:rPr>
        <w:t>הוא לא כל כך מתאים לי</w:t>
      </w:r>
      <w:r>
        <w:rPr>
          <w:rFonts w:hint="cs"/>
          <w:rtl/>
        </w:rPr>
        <w:t>,</w:t>
      </w:r>
      <w:r w:rsidRPr="00FB638E">
        <w:rPr>
          <w:rtl/>
        </w:rPr>
        <w:t xml:space="preserve"> או כאילו</w:t>
      </w:r>
      <w:r>
        <w:rPr>
          <w:rFonts w:hint="cs"/>
          <w:rtl/>
        </w:rPr>
        <w:t>,</w:t>
      </w:r>
      <w:r w:rsidRPr="00FB638E">
        <w:rPr>
          <w:rtl/>
        </w:rPr>
        <w:t xml:space="preserve"> או בטוח היה לי קשיים מאוד גדולים לסמוך</w:t>
      </w:r>
      <w:r>
        <w:rPr>
          <w:rtl/>
        </w:rPr>
        <w:t xml:space="preserve"> אה... </w:t>
      </w:r>
      <w:r w:rsidRPr="00FB638E">
        <w:rPr>
          <w:rtl/>
        </w:rPr>
        <w:t>על המורים</w:t>
      </w:r>
      <w:r>
        <w:rPr>
          <w:rFonts w:hint="cs"/>
          <w:rtl/>
        </w:rPr>
        <w:t>,</w:t>
      </w:r>
      <w:r w:rsidRPr="00FB638E">
        <w:rPr>
          <w:rtl/>
        </w:rPr>
        <w:t xml:space="preserve"> ולהבין שכאילו מה זה להבין ואולי אני</w:t>
      </w:r>
      <w:r>
        <w:rPr>
          <w:rFonts w:hint="cs"/>
          <w:rtl/>
        </w:rPr>
        <w:t>...</w:t>
      </w:r>
      <w:r w:rsidRPr="00FB638E">
        <w:rPr>
          <w:rtl/>
        </w:rPr>
        <w:t xml:space="preserve"> אני חושב שאני גם צדקתי</w:t>
      </w:r>
      <w:r>
        <w:rPr>
          <w:rFonts w:hint="cs"/>
          <w:rtl/>
        </w:rPr>
        <w:t>,</w:t>
      </w:r>
      <w:r w:rsidRPr="00FB638E">
        <w:rPr>
          <w:rtl/>
        </w:rPr>
        <w:t xml:space="preserve"> כאילו אני כן מאמין באינטואיציות</w:t>
      </w:r>
      <w:r>
        <w:rPr>
          <w:rFonts w:hint="cs"/>
          <w:rtl/>
        </w:rPr>
        <w:t>,</w:t>
      </w:r>
      <w:r w:rsidRPr="00FB638E">
        <w:rPr>
          <w:rtl/>
        </w:rPr>
        <w:t xml:space="preserve"> כאילו אני מאוד מאמין באינטואיציות של</w:t>
      </w:r>
      <w:r>
        <w:rPr>
          <w:rFonts w:hint="cs"/>
          <w:rtl/>
        </w:rPr>
        <w:t>...</w:t>
      </w:r>
      <w:r w:rsidRPr="00FB638E">
        <w:rPr>
          <w:rtl/>
        </w:rPr>
        <w:t xml:space="preserve"> שלי</w:t>
      </w:r>
      <w:r>
        <w:rPr>
          <w:rFonts w:hint="cs"/>
          <w:rtl/>
        </w:rPr>
        <w:t>,</w:t>
      </w:r>
      <w:r w:rsidRPr="00FB638E">
        <w:rPr>
          <w:rtl/>
        </w:rPr>
        <w:t xml:space="preserve"> והם הוכיחו את עצמם עד עכשיו ממש טוב</w:t>
      </w:r>
      <w:r>
        <w:rPr>
          <w:rtl/>
        </w:rPr>
        <w:t>.</w:t>
      </w:r>
      <w:r w:rsidRPr="00FB638E">
        <w:t xml:space="preserve"> </w:t>
      </w:r>
      <w:r w:rsidRPr="00FB638E">
        <w:rPr>
          <w:rtl/>
        </w:rPr>
        <w:t>ואני חושב</w:t>
      </w:r>
      <w:r>
        <w:rPr>
          <w:rtl/>
        </w:rPr>
        <w:t xml:space="preserve"> ש... </w:t>
      </w:r>
      <w:r w:rsidRPr="00FB638E">
        <w:rPr>
          <w:rtl/>
        </w:rPr>
        <w:t>שכל מורה</w:t>
      </w:r>
      <w:r>
        <w:rPr>
          <w:rtl/>
        </w:rPr>
        <w:t xml:space="preserve"> ש... </w:t>
      </w:r>
      <w:r w:rsidRPr="00FB638E">
        <w:rPr>
          <w:rtl/>
        </w:rPr>
        <w:t>אם אני נזכר כאילו שבעצם לא סמכתי עליו</w:t>
      </w:r>
      <w:r>
        <w:rPr>
          <w:rFonts w:hint="cs"/>
          <w:rtl/>
        </w:rPr>
        <w:t>,</w:t>
      </w:r>
      <w:r w:rsidRPr="00FB638E">
        <w:rPr>
          <w:rtl/>
        </w:rPr>
        <w:t xml:space="preserve"> אז אני מסתכל עליו היום ואני ממש מבין למה לא סמכתי עליו</w:t>
      </w:r>
      <w:r>
        <w:rPr>
          <w:rtl/>
        </w:rPr>
        <w:t>.</w:t>
      </w:r>
    </w:p>
    <w:p w14:paraId="13AC5F96" w14:textId="77777777" w:rsidR="000F5784" w:rsidRPr="00FB638E" w:rsidRDefault="000F5784" w:rsidP="000F5784">
      <w:pPr>
        <w:pStyle w:val="31"/>
      </w:pPr>
      <w:r w:rsidRPr="00F50BED">
        <w:rPr>
          <w:b/>
          <w:bCs/>
          <w:rtl/>
        </w:rPr>
        <w:lastRenderedPageBreak/>
        <w:t>מראיינת</w:t>
      </w:r>
      <w:r>
        <w:rPr>
          <w:b/>
          <w:bCs/>
          <w:rtl/>
        </w:rPr>
        <w:t>:</w:t>
      </w:r>
      <w:r>
        <w:rPr>
          <w:b/>
          <w:bCs/>
          <w:rtl/>
        </w:rPr>
        <w:tab/>
      </w:r>
      <w:r w:rsidRPr="00FB638E">
        <w:rPr>
          <w:rtl/>
        </w:rPr>
        <w:t>אתה יכול לתת דוגמה</w:t>
      </w:r>
      <w:r>
        <w:rPr>
          <w:rtl/>
        </w:rPr>
        <w:t>?</w:t>
      </w:r>
    </w:p>
    <w:p w14:paraId="56DBB3AA" w14:textId="77777777" w:rsidR="000F5784" w:rsidRPr="00FB638E" w:rsidRDefault="000F5784" w:rsidP="000F5784">
      <w:pPr>
        <w:pStyle w:val="31"/>
      </w:pPr>
      <w:r>
        <w:rPr>
          <w:b/>
          <w:bCs/>
          <w:rtl/>
        </w:rPr>
        <w:t>ת':</w:t>
      </w:r>
      <w:r>
        <w:rPr>
          <w:b/>
          <w:bCs/>
          <w:rtl/>
        </w:rPr>
        <w:tab/>
      </w:r>
      <w:r w:rsidRPr="00FB638E">
        <w:rPr>
          <w:rtl/>
        </w:rPr>
        <w:t>אני יכול לתת דוגמה</w:t>
      </w:r>
      <w:r>
        <w:rPr>
          <w:rtl/>
        </w:rPr>
        <w:t xml:space="preserve"> אה... </w:t>
      </w:r>
      <w:r w:rsidRPr="00FB638E">
        <w:rPr>
          <w:rtl/>
        </w:rPr>
        <w:t>את</w:t>
      </w:r>
      <w:r>
        <w:rPr>
          <w:rtl/>
        </w:rPr>
        <w:t xml:space="preserve"> אה... </w:t>
      </w:r>
      <w:r w:rsidRPr="00FB638E">
        <w:rPr>
          <w:rtl/>
        </w:rPr>
        <w:t>ממש ספציפית</w:t>
      </w:r>
      <w:r>
        <w:rPr>
          <w:rFonts w:hint="cs"/>
          <w:rtl/>
        </w:rPr>
        <w:t>,</w:t>
      </w:r>
      <w:r w:rsidRPr="00FB638E">
        <w:rPr>
          <w:rtl/>
        </w:rPr>
        <w:t xml:space="preserve"> כאילו אז אני אני חושב על השיעורי ספורט עם </w:t>
      </w:r>
      <w:r>
        <w:rPr>
          <w:rFonts w:hint="cs"/>
          <w:rtl/>
        </w:rPr>
        <w:t xml:space="preserve">ק', </w:t>
      </w:r>
      <w:r w:rsidRPr="00FB638E">
        <w:rPr>
          <w:rtl/>
        </w:rPr>
        <w:t xml:space="preserve">ואני חושב על שיעורי ספורט עם </w:t>
      </w:r>
      <w:r>
        <w:rPr>
          <w:rFonts w:hint="cs"/>
          <w:rtl/>
        </w:rPr>
        <w:t>י',</w:t>
      </w:r>
      <w:r>
        <w:rPr>
          <w:rtl/>
        </w:rPr>
        <w:t xml:space="preserve"> אה... </w:t>
      </w:r>
      <w:r w:rsidRPr="00FB638E">
        <w:rPr>
          <w:rtl/>
        </w:rPr>
        <w:t>שאחרי זה היה איתנו בתיכון</w:t>
      </w:r>
      <w:r>
        <w:rPr>
          <w:rFonts w:hint="cs"/>
          <w:rtl/>
        </w:rPr>
        <w:t>,</w:t>
      </w:r>
      <w:r w:rsidRPr="00FB638E">
        <w:rPr>
          <w:rtl/>
        </w:rPr>
        <w:t xml:space="preserve"> שאני חושב שהם שני אנשים</w:t>
      </w:r>
      <w:r>
        <w:rPr>
          <w:rtl/>
        </w:rPr>
        <w:t xml:space="preserve"> ש... </w:t>
      </w:r>
      <w:r w:rsidRPr="00FB638E">
        <w:rPr>
          <w:rtl/>
        </w:rPr>
        <w:t>איך בכלל קירבו אותם לילדים</w:t>
      </w:r>
      <w:r>
        <w:rPr>
          <w:rtl/>
        </w:rPr>
        <w:t>.</w:t>
      </w:r>
      <w:r w:rsidRPr="00FB638E">
        <w:t xml:space="preserve"> </w:t>
      </w:r>
      <w:r w:rsidRPr="00FB638E">
        <w:rPr>
          <w:rtl/>
        </w:rPr>
        <w:t>ואני חושב על</w:t>
      </w:r>
      <w:r>
        <w:rPr>
          <w:rtl/>
        </w:rPr>
        <w:t xml:space="preserve"> אה... </w:t>
      </w:r>
      <w:r w:rsidRPr="00FB638E">
        <w:rPr>
          <w:rtl/>
        </w:rPr>
        <w:t xml:space="preserve">על </w:t>
      </w:r>
      <w:r>
        <w:rPr>
          <w:rFonts w:hint="cs"/>
          <w:rtl/>
        </w:rPr>
        <w:t xml:space="preserve">ד' </w:t>
      </w:r>
      <w:r w:rsidRPr="00FB638E">
        <w:rPr>
          <w:rtl/>
        </w:rPr>
        <w:t>כמורה מתמטיקה</w:t>
      </w:r>
      <w:r>
        <w:rPr>
          <w:rFonts w:hint="cs"/>
          <w:rtl/>
        </w:rPr>
        <w:t>,</w:t>
      </w:r>
      <w:r w:rsidRPr="00FB638E">
        <w:rPr>
          <w:rtl/>
        </w:rPr>
        <w:t xml:space="preserve"> שהיה איום ונורא</w:t>
      </w:r>
      <w:r>
        <w:rPr>
          <w:rFonts w:hint="cs"/>
          <w:rtl/>
        </w:rPr>
        <w:t>,</w:t>
      </w:r>
      <w:r w:rsidRPr="00FB638E">
        <w:rPr>
          <w:rtl/>
        </w:rPr>
        <w:t xml:space="preserve"> ודמות שכאילו לא הייתי בחיים</w:t>
      </w:r>
      <w:r>
        <w:rPr>
          <w:rtl/>
        </w:rPr>
        <w:t xml:space="preserve"> אה... </w:t>
      </w:r>
      <w:r w:rsidRPr="00FB638E">
        <w:rPr>
          <w:rtl/>
        </w:rPr>
        <w:t>לומד ממנה</w:t>
      </w:r>
      <w:r>
        <w:rPr>
          <w:rtl/>
        </w:rPr>
        <w:t xml:space="preserve">. אה... </w:t>
      </w:r>
      <w:r w:rsidRPr="00FB638E">
        <w:rPr>
          <w:rtl/>
        </w:rPr>
        <w:t>שאני לא חושב שהיא כאילו דמות שהיא צריכה שהיא בעצם</w:t>
      </w:r>
      <w:r>
        <w:rPr>
          <w:rtl/>
        </w:rPr>
        <w:t xml:space="preserve"> אה... </w:t>
      </w:r>
      <w:r w:rsidRPr="00FB638E">
        <w:rPr>
          <w:rtl/>
        </w:rPr>
        <w:t>היא היא לא דמות שילד כל כך</w:t>
      </w:r>
      <w:r>
        <w:rPr>
          <w:rtl/>
        </w:rPr>
        <w:t xml:space="preserve"> אה... </w:t>
      </w:r>
      <w:r w:rsidRPr="00FB638E">
        <w:rPr>
          <w:rtl/>
        </w:rPr>
        <w:t>באמת צריך לפגוש</w:t>
      </w:r>
      <w:r>
        <w:rPr>
          <w:rtl/>
        </w:rPr>
        <w:t>.</w:t>
      </w:r>
    </w:p>
    <w:p w14:paraId="4588671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לפגוש כי מה היה שמה אתה זוכר מה של</w:t>
      </w:r>
      <w:r>
        <w:rPr>
          <w:rtl/>
        </w:rPr>
        <w:t>...</w:t>
      </w:r>
    </w:p>
    <w:p w14:paraId="1CE87BA9" w14:textId="77777777" w:rsidR="000F5784" w:rsidRPr="00FB638E" w:rsidRDefault="000F5784" w:rsidP="000F5784">
      <w:pPr>
        <w:pStyle w:val="31"/>
      </w:pPr>
      <w:r>
        <w:rPr>
          <w:b/>
          <w:bCs/>
          <w:rtl/>
        </w:rPr>
        <w:t>ת':</w:t>
      </w:r>
      <w:r>
        <w:rPr>
          <w:b/>
          <w:bCs/>
          <w:rtl/>
        </w:rPr>
        <w:tab/>
      </w:r>
      <w:r w:rsidRPr="00FB638E">
        <w:rPr>
          <w:rtl/>
        </w:rPr>
        <w:t>אני זוכר שכאילו הוא לא שהוא לא קשור לעולם הילדים</w:t>
      </w:r>
      <w:r>
        <w:rPr>
          <w:rFonts w:hint="cs"/>
          <w:rtl/>
        </w:rPr>
        <w:t>,</w:t>
      </w:r>
      <w:r w:rsidRPr="00FB638E">
        <w:rPr>
          <w:rtl/>
        </w:rPr>
        <w:t xml:space="preserve"> אוקיי</w:t>
      </w:r>
      <w:r>
        <w:rPr>
          <w:rtl/>
        </w:rPr>
        <w:t>.</w:t>
      </w:r>
      <w:r w:rsidRPr="00FB638E">
        <w:t xml:space="preserve"> </w:t>
      </w:r>
      <w:r w:rsidRPr="00FB638E">
        <w:rPr>
          <w:rtl/>
        </w:rPr>
        <w:t>כאילו אני</w:t>
      </w:r>
      <w:r>
        <w:rPr>
          <w:rFonts w:hint="cs"/>
          <w:rtl/>
        </w:rPr>
        <w:t>,</w:t>
      </w:r>
      <w:r w:rsidRPr="00FB638E">
        <w:rPr>
          <w:rtl/>
        </w:rPr>
        <w:t xml:space="preserve"> אני הורה או מורה צריך להיות מחובר לעולם הילדים</w:t>
      </w:r>
      <w:r>
        <w:rPr>
          <w:rFonts w:hint="cs"/>
          <w:rtl/>
        </w:rPr>
        <w:t>,</w:t>
      </w:r>
      <w:r w:rsidRPr="00FB638E">
        <w:rPr>
          <w:rtl/>
        </w:rPr>
        <w:t xml:space="preserve"> להיות קשור אליהם</w:t>
      </w:r>
      <w:r>
        <w:rPr>
          <w:rFonts w:hint="cs"/>
          <w:rtl/>
        </w:rPr>
        <w:t>,</w:t>
      </w:r>
      <w:r w:rsidRPr="00FB638E">
        <w:rPr>
          <w:rtl/>
        </w:rPr>
        <w:t xml:space="preserve"> להיות</w:t>
      </w:r>
      <w:r>
        <w:rPr>
          <w:rtl/>
        </w:rPr>
        <w:t xml:space="preserve"> אה... </w:t>
      </w:r>
      <w:r w:rsidRPr="00FB638E">
        <w:rPr>
          <w:rtl/>
        </w:rPr>
        <w:t>להבין את רצונותיהם ולא מהמקום של</w:t>
      </w:r>
      <w:r>
        <w:rPr>
          <w:rtl/>
        </w:rPr>
        <w:t xml:space="preserve"> אה... </w:t>
      </w:r>
      <w:r w:rsidRPr="00FB638E">
        <w:rPr>
          <w:rtl/>
        </w:rPr>
        <w:t>בהכרח</w:t>
      </w:r>
      <w:r>
        <w:rPr>
          <w:rFonts w:hint="cs"/>
          <w:rtl/>
        </w:rPr>
        <w:t>,</w:t>
      </w:r>
      <w:r w:rsidRPr="00FB638E">
        <w:rPr>
          <w:rtl/>
        </w:rPr>
        <w:t xml:space="preserve"> אוקיי</w:t>
      </w:r>
      <w:r>
        <w:rPr>
          <w:rFonts w:hint="cs"/>
          <w:rtl/>
        </w:rPr>
        <w:t>,</w:t>
      </w:r>
      <w:r w:rsidRPr="00FB638E">
        <w:rPr>
          <w:rtl/>
        </w:rPr>
        <w:t xml:space="preserve"> אז אני אעשה מה שהם רוצים</w:t>
      </w:r>
      <w:r>
        <w:rPr>
          <w:rFonts w:hint="cs"/>
          <w:rtl/>
        </w:rPr>
        <w:t>,</w:t>
      </w:r>
      <w:r w:rsidRPr="00FB638E">
        <w:rPr>
          <w:rtl/>
        </w:rPr>
        <w:t xml:space="preserve"> אלא כאילו יש שמה איזה</w:t>
      </w:r>
      <w:r>
        <w:rPr>
          <w:rtl/>
        </w:rPr>
        <w:t xml:space="preserve"> אה... </w:t>
      </w:r>
      <w:r w:rsidRPr="00FB638E">
        <w:rPr>
          <w:rtl/>
        </w:rPr>
        <w:t xml:space="preserve">אני חושב </w:t>
      </w:r>
      <w:r>
        <w:rPr>
          <w:rFonts w:hint="cs"/>
          <w:rtl/>
        </w:rPr>
        <w:t xml:space="preserve">שגם ש' </w:t>
      </w:r>
      <w:r w:rsidRPr="00FB638E">
        <w:rPr>
          <w:rtl/>
        </w:rPr>
        <w:t>לא הייתה</w:t>
      </w:r>
      <w:r>
        <w:rPr>
          <w:rFonts w:hint="cs"/>
          <w:rtl/>
        </w:rPr>
        <w:t>,</w:t>
      </w:r>
      <w:r w:rsidRPr="00FB638E">
        <w:rPr>
          <w:rtl/>
        </w:rPr>
        <w:t xml:space="preserve"> היא לא קשורה לעולם הילדים כל כך</w:t>
      </w:r>
      <w:r>
        <w:rPr>
          <w:rFonts w:hint="cs"/>
          <w:rtl/>
        </w:rPr>
        <w:t>,</w:t>
      </w:r>
      <w:r w:rsidRPr="00FB638E">
        <w:rPr>
          <w:rtl/>
        </w:rPr>
        <w:t xml:space="preserve"> כי אולי משהו אינטלקטואלי</w:t>
      </w:r>
      <w:r>
        <w:rPr>
          <w:rFonts w:hint="cs"/>
          <w:rtl/>
        </w:rPr>
        <w:t>,</w:t>
      </w:r>
      <w:r w:rsidRPr="00FB638E">
        <w:rPr>
          <w:rtl/>
        </w:rPr>
        <w:t xml:space="preserve"> אבל בטוח לא ברגליים</w:t>
      </w:r>
      <w:r>
        <w:rPr>
          <w:rtl/>
        </w:rPr>
        <w:t>.</w:t>
      </w:r>
    </w:p>
    <w:p w14:paraId="1DDCB7BF" w14:textId="77777777" w:rsidR="000F5784" w:rsidRPr="00FB638E" w:rsidRDefault="000F5784" w:rsidP="000F5784">
      <w:pPr>
        <w:pStyle w:val="31"/>
      </w:pPr>
      <w:r w:rsidRPr="00F50BED">
        <w:rPr>
          <w:b/>
          <w:bCs/>
          <w:rtl/>
        </w:rPr>
        <w:t>מראיינת</w:t>
      </w:r>
      <w:r>
        <w:rPr>
          <w:b/>
          <w:bCs/>
          <w:rtl/>
        </w:rPr>
        <w:t>:</w:t>
      </w:r>
      <w:r>
        <w:rPr>
          <w:b/>
          <w:bCs/>
          <w:rtl/>
        </w:rPr>
        <w:tab/>
      </w:r>
      <w:r>
        <w:rPr>
          <w:rtl/>
        </w:rPr>
        <w:t xml:space="preserve">אמ... </w:t>
      </w:r>
      <w:r w:rsidRPr="00FB638E">
        <w:rPr>
          <w:rtl/>
        </w:rPr>
        <w:t>אז כן</w:t>
      </w:r>
      <w:r>
        <w:rPr>
          <w:rtl/>
        </w:rPr>
        <w:t>,</w:t>
      </w:r>
      <w:r w:rsidRPr="00FB638E">
        <w:rPr>
          <w:rtl/>
        </w:rPr>
        <w:t xml:space="preserve"> כל מיני דמויות כאילו ש</w:t>
      </w:r>
      <w:r>
        <w:rPr>
          <w:rtl/>
        </w:rPr>
        <w:t>...</w:t>
      </w:r>
    </w:p>
    <w:p w14:paraId="3781DA74" w14:textId="77777777" w:rsidR="000F5784" w:rsidRPr="00DC39CF" w:rsidRDefault="000F5784" w:rsidP="000F5784">
      <w:pPr>
        <w:pStyle w:val="31"/>
        <w:rPr>
          <w:b/>
          <w:bCs/>
        </w:rPr>
      </w:pPr>
      <w:r>
        <w:rPr>
          <w:b/>
          <w:bCs/>
          <w:rtl/>
        </w:rPr>
        <w:t>ת'</w:t>
      </w:r>
      <w:r w:rsidRPr="00DC39CF">
        <w:rPr>
          <w:b/>
          <w:bCs/>
        </w:rPr>
        <w:t>:</w:t>
      </w:r>
      <w:r>
        <w:rPr>
          <w:b/>
          <w:bCs/>
          <w:rtl/>
        </w:rPr>
        <w:t>...</w:t>
      </w:r>
      <w:r>
        <w:rPr>
          <w:b/>
          <w:bCs/>
          <w:rtl/>
        </w:rPr>
        <w:tab/>
      </w:r>
      <w:r>
        <w:rPr>
          <w:rtl/>
        </w:rPr>
        <w:t>...</w:t>
      </w:r>
    </w:p>
    <w:p w14:paraId="0BA6533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אתה יכול לדייק את</w:t>
      </w:r>
      <w:r>
        <w:rPr>
          <w:rFonts w:hint="cs"/>
          <w:rtl/>
        </w:rPr>
        <w:t xml:space="preserve"> זה,</w:t>
      </w:r>
      <w:r w:rsidRPr="00FB638E">
        <w:rPr>
          <w:rtl/>
        </w:rPr>
        <w:t xml:space="preserve"> לנסות רגע לשים את האצבע על מה זה אומר</w:t>
      </w:r>
      <w:r>
        <w:rPr>
          <w:rtl/>
        </w:rPr>
        <w:t xml:space="preserve"> אה... </w:t>
      </w:r>
      <w:r w:rsidRPr="00FB638E">
        <w:rPr>
          <w:rtl/>
        </w:rPr>
        <w:t>לא קשורה לעולם הילדים</w:t>
      </w:r>
      <w:r>
        <w:rPr>
          <w:rtl/>
        </w:rPr>
        <w:t>?</w:t>
      </w:r>
      <w:r w:rsidRPr="00FB638E">
        <w:rPr>
          <w:rtl/>
        </w:rPr>
        <w:t xml:space="preserve"> מה ב</w:t>
      </w:r>
      <w:r>
        <w:rPr>
          <w:rFonts w:hint="cs"/>
          <w:rtl/>
        </w:rPr>
        <w:t>...</w:t>
      </w:r>
      <w:r w:rsidRPr="00FB638E">
        <w:rPr>
          <w:rtl/>
        </w:rPr>
        <w:t xml:space="preserve"> כאילו להגיד באיזה מובן שמה הרצונות של הילדים</w:t>
      </w:r>
      <w:r>
        <w:rPr>
          <w:rtl/>
        </w:rPr>
        <w:t>?</w:t>
      </w:r>
      <w:r w:rsidRPr="00FB638E">
        <w:rPr>
          <w:rtl/>
        </w:rPr>
        <w:t xml:space="preserve"> מה הילדים צריכים</w:t>
      </w:r>
      <w:r>
        <w:rPr>
          <w:rtl/>
        </w:rPr>
        <w:t>?</w:t>
      </w:r>
      <w:r w:rsidRPr="00FB638E">
        <w:rPr>
          <w:rtl/>
        </w:rPr>
        <w:t xml:space="preserve"> אמ</w:t>
      </w:r>
      <w:r>
        <w:rPr>
          <w:rtl/>
        </w:rPr>
        <w:t>...</w:t>
      </w:r>
      <w:r w:rsidRPr="00FB638E">
        <w:rPr>
          <w:rtl/>
        </w:rPr>
        <w:t xml:space="preserve"> אז</w:t>
      </w:r>
      <w:r>
        <w:rPr>
          <w:rtl/>
        </w:rPr>
        <w:t>...</w:t>
      </w:r>
      <w:r w:rsidRPr="00FB638E">
        <w:rPr>
          <w:rtl/>
        </w:rPr>
        <w:t xml:space="preserve"> נגיד מה למשהו שהרגשת שזה מנותק ממך לגמרי</w:t>
      </w:r>
      <w:r>
        <w:rPr>
          <w:rtl/>
        </w:rPr>
        <w:t>?</w:t>
      </w:r>
    </w:p>
    <w:p w14:paraId="06D3D607" w14:textId="77777777" w:rsidR="000F5784" w:rsidRPr="00495E36" w:rsidRDefault="000F5784" w:rsidP="000F5784">
      <w:pPr>
        <w:pStyle w:val="31"/>
      </w:pPr>
      <w:r>
        <w:rPr>
          <w:b/>
          <w:bCs/>
          <w:rtl/>
        </w:rPr>
        <w:t>ת':</w:t>
      </w:r>
      <w:r>
        <w:rPr>
          <w:b/>
          <w:bCs/>
          <w:rtl/>
        </w:rPr>
        <w:tab/>
      </w:r>
      <w:r>
        <w:rPr>
          <w:rtl/>
        </w:rPr>
        <w:t xml:space="preserve">אמ... </w:t>
      </w:r>
      <w:r w:rsidRPr="00FB638E">
        <w:rPr>
          <w:rtl/>
        </w:rPr>
        <w:t>אז אני זוכר שנגיד מורה הייתה לוקחת אותנו לטיולים כי נכון</w:t>
      </w:r>
      <w:r>
        <w:rPr>
          <w:rtl/>
        </w:rPr>
        <w:t xml:space="preserve"> ש... </w:t>
      </w:r>
      <w:r w:rsidRPr="00FB638E">
        <w:rPr>
          <w:rtl/>
        </w:rPr>
        <w:t xml:space="preserve">יום יער </w:t>
      </w:r>
      <w:r>
        <w:rPr>
          <w:rFonts w:hint="cs"/>
          <w:rtl/>
        </w:rPr>
        <w:t>ב</w:t>
      </w:r>
      <w:r w:rsidRPr="00FB638E">
        <w:rPr>
          <w:rtl/>
        </w:rPr>
        <w:t>יסודי</w:t>
      </w:r>
      <w:r>
        <w:rPr>
          <w:rFonts w:hint="cs"/>
          <w:rtl/>
        </w:rPr>
        <w:t>,</w:t>
      </w:r>
      <w:r w:rsidRPr="00FB638E">
        <w:rPr>
          <w:rtl/>
        </w:rPr>
        <w:t xml:space="preserve"> אז אני זוכר שבעצם היא לא הייתה</w:t>
      </w:r>
      <w:r>
        <w:rPr>
          <w:rtl/>
        </w:rPr>
        <w:t xml:space="preserve"> אה... </w:t>
      </w:r>
      <w:r w:rsidRPr="00FB638E">
        <w:rPr>
          <w:rtl/>
        </w:rPr>
        <w:t>אה דמות</w:t>
      </w:r>
      <w:r>
        <w:rPr>
          <w:rtl/>
        </w:rPr>
        <w:t xml:space="preserve"> ש... </w:t>
      </w:r>
      <w:r w:rsidRPr="00FB638E">
        <w:rPr>
          <w:rtl/>
        </w:rPr>
        <w:t>ש שאני כאילו הייתי רוצה ללכת אחריה או</w:t>
      </w:r>
      <w:r>
        <w:rPr>
          <w:rFonts w:hint="cs"/>
          <w:rtl/>
        </w:rPr>
        <w:t>...</w:t>
      </w:r>
      <w:r w:rsidRPr="00FB638E">
        <w:rPr>
          <w:rtl/>
        </w:rPr>
        <w:t xml:space="preserve"> או היא הייתה מלהיבה אותי על איזה דבר שלא הייתי מולהב ממנו לפני זה</w:t>
      </w:r>
      <w:r>
        <w:rPr>
          <w:rFonts w:hint="cs"/>
          <w:rtl/>
        </w:rPr>
        <w:t>.</w:t>
      </w:r>
      <w:r w:rsidRPr="00FB638E">
        <w:rPr>
          <w:rtl/>
        </w:rPr>
        <w:t xml:space="preserve"> נכון</w:t>
      </w:r>
      <w:r>
        <w:rPr>
          <w:rFonts w:hint="cs"/>
          <w:rtl/>
        </w:rPr>
        <w:t>,</w:t>
      </w:r>
      <w:r w:rsidRPr="00FB638E">
        <w:rPr>
          <w:rtl/>
        </w:rPr>
        <w:t xml:space="preserve"> יש אני זוכר את זה מ</w:t>
      </w:r>
      <w:r>
        <w:rPr>
          <w:rFonts w:hint="cs"/>
          <w:rtl/>
        </w:rPr>
        <w:t>...</w:t>
      </w:r>
      <w:r w:rsidRPr="00FB638E">
        <w:rPr>
          <w:rtl/>
        </w:rPr>
        <w:t xml:space="preserve"> מבית הלל</w:t>
      </w:r>
      <w:r>
        <w:rPr>
          <w:rFonts w:hint="cs"/>
          <w:rtl/>
        </w:rPr>
        <w:t>,</w:t>
      </w:r>
      <w:r w:rsidRPr="00FB638E">
        <w:rPr>
          <w:rtl/>
        </w:rPr>
        <w:t xml:space="preserve"> שזה כאילו הקיצון של הילדים</w:t>
      </w:r>
      <w:r>
        <w:rPr>
          <w:rFonts w:hint="cs"/>
          <w:rtl/>
        </w:rPr>
        <w:t>,</w:t>
      </w:r>
      <w:r w:rsidRPr="00FB638E">
        <w:rPr>
          <w:rtl/>
        </w:rPr>
        <w:t xml:space="preserve"> שזה המצב הזה של אוקיי</w:t>
      </w:r>
      <w:r>
        <w:rPr>
          <w:rFonts w:hint="cs"/>
          <w:rtl/>
        </w:rPr>
        <w:t>,</w:t>
      </w:r>
      <w:r w:rsidRPr="00FB638E">
        <w:rPr>
          <w:rtl/>
        </w:rPr>
        <w:t xml:space="preserve"> יש עכשיו זמן חופשי וצריך לייצר איזה פעילות</w:t>
      </w:r>
      <w:r>
        <w:rPr>
          <w:rFonts w:hint="cs"/>
          <w:rtl/>
        </w:rPr>
        <w:t>,</w:t>
      </w:r>
      <w:r w:rsidRPr="00FB638E">
        <w:rPr>
          <w:rtl/>
        </w:rPr>
        <w:t xml:space="preserve"> ועכשיו אני צריך להעביר את הפעילות הזאתי</w:t>
      </w:r>
      <w:r>
        <w:rPr>
          <w:rFonts w:hint="cs"/>
          <w:rtl/>
        </w:rPr>
        <w:t>,</w:t>
      </w:r>
      <w:r w:rsidRPr="00FB638E">
        <w:rPr>
          <w:rtl/>
        </w:rPr>
        <w:t xml:space="preserve"> ואם אני לא אלהיב את הילדים האלה עד השתוללות לגבי הדבר הזה</w:t>
      </w:r>
      <w:r>
        <w:rPr>
          <w:rFonts w:hint="cs"/>
          <w:rtl/>
        </w:rPr>
        <w:t>,</w:t>
      </w:r>
      <w:r w:rsidRPr="00FB638E">
        <w:rPr>
          <w:rtl/>
        </w:rPr>
        <w:t xml:space="preserve"> אז אז הם לא</w:t>
      </w:r>
      <w:r>
        <w:rPr>
          <w:rFonts w:hint="cs"/>
          <w:rtl/>
        </w:rPr>
        <w:t>,</w:t>
      </w:r>
      <w:r w:rsidRPr="00FB638E">
        <w:rPr>
          <w:rtl/>
        </w:rPr>
        <w:t xml:space="preserve"> הם לא יעשו את זה</w:t>
      </w:r>
      <w:r>
        <w:rPr>
          <w:rFonts w:hint="cs"/>
          <w:rtl/>
        </w:rPr>
        <w:t>,</w:t>
      </w:r>
      <w:r w:rsidRPr="00FB638E">
        <w:rPr>
          <w:rtl/>
        </w:rPr>
        <w:t xml:space="preserve"> כי הם אין דוגמה לזה שהם בטוח לא כל כך מולהבים מלכתחילה</w:t>
      </w:r>
      <w:r>
        <w:rPr>
          <w:rFonts w:hint="cs"/>
          <w:rtl/>
        </w:rPr>
        <w:t>,</w:t>
      </w:r>
      <w:r w:rsidRPr="00FB638E">
        <w:rPr>
          <w:rtl/>
        </w:rPr>
        <w:t xml:space="preserve"> כן אוקיי</w:t>
      </w:r>
      <w:r>
        <w:rPr>
          <w:rtl/>
        </w:rPr>
        <w:t>,</w:t>
      </w:r>
      <w:r w:rsidRPr="00FB638E">
        <w:t xml:space="preserve"> </w:t>
      </w:r>
      <w:r w:rsidRPr="00FB638E">
        <w:rPr>
          <w:rtl/>
        </w:rPr>
        <w:t>אז כאילו המשימה</w:t>
      </w:r>
      <w:r>
        <w:rPr>
          <w:rtl/>
        </w:rPr>
        <w:t xml:space="preserve"> </w:t>
      </w:r>
      <w:r w:rsidRPr="00495E36">
        <w:rPr>
          <w:rtl/>
        </w:rPr>
        <w:t>ש... בעצם</w:t>
      </w:r>
      <w:r w:rsidRPr="00495E36">
        <w:rPr>
          <w:rFonts w:hint="cs"/>
          <w:rtl/>
        </w:rPr>
        <w:t>,</w:t>
      </w:r>
      <w:r w:rsidRPr="00495E36">
        <w:rPr>
          <w:rtl/>
        </w:rPr>
        <w:t xml:space="preserve"> המשימה היחידה שלי היא לגרום להם להאמין שהדבר הזה הוא בעצם כיף להם ומגניב וטוב.</w:t>
      </w:r>
    </w:p>
    <w:p w14:paraId="07C68AFC" w14:textId="6D0A15DB" w:rsidR="000F5784" w:rsidRPr="00495E36" w:rsidRDefault="000F5784" w:rsidP="000F5784">
      <w:pPr>
        <w:pStyle w:val="31"/>
      </w:pPr>
      <w:r w:rsidRPr="00495E36">
        <w:rPr>
          <w:b/>
          <w:bCs/>
          <w:rtl/>
        </w:rPr>
        <w:t>מראיינת:</w:t>
      </w:r>
      <w:r w:rsidRPr="00495E36">
        <w:rPr>
          <w:b/>
          <w:bCs/>
          <w:rtl/>
        </w:rPr>
        <w:tab/>
      </w:r>
      <w:r w:rsidRPr="00495E36">
        <w:rPr>
          <w:rtl/>
        </w:rPr>
        <w:t>אה</w:t>
      </w:r>
      <w:r w:rsidRPr="00495E36">
        <w:rPr>
          <w:rFonts w:hint="cs"/>
          <w:rtl/>
        </w:rPr>
        <w:t>,</w:t>
      </w:r>
      <w:r w:rsidRPr="00495E36">
        <w:rPr>
          <w:rtl/>
        </w:rPr>
        <w:t xml:space="preserve"> אז אני חושב</w:t>
      </w:r>
      <w:r w:rsidRPr="00495E36">
        <w:rPr>
          <w:rFonts w:hint="cs"/>
          <w:rtl/>
        </w:rPr>
        <w:t>ת</w:t>
      </w:r>
      <w:r w:rsidRPr="00495E36">
        <w:rPr>
          <w:rtl/>
        </w:rPr>
        <w:t xml:space="preserve"> ש... אולי זה איזשהו</w:t>
      </w:r>
      <w:r w:rsidRPr="00495E36">
        <w:rPr>
          <w:rFonts w:hint="cs"/>
          <w:rtl/>
        </w:rPr>
        <w:t>,</w:t>
      </w:r>
      <w:r w:rsidRPr="00495E36">
        <w:rPr>
          <w:rtl/>
        </w:rPr>
        <w:t xml:space="preserve"> דבר מאוד </w:t>
      </w:r>
      <w:r w:rsidRPr="00495E36">
        <w:rPr>
          <w:rFonts w:hint="cs"/>
          <w:rtl/>
        </w:rPr>
        <w:t>חשוב</w:t>
      </w:r>
      <w:r w:rsidR="00746D1C">
        <w:rPr>
          <w:rFonts w:hint="cs"/>
          <w:rtl/>
        </w:rPr>
        <w:t xml:space="preserve"> </w:t>
      </w:r>
      <w:r w:rsidRPr="00495E36">
        <w:rPr>
          <w:rFonts w:hint="cs"/>
          <w:rtl/>
        </w:rPr>
        <w:t>ל</w:t>
      </w:r>
      <w:r w:rsidRPr="00495E36">
        <w:rPr>
          <w:rtl/>
        </w:rPr>
        <w:t>הבנת</w:t>
      </w:r>
      <w:r w:rsidRPr="00495E36">
        <w:rPr>
          <w:rFonts w:hint="cs"/>
          <w:rtl/>
        </w:rPr>
        <w:t>ך?</w:t>
      </w:r>
    </w:p>
    <w:p w14:paraId="66CEA11D" w14:textId="77777777" w:rsidR="000F5784" w:rsidRPr="00495E36" w:rsidRDefault="000F5784" w:rsidP="000F5784">
      <w:pPr>
        <w:pStyle w:val="31"/>
      </w:pPr>
      <w:r w:rsidRPr="00495E36">
        <w:rPr>
          <w:b/>
          <w:bCs/>
          <w:rtl/>
        </w:rPr>
        <w:t>ת':</w:t>
      </w:r>
      <w:r w:rsidRPr="00495E36">
        <w:rPr>
          <w:b/>
          <w:bCs/>
          <w:rtl/>
        </w:rPr>
        <w:tab/>
      </w:r>
      <w:r w:rsidRPr="00495E36">
        <w:rPr>
          <w:rtl/>
        </w:rPr>
        <w:t>ואז אני אני חושב בכלל כן כאילו א...</w:t>
      </w:r>
    </w:p>
    <w:p w14:paraId="2007BEE3" w14:textId="36F56F8A" w:rsidR="000F5784" w:rsidRPr="00FB638E" w:rsidRDefault="000F5784" w:rsidP="000F5784">
      <w:pPr>
        <w:pStyle w:val="31"/>
      </w:pPr>
      <w:r w:rsidRPr="00495E36">
        <w:rPr>
          <w:b/>
          <w:bCs/>
          <w:rtl/>
        </w:rPr>
        <w:t>מראיינת:</w:t>
      </w:r>
      <w:r w:rsidRPr="00495E36">
        <w:rPr>
          <w:b/>
          <w:bCs/>
          <w:rtl/>
        </w:rPr>
        <w:tab/>
      </w:r>
      <w:r w:rsidRPr="00495E36">
        <w:rPr>
          <w:rtl/>
        </w:rPr>
        <w:t>התלהבות זה מפתח</w:t>
      </w:r>
      <w:r w:rsidR="00746D1C">
        <w:rPr>
          <w:rtl/>
        </w:rPr>
        <w:t xml:space="preserve"> </w:t>
      </w:r>
    </w:p>
    <w:p w14:paraId="6432CCC6" w14:textId="77777777" w:rsidR="000F5784" w:rsidRPr="00FB638E" w:rsidRDefault="000F5784" w:rsidP="000F5784">
      <w:pPr>
        <w:pStyle w:val="31"/>
      </w:pPr>
      <w:r>
        <w:rPr>
          <w:b/>
          <w:bCs/>
          <w:rtl/>
        </w:rPr>
        <w:t>ת':</w:t>
      </w:r>
      <w:r>
        <w:rPr>
          <w:b/>
          <w:bCs/>
          <w:rtl/>
        </w:rPr>
        <w:tab/>
      </w:r>
      <w:r w:rsidRPr="00FB638E">
        <w:rPr>
          <w:rtl/>
        </w:rPr>
        <w:t>כן</w:t>
      </w:r>
      <w:r>
        <w:rPr>
          <w:rFonts w:hint="cs"/>
          <w:rtl/>
        </w:rPr>
        <w:t>,</w:t>
      </w:r>
      <w:r w:rsidRPr="00FB638E">
        <w:rPr>
          <w:rtl/>
        </w:rPr>
        <w:t xml:space="preserve"> וגם החיבור הזה של לעולם הילדים בצ</w:t>
      </w:r>
      <w:r>
        <w:rPr>
          <w:rFonts w:hint="cs"/>
          <w:rtl/>
        </w:rPr>
        <w:t>...</w:t>
      </w:r>
      <w:r w:rsidRPr="00FB638E">
        <w:rPr>
          <w:rtl/>
        </w:rPr>
        <w:t xml:space="preserve"> באיזה צורה כן של גם להיות בעצם ילד בעצמך</w:t>
      </w:r>
      <w:r>
        <w:rPr>
          <w:rFonts w:hint="cs"/>
          <w:rtl/>
        </w:rPr>
        <w:t>,</w:t>
      </w:r>
      <w:r w:rsidRPr="00FB638E">
        <w:rPr>
          <w:rtl/>
        </w:rPr>
        <w:t xml:space="preserve"> או לרצות כאילו לקחת חלק בעולם הזה שלהם ולא</w:t>
      </w:r>
      <w:r>
        <w:rPr>
          <w:rtl/>
        </w:rPr>
        <w:t xml:space="preserve"> אה... </w:t>
      </w:r>
      <w:r w:rsidRPr="00FB638E">
        <w:rPr>
          <w:rtl/>
        </w:rPr>
        <w:t>לבוא כאילו אליו</w:t>
      </w:r>
      <w:r>
        <w:rPr>
          <w:rtl/>
        </w:rPr>
        <w:t xml:space="preserve"> אה... </w:t>
      </w:r>
      <w:r w:rsidRPr="00FB638E">
        <w:rPr>
          <w:rtl/>
        </w:rPr>
        <w:t>כן</w:t>
      </w:r>
      <w:r>
        <w:rPr>
          <w:rFonts w:hint="cs"/>
          <w:rtl/>
        </w:rPr>
        <w:t>,</w:t>
      </w:r>
      <w:r w:rsidRPr="00FB638E">
        <w:rPr>
          <w:rtl/>
        </w:rPr>
        <w:t xml:space="preserve"> מאיזה איד</w:t>
      </w:r>
      <w:r>
        <w:rPr>
          <w:rFonts w:hint="cs"/>
          <w:rtl/>
        </w:rPr>
        <w:t>י</w:t>
      </w:r>
      <w:r w:rsidRPr="00FB638E">
        <w:rPr>
          <w:rtl/>
        </w:rPr>
        <w:t>אה</w:t>
      </w:r>
      <w:r>
        <w:rPr>
          <w:rtl/>
        </w:rPr>
        <w:t>.</w:t>
      </w:r>
      <w:r w:rsidRPr="00FB638E">
        <w:t xml:space="preserve"> </w:t>
      </w:r>
      <w:r w:rsidRPr="00FB638E">
        <w:rPr>
          <w:rtl/>
        </w:rPr>
        <w:t>כאילו יש משהו שצריך איזה גמישות כזאתי</w:t>
      </w:r>
      <w:r>
        <w:rPr>
          <w:rFonts w:hint="cs"/>
          <w:rtl/>
        </w:rPr>
        <w:t>,</w:t>
      </w:r>
      <w:r w:rsidRPr="00FB638E">
        <w:rPr>
          <w:rtl/>
        </w:rPr>
        <w:t xml:space="preserve"> נכון מאוד אה</w:t>
      </w:r>
      <w:r>
        <w:rPr>
          <w:rtl/>
        </w:rPr>
        <w:t>...</w:t>
      </w:r>
      <w:r w:rsidRPr="00FB638E">
        <w:t xml:space="preserve"> </w:t>
      </w:r>
      <w:r w:rsidRPr="00FB638E">
        <w:rPr>
          <w:rtl/>
        </w:rPr>
        <w:t>כי אין אה</w:t>
      </w:r>
      <w:r>
        <w:rPr>
          <w:rtl/>
        </w:rPr>
        <w:t>...</w:t>
      </w:r>
    </w:p>
    <w:p w14:paraId="0BE6BE9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אז זה יותר ביסודי מאשר בתיכון</w:t>
      </w:r>
      <w:r>
        <w:rPr>
          <w:rtl/>
        </w:rPr>
        <w:t>.</w:t>
      </w:r>
    </w:p>
    <w:p w14:paraId="2E2B8273" w14:textId="77777777" w:rsidR="000F5784" w:rsidRPr="00FB638E" w:rsidRDefault="000F5784" w:rsidP="000F5784">
      <w:pPr>
        <w:pStyle w:val="31"/>
      </w:pPr>
      <w:r>
        <w:rPr>
          <w:b/>
          <w:bCs/>
          <w:rtl/>
        </w:rPr>
        <w:t>ת':</w:t>
      </w:r>
      <w:r>
        <w:rPr>
          <w:b/>
          <w:bCs/>
          <w:rtl/>
        </w:rPr>
        <w:tab/>
      </w:r>
      <w:r w:rsidRPr="00FB638E">
        <w:rPr>
          <w:rtl/>
        </w:rPr>
        <w:t>אז אני חושב שביסודי זה מאוד היה</w:t>
      </w:r>
      <w:r>
        <w:rPr>
          <w:rFonts w:hint="cs"/>
          <w:rtl/>
        </w:rPr>
        <w:t>,</w:t>
      </w:r>
      <w:r w:rsidRPr="00FB638E">
        <w:rPr>
          <w:rtl/>
        </w:rPr>
        <w:t xml:space="preserve"> ובתיכון</w:t>
      </w:r>
      <w:r>
        <w:rPr>
          <w:rtl/>
        </w:rPr>
        <w:t xml:space="preserve"> אה... </w:t>
      </w:r>
      <w:r w:rsidRPr="00FB638E">
        <w:rPr>
          <w:rtl/>
        </w:rPr>
        <w:t>אה בתיכון אני זוכר שאני פוגש מורים שהם מאוד רוצים</w:t>
      </w:r>
      <w:r>
        <w:rPr>
          <w:rFonts w:hint="cs"/>
          <w:rtl/>
        </w:rPr>
        <w:t>,</w:t>
      </w:r>
      <w:r w:rsidRPr="00FB638E">
        <w:rPr>
          <w:rtl/>
        </w:rPr>
        <w:t xml:space="preserve"> מאוד מאוד מתעניינים בעולם הנערים</w:t>
      </w:r>
      <w:r>
        <w:rPr>
          <w:rFonts w:hint="cs"/>
          <w:rtl/>
        </w:rPr>
        <w:t>,</w:t>
      </w:r>
      <w:r w:rsidRPr="00FB638E">
        <w:rPr>
          <w:rtl/>
        </w:rPr>
        <w:t xml:space="preserve"> רוצים להיות חלק מהם ובסוף יוצרים גם אה</w:t>
      </w:r>
      <w:r>
        <w:rPr>
          <w:rtl/>
        </w:rPr>
        <w:t>...</w:t>
      </w:r>
    </w:p>
    <w:p w14:paraId="56384174" w14:textId="77777777" w:rsidR="000F5784" w:rsidRPr="00FB638E" w:rsidRDefault="000F5784" w:rsidP="000F5784">
      <w:pPr>
        <w:pStyle w:val="31"/>
      </w:pPr>
      <w:r w:rsidRPr="00F50BED">
        <w:rPr>
          <w:b/>
          <w:bCs/>
          <w:rtl/>
        </w:rPr>
        <w:t>מראיינת</w:t>
      </w:r>
      <w:r>
        <w:rPr>
          <w:b/>
          <w:bCs/>
          <w:rtl/>
        </w:rPr>
        <w:t>:</w:t>
      </w:r>
      <w:r>
        <w:rPr>
          <w:b/>
          <w:bCs/>
          <w:rtl/>
        </w:rPr>
        <w:tab/>
      </w:r>
      <w:r>
        <w:rPr>
          <w:rFonts w:hint="cs"/>
          <w:rtl/>
        </w:rPr>
        <w:t>התע</w:t>
      </w:r>
      <w:r w:rsidRPr="00FB638E">
        <w:rPr>
          <w:rtl/>
        </w:rPr>
        <w:t>ניינות</w:t>
      </w:r>
      <w:r>
        <w:rPr>
          <w:rFonts w:hint="cs"/>
          <w:rtl/>
        </w:rPr>
        <w:t>,</w:t>
      </w:r>
      <w:r w:rsidRPr="00FB638E">
        <w:rPr>
          <w:rtl/>
        </w:rPr>
        <w:t xml:space="preserve"> כן</w:t>
      </w:r>
      <w:r>
        <w:rPr>
          <w:rtl/>
        </w:rPr>
        <w:t>.</w:t>
      </w:r>
    </w:p>
    <w:p w14:paraId="4733EA83" w14:textId="77777777" w:rsidR="000F5784" w:rsidRPr="00FB638E" w:rsidRDefault="000F5784" w:rsidP="000F5784">
      <w:pPr>
        <w:pStyle w:val="31"/>
      </w:pPr>
      <w:r>
        <w:rPr>
          <w:b/>
          <w:bCs/>
          <w:rtl/>
        </w:rPr>
        <w:t>ת':</w:t>
      </w:r>
      <w:r>
        <w:rPr>
          <w:b/>
          <w:bCs/>
          <w:rtl/>
        </w:rPr>
        <w:tab/>
      </w:r>
      <w:r w:rsidRPr="00FB638E">
        <w:rPr>
          <w:rtl/>
        </w:rPr>
        <w:t>כן יוצרים גם יחסים</w:t>
      </w:r>
      <w:r>
        <w:rPr>
          <w:rtl/>
        </w:rPr>
        <w:t xml:space="preserve"> אה... </w:t>
      </w:r>
      <w:r w:rsidRPr="00FB638E">
        <w:rPr>
          <w:rtl/>
        </w:rPr>
        <w:t>ואני רואה את היחסים שיש לאמא שלי עם התלמידים והתלמידות שלה</w:t>
      </w:r>
      <w:r>
        <w:rPr>
          <w:rFonts w:hint="cs"/>
          <w:rtl/>
        </w:rPr>
        <w:t>,</w:t>
      </w:r>
      <w:r w:rsidRPr="00FB638E">
        <w:rPr>
          <w:rtl/>
        </w:rPr>
        <w:t xml:space="preserve"> ואני רואה את היחסים שלי עם עם ההורים שלי</w:t>
      </w:r>
      <w:r>
        <w:rPr>
          <w:rtl/>
        </w:rPr>
        <w:t xml:space="preserve"> אה... </w:t>
      </w:r>
      <w:r w:rsidRPr="00FB638E">
        <w:rPr>
          <w:rtl/>
        </w:rPr>
        <w:t>והדבר הזה שזה גם</w:t>
      </w:r>
      <w:r>
        <w:rPr>
          <w:rtl/>
        </w:rPr>
        <w:t xml:space="preserve"> </w:t>
      </w:r>
      <w:r>
        <w:rPr>
          <w:rtl/>
        </w:rPr>
        <w:lastRenderedPageBreak/>
        <w:t xml:space="preserve">אה... </w:t>
      </w:r>
      <w:r w:rsidRPr="00FB638E">
        <w:rPr>
          <w:rtl/>
        </w:rPr>
        <w:t>כן</w:t>
      </w:r>
      <w:r>
        <w:rPr>
          <w:rtl/>
        </w:rPr>
        <w:t xml:space="preserve"> ש... </w:t>
      </w:r>
      <w:r w:rsidRPr="00FB638E">
        <w:rPr>
          <w:rtl/>
        </w:rPr>
        <w:t>ש שיש שמה כאילו בתיכון</w:t>
      </w:r>
      <w:r>
        <w:rPr>
          <w:rFonts w:hint="cs"/>
          <w:rtl/>
        </w:rPr>
        <w:t>,</w:t>
      </w:r>
      <w:r w:rsidRPr="00FB638E">
        <w:rPr>
          <w:rtl/>
        </w:rPr>
        <w:t xml:space="preserve"> ואולי זה כן</w:t>
      </w:r>
      <w:r>
        <w:rPr>
          <w:rFonts w:hint="cs"/>
          <w:rtl/>
        </w:rPr>
        <w:t>,</w:t>
      </w:r>
      <w:r w:rsidRPr="00FB638E">
        <w:rPr>
          <w:rtl/>
        </w:rPr>
        <w:t xml:space="preserve"> אולי בתיכון אתה פשוט יותר מרגיש את זה</w:t>
      </w:r>
      <w:r>
        <w:rPr>
          <w:rFonts w:hint="cs"/>
          <w:rtl/>
        </w:rPr>
        <w:t>,</w:t>
      </w:r>
      <w:r w:rsidRPr="00FB638E">
        <w:rPr>
          <w:rtl/>
        </w:rPr>
        <w:t xml:space="preserve"> ובסוף אני לא יודע</w:t>
      </w:r>
      <w:r>
        <w:rPr>
          <w:rFonts w:hint="cs"/>
          <w:rtl/>
        </w:rPr>
        <w:t>,</w:t>
      </w:r>
      <w:r w:rsidRPr="00FB638E">
        <w:rPr>
          <w:rtl/>
        </w:rPr>
        <w:t xml:space="preserve"> כאילו בקטע הזה שהוא כזה מין</w:t>
      </w:r>
      <w:r>
        <w:rPr>
          <w:rtl/>
        </w:rPr>
        <w:t>...</w:t>
      </w:r>
    </w:p>
    <w:p w14:paraId="2DB8889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Fonts w:hint="cs"/>
          <w:rtl/>
        </w:rPr>
        <w:t>,</w:t>
      </w:r>
      <w:r w:rsidRPr="00FB638E">
        <w:rPr>
          <w:rtl/>
        </w:rPr>
        <w:t xml:space="preserve"> כמה הבדל במקום שהיסודי</w:t>
      </w:r>
      <w:r>
        <w:rPr>
          <w:rFonts w:hint="cs"/>
          <w:rtl/>
        </w:rPr>
        <w:t>,</w:t>
      </w:r>
      <w:r w:rsidRPr="00FB638E">
        <w:rPr>
          <w:rtl/>
        </w:rPr>
        <w:t xml:space="preserve"> הילדים ביסודי נמצאים</w:t>
      </w:r>
      <w:r>
        <w:rPr>
          <w:rFonts w:hint="cs"/>
          <w:rtl/>
        </w:rPr>
        <w:t>,</w:t>
      </w:r>
      <w:r w:rsidRPr="00FB638E">
        <w:rPr>
          <w:rtl/>
        </w:rPr>
        <w:t xml:space="preserve"> והבדל איפה שהילדים בתיכון נמצאים</w:t>
      </w:r>
      <w:r>
        <w:rPr>
          <w:rFonts w:hint="cs"/>
          <w:rtl/>
        </w:rPr>
        <w:t>,</w:t>
      </w:r>
      <w:r w:rsidRPr="00FB638E">
        <w:rPr>
          <w:rtl/>
        </w:rPr>
        <w:t xml:space="preserve"> זה כאילו מין א</w:t>
      </w:r>
      <w:r>
        <w:rPr>
          <w:rtl/>
        </w:rPr>
        <w:t>...</w:t>
      </w:r>
    </w:p>
    <w:p w14:paraId="1B5D035E" w14:textId="77777777" w:rsidR="000F5784" w:rsidRPr="00FB638E" w:rsidRDefault="000F5784" w:rsidP="000F5784">
      <w:pPr>
        <w:pStyle w:val="31"/>
      </w:pPr>
      <w:r>
        <w:rPr>
          <w:b/>
          <w:bCs/>
          <w:rtl/>
        </w:rPr>
        <w:t>ת':</w:t>
      </w:r>
      <w:r>
        <w:rPr>
          <w:b/>
          <w:bCs/>
          <w:rtl/>
        </w:rPr>
        <w:tab/>
      </w:r>
      <w:r w:rsidRPr="00FB638E">
        <w:rPr>
          <w:rtl/>
        </w:rPr>
        <w:t>נכון</w:t>
      </w:r>
      <w:r>
        <w:rPr>
          <w:rtl/>
        </w:rPr>
        <w:t>.</w:t>
      </w:r>
    </w:p>
    <w:p w14:paraId="5A56DFF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מה כל אחד מהם צריך זה גם לפעמים א</w:t>
      </w:r>
      <w:r>
        <w:rPr>
          <w:rFonts w:hint="cs"/>
          <w:rtl/>
        </w:rPr>
        <w:t>ה.</w:t>
      </w:r>
      <w:r>
        <w:rPr>
          <w:rtl/>
        </w:rPr>
        <w:t>..</w:t>
      </w:r>
    </w:p>
    <w:p w14:paraId="51DA4CF6" w14:textId="77777777" w:rsidR="000F5784" w:rsidRPr="00FB638E" w:rsidRDefault="000F5784" w:rsidP="000F5784">
      <w:pPr>
        <w:pStyle w:val="31"/>
      </w:pPr>
      <w:r>
        <w:rPr>
          <w:b/>
          <w:bCs/>
          <w:rtl/>
        </w:rPr>
        <w:t>ת':</w:t>
      </w:r>
      <w:r>
        <w:rPr>
          <w:b/>
          <w:bCs/>
          <w:rtl/>
        </w:rPr>
        <w:tab/>
      </w:r>
      <w:r w:rsidRPr="00FB638E">
        <w:rPr>
          <w:rtl/>
        </w:rPr>
        <w:t>נכון</w:t>
      </w:r>
      <w:r>
        <w:rPr>
          <w:rtl/>
        </w:rPr>
        <w:t>.</w:t>
      </w:r>
    </w:p>
    <w:p w14:paraId="3EC7517C" w14:textId="77777777" w:rsidR="000F5784" w:rsidRPr="00FB638E" w:rsidRDefault="000F5784" w:rsidP="000F5784">
      <w:pPr>
        <w:pStyle w:val="31"/>
      </w:pPr>
      <w:r w:rsidRPr="00F50BED">
        <w:rPr>
          <w:b/>
          <w:bCs/>
          <w:rtl/>
        </w:rPr>
        <w:t>מראיינת:</w:t>
      </w:r>
      <w:r>
        <w:rPr>
          <w:rtl/>
        </w:rPr>
        <w:tab/>
      </w:r>
      <w:r w:rsidRPr="00FB638E">
        <w:rPr>
          <w:rtl/>
        </w:rPr>
        <w:t>עושה איזה הבדל כזה</w:t>
      </w:r>
      <w:r>
        <w:rPr>
          <w:rtl/>
        </w:rPr>
        <w:t>.</w:t>
      </w:r>
    </w:p>
    <w:p w14:paraId="7F8DCCE6" w14:textId="77777777" w:rsidR="000F5784" w:rsidRPr="00FB638E" w:rsidRDefault="000F5784" w:rsidP="000F5784">
      <w:pPr>
        <w:pStyle w:val="31"/>
      </w:pPr>
      <w:r>
        <w:rPr>
          <w:b/>
          <w:bCs/>
          <w:rtl/>
        </w:rPr>
        <w:t>ת':</w:t>
      </w:r>
      <w:r>
        <w:rPr>
          <w:b/>
          <w:bCs/>
          <w:rtl/>
        </w:rPr>
        <w:tab/>
      </w:r>
      <w:r w:rsidRPr="00FB638E">
        <w:rPr>
          <w:rtl/>
        </w:rPr>
        <w:t>כן</w:t>
      </w:r>
      <w:r>
        <w:rPr>
          <w:rFonts w:hint="cs"/>
          <w:rtl/>
        </w:rPr>
        <w:t>,</w:t>
      </w:r>
      <w:r w:rsidRPr="00FB638E">
        <w:rPr>
          <w:rtl/>
        </w:rPr>
        <w:t xml:space="preserve"> אבל באמת אני הייתי רוצה כאילו</w:t>
      </w:r>
      <w:r>
        <w:rPr>
          <w:rtl/>
        </w:rPr>
        <w:t xml:space="preserve"> ש... </w:t>
      </w:r>
      <w:r w:rsidRPr="00FB638E">
        <w:rPr>
          <w:rtl/>
        </w:rPr>
        <w:t>כן המורים שלי בסוף בתיכון</w:t>
      </w:r>
      <w:r>
        <w:rPr>
          <w:rtl/>
        </w:rPr>
        <w:t>,</w:t>
      </w:r>
      <w:r w:rsidRPr="00FB638E">
        <w:rPr>
          <w:rtl/>
        </w:rPr>
        <w:t xml:space="preserve"> כאילו המחנכים שלי אם אני חושב על שהיה לי את </w:t>
      </w:r>
      <w:r>
        <w:rPr>
          <w:rFonts w:hint="cs"/>
          <w:rtl/>
        </w:rPr>
        <w:t xml:space="preserve">מ' ואת נ', </w:t>
      </w:r>
      <w:r w:rsidRPr="00FB638E">
        <w:rPr>
          <w:rtl/>
        </w:rPr>
        <w:t>שנגיד לא אהבתי אותו</w:t>
      </w:r>
      <w:r>
        <w:rPr>
          <w:rFonts w:hint="cs"/>
          <w:rtl/>
        </w:rPr>
        <w:t>,</w:t>
      </w:r>
      <w:r w:rsidRPr="00FB638E">
        <w:rPr>
          <w:rtl/>
        </w:rPr>
        <w:t xml:space="preserve"> כי הוא</w:t>
      </w:r>
      <w:r>
        <w:rPr>
          <w:rFonts w:hint="cs"/>
          <w:rtl/>
        </w:rPr>
        <w:t xml:space="preserve"> –</w:t>
      </w:r>
      <w:r w:rsidRPr="00FB638E">
        <w:rPr>
          <w:rtl/>
        </w:rPr>
        <w:t xml:space="preserve"> אני חשבתי שהוא היה עצלן</w:t>
      </w:r>
      <w:r>
        <w:rPr>
          <w:rFonts w:hint="cs"/>
          <w:rtl/>
        </w:rPr>
        <w:t>,</w:t>
      </w:r>
      <w:r w:rsidRPr="00FB638E">
        <w:rPr>
          <w:rtl/>
        </w:rPr>
        <w:t xml:space="preserve"> כאילו עוד פעם האלמנט הזה שזה כזה</w:t>
      </w:r>
      <w:r>
        <w:rPr>
          <w:rFonts w:hint="cs"/>
          <w:rtl/>
        </w:rPr>
        <w:t>...</w:t>
      </w:r>
      <w:r w:rsidRPr="00FB638E">
        <w:rPr>
          <w:rtl/>
        </w:rPr>
        <w:t xml:space="preserve"> ואז</w:t>
      </w:r>
      <w:r>
        <w:rPr>
          <w:rtl/>
        </w:rPr>
        <w:t xml:space="preserve"> אה... </w:t>
      </w:r>
      <w:r w:rsidRPr="00FB638E">
        <w:rPr>
          <w:rtl/>
        </w:rPr>
        <w:t>ו</w:t>
      </w:r>
      <w:r>
        <w:rPr>
          <w:rFonts w:hint="cs"/>
          <w:rtl/>
        </w:rPr>
        <w:t xml:space="preserve">פ' </w:t>
      </w:r>
      <w:r w:rsidRPr="00FB638E">
        <w:rPr>
          <w:rtl/>
        </w:rPr>
        <w:t>כאילו</w:t>
      </w:r>
      <w:r>
        <w:rPr>
          <w:rFonts w:hint="cs"/>
          <w:rtl/>
        </w:rPr>
        <w:t>,</w:t>
      </w:r>
      <w:r w:rsidRPr="00FB638E">
        <w:rPr>
          <w:rtl/>
        </w:rPr>
        <w:t xml:space="preserve"> שהיה בשנתיים האחרונות</w:t>
      </w:r>
      <w:r>
        <w:rPr>
          <w:rFonts w:hint="cs"/>
          <w:rtl/>
        </w:rPr>
        <w:t>,</w:t>
      </w:r>
      <w:r w:rsidRPr="00FB638E">
        <w:rPr>
          <w:rtl/>
        </w:rPr>
        <w:t xml:space="preserve"> ואז אני מרגיש כאילו שהלב שממש הלב שלי איתם</w:t>
      </w:r>
      <w:r>
        <w:rPr>
          <w:rFonts w:hint="cs"/>
          <w:rtl/>
        </w:rPr>
        <w:t>,</w:t>
      </w:r>
      <w:r w:rsidRPr="00FB638E">
        <w:rPr>
          <w:rtl/>
        </w:rPr>
        <w:t xml:space="preserve"> כאילו</w:t>
      </w:r>
      <w:r>
        <w:rPr>
          <w:rFonts w:hint="cs"/>
          <w:rtl/>
        </w:rPr>
        <w:t>,</w:t>
      </w:r>
      <w:r w:rsidRPr="00FB638E">
        <w:rPr>
          <w:rtl/>
        </w:rPr>
        <w:t xml:space="preserve"> עם </w:t>
      </w:r>
      <w:r>
        <w:rPr>
          <w:rFonts w:hint="cs"/>
          <w:rtl/>
        </w:rPr>
        <w:t xml:space="preserve">מ' ופ' </w:t>
      </w:r>
      <w:r w:rsidRPr="00FB638E">
        <w:rPr>
          <w:rtl/>
        </w:rPr>
        <w:t>ואנחנו כאילו</w:t>
      </w:r>
      <w:r>
        <w:rPr>
          <w:rtl/>
        </w:rPr>
        <w:t>...</w:t>
      </w:r>
      <w:r w:rsidRPr="00FB638E">
        <w:t xml:space="preserve"> </w:t>
      </w:r>
      <w:r w:rsidRPr="00FB638E">
        <w:rPr>
          <w:rtl/>
        </w:rPr>
        <w:t>וכזה ביסודי</w:t>
      </w:r>
      <w:r>
        <w:rPr>
          <w:rFonts w:hint="cs"/>
          <w:rtl/>
        </w:rPr>
        <w:t>,</w:t>
      </w:r>
      <w:r w:rsidRPr="00FB638E">
        <w:rPr>
          <w:rtl/>
        </w:rPr>
        <w:t xml:space="preserve"> אני זוכר שזה לא שזה לא היה</w:t>
      </w:r>
      <w:r>
        <w:rPr>
          <w:rFonts w:hint="cs"/>
          <w:rtl/>
        </w:rPr>
        <w:t>,</w:t>
      </w:r>
      <w:r w:rsidRPr="00FB638E">
        <w:rPr>
          <w:rtl/>
        </w:rPr>
        <w:t xml:space="preserve"> ואז אני </w:t>
      </w:r>
      <w:r>
        <w:rPr>
          <w:rFonts w:hint="cs"/>
          <w:rtl/>
        </w:rPr>
        <w:t xml:space="preserve">כזה </w:t>
      </w:r>
      <w:r w:rsidRPr="00FB638E">
        <w:rPr>
          <w:rtl/>
        </w:rPr>
        <w:t>חושב למה</w:t>
      </w:r>
      <w:r>
        <w:rPr>
          <w:rFonts w:hint="cs"/>
          <w:rtl/>
        </w:rPr>
        <w:t>,</w:t>
      </w:r>
      <w:r w:rsidRPr="00FB638E">
        <w:rPr>
          <w:rtl/>
        </w:rPr>
        <w:t xml:space="preserve"> למה זה</w:t>
      </w:r>
      <w:r>
        <w:rPr>
          <w:rFonts w:hint="cs"/>
          <w:rtl/>
        </w:rPr>
        <w:t>,</w:t>
      </w:r>
      <w:r w:rsidRPr="00FB638E">
        <w:rPr>
          <w:rtl/>
        </w:rPr>
        <w:t xml:space="preserve"> מה זה</w:t>
      </w:r>
      <w:r>
        <w:rPr>
          <w:rFonts w:hint="cs"/>
          <w:rtl/>
        </w:rPr>
        <w:t>,</w:t>
      </w:r>
      <w:r w:rsidRPr="00FB638E">
        <w:rPr>
          <w:rtl/>
        </w:rPr>
        <w:t xml:space="preserve"> כאילו לא שוטרים וגנבים</w:t>
      </w:r>
      <w:r>
        <w:rPr>
          <w:rFonts w:hint="cs"/>
          <w:rtl/>
        </w:rPr>
        <w:t>,</w:t>
      </w:r>
      <w:r w:rsidRPr="00FB638E">
        <w:rPr>
          <w:rtl/>
        </w:rPr>
        <w:t xml:space="preserve"> כאילו אפשר שילד יאהב</w:t>
      </w:r>
      <w:r>
        <w:rPr>
          <w:rFonts w:hint="cs"/>
          <w:rtl/>
        </w:rPr>
        <w:t xml:space="preserve"> </w:t>
      </w:r>
      <w:r w:rsidRPr="00FB638E">
        <w:rPr>
          <w:rtl/>
        </w:rPr>
        <w:t>מאוד את המחנך</w:t>
      </w:r>
      <w:r>
        <w:rPr>
          <w:rFonts w:hint="cs"/>
          <w:rtl/>
        </w:rPr>
        <w:t>,</w:t>
      </w:r>
      <w:r w:rsidRPr="00FB638E">
        <w:rPr>
          <w:rtl/>
        </w:rPr>
        <w:t xml:space="preserve"> את המחנך שלו</w:t>
      </w:r>
      <w:r>
        <w:rPr>
          <w:rFonts w:hint="cs"/>
          <w:rtl/>
        </w:rPr>
        <w:t>,</w:t>
      </w:r>
      <w:r w:rsidRPr="00FB638E">
        <w:rPr>
          <w:rtl/>
        </w:rPr>
        <w:t xml:space="preserve"> את המורים שכאילו זה לא</w:t>
      </w:r>
      <w:r>
        <w:rPr>
          <w:rtl/>
        </w:rPr>
        <w:t>...</w:t>
      </w:r>
    </w:p>
    <w:p w14:paraId="7DFA7F0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יש משהו יותר</w:t>
      </w:r>
      <w:r>
        <w:rPr>
          <w:rtl/>
        </w:rPr>
        <w:t xml:space="preserve"> אה... </w:t>
      </w:r>
      <w:r w:rsidRPr="00FB638E">
        <w:rPr>
          <w:rtl/>
        </w:rPr>
        <w:t>סמכותי ביסודי</w:t>
      </w:r>
      <w:r>
        <w:rPr>
          <w:rFonts w:hint="cs"/>
          <w:rtl/>
        </w:rPr>
        <w:t>,</w:t>
      </w:r>
      <w:r w:rsidRPr="00FB638E">
        <w:rPr>
          <w:rtl/>
        </w:rPr>
        <w:t xml:space="preserve"> שגם הילדים הם כדי לגדול</w:t>
      </w:r>
      <w:r>
        <w:rPr>
          <w:rFonts w:hint="cs"/>
          <w:rtl/>
        </w:rPr>
        <w:t>,</w:t>
      </w:r>
      <w:r w:rsidRPr="00FB638E">
        <w:rPr>
          <w:rtl/>
        </w:rPr>
        <w:t xml:space="preserve"> זה לא אומר שאתה לא נלהב</w:t>
      </w:r>
      <w:r>
        <w:rPr>
          <w:rFonts w:hint="cs"/>
          <w:rtl/>
        </w:rPr>
        <w:t>,</w:t>
      </w:r>
      <w:r w:rsidRPr="00FB638E">
        <w:rPr>
          <w:rtl/>
        </w:rPr>
        <w:t xml:space="preserve"> זה לא אומר שאתה לא אוהב את הילדים</w:t>
      </w:r>
      <w:r>
        <w:rPr>
          <w:rFonts w:hint="cs"/>
          <w:rtl/>
        </w:rPr>
        <w:t>,</w:t>
      </w:r>
      <w:r w:rsidRPr="00FB638E">
        <w:rPr>
          <w:rtl/>
        </w:rPr>
        <w:t xml:space="preserve"> זה לא אומר שאתה</w:t>
      </w:r>
      <w:r>
        <w:rPr>
          <w:rtl/>
        </w:rPr>
        <w:t>...</w:t>
      </w:r>
    </w:p>
    <w:p w14:paraId="0DE70F20" w14:textId="77777777" w:rsidR="000F5784" w:rsidRPr="00FB638E" w:rsidRDefault="000F5784" w:rsidP="000F5784">
      <w:pPr>
        <w:pStyle w:val="31"/>
      </w:pPr>
      <w:r w:rsidRPr="00EE585A">
        <w:rPr>
          <w:b/>
          <w:bCs/>
          <w:rtl/>
        </w:rPr>
        <w:t>ת':</w:t>
      </w:r>
      <w:r>
        <w:rPr>
          <w:rtl/>
        </w:rPr>
        <w:tab/>
      </w:r>
      <w:r w:rsidRPr="00FB638E">
        <w:rPr>
          <w:rtl/>
        </w:rPr>
        <w:t>כן</w:t>
      </w:r>
      <w:r>
        <w:rPr>
          <w:rtl/>
        </w:rPr>
        <w:t>.</w:t>
      </w:r>
    </w:p>
    <w:p w14:paraId="743BF64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אבל יש משהו יותר כאילו שהילדים הם צריכים סמכות</w:t>
      </w:r>
      <w:r>
        <w:rPr>
          <w:rtl/>
        </w:rPr>
        <w:t>.</w:t>
      </w:r>
    </w:p>
    <w:p w14:paraId="3B6499E0" w14:textId="77777777" w:rsidR="000F5784" w:rsidRPr="00FB638E" w:rsidRDefault="000F5784" w:rsidP="000F5784">
      <w:pPr>
        <w:pStyle w:val="31"/>
      </w:pPr>
      <w:r>
        <w:rPr>
          <w:b/>
          <w:bCs/>
          <w:rtl/>
        </w:rPr>
        <w:t>ת':</w:t>
      </w:r>
      <w:r>
        <w:rPr>
          <w:b/>
          <w:bCs/>
          <w:rtl/>
        </w:rPr>
        <w:tab/>
      </w:r>
      <w:r w:rsidRPr="00FB638E">
        <w:rPr>
          <w:rtl/>
        </w:rPr>
        <w:t>נכון לגמרי</w:t>
      </w:r>
      <w:r>
        <w:rPr>
          <w:rtl/>
        </w:rPr>
        <w:t>.</w:t>
      </w:r>
    </w:p>
    <w:p w14:paraId="1D6FFF5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צריכים חייבים מישהו שיגיד להם כיוון</w:t>
      </w:r>
      <w:r>
        <w:rPr>
          <w:rtl/>
        </w:rPr>
        <w:t>.</w:t>
      </w:r>
    </w:p>
    <w:p w14:paraId="6CA29134" w14:textId="77777777" w:rsidR="000F5784" w:rsidRPr="00FB638E" w:rsidRDefault="000F5784" w:rsidP="000F5784">
      <w:pPr>
        <w:pStyle w:val="31"/>
      </w:pPr>
      <w:r>
        <w:rPr>
          <w:b/>
          <w:bCs/>
          <w:rtl/>
        </w:rPr>
        <w:t>ת':</w:t>
      </w:r>
      <w:r>
        <w:rPr>
          <w:b/>
          <w:bCs/>
          <w:rtl/>
        </w:rPr>
        <w:tab/>
      </w:r>
      <w:r w:rsidRPr="00FB638E">
        <w:rPr>
          <w:rtl/>
        </w:rPr>
        <w:t>נכון</w:t>
      </w:r>
      <w:r>
        <w:rPr>
          <w:rtl/>
        </w:rPr>
        <w:t>.</w:t>
      </w:r>
    </w:p>
    <w:p w14:paraId="33A95C5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03497252" w14:textId="77777777" w:rsidR="000F5784" w:rsidRPr="00FB638E" w:rsidRDefault="000F5784" w:rsidP="000F5784">
      <w:pPr>
        <w:pStyle w:val="31"/>
      </w:pPr>
      <w:r>
        <w:rPr>
          <w:b/>
          <w:bCs/>
          <w:rtl/>
        </w:rPr>
        <w:t>ת':</w:t>
      </w:r>
      <w:r>
        <w:rPr>
          <w:b/>
          <w:bCs/>
          <w:rtl/>
        </w:rPr>
        <w:tab/>
      </w:r>
      <w:r w:rsidRPr="00FB638E">
        <w:rPr>
          <w:rtl/>
        </w:rPr>
        <w:t>נכון</w:t>
      </w:r>
      <w:r>
        <w:rPr>
          <w:rtl/>
        </w:rPr>
        <w:t>.</w:t>
      </w:r>
    </w:p>
    <w:p w14:paraId="33B3640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שזה אבל זה לא נעשה בקרירות ובחוסר התעניינות</w:t>
      </w:r>
      <w:r>
        <w:rPr>
          <w:rtl/>
        </w:rPr>
        <w:t>.</w:t>
      </w:r>
    </w:p>
    <w:p w14:paraId="0411D2F1" w14:textId="77777777" w:rsidR="000F5784" w:rsidRPr="00FB638E" w:rsidRDefault="000F5784" w:rsidP="000F5784">
      <w:pPr>
        <w:pStyle w:val="31"/>
      </w:pPr>
      <w:r>
        <w:rPr>
          <w:b/>
          <w:bCs/>
          <w:rtl/>
        </w:rPr>
        <w:t>ת':</w:t>
      </w:r>
      <w:r>
        <w:rPr>
          <w:b/>
          <w:bCs/>
          <w:rtl/>
        </w:rPr>
        <w:tab/>
      </w:r>
      <w:r w:rsidRPr="00FB638E">
        <w:rPr>
          <w:rtl/>
        </w:rPr>
        <w:t>ממש לא ממש לא</w:t>
      </w:r>
      <w:r>
        <w:rPr>
          <w:rtl/>
        </w:rPr>
        <w:t>.</w:t>
      </w:r>
    </w:p>
    <w:p w14:paraId="3AD622F8" w14:textId="77777777" w:rsidR="000F5784" w:rsidRPr="00FB638E" w:rsidRDefault="000F5784" w:rsidP="000F5784">
      <w:pPr>
        <w:pStyle w:val="31"/>
      </w:pPr>
      <w:r w:rsidRPr="00F50BED">
        <w:rPr>
          <w:b/>
          <w:bCs/>
          <w:rtl/>
        </w:rPr>
        <w:t>מראיינת</w:t>
      </w:r>
      <w:r>
        <w:rPr>
          <w:b/>
          <w:bCs/>
          <w:rtl/>
        </w:rPr>
        <w:t>:</w:t>
      </w:r>
      <w:r>
        <w:rPr>
          <w:b/>
          <w:bCs/>
          <w:rtl/>
        </w:rPr>
        <w:tab/>
      </w:r>
      <w:r w:rsidRPr="00EE585A">
        <w:rPr>
          <w:rFonts w:hint="cs"/>
          <w:rtl/>
        </w:rPr>
        <w:t xml:space="preserve">חום, </w:t>
      </w:r>
      <w:r w:rsidRPr="00EE585A">
        <w:rPr>
          <w:rtl/>
        </w:rPr>
        <w:t>התלהבות.</w:t>
      </w:r>
    </w:p>
    <w:p w14:paraId="44085F82" w14:textId="77777777" w:rsidR="000F5784" w:rsidRPr="00FB638E" w:rsidRDefault="000F5784" w:rsidP="000F5784">
      <w:pPr>
        <w:pStyle w:val="31"/>
        <w:rPr>
          <w:rtl/>
        </w:rPr>
      </w:pPr>
      <w:r>
        <w:rPr>
          <w:rtl/>
        </w:rPr>
        <w:t>ת':</w:t>
      </w:r>
      <w:r>
        <w:rPr>
          <w:rtl/>
        </w:rPr>
        <w:tab/>
      </w:r>
      <w:r w:rsidRPr="00FB638E">
        <w:rPr>
          <w:rtl/>
        </w:rPr>
        <w:t>כן</w:t>
      </w:r>
      <w:r>
        <w:rPr>
          <w:rtl/>
        </w:rPr>
        <w:t>.</w:t>
      </w:r>
    </w:p>
    <w:p w14:paraId="1044C8C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נכון נכון</w:t>
      </w:r>
      <w:r>
        <w:rPr>
          <w:rtl/>
        </w:rPr>
        <w:t>.</w:t>
      </w:r>
    </w:p>
    <w:p w14:paraId="39D7703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טוב</w:t>
      </w:r>
      <w:r>
        <w:rPr>
          <w:rFonts w:hint="cs"/>
          <w:rtl/>
        </w:rPr>
        <w:t>,</w:t>
      </w:r>
      <w:r w:rsidRPr="00FB638E">
        <w:rPr>
          <w:rtl/>
        </w:rPr>
        <w:t xml:space="preserve"> </w:t>
      </w:r>
      <w:r>
        <w:rPr>
          <w:rtl/>
        </w:rPr>
        <w:t>ת'</w:t>
      </w:r>
      <w:r>
        <w:rPr>
          <w:rFonts w:hint="cs"/>
          <w:rtl/>
        </w:rPr>
        <w:t>,</w:t>
      </w:r>
      <w:r w:rsidRPr="00FB638E">
        <w:rPr>
          <w:rtl/>
        </w:rPr>
        <w:t xml:space="preserve"> תודה</w:t>
      </w:r>
      <w:r>
        <w:rPr>
          <w:rFonts w:hint="cs"/>
          <w:rtl/>
        </w:rPr>
        <w:t>,</w:t>
      </w:r>
      <w:r w:rsidRPr="00FB638E">
        <w:rPr>
          <w:rtl/>
        </w:rPr>
        <w:t xml:space="preserve"> לסיום אולי אתה רוצה להגיד גם משהו אחרון</w:t>
      </w:r>
      <w:r>
        <w:rPr>
          <w:rFonts w:hint="cs"/>
          <w:rtl/>
        </w:rPr>
        <w:t xml:space="preserve"> –</w:t>
      </w:r>
      <w:r w:rsidRPr="00FB638E">
        <w:rPr>
          <w:rtl/>
        </w:rPr>
        <w:t xml:space="preserve"> משהו שככה בא לך להגיד למישהו שמחזיר אותך ככה ל</w:t>
      </w:r>
      <w:r>
        <w:rPr>
          <w:rFonts w:hint="cs"/>
          <w:rtl/>
        </w:rPr>
        <w:t>...</w:t>
      </w:r>
      <w:r w:rsidRPr="00FB638E">
        <w:rPr>
          <w:rtl/>
        </w:rPr>
        <w:t xml:space="preserve"> או בכלל</w:t>
      </w:r>
      <w:r>
        <w:rPr>
          <w:rFonts w:hint="cs"/>
          <w:rtl/>
        </w:rPr>
        <w:t>,</w:t>
      </w:r>
      <w:r w:rsidRPr="00FB638E">
        <w:rPr>
          <w:rtl/>
        </w:rPr>
        <w:t xml:space="preserve"> הזמן הזה של הבית ספר</w:t>
      </w:r>
      <w:r>
        <w:rPr>
          <w:rFonts w:hint="cs"/>
          <w:rtl/>
        </w:rPr>
        <w:t>,</w:t>
      </w:r>
      <w:r w:rsidRPr="00FB638E">
        <w:rPr>
          <w:rtl/>
        </w:rPr>
        <w:t xml:space="preserve"> א</w:t>
      </w:r>
      <w:r>
        <w:rPr>
          <w:rFonts w:hint="cs"/>
          <w:rtl/>
        </w:rPr>
        <w:t>ה</w:t>
      </w:r>
      <w:r>
        <w:rPr>
          <w:rtl/>
        </w:rPr>
        <w:t>...</w:t>
      </w:r>
    </w:p>
    <w:p w14:paraId="18F95D87" w14:textId="77777777" w:rsidR="000F5784" w:rsidRPr="00FB638E" w:rsidRDefault="000F5784" w:rsidP="000F5784">
      <w:pPr>
        <w:pStyle w:val="31"/>
      </w:pPr>
      <w:r>
        <w:rPr>
          <w:b/>
          <w:bCs/>
          <w:rtl/>
        </w:rPr>
        <w:t>ת':</w:t>
      </w:r>
      <w:r>
        <w:rPr>
          <w:b/>
          <w:bCs/>
          <w:rtl/>
        </w:rPr>
        <w:tab/>
      </w:r>
      <w:r w:rsidRPr="00FB638E">
        <w:rPr>
          <w:rtl/>
        </w:rPr>
        <w:t>אה</w:t>
      </w:r>
      <w:r>
        <w:rPr>
          <w:rFonts w:hint="cs"/>
          <w:rtl/>
        </w:rPr>
        <w:t>...</w:t>
      </w:r>
      <w:r w:rsidRPr="00FB638E">
        <w:rPr>
          <w:rtl/>
        </w:rPr>
        <w:t xml:space="preserve"> אני</w:t>
      </w:r>
      <w:r>
        <w:rPr>
          <w:rFonts w:hint="cs"/>
          <w:rtl/>
        </w:rPr>
        <w:t>,</w:t>
      </w:r>
      <w:r w:rsidRPr="00FB638E">
        <w:rPr>
          <w:rtl/>
        </w:rPr>
        <w:t xml:space="preserve"> אני באמת חושב שיש שמה איזה משהו שהוא</w:t>
      </w:r>
      <w:r>
        <w:rPr>
          <w:rtl/>
        </w:rPr>
        <w:t xml:space="preserve"> אה... </w:t>
      </w:r>
      <w:r w:rsidRPr="00FB638E">
        <w:rPr>
          <w:rtl/>
        </w:rPr>
        <w:t>שזה מאוד מעניין</w:t>
      </w:r>
      <w:r>
        <w:rPr>
          <w:rtl/>
        </w:rPr>
        <w:t xml:space="preserve"> אה... </w:t>
      </w:r>
      <w:r w:rsidRPr="00FB638E">
        <w:rPr>
          <w:rtl/>
        </w:rPr>
        <w:t>כאילו האם אני חושב על זה</w:t>
      </w:r>
      <w:r>
        <w:rPr>
          <w:rFonts w:hint="cs"/>
          <w:rtl/>
        </w:rPr>
        <w:t>,</w:t>
      </w:r>
      <w:r w:rsidRPr="00FB638E">
        <w:rPr>
          <w:rtl/>
        </w:rPr>
        <w:t xml:space="preserve"> האם התהליך כאילו שבסוף גם ביסודי</w:t>
      </w:r>
      <w:r>
        <w:rPr>
          <w:rFonts w:hint="cs"/>
          <w:rtl/>
        </w:rPr>
        <w:t>,</w:t>
      </w:r>
      <w:r w:rsidRPr="00FB638E">
        <w:rPr>
          <w:rtl/>
        </w:rPr>
        <w:t xml:space="preserve"> כאילו האתגר של כל הדברים של ה</w:t>
      </w:r>
      <w:r>
        <w:rPr>
          <w:rFonts w:hint="cs"/>
          <w:rtl/>
        </w:rPr>
        <w:t>...</w:t>
      </w:r>
      <w:r w:rsidRPr="00FB638E">
        <w:rPr>
          <w:rtl/>
        </w:rPr>
        <w:t xml:space="preserve"> כאילו של שאולי לא כל ה</w:t>
      </w:r>
      <w:r>
        <w:rPr>
          <w:rFonts w:hint="cs"/>
          <w:rtl/>
        </w:rPr>
        <w:t>-</w:t>
      </w:r>
      <w:r w:rsidRPr="00FB638E">
        <w:rPr>
          <w:rtl/>
        </w:rPr>
        <w:t>12 שנה זה צריך להיות כאילו</w:t>
      </w:r>
      <w:r>
        <w:rPr>
          <w:rtl/>
        </w:rPr>
        <w:t xml:space="preserve"> אה... </w:t>
      </w:r>
      <w:r w:rsidRPr="00FB638E">
        <w:rPr>
          <w:rtl/>
        </w:rPr>
        <w:t>אפשר גם שיהיה בו חלקים שליליים כביכול</w:t>
      </w:r>
      <w:r>
        <w:rPr>
          <w:rFonts w:hint="cs"/>
          <w:rtl/>
        </w:rPr>
        <w:t>,</w:t>
      </w:r>
      <w:r w:rsidRPr="00FB638E">
        <w:rPr>
          <w:rtl/>
        </w:rPr>
        <w:t xml:space="preserve"> אבל שהוא כתהליך</w:t>
      </w:r>
      <w:r>
        <w:rPr>
          <w:rtl/>
        </w:rPr>
        <w:t xml:space="preserve"> אה... </w:t>
      </w:r>
      <w:r w:rsidRPr="00FB638E">
        <w:rPr>
          <w:rtl/>
        </w:rPr>
        <w:t>כי זה כן בסוף זה הרבה זמן זה כמו ש</w:t>
      </w:r>
      <w:r>
        <w:rPr>
          <w:rtl/>
        </w:rPr>
        <w:t>...</w:t>
      </w:r>
    </w:p>
    <w:p w14:paraId="3185D29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אתה מסכם אותו כחיובי</w:t>
      </w:r>
      <w:r>
        <w:rPr>
          <w:rFonts w:hint="cs"/>
          <w:rtl/>
        </w:rPr>
        <w:t>?</w:t>
      </w:r>
      <w:r w:rsidRPr="00FB638E">
        <w:rPr>
          <w:rtl/>
        </w:rPr>
        <w:t xml:space="preserve"> שלילי</w:t>
      </w:r>
      <w:r>
        <w:rPr>
          <w:rFonts w:hint="cs"/>
          <w:rtl/>
        </w:rPr>
        <w:t>?</w:t>
      </w:r>
      <w:r w:rsidRPr="00FB638E">
        <w:rPr>
          <w:rtl/>
        </w:rPr>
        <w:t xml:space="preserve"> כדבר </w:t>
      </w:r>
      <w:r>
        <w:rPr>
          <w:rFonts w:hint="cs"/>
          <w:rtl/>
        </w:rPr>
        <w:t>ש</w:t>
      </w:r>
      <w:r w:rsidRPr="00FB638E">
        <w:rPr>
          <w:rtl/>
        </w:rPr>
        <w:t>היית יכול לוותר עליו</w:t>
      </w:r>
      <w:r>
        <w:rPr>
          <w:rFonts w:hint="cs"/>
          <w:rtl/>
        </w:rPr>
        <w:t>?</w:t>
      </w:r>
      <w:r w:rsidRPr="00FB638E">
        <w:rPr>
          <w:rtl/>
        </w:rPr>
        <w:t xml:space="preserve"> כדבר</w:t>
      </w:r>
      <w:r>
        <w:rPr>
          <w:rtl/>
        </w:rPr>
        <w:t>...</w:t>
      </w:r>
    </w:p>
    <w:p w14:paraId="75EBEC4C" w14:textId="77777777" w:rsidR="000F5784" w:rsidRPr="00FB638E" w:rsidRDefault="000F5784" w:rsidP="000F5784">
      <w:pPr>
        <w:pStyle w:val="31"/>
      </w:pPr>
      <w:r>
        <w:rPr>
          <w:b/>
          <w:bCs/>
          <w:rtl/>
        </w:rPr>
        <w:t>ת':</w:t>
      </w:r>
      <w:r>
        <w:rPr>
          <w:b/>
          <w:bCs/>
          <w:rtl/>
        </w:rPr>
        <w:tab/>
      </w:r>
      <w:r w:rsidRPr="00FB638E">
        <w:rPr>
          <w:rtl/>
        </w:rPr>
        <w:t>לא</w:t>
      </w:r>
      <w:r>
        <w:rPr>
          <w:rFonts w:hint="cs"/>
          <w:rtl/>
        </w:rPr>
        <w:t>,</w:t>
      </w:r>
      <w:r w:rsidRPr="00FB638E">
        <w:rPr>
          <w:rtl/>
        </w:rPr>
        <w:t xml:space="preserve"> אני חושב ש</w:t>
      </w:r>
      <w:r>
        <w:rPr>
          <w:rFonts w:hint="cs"/>
          <w:rtl/>
        </w:rPr>
        <w:t xml:space="preserve">... </w:t>
      </w:r>
      <w:r>
        <w:rPr>
          <w:rtl/>
        </w:rPr>
        <w:t xml:space="preserve">אה... </w:t>
      </w:r>
      <w:r w:rsidRPr="00FB638E">
        <w:rPr>
          <w:rtl/>
        </w:rPr>
        <w:t>שיש שמה איזה אתגר</w:t>
      </w:r>
      <w:r>
        <w:rPr>
          <w:rtl/>
        </w:rPr>
        <w:t xml:space="preserve"> אה... </w:t>
      </w:r>
      <w:r w:rsidRPr="00FB638E">
        <w:rPr>
          <w:rtl/>
        </w:rPr>
        <w:t xml:space="preserve">כאילו לשפוט את </w:t>
      </w:r>
      <w:r>
        <w:rPr>
          <w:rtl/>
        </w:rPr>
        <w:t>הכול</w:t>
      </w:r>
      <w:r>
        <w:rPr>
          <w:rFonts w:hint="cs"/>
          <w:rtl/>
        </w:rPr>
        <w:t>,</w:t>
      </w:r>
      <w:r w:rsidRPr="00FB638E">
        <w:rPr>
          <w:rtl/>
        </w:rPr>
        <w:t xml:space="preserve"> אפילו אם</w:t>
      </w:r>
      <w:r>
        <w:rPr>
          <w:rFonts w:hint="cs"/>
          <w:rtl/>
        </w:rPr>
        <w:t>,</w:t>
      </w:r>
      <w:r w:rsidRPr="00FB638E">
        <w:rPr>
          <w:rtl/>
        </w:rPr>
        <w:t xml:space="preserve"> אם נגיד בהתחלה עבורי אז בהתחלה היה קשה</w:t>
      </w:r>
      <w:r>
        <w:rPr>
          <w:rFonts w:hint="cs"/>
          <w:rtl/>
        </w:rPr>
        <w:t>,</w:t>
      </w:r>
      <w:r w:rsidRPr="00FB638E">
        <w:rPr>
          <w:rtl/>
        </w:rPr>
        <w:t xml:space="preserve"> ובסוף זה נגמר טוב</w:t>
      </w:r>
      <w:r>
        <w:rPr>
          <w:rFonts w:hint="cs"/>
          <w:rtl/>
        </w:rPr>
        <w:t>,</w:t>
      </w:r>
      <w:r w:rsidRPr="00FB638E">
        <w:rPr>
          <w:rtl/>
        </w:rPr>
        <w:t xml:space="preserve"> זה כאילו אז</w:t>
      </w:r>
      <w:r>
        <w:rPr>
          <w:rtl/>
        </w:rPr>
        <w:t xml:space="preserve"> אה... </w:t>
      </w:r>
      <w:r w:rsidRPr="00FB638E">
        <w:rPr>
          <w:rtl/>
        </w:rPr>
        <w:t>אז זה</w:t>
      </w:r>
      <w:r>
        <w:rPr>
          <w:rFonts w:hint="cs"/>
          <w:rtl/>
        </w:rPr>
        <w:t>...</w:t>
      </w:r>
      <w:r w:rsidRPr="00FB638E">
        <w:rPr>
          <w:rtl/>
        </w:rPr>
        <w:t xml:space="preserve"> זה יכול להיות שזה הקשה הזה הוא חשוב</w:t>
      </w:r>
      <w:r>
        <w:rPr>
          <w:rFonts w:hint="cs"/>
          <w:rtl/>
        </w:rPr>
        <w:t xml:space="preserve"> </w:t>
      </w:r>
      <w:r w:rsidRPr="00FB638E">
        <w:rPr>
          <w:rtl/>
        </w:rPr>
        <w:t>שמה כאילו ש</w:t>
      </w:r>
      <w:r>
        <w:rPr>
          <w:rtl/>
        </w:rPr>
        <w:t>...</w:t>
      </w:r>
    </w:p>
    <w:p w14:paraId="76D527D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שיש לו תפקיד אולי</w:t>
      </w:r>
      <w:r>
        <w:rPr>
          <w:rtl/>
        </w:rPr>
        <w:t>.</w:t>
      </w:r>
    </w:p>
    <w:p w14:paraId="6A65D28B" w14:textId="77777777" w:rsidR="000F5784" w:rsidRPr="00FB638E" w:rsidRDefault="000F5784" w:rsidP="000F5784">
      <w:pPr>
        <w:pStyle w:val="31"/>
      </w:pPr>
      <w:r>
        <w:rPr>
          <w:b/>
          <w:bCs/>
          <w:rtl/>
        </w:rPr>
        <w:t>ת':</w:t>
      </w:r>
      <w:r>
        <w:rPr>
          <w:b/>
          <w:bCs/>
          <w:rtl/>
        </w:rPr>
        <w:tab/>
      </w:r>
      <w:r w:rsidRPr="00FB638E">
        <w:rPr>
          <w:rtl/>
        </w:rPr>
        <w:t>כן שיש לו תפקיד</w:t>
      </w:r>
      <w:r>
        <w:rPr>
          <w:rtl/>
        </w:rPr>
        <w:t>.</w:t>
      </w:r>
    </w:p>
    <w:p w14:paraId="5F4B194D" w14:textId="77777777" w:rsidR="000F5784" w:rsidRPr="00FB638E" w:rsidRDefault="000F5784" w:rsidP="000F5784">
      <w:pPr>
        <w:pStyle w:val="31"/>
      </w:pPr>
      <w:r w:rsidRPr="00F50BED">
        <w:rPr>
          <w:b/>
          <w:bCs/>
          <w:rtl/>
        </w:rPr>
        <w:lastRenderedPageBreak/>
        <w:t>מראיינת</w:t>
      </w:r>
      <w:r>
        <w:rPr>
          <w:b/>
          <w:bCs/>
          <w:rtl/>
        </w:rPr>
        <w:t>:</w:t>
      </w:r>
      <w:r>
        <w:rPr>
          <w:b/>
          <w:bCs/>
          <w:rtl/>
        </w:rPr>
        <w:tab/>
      </w:r>
      <w:r w:rsidRPr="00FB638E">
        <w:rPr>
          <w:rtl/>
        </w:rPr>
        <w:t xml:space="preserve">כן שהשלם בסך </w:t>
      </w:r>
      <w:r>
        <w:rPr>
          <w:rtl/>
        </w:rPr>
        <w:t>הכול</w:t>
      </w:r>
      <w:r w:rsidRPr="00FB638E">
        <w:rPr>
          <w:rtl/>
        </w:rPr>
        <w:t xml:space="preserve"> הוא היה גם וגם</w:t>
      </w:r>
      <w:r>
        <w:rPr>
          <w:rtl/>
        </w:rPr>
        <w:t>.</w:t>
      </w:r>
    </w:p>
    <w:p w14:paraId="5F169402" w14:textId="77777777" w:rsidR="000F5784" w:rsidRPr="00FB638E" w:rsidRDefault="000F5784" w:rsidP="000F5784">
      <w:pPr>
        <w:pStyle w:val="31"/>
      </w:pPr>
      <w:r>
        <w:rPr>
          <w:b/>
          <w:bCs/>
          <w:rtl/>
        </w:rPr>
        <w:t>ת':</w:t>
      </w:r>
      <w:r>
        <w:rPr>
          <w:b/>
          <w:bCs/>
          <w:rtl/>
        </w:rPr>
        <w:tab/>
      </w:r>
      <w:r w:rsidRPr="00FB638E">
        <w:rPr>
          <w:rtl/>
        </w:rPr>
        <w:t>כן כן</w:t>
      </w:r>
      <w:r>
        <w:rPr>
          <w:rtl/>
        </w:rPr>
        <w:t>.</w:t>
      </w:r>
    </w:p>
    <w:p w14:paraId="0039064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 כן</w:t>
      </w:r>
      <w:r>
        <w:rPr>
          <w:rFonts w:hint="cs"/>
          <w:rtl/>
        </w:rPr>
        <w:t>,</w:t>
      </w:r>
      <w:r w:rsidRPr="00FB638E">
        <w:rPr>
          <w:rtl/>
        </w:rPr>
        <w:t xml:space="preserve"> יופי</w:t>
      </w:r>
      <w:r>
        <w:rPr>
          <w:rtl/>
        </w:rPr>
        <w:t>.</w:t>
      </w:r>
    </w:p>
    <w:p w14:paraId="26B31E80" w14:textId="77777777" w:rsidR="000F5784" w:rsidRDefault="000F5784" w:rsidP="000F5784">
      <w:pPr>
        <w:spacing w:after="0" w:line="240" w:lineRule="auto"/>
        <w:ind w:firstLine="0"/>
        <w:rPr>
          <w:rtl/>
        </w:rPr>
      </w:pPr>
      <w:r>
        <w:rPr>
          <w:rtl/>
        </w:rPr>
        <w:br w:type="page"/>
      </w:r>
    </w:p>
    <w:p w14:paraId="40A5D145" w14:textId="77777777" w:rsidR="000F5784" w:rsidRPr="00FB638E" w:rsidRDefault="000F5784" w:rsidP="000F5784">
      <w:pPr>
        <w:rPr>
          <w:rtl/>
        </w:rPr>
      </w:pPr>
    </w:p>
    <w:p w14:paraId="345A11D8" w14:textId="3E68592A" w:rsidR="000F5784" w:rsidRPr="00FB638E" w:rsidRDefault="000F5784" w:rsidP="00FE07CC">
      <w:pPr>
        <w:pStyle w:val="2"/>
        <w:rPr>
          <w:rtl/>
        </w:rPr>
      </w:pPr>
      <w:bookmarkStart w:id="115" w:name="_Toc239109260"/>
      <w:r>
        <w:rPr>
          <w:rtl/>
        </w:rPr>
        <w:t>ריאיון</w:t>
      </w:r>
      <w:r w:rsidRPr="00FB638E">
        <w:rPr>
          <w:rtl/>
        </w:rPr>
        <w:t xml:space="preserve"> </w:t>
      </w:r>
      <w:r>
        <w:rPr>
          <w:rtl/>
        </w:rPr>
        <w:t>6:</w:t>
      </w:r>
      <w:r>
        <w:rPr>
          <w:rtl/>
        </w:rPr>
        <w:tab/>
      </w:r>
      <w:r w:rsidR="003A5367">
        <w:rPr>
          <w:rFonts w:hint="cs"/>
          <w:rtl/>
        </w:rPr>
        <w:t xml:space="preserve">ריאיון עם </w:t>
      </w:r>
      <w:r>
        <w:rPr>
          <w:rtl/>
        </w:rPr>
        <w:t>ד'</w:t>
      </w:r>
      <w:bookmarkEnd w:id="115"/>
    </w:p>
    <w:p w14:paraId="7E6B53C5" w14:textId="77777777" w:rsidR="000F5784" w:rsidRPr="00FB638E" w:rsidRDefault="000F5784" w:rsidP="000F5784">
      <w:pPr>
        <w:pStyle w:val="31"/>
        <w:rPr>
          <w:rtl/>
        </w:rPr>
      </w:pPr>
    </w:p>
    <w:p w14:paraId="7679B7A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אז </w:t>
      </w:r>
      <w:r>
        <w:rPr>
          <w:rFonts w:hint="cs"/>
          <w:rtl/>
        </w:rPr>
        <w:t>ד'</w:t>
      </w:r>
      <w:r w:rsidRPr="00FB638E">
        <w:rPr>
          <w:rtl/>
        </w:rPr>
        <w:t xml:space="preserve"> יקרה</w:t>
      </w:r>
      <w:r>
        <w:rPr>
          <w:rtl/>
        </w:rPr>
        <w:t>,</w:t>
      </w:r>
      <w:r w:rsidRPr="00FB638E">
        <w:rPr>
          <w:rtl/>
        </w:rPr>
        <w:t xml:space="preserve"> אני שמחה</w:t>
      </w:r>
      <w:r>
        <w:rPr>
          <w:rtl/>
        </w:rPr>
        <w:t>.</w:t>
      </w:r>
      <w:r w:rsidRPr="00FB638E">
        <w:rPr>
          <w:rtl/>
        </w:rPr>
        <w:t xml:space="preserve"> את מסכימה לי להקליט אותך</w:t>
      </w:r>
      <w:r>
        <w:rPr>
          <w:rtl/>
        </w:rPr>
        <w:t>?</w:t>
      </w:r>
    </w:p>
    <w:p w14:paraId="3686A07D"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את תוכלי להזכיר לי את הנושא</w:t>
      </w:r>
      <w:r>
        <w:rPr>
          <w:rtl/>
        </w:rPr>
        <w:t>?</w:t>
      </w:r>
      <w:r w:rsidRPr="00FB638E">
        <w:rPr>
          <w:rtl/>
        </w:rPr>
        <w:t xml:space="preserve"> אני שכחתי</w:t>
      </w:r>
      <w:r>
        <w:rPr>
          <w:rtl/>
        </w:rPr>
        <w:t>.</w:t>
      </w:r>
    </w:p>
    <w:p w14:paraId="65C79EC5"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אני אזכיר לך בטח</w:t>
      </w:r>
      <w:r>
        <w:rPr>
          <w:rtl/>
        </w:rPr>
        <w:t>.</w:t>
      </w:r>
      <w:r w:rsidRPr="00FB638E">
        <w:rPr>
          <w:rtl/>
        </w:rPr>
        <w:t xml:space="preserve"> העבודה שלי בעצם היא על עם איזה כישורים יוצאים תלמידי ולדורף אחרי 12 שנות לימוד בבית ספר ולדורף</w:t>
      </w:r>
      <w:r>
        <w:rPr>
          <w:rtl/>
        </w:rPr>
        <w:t>,</w:t>
      </w:r>
      <w:r w:rsidRPr="00FB638E">
        <w:rPr>
          <w:rtl/>
        </w:rPr>
        <w:t xml:space="preserve"> יסודי ותיכון</w:t>
      </w:r>
      <w:r>
        <w:rPr>
          <w:rtl/>
        </w:rPr>
        <w:t>.</w:t>
      </w:r>
      <w:r w:rsidRPr="00FB638E">
        <w:rPr>
          <w:rtl/>
        </w:rPr>
        <w:t xml:space="preserve"> את היית גם בגן</w:t>
      </w:r>
      <w:r>
        <w:rPr>
          <w:rtl/>
        </w:rPr>
        <w:t>,</w:t>
      </w:r>
      <w:r w:rsidRPr="00FB638E">
        <w:rPr>
          <w:rtl/>
        </w:rPr>
        <w:t xml:space="preserve"> לא</w:t>
      </w:r>
      <w:r>
        <w:rPr>
          <w:rtl/>
        </w:rPr>
        <w:t>?</w:t>
      </w:r>
    </w:p>
    <w:p w14:paraId="3622D0B8" w14:textId="77777777" w:rsidR="000F5784" w:rsidRPr="00FB638E" w:rsidRDefault="000F5784" w:rsidP="000F5784">
      <w:pPr>
        <w:pStyle w:val="31"/>
      </w:pPr>
      <w:r>
        <w:rPr>
          <w:b/>
          <w:bCs/>
          <w:rtl/>
        </w:rPr>
        <w:t>ד':</w:t>
      </w:r>
      <w:r>
        <w:rPr>
          <w:b/>
          <w:bCs/>
          <w:rtl/>
        </w:rPr>
        <w:tab/>
      </w:r>
      <w:r w:rsidRPr="00FB638E">
        <w:rPr>
          <w:rtl/>
        </w:rPr>
        <w:t>לא</w:t>
      </w:r>
      <w:r>
        <w:rPr>
          <w:rtl/>
        </w:rPr>
        <w:t>,</w:t>
      </w:r>
      <w:r w:rsidRPr="00FB638E">
        <w:rPr>
          <w:rtl/>
        </w:rPr>
        <w:t xml:space="preserve"> לא הייתי בגן</w:t>
      </w:r>
      <w:r>
        <w:rPr>
          <w:rtl/>
        </w:rPr>
        <w:t>.</w:t>
      </w:r>
    </w:p>
    <w:p w14:paraId="70AE04E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אז אולי נתחיל בזה שתגידי לי מה הגיל שלך ובאיזה בית ספר למדת</w:t>
      </w:r>
      <w:r>
        <w:rPr>
          <w:rtl/>
        </w:rPr>
        <w:t>?</w:t>
      </w:r>
    </w:p>
    <w:p w14:paraId="5EFFC905" w14:textId="77777777" w:rsidR="000F5784" w:rsidRPr="00FB638E" w:rsidRDefault="000F5784" w:rsidP="000F5784">
      <w:pPr>
        <w:pStyle w:val="31"/>
      </w:pPr>
      <w:r>
        <w:rPr>
          <w:b/>
          <w:bCs/>
          <w:rtl/>
        </w:rPr>
        <w:t>ד':</w:t>
      </w:r>
      <w:r>
        <w:rPr>
          <w:b/>
          <w:bCs/>
          <w:rtl/>
        </w:rPr>
        <w:tab/>
      </w:r>
      <w:r w:rsidRPr="00FB638E">
        <w:rPr>
          <w:rtl/>
        </w:rPr>
        <w:t>בטח</w:t>
      </w:r>
      <w:r>
        <w:rPr>
          <w:rtl/>
        </w:rPr>
        <w:t>.</w:t>
      </w:r>
      <w:r w:rsidRPr="00FB638E">
        <w:rPr>
          <w:rtl/>
        </w:rPr>
        <w:t xml:space="preserve"> אני בת 32</w:t>
      </w:r>
      <w:r>
        <w:rPr>
          <w:rtl/>
        </w:rPr>
        <w:t>,</w:t>
      </w:r>
      <w:r w:rsidRPr="00FB638E">
        <w:rPr>
          <w:rtl/>
        </w:rPr>
        <w:t xml:space="preserve"> למדתי בשקד ואז ב</w:t>
      </w:r>
      <w:r>
        <w:rPr>
          <w:rtl/>
        </w:rPr>
        <w:t>הרדוף</w:t>
      </w:r>
      <w:r w:rsidRPr="00FB638E">
        <w:rPr>
          <w:rtl/>
        </w:rPr>
        <w:t xml:space="preserve"> בתיכון</w:t>
      </w:r>
      <w:r>
        <w:rPr>
          <w:rtl/>
        </w:rPr>
        <w:t>.</w:t>
      </w:r>
    </w:p>
    <w:p w14:paraId="15CFA54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כמה שנים בשקד</w:t>
      </w:r>
      <w:r>
        <w:rPr>
          <w:rtl/>
        </w:rPr>
        <w:t>?</w:t>
      </w:r>
    </w:p>
    <w:p w14:paraId="5A035952"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הצטרפתי בסוכות</w:t>
      </w:r>
      <w:r>
        <w:rPr>
          <w:rtl/>
        </w:rPr>
        <w:t>.</w:t>
      </w:r>
      <w:r w:rsidRPr="00FB638E">
        <w:rPr>
          <w:rtl/>
        </w:rPr>
        <w:t xml:space="preserve"> התחלתי בבית ספר קונבנציונלי ו</w:t>
      </w:r>
      <w:r>
        <w:rPr>
          <w:rtl/>
        </w:rPr>
        <w:t>...</w:t>
      </w:r>
    </w:p>
    <w:p w14:paraId="4D868D2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 xml:space="preserve">ומה את עושה עכשיו </w:t>
      </w:r>
      <w:r>
        <w:rPr>
          <w:rtl/>
        </w:rPr>
        <w:t>ד'?</w:t>
      </w:r>
    </w:p>
    <w:p w14:paraId="3DE226BA" w14:textId="77777777" w:rsidR="000F5784" w:rsidRPr="00FB638E" w:rsidRDefault="000F5784" w:rsidP="000F5784">
      <w:pPr>
        <w:pStyle w:val="31"/>
      </w:pPr>
      <w:r>
        <w:rPr>
          <w:b/>
          <w:bCs/>
          <w:rtl/>
        </w:rPr>
        <w:t>ד':</w:t>
      </w:r>
      <w:r>
        <w:rPr>
          <w:b/>
          <w:bCs/>
          <w:rtl/>
        </w:rPr>
        <w:tab/>
      </w:r>
      <w:r w:rsidRPr="00FB638E">
        <w:rPr>
          <w:rtl/>
        </w:rPr>
        <w:t>עכשיו אני בבית עם הבן שלי</w:t>
      </w:r>
      <w:r>
        <w:rPr>
          <w:rtl/>
        </w:rPr>
        <w:t>,</w:t>
      </w:r>
      <w:r w:rsidRPr="00FB638E">
        <w:rPr>
          <w:rtl/>
        </w:rPr>
        <w:t xml:space="preserve"> הארכתי את חופשת הלידה</w:t>
      </w:r>
      <w:r>
        <w:rPr>
          <w:rtl/>
        </w:rPr>
        <w:t>,</w:t>
      </w:r>
      <w:r w:rsidRPr="00FB638E">
        <w:rPr>
          <w:rtl/>
        </w:rPr>
        <w:t xml:space="preserve"> אבל אני מחנכת בבית ספר ולדורף במקצועי</w:t>
      </w:r>
      <w:r>
        <w:rPr>
          <w:rtl/>
        </w:rPr>
        <w:t>.</w:t>
      </w:r>
    </w:p>
    <w:p w14:paraId="27F4765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במקצועך</w:t>
      </w:r>
      <w:r>
        <w:rPr>
          <w:rtl/>
        </w:rPr>
        <w:t>.</w:t>
      </w:r>
      <w:r w:rsidRPr="00FB638E">
        <w:rPr>
          <w:rtl/>
        </w:rPr>
        <w:t xml:space="preserve"> אז יופי</w:t>
      </w:r>
      <w:r>
        <w:rPr>
          <w:rtl/>
        </w:rPr>
        <w:t>.</w:t>
      </w:r>
      <w:r w:rsidRPr="00FB638E">
        <w:rPr>
          <w:rtl/>
        </w:rPr>
        <w:t xml:space="preserve"> אז אולי תוכלי לעשות איזשהו ניתוק</w:t>
      </w:r>
      <w:r>
        <w:rPr>
          <w:rtl/>
        </w:rPr>
        <w:t>,</w:t>
      </w:r>
      <w:r w:rsidRPr="00FB638E">
        <w:rPr>
          <w:rtl/>
        </w:rPr>
        <w:t xml:space="preserve"> כי זה קצת קשה לעשות הפרדה כזאת</w:t>
      </w:r>
      <w:r>
        <w:rPr>
          <w:rtl/>
        </w:rPr>
        <w:t>,</w:t>
      </w:r>
      <w:r w:rsidRPr="00FB638E">
        <w:rPr>
          <w:rtl/>
        </w:rPr>
        <w:t xml:space="preserve"> גם כי את כבר מחנכת וגם כי יש לך את האישיות שלך</w:t>
      </w:r>
      <w:r>
        <w:rPr>
          <w:rtl/>
        </w:rPr>
        <w:t>,</w:t>
      </w:r>
      <w:r w:rsidRPr="00FB638E">
        <w:rPr>
          <w:rtl/>
        </w:rPr>
        <w:t xml:space="preserve"> אבל בכל זאת אני שואלת לגבי דברים שאת חושבת שקיבלת מהבית ספר</w:t>
      </w:r>
      <w:r>
        <w:rPr>
          <w:rtl/>
        </w:rPr>
        <w:t>...</w:t>
      </w:r>
      <w:r w:rsidRPr="00FB638E">
        <w:rPr>
          <w:rtl/>
        </w:rPr>
        <w:t xml:space="preserve"> שלא שקיבלת</w:t>
      </w:r>
      <w:r>
        <w:rPr>
          <w:rtl/>
        </w:rPr>
        <w:t>,</w:t>
      </w:r>
      <w:r w:rsidRPr="00FB638E">
        <w:rPr>
          <w:rtl/>
        </w:rPr>
        <w:t xml:space="preserve"> אלא שהם מיוחדים בחינוך ולדורף</w:t>
      </w:r>
      <w:r>
        <w:rPr>
          <w:rtl/>
        </w:rPr>
        <w:t>,</w:t>
      </w:r>
      <w:r w:rsidRPr="00FB638E">
        <w:rPr>
          <w:rtl/>
        </w:rPr>
        <w:t xml:space="preserve"> שלדעתך הם מיוחדים ביחס אולי לחינוך אחר או בכלל מיוחדים עבורך</w:t>
      </w:r>
      <w:r>
        <w:rPr>
          <w:rtl/>
        </w:rPr>
        <w:t>.</w:t>
      </w:r>
    </w:p>
    <w:p w14:paraId="686C364D"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אני אתחיל בקצב</w:t>
      </w:r>
      <w:r>
        <w:rPr>
          <w:rtl/>
        </w:rPr>
        <w:t>,</w:t>
      </w:r>
      <w:r w:rsidRPr="00FB638E">
        <w:rPr>
          <w:rtl/>
        </w:rPr>
        <w:t xml:space="preserve"> כאילו מדברת על הסיפור האישי שלי שבאמת לקח לי זמן ללמוד לקרוא ולכתוב</w:t>
      </w:r>
      <w:r>
        <w:rPr>
          <w:rtl/>
        </w:rPr>
        <w:t>.</w:t>
      </w:r>
      <w:r w:rsidRPr="00FB638E">
        <w:rPr>
          <w:rtl/>
        </w:rPr>
        <w:t xml:space="preserve"> אה</w:t>
      </w:r>
      <w:r>
        <w:rPr>
          <w:rtl/>
        </w:rPr>
        <w:t>,</w:t>
      </w:r>
      <w:r w:rsidRPr="00FB638E">
        <w:rPr>
          <w:rtl/>
        </w:rPr>
        <w:t xml:space="preserve"> זה השילוב של הבית שלי שמאוד איפשר את זה</w:t>
      </w:r>
      <w:r>
        <w:rPr>
          <w:rtl/>
        </w:rPr>
        <w:t>,</w:t>
      </w:r>
      <w:r w:rsidRPr="00FB638E">
        <w:rPr>
          <w:rtl/>
        </w:rPr>
        <w:t xml:space="preserve"> כמובן בית הספר</w:t>
      </w:r>
      <w:r>
        <w:rPr>
          <w:rtl/>
        </w:rPr>
        <w:t>.</w:t>
      </w:r>
      <w:r w:rsidRPr="00FB638E">
        <w:rPr>
          <w:rtl/>
        </w:rPr>
        <w:t xml:space="preserve"> זה היה משהו מאוד מיוחד</w:t>
      </w:r>
      <w:r>
        <w:rPr>
          <w:rFonts w:hint="cs"/>
          <w:rtl/>
        </w:rPr>
        <w:t>,</w:t>
      </w:r>
      <w:r w:rsidRPr="00FB638E">
        <w:rPr>
          <w:rtl/>
        </w:rPr>
        <w:t xml:space="preserve"> שאני חושבת שהיה מאוד משמעותי בבניית הביטחון העצמי שלי</w:t>
      </w:r>
    </w:p>
    <w:p w14:paraId="1A6C143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שזה</w:t>
      </w:r>
      <w:r>
        <w:rPr>
          <w:rtl/>
        </w:rPr>
        <w:t>...</w:t>
      </w:r>
      <w:r w:rsidRPr="00FB638E">
        <w:rPr>
          <w:rtl/>
        </w:rPr>
        <w:t xml:space="preserve"> שזה היה איטי</w:t>
      </w:r>
      <w:r>
        <w:rPr>
          <w:rtl/>
        </w:rPr>
        <w:t>?</w:t>
      </w:r>
    </w:p>
    <w:p w14:paraId="3F517A6C"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שקיבלו בהבנה ובהכלה את הקצב האיטי שלי</w:t>
      </w:r>
      <w:r>
        <w:rPr>
          <w:rtl/>
        </w:rPr>
        <w:t>,</w:t>
      </w:r>
      <w:r w:rsidRPr="00FB638E">
        <w:rPr>
          <w:rtl/>
        </w:rPr>
        <w:t xml:space="preserve"> קריאה</w:t>
      </w:r>
      <w:r>
        <w:rPr>
          <w:rtl/>
        </w:rPr>
        <w:t>,</w:t>
      </w:r>
      <w:r w:rsidRPr="00FB638E">
        <w:rPr>
          <w:rtl/>
        </w:rPr>
        <w:t xml:space="preserve"> כתיבה</w:t>
      </w:r>
      <w:r>
        <w:rPr>
          <w:rtl/>
        </w:rPr>
        <w:t>,</w:t>
      </w:r>
      <w:r w:rsidRPr="00FB638E">
        <w:rPr>
          <w:rtl/>
        </w:rPr>
        <w:t xml:space="preserve"> גם חשבון</w:t>
      </w:r>
      <w:r>
        <w:rPr>
          <w:rtl/>
        </w:rPr>
        <w:t>.</w:t>
      </w:r>
      <w:r w:rsidRPr="00FB638E">
        <w:rPr>
          <w:rtl/>
        </w:rPr>
        <w:t xml:space="preserve"> באופן כללי הייתי גם ילדה מאוד ישנה בעולם הילדות עד גיל מאוד מאוד מאוחר</w:t>
      </w:r>
      <w:r>
        <w:rPr>
          <w:rtl/>
        </w:rPr>
        <w:t>,</w:t>
      </w:r>
      <w:r w:rsidRPr="00FB638E">
        <w:rPr>
          <w:rtl/>
        </w:rPr>
        <w:t xml:space="preserve"> שאני יודעת שבבתי ספר אחרים זה היה יכול להדאיג מישהו ולגרום להם לפעול מתוך זה</w:t>
      </w:r>
      <w:r>
        <w:rPr>
          <w:rtl/>
        </w:rPr>
        <w:t>.</w:t>
      </w:r>
      <w:r w:rsidRPr="00FB638E">
        <w:rPr>
          <w:rtl/>
        </w:rPr>
        <w:t xml:space="preserve"> אבל כן</w:t>
      </w:r>
      <w:r>
        <w:rPr>
          <w:rtl/>
        </w:rPr>
        <w:t>,</w:t>
      </w:r>
      <w:r w:rsidRPr="00FB638E">
        <w:rPr>
          <w:rtl/>
        </w:rPr>
        <w:t xml:space="preserve"> אני חושבת שזה מאוד השפיע עליי</w:t>
      </w:r>
      <w:r>
        <w:rPr>
          <w:rtl/>
        </w:rPr>
        <w:t>,</w:t>
      </w:r>
      <w:r w:rsidRPr="00FB638E">
        <w:rPr>
          <w:rtl/>
        </w:rPr>
        <w:t xml:space="preserve"> על איך שאני תופסת את עצמי ואת היכולות שלי</w:t>
      </w:r>
      <w:r>
        <w:rPr>
          <w:rtl/>
        </w:rPr>
        <w:t>.</w:t>
      </w:r>
    </w:p>
    <w:p w14:paraId="33D24A4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ויש עוד משהו שאת יכולה להגיד שהוא היה</w:t>
      </w:r>
      <w:r>
        <w:rPr>
          <w:rtl/>
        </w:rPr>
        <w:t>,</w:t>
      </w:r>
      <w:r w:rsidRPr="00FB638E">
        <w:rPr>
          <w:rtl/>
        </w:rPr>
        <w:t xml:space="preserve"> שנראה לך שהוא מיוחד לחינוך ולדורף</w:t>
      </w:r>
      <w:r>
        <w:rPr>
          <w:rtl/>
        </w:rPr>
        <w:t>,</w:t>
      </w:r>
      <w:r w:rsidRPr="00FB638E">
        <w:rPr>
          <w:rtl/>
        </w:rPr>
        <w:t xml:space="preserve"> כתלמידה אולי</w:t>
      </w:r>
      <w:r>
        <w:rPr>
          <w:rtl/>
        </w:rPr>
        <w:t>,</w:t>
      </w:r>
      <w:r w:rsidRPr="00FB638E">
        <w:rPr>
          <w:rtl/>
        </w:rPr>
        <w:t xml:space="preserve"> לא כ</w:t>
      </w:r>
      <w:r>
        <w:rPr>
          <w:rtl/>
        </w:rPr>
        <w:t>...</w:t>
      </w:r>
    </w:p>
    <w:p w14:paraId="2578D68C" w14:textId="77777777" w:rsidR="000F5784" w:rsidRPr="00FB638E" w:rsidRDefault="000F5784" w:rsidP="000F5784">
      <w:pPr>
        <w:pStyle w:val="31"/>
      </w:pPr>
      <w:r>
        <w:rPr>
          <w:b/>
          <w:bCs/>
          <w:rtl/>
        </w:rPr>
        <w:t>ד':</w:t>
      </w:r>
      <w:r>
        <w:rPr>
          <w:b/>
          <w:bCs/>
          <w:rtl/>
        </w:rPr>
        <w:tab/>
      </w:r>
      <w:r w:rsidRPr="00FB638E">
        <w:rPr>
          <w:rtl/>
        </w:rPr>
        <w:t>תראי</w:t>
      </w:r>
      <w:r>
        <w:rPr>
          <w:rtl/>
        </w:rPr>
        <w:t>,</w:t>
      </w:r>
      <w:r w:rsidRPr="00FB638E">
        <w:rPr>
          <w:rtl/>
        </w:rPr>
        <w:t xml:space="preserve"> לי יש את הקשר עם המחנך כמובן שהוא היה מאוד מאוד מיוחד</w:t>
      </w:r>
      <w:r>
        <w:rPr>
          <w:rtl/>
        </w:rPr>
        <w:t>,</w:t>
      </w:r>
      <w:r w:rsidRPr="00FB638E">
        <w:rPr>
          <w:rtl/>
        </w:rPr>
        <w:t xml:space="preserve"> שזה ממש כמו עוד הורה</w:t>
      </w:r>
      <w:r>
        <w:rPr>
          <w:rtl/>
        </w:rPr>
        <w:t>.</w:t>
      </w:r>
      <w:r w:rsidRPr="00FB638E">
        <w:rPr>
          <w:rtl/>
        </w:rPr>
        <w:t xml:space="preserve"> זה ממש ראיתי אותו יותר שעות מ</w:t>
      </w:r>
      <w:r>
        <w:rPr>
          <w:rFonts w:hint="cs"/>
          <w:rtl/>
        </w:rPr>
        <w:t>מה ש</w:t>
      </w:r>
      <w:r w:rsidRPr="00FB638E">
        <w:rPr>
          <w:rtl/>
        </w:rPr>
        <w:t>ראיתי את ההורים שלי בעצם</w:t>
      </w:r>
      <w:r>
        <w:rPr>
          <w:rtl/>
        </w:rPr>
        <w:t>.</w:t>
      </w:r>
      <w:r w:rsidRPr="00FB638E">
        <w:t xml:space="preserve"> </w:t>
      </w:r>
      <w:r w:rsidRPr="00FB638E">
        <w:rPr>
          <w:rtl/>
        </w:rPr>
        <w:t>וגם עם שאר המורים היו לי קשרים מאוד מאוד מיוחדים</w:t>
      </w:r>
      <w:r>
        <w:rPr>
          <w:rtl/>
        </w:rPr>
        <w:t xml:space="preserve">. אה... </w:t>
      </w:r>
      <w:r w:rsidRPr="00FB638E">
        <w:rPr>
          <w:rtl/>
        </w:rPr>
        <w:t>כל המורים בבית הספר הכירו אותי</w:t>
      </w:r>
      <w:r>
        <w:rPr>
          <w:rtl/>
        </w:rPr>
        <w:t>.</w:t>
      </w:r>
      <w:r w:rsidRPr="00FB638E">
        <w:rPr>
          <w:rtl/>
        </w:rPr>
        <w:t xml:space="preserve"> זה היה עדיין בית ספר קטן</w:t>
      </w:r>
      <w:r>
        <w:rPr>
          <w:rtl/>
        </w:rPr>
        <w:t>.</w:t>
      </w:r>
      <w:r w:rsidRPr="00FB638E">
        <w:rPr>
          <w:rtl/>
        </w:rPr>
        <w:t xml:space="preserve"> הייתה כיתה אחת בשכבה</w:t>
      </w:r>
      <w:r>
        <w:rPr>
          <w:rtl/>
        </w:rPr>
        <w:t>.</w:t>
      </w:r>
      <w:r w:rsidRPr="00FB638E">
        <w:rPr>
          <w:rtl/>
        </w:rPr>
        <w:t xml:space="preserve"> אז כולם ידעו מי אני</w:t>
      </w:r>
      <w:r>
        <w:rPr>
          <w:rtl/>
        </w:rPr>
        <w:t>.</w:t>
      </w:r>
      <w:r w:rsidRPr="00FB638E">
        <w:rPr>
          <w:rtl/>
        </w:rPr>
        <w:t xml:space="preserve"> זה הייתה תחושה של בית</w:t>
      </w:r>
      <w:r>
        <w:rPr>
          <w:rtl/>
        </w:rPr>
        <w:t>.</w:t>
      </w:r>
    </w:p>
    <w:p w14:paraId="27CB6E4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 נראה לי מיוחד לבית ספר שהוא קטן</w:t>
      </w:r>
      <w:r>
        <w:rPr>
          <w:rtl/>
        </w:rPr>
        <w:t>,</w:t>
      </w:r>
      <w:r w:rsidRPr="00FB638E">
        <w:rPr>
          <w:rtl/>
        </w:rPr>
        <w:t xml:space="preserve"> כן</w:t>
      </w:r>
      <w:r>
        <w:rPr>
          <w:rtl/>
        </w:rPr>
        <w:t>.</w:t>
      </w:r>
    </w:p>
    <w:p w14:paraId="4252AD8D" w14:textId="77777777" w:rsidR="000F5784" w:rsidRPr="00FB638E" w:rsidRDefault="000F5784" w:rsidP="000F5784">
      <w:pPr>
        <w:pStyle w:val="31"/>
      </w:pPr>
      <w:r>
        <w:rPr>
          <w:b/>
          <w:bCs/>
          <w:rtl/>
        </w:rPr>
        <w:t>ד':</w:t>
      </w:r>
      <w:r>
        <w:rPr>
          <w:b/>
          <w:bCs/>
          <w:rtl/>
        </w:rPr>
        <w:tab/>
      </w:r>
      <w:r w:rsidRPr="00FB638E">
        <w:rPr>
          <w:rtl/>
        </w:rPr>
        <w:t>אבל זה מה שהיה</w:t>
      </w:r>
      <w:r>
        <w:rPr>
          <w:rtl/>
        </w:rPr>
        <w:t>.</w:t>
      </w:r>
      <w:r w:rsidRPr="00FB638E">
        <w:rPr>
          <w:rtl/>
        </w:rPr>
        <w:t xml:space="preserve"> היו אומרים לנו שבבית ספר שלנו מחנכים אותנו להיות בני אדם</w:t>
      </w:r>
      <w:r>
        <w:rPr>
          <w:rtl/>
        </w:rPr>
        <w:t>.</w:t>
      </w:r>
    </w:p>
    <w:p w14:paraId="78D8DB8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שזה יצר תחושת התנשאות משהו</w:t>
      </w:r>
      <w:r>
        <w:rPr>
          <w:rtl/>
        </w:rPr>
        <w:t>?</w:t>
      </w:r>
    </w:p>
    <w:p w14:paraId="326BAE8E" w14:textId="77777777" w:rsidR="000F5784" w:rsidRPr="00FB638E" w:rsidRDefault="000F5784" w:rsidP="000F5784">
      <w:pPr>
        <w:pStyle w:val="31"/>
      </w:pPr>
      <w:r>
        <w:rPr>
          <w:b/>
          <w:bCs/>
          <w:rtl/>
        </w:rPr>
        <w:t>ד':</w:t>
      </w:r>
      <w:r>
        <w:rPr>
          <w:b/>
          <w:bCs/>
          <w:rtl/>
        </w:rPr>
        <w:tab/>
      </w:r>
      <w:r w:rsidRPr="00FB638E">
        <w:rPr>
          <w:rtl/>
        </w:rPr>
        <w:t>גדולה מאוד</w:t>
      </w:r>
      <w:r>
        <w:rPr>
          <w:rtl/>
        </w:rPr>
        <w:t>,</w:t>
      </w:r>
      <w:r w:rsidRPr="00FB638E">
        <w:rPr>
          <w:rtl/>
        </w:rPr>
        <w:t xml:space="preserve"> שאני עדיין מנסה ככה להתמודד איתה</w:t>
      </w:r>
      <w:r>
        <w:rPr>
          <w:rtl/>
        </w:rPr>
        <w:t>.</w:t>
      </w:r>
      <w:r w:rsidRPr="00FB638E">
        <w:rPr>
          <w:rtl/>
        </w:rPr>
        <w:t xml:space="preserve"> חושבת שרק בשנת שירות ובצבא התחלתי להבין שיוצאים בני אדם נהדרים מבתי ספר שהם לא ולדורף</w:t>
      </w:r>
      <w:r>
        <w:rPr>
          <w:rtl/>
        </w:rPr>
        <w:t>.</w:t>
      </w:r>
      <w:r w:rsidRPr="00FB638E">
        <w:rPr>
          <w:rtl/>
        </w:rPr>
        <w:t xml:space="preserve"> אבל כשהם אמרו את </w:t>
      </w:r>
      <w:r w:rsidRPr="00FB638E">
        <w:rPr>
          <w:rtl/>
        </w:rPr>
        <w:lastRenderedPageBreak/>
        <w:t>זה הייתה כוונה מאוד עמוקה מאחורי זה</w:t>
      </w:r>
      <w:r>
        <w:rPr>
          <w:rtl/>
        </w:rPr>
        <w:t>.</w:t>
      </w:r>
      <w:r w:rsidRPr="00FB638E">
        <w:rPr>
          <w:rtl/>
        </w:rPr>
        <w:t xml:space="preserve"> מעבר להתנשאות שאני קיבלתי מזה</w:t>
      </w:r>
      <w:r>
        <w:rPr>
          <w:rtl/>
        </w:rPr>
        <w:t>,</w:t>
      </w:r>
      <w:r w:rsidRPr="00FB638E">
        <w:rPr>
          <w:rtl/>
        </w:rPr>
        <w:t xml:space="preserve"> קיבלתי מזה גם איזשהי הבנה של מה חשוב באמת</w:t>
      </w:r>
      <w:r>
        <w:rPr>
          <w:rtl/>
        </w:rPr>
        <w:t>.</w:t>
      </w:r>
      <w:r w:rsidRPr="00FB638E">
        <w:rPr>
          <w:rtl/>
        </w:rPr>
        <w:t xml:space="preserve"> כזה</w:t>
      </w:r>
      <w:r>
        <w:rPr>
          <w:rtl/>
        </w:rPr>
        <w:t>,</w:t>
      </w:r>
      <w:r w:rsidRPr="00FB638E">
        <w:rPr>
          <w:rtl/>
        </w:rPr>
        <w:t xml:space="preserve"> כלפי המיצ"בים</w:t>
      </w:r>
      <w:r>
        <w:rPr>
          <w:rtl/>
        </w:rPr>
        <w:t>.</w:t>
      </w:r>
      <w:r w:rsidRPr="00FB638E">
        <w:rPr>
          <w:rtl/>
        </w:rPr>
        <w:t xml:space="preserve"> נגיד</w:t>
      </w:r>
      <w:r>
        <w:rPr>
          <w:rtl/>
        </w:rPr>
        <w:t>,</w:t>
      </w:r>
      <w:r w:rsidRPr="00FB638E">
        <w:rPr>
          <w:rtl/>
        </w:rPr>
        <w:t xml:space="preserve"> היו מגיעים מיצ"ב או כל מיני ממשרד החינוך להסתכל</w:t>
      </w:r>
      <w:r>
        <w:rPr>
          <w:rtl/>
        </w:rPr>
        <w:t>,</w:t>
      </w:r>
      <w:r w:rsidRPr="00FB638E">
        <w:rPr>
          <w:rtl/>
        </w:rPr>
        <w:t xml:space="preserve"> תמיד היו אומרים לנו</w:t>
      </w:r>
      <w:r>
        <w:rPr>
          <w:rtl/>
        </w:rPr>
        <w:t>:</w:t>
      </w:r>
      <w:r>
        <w:rPr>
          <w:rFonts w:hint="cs"/>
          <w:rtl/>
        </w:rPr>
        <w:t xml:space="preserve"> </w:t>
      </w:r>
      <w:r w:rsidRPr="00FB638E">
        <w:rPr>
          <w:rtl/>
        </w:rPr>
        <w:t>"אתם נהדרים</w:t>
      </w:r>
      <w:r>
        <w:rPr>
          <w:rtl/>
        </w:rPr>
        <w:t>,</w:t>
      </w:r>
      <w:r w:rsidRPr="00FB638E">
        <w:rPr>
          <w:rtl/>
        </w:rPr>
        <w:t xml:space="preserve"> הם בודקים דברים שלא קשורים אליכם</w:t>
      </w:r>
      <w:r>
        <w:rPr>
          <w:rtl/>
        </w:rPr>
        <w:t>,</w:t>
      </w:r>
      <w:r w:rsidRPr="00FB638E">
        <w:rPr>
          <w:rtl/>
        </w:rPr>
        <w:t xml:space="preserve"> אנחנו פה מתמקדים בלהיות בני אדם</w:t>
      </w:r>
      <w:r>
        <w:rPr>
          <w:rtl/>
        </w:rPr>
        <w:t>,</w:t>
      </w:r>
      <w:r w:rsidRPr="00FB638E">
        <w:rPr>
          <w:rtl/>
        </w:rPr>
        <w:t xml:space="preserve"> בלהיות חברים</w:t>
      </w:r>
      <w:r>
        <w:rPr>
          <w:rFonts w:hint="cs"/>
          <w:rtl/>
        </w:rPr>
        <w:t>.</w:t>
      </w:r>
      <w:r w:rsidRPr="00FB638E">
        <w:rPr>
          <w:rtl/>
        </w:rPr>
        <w:t>" אני לא זוכרת מה אמרו בדיוק</w:t>
      </w:r>
      <w:r>
        <w:rPr>
          <w:rtl/>
        </w:rPr>
        <w:t>,</w:t>
      </w:r>
      <w:r w:rsidRPr="00FB638E">
        <w:rPr>
          <w:rtl/>
        </w:rPr>
        <w:t xml:space="preserve"> אבל זה כל הזמן החזיר אותי למרכז של מה חשוב באמת</w:t>
      </w:r>
      <w:r>
        <w:rPr>
          <w:rtl/>
        </w:rPr>
        <w:t>.</w:t>
      </w:r>
    </w:p>
    <w:p w14:paraId="68143AA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אוקיי</w:t>
      </w:r>
      <w:r>
        <w:rPr>
          <w:rtl/>
        </w:rPr>
        <w:t>,</w:t>
      </w:r>
      <w:r w:rsidRPr="00FB638E">
        <w:rPr>
          <w:rtl/>
        </w:rPr>
        <w:t xml:space="preserve"> מה את חושבת על זה עכשיו</w:t>
      </w:r>
      <w:r>
        <w:rPr>
          <w:rtl/>
        </w:rPr>
        <w:t>,</w:t>
      </w:r>
      <w:r w:rsidRPr="00FB638E">
        <w:t xml:space="preserve"> </w:t>
      </w:r>
      <w:r w:rsidRPr="00FB638E">
        <w:rPr>
          <w:rtl/>
        </w:rPr>
        <w:t>על האמירה הזאת</w:t>
      </w:r>
      <w:r>
        <w:rPr>
          <w:rtl/>
        </w:rPr>
        <w:t>?</w:t>
      </w:r>
    </w:p>
    <w:p w14:paraId="6B1AF3EE" w14:textId="77777777" w:rsidR="000F5784" w:rsidRPr="00FB638E" w:rsidRDefault="000F5784" w:rsidP="000F5784">
      <w:pPr>
        <w:pStyle w:val="31"/>
      </w:pPr>
      <w:r>
        <w:rPr>
          <w:b/>
          <w:bCs/>
          <w:rtl/>
        </w:rPr>
        <w:t>ד':</w:t>
      </w:r>
      <w:r>
        <w:rPr>
          <w:b/>
          <w:bCs/>
          <w:rtl/>
        </w:rPr>
        <w:tab/>
      </w:r>
      <w:r w:rsidRPr="00FB638E">
        <w:rPr>
          <w:rtl/>
        </w:rPr>
        <w:t>אני חושבת שזאת אמירה ממש לא טובה</w:t>
      </w:r>
      <w:r>
        <w:rPr>
          <w:rtl/>
        </w:rPr>
        <w:t>,</w:t>
      </w:r>
      <w:r w:rsidRPr="00FB638E">
        <w:rPr>
          <w:rtl/>
        </w:rPr>
        <w:t xml:space="preserve"> לא צריך להגיד את זה</w:t>
      </w:r>
      <w:r>
        <w:rPr>
          <w:rtl/>
        </w:rPr>
        <w:t>,</w:t>
      </w:r>
      <w:r w:rsidRPr="00FB638E">
        <w:rPr>
          <w:rtl/>
        </w:rPr>
        <w:t xml:space="preserve"> גם לא צריך להרגיש את זה</w:t>
      </w:r>
      <w:r>
        <w:rPr>
          <w:rtl/>
        </w:rPr>
        <w:t>.</w:t>
      </w:r>
      <w:r w:rsidRPr="00FB638E">
        <w:rPr>
          <w:rtl/>
        </w:rPr>
        <w:t xml:space="preserve"> אין צורך בלאומיות</w:t>
      </w:r>
      <w:r>
        <w:rPr>
          <w:rtl/>
        </w:rPr>
        <w:t>...</w:t>
      </w:r>
    </w:p>
    <w:p w14:paraId="040CD47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שהלאומיות בעצם יצרה איזושהי תחושה של התנשאות</w:t>
      </w:r>
      <w:r>
        <w:rPr>
          <w:rtl/>
        </w:rPr>
        <w:t>,</w:t>
      </w:r>
      <w:r w:rsidRPr="00FB638E">
        <w:rPr>
          <w:rtl/>
        </w:rPr>
        <w:t xml:space="preserve"> זה מה שאת אומרת</w:t>
      </w:r>
      <w:r>
        <w:rPr>
          <w:rtl/>
        </w:rPr>
        <w:t>?</w:t>
      </w:r>
    </w:p>
    <w:p w14:paraId="7B3ECAF0" w14:textId="77777777" w:rsidR="000F5784" w:rsidRPr="00FB638E" w:rsidRDefault="000F5784" w:rsidP="000F5784">
      <w:pPr>
        <w:pStyle w:val="31"/>
      </w:pPr>
      <w:r>
        <w:rPr>
          <w:rtl/>
        </w:rPr>
        <w:t>ד':</w:t>
      </w:r>
      <w:r>
        <w:rPr>
          <w:rtl/>
        </w:rPr>
        <w:tab/>
      </w:r>
      <w:r w:rsidRPr="00FB638E">
        <w:rPr>
          <w:rtl/>
        </w:rPr>
        <w:t>כן</w:t>
      </w:r>
      <w:r>
        <w:rPr>
          <w:rtl/>
        </w:rPr>
        <w:t>.</w:t>
      </w:r>
    </w:p>
    <w:p w14:paraId="32FC5BD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אוקיי</w:t>
      </w:r>
      <w:r>
        <w:rPr>
          <w:rtl/>
        </w:rPr>
        <w:t>,</w:t>
      </w:r>
      <w:r w:rsidRPr="00FB638E">
        <w:rPr>
          <w:rtl/>
        </w:rPr>
        <w:t xml:space="preserve"> אוקיי</w:t>
      </w:r>
      <w:r>
        <w:rPr>
          <w:rtl/>
        </w:rPr>
        <w:t>.</w:t>
      </w:r>
    </w:p>
    <w:p w14:paraId="165CFEBC" w14:textId="77777777" w:rsidR="000F5784" w:rsidRPr="00FB638E" w:rsidRDefault="000F5784" w:rsidP="000F5784">
      <w:pPr>
        <w:pStyle w:val="31"/>
      </w:pPr>
      <w:r>
        <w:rPr>
          <w:rtl/>
        </w:rPr>
        <w:t>ד':</w:t>
      </w:r>
      <w:r>
        <w:rPr>
          <w:rtl/>
        </w:rPr>
        <w:tab/>
      </w:r>
      <w:r w:rsidRPr="00FB638E">
        <w:rPr>
          <w:rtl/>
        </w:rPr>
        <w:t>כן</w:t>
      </w:r>
      <w:r>
        <w:rPr>
          <w:rtl/>
        </w:rPr>
        <w:t>.</w:t>
      </w:r>
    </w:p>
    <w:p w14:paraId="08A536C9"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אוקיי</w:t>
      </w:r>
      <w:r>
        <w:rPr>
          <w:rtl/>
        </w:rPr>
        <w:t>.</w:t>
      </w:r>
      <w:r w:rsidRPr="00FB638E">
        <w:rPr>
          <w:rtl/>
        </w:rPr>
        <w:t xml:space="preserve"> אם את יכולה להגיד רגע משהו על הכישורים דווקא שאת מרגישה</w:t>
      </w:r>
      <w:r>
        <w:rPr>
          <w:rtl/>
        </w:rPr>
        <w:t>,</w:t>
      </w:r>
      <w:r w:rsidRPr="00FB638E">
        <w:rPr>
          <w:rtl/>
        </w:rPr>
        <w:t xml:space="preserve"> כן</w:t>
      </w:r>
      <w:r>
        <w:rPr>
          <w:rtl/>
        </w:rPr>
        <w:t>?</w:t>
      </w:r>
      <w:r w:rsidRPr="00FB638E">
        <w:rPr>
          <w:rtl/>
        </w:rPr>
        <w:t xml:space="preserve"> כי אפשר לסדר את זה לאיכויות</w:t>
      </w:r>
      <w:r>
        <w:rPr>
          <w:rtl/>
        </w:rPr>
        <w:t>,</w:t>
      </w:r>
      <w:r w:rsidRPr="00FB638E">
        <w:rPr>
          <w:rtl/>
        </w:rPr>
        <w:t xml:space="preserve"> לכישורים פרקטיים</w:t>
      </w:r>
      <w:r>
        <w:rPr>
          <w:rtl/>
        </w:rPr>
        <w:t>,</w:t>
      </w:r>
      <w:r w:rsidRPr="00FB638E">
        <w:rPr>
          <w:rtl/>
        </w:rPr>
        <w:t xml:space="preserve"> לכל מיני דברים שאת יכולה לקבל בחינוך ולדורף</w:t>
      </w:r>
      <w:r>
        <w:rPr>
          <w:rtl/>
        </w:rPr>
        <w:t>,</w:t>
      </w:r>
      <w:r w:rsidRPr="00FB638E">
        <w:rPr>
          <w:rtl/>
        </w:rPr>
        <w:t xml:space="preserve"> או אולי לא מקבלים שום דבר חוץ מהתנשאות ותחושת נבדלות</w:t>
      </w:r>
      <w:r>
        <w:rPr>
          <w:rtl/>
        </w:rPr>
        <w:t>?</w:t>
      </w:r>
    </w:p>
    <w:p w14:paraId="4533713F" w14:textId="77777777" w:rsidR="000F5784" w:rsidRPr="00FB638E" w:rsidRDefault="000F5784" w:rsidP="000F5784">
      <w:pPr>
        <w:pStyle w:val="31"/>
      </w:pPr>
      <w:r>
        <w:rPr>
          <w:b/>
          <w:bCs/>
          <w:rtl/>
        </w:rPr>
        <w:t>ד':</w:t>
      </w:r>
      <w:r>
        <w:rPr>
          <w:b/>
          <w:bCs/>
          <w:rtl/>
        </w:rPr>
        <w:tab/>
      </w:r>
      <w:r w:rsidRPr="00FB638E">
        <w:rPr>
          <w:rtl/>
        </w:rPr>
        <w:t>דבר ראשון</w:t>
      </w:r>
      <w:r>
        <w:rPr>
          <w:rtl/>
        </w:rPr>
        <w:t>,</w:t>
      </w:r>
      <w:r w:rsidRPr="00FB638E">
        <w:rPr>
          <w:rtl/>
        </w:rPr>
        <w:t xml:space="preserve"> יראת כבוד</w:t>
      </w:r>
      <w:r>
        <w:rPr>
          <w:rtl/>
        </w:rPr>
        <w:t>.</w:t>
      </w:r>
    </w:p>
    <w:p w14:paraId="618C488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יראת כבוד</w:t>
      </w:r>
      <w:r>
        <w:rPr>
          <w:rtl/>
        </w:rPr>
        <w:t>?</w:t>
      </w:r>
    </w:p>
    <w:p w14:paraId="5DC6C67E" w14:textId="77777777" w:rsidR="000F5784" w:rsidRPr="00FB638E" w:rsidRDefault="000F5784" w:rsidP="000F5784">
      <w:pPr>
        <w:pStyle w:val="31"/>
      </w:pPr>
      <w:r>
        <w:rPr>
          <w:b/>
          <w:bCs/>
          <w:rtl/>
        </w:rPr>
        <w:t>ד':</w:t>
      </w:r>
      <w:r>
        <w:rPr>
          <w:b/>
          <w:bCs/>
          <w:rtl/>
        </w:rPr>
        <w:tab/>
      </w:r>
      <w:r w:rsidRPr="00FB638E">
        <w:rPr>
          <w:rtl/>
        </w:rPr>
        <w:t>לגמרי</w:t>
      </w:r>
      <w:r>
        <w:rPr>
          <w:rtl/>
        </w:rPr>
        <w:t>.</w:t>
      </w:r>
      <w:r w:rsidRPr="00FB638E">
        <w:rPr>
          <w:rtl/>
        </w:rPr>
        <w:t xml:space="preserve"> זה משהו שאני חושבת שלא בית הספר פיתח בי</w:t>
      </w:r>
      <w:r>
        <w:rPr>
          <w:rtl/>
        </w:rPr>
        <w:t>,</w:t>
      </w:r>
      <w:r w:rsidRPr="00FB638E">
        <w:rPr>
          <w:rtl/>
        </w:rPr>
        <w:t xml:space="preserve"> זה משהו שהיה בי</w:t>
      </w:r>
      <w:r>
        <w:rPr>
          <w:rtl/>
        </w:rPr>
        <w:t>,</w:t>
      </w:r>
      <w:r w:rsidRPr="00FB638E">
        <w:rPr>
          <w:rtl/>
        </w:rPr>
        <w:t xml:space="preserve"> כי הגעתי לכיתה א' בגיל שש</w:t>
      </w:r>
      <w:r>
        <w:rPr>
          <w:rtl/>
        </w:rPr>
        <w:t>.</w:t>
      </w:r>
      <w:r w:rsidRPr="00FB638E">
        <w:rPr>
          <w:rtl/>
        </w:rPr>
        <w:t xml:space="preserve"> הם פשוט דאגו לשמר את זה ולטפח את זה וליצור את ההזדמנויות</w:t>
      </w:r>
      <w:r>
        <w:rPr>
          <w:rtl/>
        </w:rPr>
        <w:t>,</w:t>
      </w:r>
      <w:r w:rsidRPr="00FB638E">
        <w:rPr>
          <w:rtl/>
        </w:rPr>
        <w:t xml:space="preserve"> וזה כפתור אצלי</w:t>
      </w:r>
      <w:r>
        <w:rPr>
          <w:rtl/>
        </w:rPr>
        <w:t>,</w:t>
      </w:r>
      <w:r w:rsidRPr="00FB638E">
        <w:rPr>
          <w:rtl/>
        </w:rPr>
        <w:t xml:space="preserve"> יראת כבוד</w:t>
      </w:r>
      <w:r>
        <w:rPr>
          <w:rtl/>
        </w:rPr>
        <w:t>.</w:t>
      </w:r>
      <w:r w:rsidRPr="00FB638E">
        <w:rPr>
          <w:rtl/>
        </w:rPr>
        <w:t xml:space="preserve"> ברגע שאני רוצה להיכנס למדיטציה</w:t>
      </w:r>
      <w:r>
        <w:rPr>
          <w:rtl/>
        </w:rPr>
        <w:t>...</w:t>
      </w:r>
      <w:r w:rsidRPr="00FB638E">
        <w:rPr>
          <w:rtl/>
        </w:rPr>
        <w:t xml:space="preserve"> אני זוכרת שבתואר הראשון</w:t>
      </w:r>
      <w:r>
        <w:rPr>
          <w:rtl/>
        </w:rPr>
        <w:t>,</w:t>
      </w:r>
      <w:r w:rsidRPr="00FB638E">
        <w:rPr>
          <w:rtl/>
        </w:rPr>
        <w:t xml:space="preserve"> כשלמדתי איך להיות מורה</w:t>
      </w:r>
      <w:r>
        <w:rPr>
          <w:rtl/>
        </w:rPr>
        <w:t>,</w:t>
      </w:r>
      <w:r w:rsidRPr="00FB638E">
        <w:rPr>
          <w:rtl/>
        </w:rPr>
        <w:t xml:space="preserve"> הכינו אותנו המון לכניסה למדיטציה</w:t>
      </w:r>
      <w:r>
        <w:rPr>
          <w:rtl/>
        </w:rPr>
        <w:t>,</w:t>
      </w:r>
      <w:r w:rsidRPr="00FB638E">
        <w:rPr>
          <w:rtl/>
        </w:rPr>
        <w:t xml:space="preserve"> ליראת הכבוד</w:t>
      </w:r>
      <w:r>
        <w:rPr>
          <w:rtl/>
        </w:rPr>
        <w:t>,</w:t>
      </w:r>
      <w:r w:rsidRPr="00FB638E">
        <w:rPr>
          <w:rtl/>
        </w:rPr>
        <w:t xml:space="preserve"> ובהתחלה הנה עוד פעם ההתנשאות ולא הבנתי מה יש לאנשים</w:t>
      </w:r>
      <w:r>
        <w:rPr>
          <w:rtl/>
        </w:rPr>
        <w:t>,</w:t>
      </w:r>
      <w:r w:rsidRPr="00FB638E">
        <w:rPr>
          <w:rtl/>
        </w:rPr>
        <w:t xml:space="preserve"> כאילו למה זה לוקח כל כך הרבה זמן</w:t>
      </w:r>
      <w:r>
        <w:rPr>
          <w:rtl/>
        </w:rPr>
        <w:t>,</w:t>
      </w:r>
      <w:r w:rsidRPr="00FB638E">
        <w:rPr>
          <w:rtl/>
        </w:rPr>
        <w:t xml:space="preserve"> כי זה באמת</w:t>
      </w:r>
      <w:r>
        <w:rPr>
          <w:rtl/>
        </w:rPr>
        <w:t>,</w:t>
      </w:r>
      <w:r w:rsidRPr="00FB638E">
        <w:rPr>
          <w:rtl/>
        </w:rPr>
        <w:t xml:space="preserve"> זה ממש כפתור וזה בזכות החינוך שקיבלתי</w:t>
      </w:r>
      <w:r>
        <w:rPr>
          <w:rtl/>
        </w:rPr>
        <w:t>.</w:t>
      </w:r>
      <w:r w:rsidRPr="00FB638E">
        <w:rPr>
          <w:rtl/>
        </w:rPr>
        <w:t xml:space="preserve"> אני בטוחה</w:t>
      </w:r>
      <w:r>
        <w:rPr>
          <w:rtl/>
        </w:rPr>
        <w:t>.</w:t>
      </w:r>
      <w:r w:rsidRPr="00FB638E">
        <w:rPr>
          <w:rtl/>
        </w:rPr>
        <w:t xml:space="preserve"> זאת המתנה הכי גדולה</w:t>
      </w:r>
      <w:r>
        <w:rPr>
          <w:rtl/>
        </w:rPr>
        <w:t>.</w:t>
      </w:r>
      <w:r w:rsidRPr="00FB638E">
        <w:rPr>
          <w:rtl/>
        </w:rPr>
        <w:t xml:space="preserve"> כישורים א</w:t>
      </w:r>
      <w:r>
        <w:rPr>
          <w:rtl/>
        </w:rPr>
        <w:t>...</w:t>
      </w:r>
    </w:p>
    <w:p w14:paraId="2DB9C81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אולי רגע</w:t>
      </w:r>
      <w:r>
        <w:rPr>
          <w:rtl/>
        </w:rPr>
        <w:t>,</w:t>
      </w:r>
      <w:r w:rsidRPr="00FB638E">
        <w:rPr>
          <w:rtl/>
        </w:rPr>
        <w:t xml:space="preserve"> </w:t>
      </w:r>
      <w:r>
        <w:rPr>
          <w:rtl/>
        </w:rPr>
        <w:t>ד',</w:t>
      </w:r>
      <w:r w:rsidRPr="00FB638E">
        <w:rPr>
          <w:rtl/>
        </w:rPr>
        <w:t xml:space="preserve"> לפני</w:t>
      </w:r>
      <w:r>
        <w:rPr>
          <w:rtl/>
        </w:rPr>
        <w:t>...</w:t>
      </w:r>
      <w:r w:rsidRPr="00FB638E">
        <w:rPr>
          <w:rtl/>
        </w:rPr>
        <w:t xml:space="preserve"> לפני זה רגע</w:t>
      </w:r>
      <w:r>
        <w:rPr>
          <w:rtl/>
        </w:rPr>
        <w:t>,</w:t>
      </w:r>
      <w:r w:rsidRPr="00FB638E">
        <w:rPr>
          <w:rtl/>
        </w:rPr>
        <w:t xml:space="preserve"> אני אתעכב על הנקודה הזאת</w:t>
      </w:r>
      <w:r>
        <w:rPr>
          <w:rtl/>
        </w:rPr>
        <w:t>.</w:t>
      </w:r>
      <w:r w:rsidRPr="00FB638E">
        <w:rPr>
          <w:rtl/>
        </w:rPr>
        <w:t xml:space="preserve"> מה</w:t>
      </w:r>
      <w:r>
        <w:rPr>
          <w:rtl/>
        </w:rPr>
        <w:t>...</w:t>
      </w:r>
      <w:r w:rsidRPr="00FB638E">
        <w:rPr>
          <w:rtl/>
        </w:rPr>
        <w:t xml:space="preserve"> מה את חושבת שזה נותן</w:t>
      </w:r>
      <w:r>
        <w:rPr>
          <w:rtl/>
        </w:rPr>
        <w:t>?</w:t>
      </w:r>
      <w:r w:rsidRPr="00FB638E">
        <w:rPr>
          <w:rtl/>
        </w:rPr>
        <w:t xml:space="preserve"> נגיד</w:t>
      </w:r>
      <w:r>
        <w:rPr>
          <w:rtl/>
        </w:rPr>
        <w:t>,</w:t>
      </w:r>
      <w:r w:rsidRPr="00FB638E">
        <w:rPr>
          <w:rtl/>
        </w:rPr>
        <w:t xml:space="preserve"> יראת כבוד זה איכות</w:t>
      </w:r>
      <w:r>
        <w:rPr>
          <w:rtl/>
        </w:rPr>
        <w:t>,</w:t>
      </w:r>
      <w:r w:rsidRPr="00FB638E">
        <w:rPr>
          <w:rtl/>
        </w:rPr>
        <w:t xml:space="preserve"> נכון</w:t>
      </w:r>
      <w:r>
        <w:rPr>
          <w:rtl/>
        </w:rPr>
        <w:t>?</w:t>
      </w:r>
      <w:r w:rsidRPr="00FB638E">
        <w:rPr>
          <w:rtl/>
        </w:rPr>
        <w:t xml:space="preserve"> איכות כזאת שאת נראית</w:t>
      </w:r>
      <w:r>
        <w:rPr>
          <w:rtl/>
        </w:rPr>
        <w:t>...</w:t>
      </w:r>
    </w:p>
    <w:p w14:paraId="4B3EA912" w14:textId="77777777" w:rsidR="000F5784" w:rsidRPr="00FB638E" w:rsidRDefault="000F5784" w:rsidP="000F5784">
      <w:pPr>
        <w:pStyle w:val="31"/>
      </w:pPr>
      <w:r w:rsidRPr="00EE585A">
        <w:rPr>
          <w:b/>
          <w:bCs/>
          <w:rtl/>
        </w:rPr>
        <w:t>ד':</w:t>
      </w:r>
      <w:r>
        <w:rPr>
          <w:rtl/>
        </w:rPr>
        <w:tab/>
      </w:r>
      <w:r w:rsidRPr="00FB638E">
        <w:rPr>
          <w:rtl/>
        </w:rPr>
        <w:t>כן</w:t>
      </w:r>
      <w:r>
        <w:rPr>
          <w:rtl/>
        </w:rPr>
        <w:t>.</w:t>
      </w:r>
    </w:p>
    <w:p w14:paraId="3DE8FBA5"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מה זה מאפשר חוץ מלהיכנס למדיטציה בצ'יק</w:t>
      </w:r>
      <w:r>
        <w:rPr>
          <w:rtl/>
        </w:rPr>
        <w:t>?</w:t>
      </w:r>
    </w:p>
    <w:p w14:paraId="2E0AB632"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שזה היה</w:t>
      </w:r>
      <w:r>
        <w:rPr>
          <w:rtl/>
        </w:rPr>
        <w:t>...</w:t>
      </w:r>
      <w:r w:rsidRPr="00FB638E">
        <w:rPr>
          <w:rtl/>
        </w:rPr>
        <w:t xml:space="preserve"> הרבה יכולות להיכנס למדיטציה</w:t>
      </w:r>
      <w:r>
        <w:rPr>
          <w:rtl/>
        </w:rPr>
        <w:t>.</w:t>
      </w:r>
    </w:p>
    <w:p w14:paraId="6BFC5A0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מה זה נותן</w:t>
      </w:r>
      <w:r>
        <w:rPr>
          <w:rtl/>
        </w:rPr>
        <w:t>?</w:t>
      </w:r>
      <w:r w:rsidRPr="00FB638E">
        <w:rPr>
          <w:rtl/>
        </w:rPr>
        <w:t xml:space="preserve"> זה</w:t>
      </w:r>
      <w:r>
        <w:rPr>
          <w:rtl/>
        </w:rPr>
        <w:t>...</w:t>
      </w:r>
      <w:r w:rsidRPr="00FB638E">
        <w:rPr>
          <w:rtl/>
        </w:rPr>
        <w:t xml:space="preserve"> את מדברת על כישורים</w:t>
      </w:r>
      <w:r>
        <w:rPr>
          <w:rtl/>
        </w:rPr>
        <w:t>,</w:t>
      </w:r>
      <w:r w:rsidRPr="00FB638E">
        <w:rPr>
          <w:rtl/>
        </w:rPr>
        <w:t xml:space="preserve"> את רוצה שאני אדבר על</w:t>
      </w:r>
      <w:r>
        <w:rPr>
          <w:rtl/>
        </w:rPr>
        <w:t>...</w:t>
      </w:r>
    </w:p>
    <w:p w14:paraId="4B17A646" w14:textId="77777777" w:rsidR="000F5784" w:rsidRPr="00FB638E" w:rsidRDefault="000F5784" w:rsidP="000F5784">
      <w:pPr>
        <w:pStyle w:val="31"/>
      </w:pPr>
      <w:r>
        <w:rPr>
          <w:b/>
          <w:bCs/>
          <w:rtl/>
        </w:rPr>
        <w:t>ד':</w:t>
      </w:r>
      <w:r>
        <w:rPr>
          <w:b/>
          <w:bCs/>
          <w:rtl/>
        </w:rPr>
        <w:tab/>
      </w:r>
      <w:r w:rsidRPr="00FB638E">
        <w:rPr>
          <w:rtl/>
        </w:rPr>
        <w:t>לא</w:t>
      </w:r>
      <w:r>
        <w:rPr>
          <w:rtl/>
        </w:rPr>
        <w:t>,</w:t>
      </w:r>
      <w:r w:rsidRPr="00FB638E">
        <w:rPr>
          <w:rtl/>
        </w:rPr>
        <w:t xml:space="preserve"> זה גם</w:t>
      </w:r>
      <w:r>
        <w:rPr>
          <w:rtl/>
        </w:rPr>
        <w:t>...</w:t>
      </w:r>
      <w:r w:rsidRPr="00FB638E">
        <w:rPr>
          <w:rtl/>
        </w:rPr>
        <w:t xml:space="preserve"> זה נראה לי כישור</w:t>
      </w:r>
      <w:r>
        <w:rPr>
          <w:rtl/>
        </w:rPr>
        <w:t>,</w:t>
      </w:r>
      <w:r w:rsidRPr="00FB638E">
        <w:rPr>
          <w:rtl/>
        </w:rPr>
        <w:t xml:space="preserve"> להיכנס</w:t>
      </w:r>
      <w:r>
        <w:rPr>
          <w:rtl/>
        </w:rPr>
        <w:t>,</w:t>
      </w:r>
      <w:r w:rsidRPr="00FB638E">
        <w:rPr>
          <w:rtl/>
        </w:rPr>
        <w:t xml:space="preserve"> להיות בעמדת יראת כבוד</w:t>
      </w:r>
      <w:r>
        <w:rPr>
          <w:rtl/>
        </w:rPr>
        <w:t>.</w:t>
      </w:r>
    </w:p>
    <w:p w14:paraId="6552A784"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אבל מה זה</w:t>
      </w:r>
      <w:r>
        <w:rPr>
          <w:rtl/>
        </w:rPr>
        <w:t>...</w:t>
      </w:r>
      <w:r w:rsidRPr="00FB638E">
        <w:rPr>
          <w:rtl/>
        </w:rPr>
        <w:t xml:space="preserve"> איך זה משרת אותך</w:t>
      </w:r>
      <w:r>
        <w:rPr>
          <w:rtl/>
        </w:rPr>
        <w:t>?</w:t>
      </w:r>
    </w:p>
    <w:p w14:paraId="2EF155DC" w14:textId="77777777" w:rsidR="000F5784" w:rsidRPr="00FB638E" w:rsidRDefault="000F5784" w:rsidP="000F5784">
      <w:pPr>
        <w:pStyle w:val="31"/>
      </w:pPr>
      <w:r>
        <w:rPr>
          <w:b/>
          <w:bCs/>
          <w:rtl/>
        </w:rPr>
        <w:t>ד':</w:t>
      </w:r>
      <w:r>
        <w:rPr>
          <w:b/>
          <w:bCs/>
          <w:rtl/>
        </w:rPr>
        <w:tab/>
      </w:r>
      <w:r w:rsidRPr="00FB638E">
        <w:rPr>
          <w:rtl/>
        </w:rPr>
        <w:t>זה משרת אותי בעבודה הפנימית שלי</w:t>
      </w:r>
      <w:r>
        <w:rPr>
          <w:rtl/>
        </w:rPr>
        <w:t>.</w:t>
      </w:r>
      <w:r w:rsidRPr="00FB638E">
        <w:rPr>
          <w:rtl/>
        </w:rPr>
        <w:t xml:space="preserve"> חשוב לי לעשות עבודה פנימית במהלך החיים שלי</w:t>
      </w:r>
      <w:r>
        <w:rPr>
          <w:rtl/>
        </w:rPr>
        <w:t>.</w:t>
      </w:r>
      <w:r w:rsidRPr="00FB638E">
        <w:rPr>
          <w:rtl/>
        </w:rPr>
        <w:t xml:space="preserve"> אני חושבת שזה פשוט הופך אותי לשמחה יותר</w:t>
      </w:r>
      <w:r>
        <w:rPr>
          <w:rtl/>
        </w:rPr>
        <w:t>,</w:t>
      </w:r>
      <w:r w:rsidRPr="00FB638E">
        <w:t xml:space="preserve"> </w:t>
      </w:r>
      <w:r w:rsidRPr="00FB638E">
        <w:rPr>
          <w:rtl/>
        </w:rPr>
        <w:t>נפעמת מהעולם</w:t>
      </w:r>
      <w:r>
        <w:rPr>
          <w:rtl/>
        </w:rPr>
        <w:t>,</w:t>
      </w:r>
      <w:r w:rsidRPr="00FB638E">
        <w:rPr>
          <w:rtl/>
        </w:rPr>
        <w:t xml:space="preserve"> וזה נותן המון איזון לחיים המטורפים</w:t>
      </w:r>
      <w:r>
        <w:rPr>
          <w:rtl/>
        </w:rPr>
        <w:t>.</w:t>
      </w:r>
      <w:r w:rsidRPr="00FB638E">
        <w:rPr>
          <w:rtl/>
        </w:rPr>
        <w:t xml:space="preserve"> כן</w:t>
      </w:r>
      <w:r>
        <w:rPr>
          <w:rtl/>
        </w:rPr>
        <w:t>,</w:t>
      </w:r>
      <w:r w:rsidRPr="00FB638E">
        <w:rPr>
          <w:rtl/>
        </w:rPr>
        <w:t xml:space="preserve"> כשאני מתעסקת בחשיבה על איך העולם נראה ואיפה אנחנו נמצאים</w:t>
      </w:r>
      <w:r>
        <w:rPr>
          <w:rtl/>
        </w:rPr>
        <w:t>,</w:t>
      </w:r>
      <w:r w:rsidRPr="00FB638E">
        <w:rPr>
          <w:rtl/>
        </w:rPr>
        <w:t xml:space="preserve"> זה יכול להכניס אותי ממש למקומות של חרדה</w:t>
      </w:r>
      <w:r>
        <w:rPr>
          <w:rtl/>
        </w:rPr>
        <w:t>,</w:t>
      </w:r>
      <w:r w:rsidRPr="00FB638E">
        <w:rPr>
          <w:rtl/>
        </w:rPr>
        <w:t xml:space="preserve"> והיכולת להיכנס ליראת כבוד מהתבוננות בטבע</w:t>
      </w:r>
      <w:r>
        <w:rPr>
          <w:rtl/>
        </w:rPr>
        <w:t>,</w:t>
      </w:r>
      <w:r w:rsidRPr="00FB638E">
        <w:rPr>
          <w:rtl/>
        </w:rPr>
        <w:t xml:space="preserve"> מלשמוע מוזיקה</w:t>
      </w:r>
      <w:r>
        <w:rPr>
          <w:rtl/>
        </w:rPr>
        <w:t>,</w:t>
      </w:r>
      <w:r w:rsidRPr="00FB638E">
        <w:rPr>
          <w:rtl/>
        </w:rPr>
        <w:t xml:space="preserve"> מרגע של איזושהי שיחה שקורה שם איזשהו משהו אמיתי כזה</w:t>
      </w:r>
      <w:r>
        <w:rPr>
          <w:rtl/>
        </w:rPr>
        <w:t>,</w:t>
      </w:r>
      <w:r w:rsidRPr="00FB638E">
        <w:rPr>
          <w:rtl/>
        </w:rPr>
        <w:t xml:space="preserve"> איזושהי הקשבה מסוג אחר</w:t>
      </w:r>
      <w:r>
        <w:rPr>
          <w:rtl/>
        </w:rPr>
        <w:t>,</w:t>
      </w:r>
      <w:r w:rsidRPr="00FB638E">
        <w:rPr>
          <w:rtl/>
        </w:rPr>
        <w:t xml:space="preserve"> זה מפעיל אותי</w:t>
      </w:r>
      <w:r>
        <w:rPr>
          <w:rtl/>
        </w:rPr>
        <w:t>.</w:t>
      </w:r>
      <w:r w:rsidRPr="00FB638E">
        <w:rPr>
          <w:rtl/>
        </w:rPr>
        <w:t xml:space="preserve"> אני חושבת שזה גם אחת הסיבות שי</w:t>
      </w:r>
      <w:r>
        <w:rPr>
          <w:rFonts w:hint="cs"/>
          <w:rtl/>
        </w:rPr>
        <w:t>'</w:t>
      </w:r>
      <w:r w:rsidRPr="00FB638E">
        <w:rPr>
          <w:rtl/>
        </w:rPr>
        <w:t xml:space="preserve"> התאהב בי</w:t>
      </w:r>
      <w:r>
        <w:rPr>
          <w:rtl/>
        </w:rPr>
        <w:t>.</w:t>
      </w:r>
      <w:r w:rsidRPr="00FB638E">
        <w:rPr>
          <w:rtl/>
        </w:rPr>
        <w:t xml:space="preserve"> אני חושבת שזה מאוד מקרב אליי אנשים</w:t>
      </w:r>
      <w:r>
        <w:rPr>
          <w:rtl/>
        </w:rPr>
        <w:t>,</w:t>
      </w:r>
      <w:r w:rsidRPr="00FB638E">
        <w:rPr>
          <w:rtl/>
        </w:rPr>
        <w:t xml:space="preserve"> כי אני באמת</w:t>
      </w:r>
      <w:r>
        <w:rPr>
          <w:rtl/>
        </w:rPr>
        <w:t>...</w:t>
      </w:r>
      <w:r w:rsidRPr="00FB638E">
        <w:rPr>
          <w:rtl/>
        </w:rPr>
        <w:t xml:space="preserve"> לא תמיד</w:t>
      </w:r>
      <w:r>
        <w:rPr>
          <w:rtl/>
        </w:rPr>
        <w:t>,</w:t>
      </w:r>
      <w:r w:rsidRPr="00FB638E">
        <w:rPr>
          <w:rtl/>
        </w:rPr>
        <w:t xml:space="preserve"> כן</w:t>
      </w:r>
      <w:r>
        <w:rPr>
          <w:rtl/>
        </w:rPr>
        <w:t>?</w:t>
      </w:r>
      <w:r w:rsidRPr="00FB638E">
        <w:rPr>
          <w:rtl/>
        </w:rPr>
        <w:t xml:space="preserve"> אבל בהשתדלות להיות ביראת כבוד גם לאחרים</w:t>
      </w:r>
      <w:r>
        <w:rPr>
          <w:rtl/>
        </w:rPr>
        <w:t>,</w:t>
      </w:r>
      <w:r w:rsidRPr="00FB638E">
        <w:rPr>
          <w:rtl/>
        </w:rPr>
        <w:t xml:space="preserve"> למה שהם מספרים</w:t>
      </w:r>
      <w:r>
        <w:rPr>
          <w:rtl/>
        </w:rPr>
        <w:t>,</w:t>
      </w:r>
      <w:r w:rsidRPr="00FB638E">
        <w:rPr>
          <w:rtl/>
        </w:rPr>
        <w:t xml:space="preserve"> למה שהם מביאים</w:t>
      </w:r>
      <w:r>
        <w:rPr>
          <w:rtl/>
        </w:rPr>
        <w:t>.</w:t>
      </w:r>
      <w:r w:rsidRPr="00FB638E">
        <w:rPr>
          <w:rtl/>
        </w:rPr>
        <w:t xml:space="preserve"> אני חושבת שזה מאוד משפיע על הקשרים בחיים שלי</w:t>
      </w:r>
      <w:r>
        <w:rPr>
          <w:rtl/>
        </w:rPr>
        <w:t>.</w:t>
      </w:r>
    </w:p>
    <w:p w14:paraId="7B77A9C4" w14:textId="77777777" w:rsidR="000F5784" w:rsidRPr="00FB638E" w:rsidRDefault="000F5784" w:rsidP="000F5784">
      <w:pPr>
        <w:pStyle w:val="31"/>
      </w:pPr>
      <w:r w:rsidRPr="00F50BED">
        <w:rPr>
          <w:b/>
          <w:bCs/>
          <w:rtl/>
        </w:rPr>
        <w:lastRenderedPageBreak/>
        <w:t>מראיינת</w:t>
      </w:r>
      <w:r>
        <w:rPr>
          <w:b/>
          <w:bCs/>
          <w:rtl/>
        </w:rPr>
        <w:t>:</w:t>
      </w:r>
      <w:r>
        <w:rPr>
          <w:b/>
          <w:bCs/>
          <w:rtl/>
        </w:rPr>
        <w:tab/>
      </w:r>
      <w:r w:rsidRPr="00FB638E">
        <w:rPr>
          <w:rtl/>
        </w:rPr>
        <w:t>קשרים</w:t>
      </w:r>
      <w:r>
        <w:rPr>
          <w:rtl/>
        </w:rPr>
        <w:t>?</w:t>
      </w:r>
      <w:r w:rsidRPr="00FB638E">
        <w:rPr>
          <w:rtl/>
        </w:rPr>
        <w:t xml:space="preserve"> אוקיי</w:t>
      </w:r>
      <w:r>
        <w:rPr>
          <w:rtl/>
        </w:rPr>
        <w:t>.</w:t>
      </w:r>
    </w:p>
    <w:p w14:paraId="38B8C408"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קשרים ומפגשים</w:t>
      </w:r>
      <w:r>
        <w:rPr>
          <w:rtl/>
        </w:rPr>
        <w:t>,</w:t>
      </w:r>
      <w:r w:rsidRPr="00FB638E">
        <w:rPr>
          <w:rtl/>
        </w:rPr>
        <w:t xml:space="preserve"> כן</w:t>
      </w:r>
      <w:r>
        <w:rPr>
          <w:rtl/>
        </w:rPr>
        <w:t>.</w:t>
      </w:r>
      <w:r w:rsidRPr="00FB638E">
        <w:rPr>
          <w:rtl/>
        </w:rPr>
        <w:t xml:space="preserve"> זה לא חייב להיות קשר עמוק</w:t>
      </w:r>
      <w:r>
        <w:rPr>
          <w:rtl/>
        </w:rPr>
        <w:t>,</w:t>
      </w:r>
      <w:r w:rsidRPr="00FB638E">
        <w:rPr>
          <w:rtl/>
        </w:rPr>
        <w:t xml:space="preserve"> זה יכול להיות עם המוכרת במכולת</w:t>
      </w:r>
      <w:r>
        <w:rPr>
          <w:rtl/>
        </w:rPr>
        <w:t>.</w:t>
      </w:r>
    </w:p>
    <w:p w14:paraId="23453C4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כן</w:t>
      </w:r>
      <w:r>
        <w:rPr>
          <w:rtl/>
        </w:rPr>
        <w:t>,</w:t>
      </w:r>
      <w:r w:rsidRPr="00FB638E">
        <w:rPr>
          <w:rtl/>
        </w:rPr>
        <w:t xml:space="preserve"> כן</w:t>
      </w:r>
      <w:r>
        <w:rPr>
          <w:rtl/>
        </w:rPr>
        <w:t>,</w:t>
      </w:r>
      <w:r w:rsidRPr="00FB638E">
        <w:rPr>
          <w:rtl/>
        </w:rPr>
        <w:t xml:space="preserve"> זאת אומרת</w:t>
      </w:r>
      <w:r>
        <w:rPr>
          <w:rtl/>
        </w:rPr>
        <w:t>,</w:t>
      </w:r>
      <w:r w:rsidRPr="00FB638E">
        <w:rPr>
          <w:rtl/>
        </w:rPr>
        <w:t xml:space="preserve"> כן</w:t>
      </w:r>
      <w:r>
        <w:rPr>
          <w:rtl/>
        </w:rPr>
        <w:t>,</w:t>
      </w:r>
      <w:r w:rsidRPr="00FB638E">
        <w:rPr>
          <w:rtl/>
        </w:rPr>
        <w:t xml:space="preserve"> אוקיי</w:t>
      </w:r>
      <w:r>
        <w:rPr>
          <w:rtl/>
        </w:rPr>
        <w:t>,</w:t>
      </w:r>
      <w:r w:rsidRPr="00FB638E">
        <w:rPr>
          <w:rtl/>
        </w:rPr>
        <w:t xml:space="preserve"> הבנתי</w:t>
      </w:r>
      <w:r>
        <w:rPr>
          <w:rtl/>
        </w:rPr>
        <w:t>.</w:t>
      </w:r>
      <w:r w:rsidRPr="00FB638E">
        <w:rPr>
          <w:rtl/>
        </w:rPr>
        <w:t xml:space="preserve"> אז אולי תגידי עוד משהו שהוא יכול להיות או איכות או כישור או כישור איכותי</w:t>
      </w:r>
      <w:r>
        <w:rPr>
          <w:rtl/>
        </w:rPr>
        <w:t>,</w:t>
      </w:r>
      <w:r w:rsidRPr="00FB638E">
        <w:rPr>
          <w:rtl/>
        </w:rPr>
        <w:t xml:space="preserve"> מה שתגידי זה טוב</w:t>
      </w:r>
      <w:r>
        <w:rPr>
          <w:rtl/>
        </w:rPr>
        <w:t>.</w:t>
      </w:r>
    </w:p>
    <w:p w14:paraId="322538D2" w14:textId="7CC2D84E" w:rsidR="000F5784" w:rsidRPr="00FB638E" w:rsidRDefault="000F5784" w:rsidP="000F5784">
      <w:pPr>
        <w:pStyle w:val="31"/>
      </w:pPr>
      <w:r>
        <w:rPr>
          <w:b/>
          <w:bCs/>
          <w:rtl/>
        </w:rPr>
        <w:t>ד':</w:t>
      </w:r>
      <w:r>
        <w:rPr>
          <w:b/>
          <w:bCs/>
          <w:rtl/>
        </w:rPr>
        <w:tab/>
      </w:r>
      <w:r w:rsidRPr="00FB638E">
        <w:rPr>
          <w:rtl/>
        </w:rPr>
        <w:t>אה</w:t>
      </w:r>
      <w:r>
        <w:rPr>
          <w:rtl/>
        </w:rPr>
        <w:t>,</w:t>
      </w:r>
      <w:r w:rsidRPr="00FB638E">
        <w:rPr>
          <w:rtl/>
        </w:rPr>
        <w:t xml:space="preserve"> כתיבה</w:t>
      </w:r>
      <w:r>
        <w:rPr>
          <w:rtl/>
        </w:rPr>
        <w:t>.</w:t>
      </w:r>
      <w:r w:rsidRPr="00FB638E">
        <w:rPr>
          <w:rtl/>
        </w:rPr>
        <w:t xml:space="preserve"> אני חושבת שה</w:t>
      </w:r>
      <w:r w:rsidR="007362DF">
        <w:rPr>
          <w:rtl/>
        </w:rPr>
        <w:t>אמנות</w:t>
      </w:r>
      <w:r w:rsidRPr="00FB638E">
        <w:rPr>
          <w:rtl/>
        </w:rPr>
        <w:t xml:space="preserve"> באופן כללי</w:t>
      </w:r>
      <w:r>
        <w:rPr>
          <w:rtl/>
        </w:rPr>
        <w:t>.</w:t>
      </w:r>
      <w:r w:rsidRPr="00FB638E">
        <w:rPr>
          <w:rtl/>
        </w:rPr>
        <w:t xml:space="preserve"> כן</w:t>
      </w:r>
      <w:r>
        <w:rPr>
          <w:rtl/>
        </w:rPr>
        <w:t>,</w:t>
      </w:r>
      <w:r w:rsidRPr="00FB638E">
        <w:rPr>
          <w:rtl/>
        </w:rPr>
        <w:t xml:space="preserve"> בית הספר נתן לי הרבה במקום הזה של ה</w:t>
      </w:r>
      <w:r w:rsidR="007362DF">
        <w:rPr>
          <w:rtl/>
        </w:rPr>
        <w:t>אמנות</w:t>
      </w:r>
      <w:r>
        <w:rPr>
          <w:rtl/>
        </w:rPr>
        <w:t>.</w:t>
      </w:r>
      <w:r w:rsidRPr="00FB638E">
        <w:rPr>
          <w:rtl/>
        </w:rPr>
        <w:t xml:space="preserve"> אצלי זה בעיקר כתיבה</w:t>
      </w:r>
      <w:r>
        <w:rPr>
          <w:rtl/>
        </w:rPr>
        <w:t>.</w:t>
      </w:r>
      <w:r w:rsidRPr="00FB638E">
        <w:rPr>
          <w:rtl/>
        </w:rPr>
        <w:t xml:space="preserve"> אבל אם אני מסתכלת עליי ביחס לממוצע</w:t>
      </w:r>
      <w:r>
        <w:rPr>
          <w:rtl/>
        </w:rPr>
        <w:t>,</w:t>
      </w:r>
      <w:r w:rsidRPr="00FB638E">
        <w:rPr>
          <w:rtl/>
        </w:rPr>
        <w:t xml:space="preserve"> אז כן</w:t>
      </w:r>
      <w:r>
        <w:rPr>
          <w:rtl/>
        </w:rPr>
        <w:t>,</w:t>
      </w:r>
      <w:r w:rsidRPr="00FB638E">
        <w:rPr>
          <w:rtl/>
        </w:rPr>
        <w:t xml:space="preserve"> אני מציירת</w:t>
      </w:r>
      <w:r>
        <w:rPr>
          <w:rtl/>
        </w:rPr>
        <w:t>.</w:t>
      </w:r>
      <w:r w:rsidRPr="00FB638E">
        <w:rPr>
          <w:rtl/>
        </w:rPr>
        <w:t xml:space="preserve"> יכולת ההתבוננות</w:t>
      </w:r>
      <w:r>
        <w:rPr>
          <w:rtl/>
        </w:rPr>
        <w:t>,</w:t>
      </w:r>
      <w:r w:rsidRPr="00FB638E">
        <w:rPr>
          <w:rtl/>
        </w:rPr>
        <w:t xml:space="preserve"> יכולת הציור היא די טובה</w:t>
      </w:r>
      <w:r>
        <w:rPr>
          <w:rtl/>
        </w:rPr>
        <w:t>.</w:t>
      </w:r>
      <w:r w:rsidRPr="00FB638E">
        <w:rPr>
          <w:rtl/>
        </w:rPr>
        <w:t xml:space="preserve"> כשהייתי תלמידה אני הייתי מהגרועות</w:t>
      </w:r>
      <w:r>
        <w:rPr>
          <w:rtl/>
        </w:rPr>
        <w:t>,</w:t>
      </w:r>
      <w:r w:rsidRPr="00FB638E">
        <w:rPr>
          <w:rtl/>
        </w:rPr>
        <w:t xml:space="preserve"> ציירתי יפה רק שיצאתי אל העולם</w:t>
      </w:r>
      <w:r>
        <w:rPr>
          <w:rtl/>
        </w:rPr>
        <w:t>,</w:t>
      </w:r>
      <w:r w:rsidRPr="00FB638E">
        <w:rPr>
          <w:rtl/>
        </w:rPr>
        <w:t xml:space="preserve"> אז פתאום אה</w:t>
      </w:r>
      <w:r>
        <w:rPr>
          <w:rtl/>
        </w:rPr>
        <w:t>...</w:t>
      </w:r>
      <w:r w:rsidRPr="00FB638E">
        <w:rPr>
          <w:rtl/>
        </w:rPr>
        <w:t xml:space="preserve"> גם אולי נבע מאיזשהו משהו</w:t>
      </w:r>
      <w:r>
        <w:rPr>
          <w:rtl/>
        </w:rPr>
        <w:t>,</w:t>
      </w:r>
      <w:r w:rsidRPr="00FB638E">
        <w:rPr>
          <w:rtl/>
        </w:rPr>
        <w:t xml:space="preserve"> וגם גיליתי שפשוט הסטנדרט הוא כל כך כל כך גבוה</w:t>
      </w:r>
      <w:r>
        <w:rPr>
          <w:rtl/>
        </w:rPr>
        <w:t>,</w:t>
      </w:r>
      <w:r w:rsidRPr="00FB638E">
        <w:rPr>
          <w:rtl/>
        </w:rPr>
        <w:t xml:space="preserve"> שאני בעצם</w:t>
      </w:r>
      <w:r>
        <w:rPr>
          <w:rtl/>
        </w:rPr>
        <w:t>...</w:t>
      </w:r>
      <w:r w:rsidRPr="00FB638E">
        <w:rPr>
          <w:rtl/>
        </w:rPr>
        <w:t xml:space="preserve"> אני בעצם כן עושה דברים יפים</w:t>
      </w:r>
      <w:r>
        <w:rPr>
          <w:rtl/>
        </w:rPr>
        <w:t>.</w:t>
      </w:r>
      <w:r w:rsidRPr="00FB638E">
        <w:rPr>
          <w:rtl/>
        </w:rPr>
        <w:t xml:space="preserve"> כתיבה תמיד ידעתי שאני כותבת טוב</w:t>
      </w:r>
      <w:r>
        <w:rPr>
          <w:rtl/>
        </w:rPr>
        <w:t>.</w:t>
      </w:r>
    </w:p>
    <w:p w14:paraId="5901946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זה כישור</w:t>
      </w:r>
      <w:r>
        <w:rPr>
          <w:rtl/>
        </w:rPr>
        <w:t>.</w:t>
      </w:r>
      <w:r w:rsidRPr="00FB638E">
        <w:rPr>
          <w:rtl/>
        </w:rPr>
        <w:t xml:space="preserve"> איזה עוד כישור</w:t>
      </w:r>
      <w:r>
        <w:rPr>
          <w:rtl/>
        </w:rPr>
        <w:t>?</w:t>
      </w:r>
    </w:p>
    <w:p w14:paraId="2CA6EB2B" w14:textId="77777777" w:rsidR="000F5784" w:rsidRPr="00FB638E" w:rsidRDefault="000F5784" w:rsidP="000F5784">
      <w:pPr>
        <w:pStyle w:val="31"/>
      </w:pPr>
      <w:r>
        <w:rPr>
          <w:b/>
          <w:bCs/>
          <w:rtl/>
        </w:rPr>
        <w:t>ד':</w:t>
      </w:r>
      <w:r>
        <w:rPr>
          <w:b/>
          <w:bCs/>
          <w:rtl/>
        </w:rPr>
        <w:tab/>
      </w:r>
      <w:r w:rsidRPr="00FB638E">
        <w:rPr>
          <w:rtl/>
        </w:rPr>
        <w:t>לא יודעת אם אפשר לקרוא לזה כישור</w:t>
      </w:r>
      <w:r>
        <w:rPr>
          <w:rtl/>
        </w:rPr>
        <w:t>,</w:t>
      </w:r>
      <w:r w:rsidRPr="00FB638E">
        <w:rPr>
          <w:rtl/>
        </w:rPr>
        <w:t xml:space="preserve"> אבל זה שהכול קשור</w:t>
      </w:r>
      <w:r>
        <w:rPr>
          <w:rtl/>
        </w:rPr>
        <w:t>.</w:t>
      </w:r>
      <w:r w:rsidRPr="00FB638E">
        <w:rPr>
          <w:rtl/>
        </w:rPr>
        <w:t xml:space="preserve"> שזה קצת קשור אולי למה שבאקדמיה קוראים לו הלמידה הרב-תחומית</w:t>
      </w:r>
      <w:r>
        <w:rPr>
          <w:rtl/>
        </w:rPr>
        <w:t>.</w:t>
      </w:r>
      <w:r w:rsidRPr="00FB638E">
        <w:rPr>
          <w:rtl/>
        </w:rPr>
        <w:t xml:space="preserve"> וכמובן גם התפיסה העמוקה של אדם-עולם</w:t>
      </w:r>
      <w:r>
        <w:rPr>
          <w:rtl/>
        </w:rPr>
        <w:t>,</w:t>
      </w:r>
      <w:r w:rsidRPr="00FB638E">
        <w:rPr>
          <w:rtl/>
        </w:rPr>
        <w:t xml:space="preserve"> שכולנו קשורים אחד לשני</w:t>
      </w:r>
      <w:r>
        <w:rPr>
          <w:rtl/>
        </w:rPr>
        <w:t>,</w:t>
      </w:r>
      <w:r w:rsidRPr="00FB638E">
        <w:rPr>
          <w:rtl/>
        </w:rPr>
        <w:t xml:space="preserve"> שכל הדברים קשורים זה בזה</w:t>
      </w:r>
      <w:r>
        <w:rPr>
          <w:rtl/>
        </w:rPr>
        <w:t>,</w:t>
      </w:r>
      <w:r w:rsidRPr="00FB638E">
        <w:rPr>
          <w:rtl/>
        </w:rPr>
        <w:t xml:space="preserve"> שהכול בעצם אותו הדבר וייחודי לגמרי</w:t>
      </w:r>
      <w:r>
        <w:rPr>
          <w:rtl/>
        </w:rPr>
        <w:t>.</w:t>
      </w:r>
      <w:r w:rsidRPr="00FB638E">
        <w:rPr>
          <w:rtl/>
        </w:rPr>
        <w:t xml:space="preserve"> זאת חוויה שככה אני מסתכלת על העולם</w:t>
      </w:r>
      <w:r>
        <w:rPr>
          <w:rtl/>
        </w:rPr>
        <w:t>.</w:t>
      </w:r>
      <w:r w:rsidRPr="00FB638E">
        <w:rPr>
          <w:rtl/>
        </w:rPr>
        <w:t xml:space="preserve"> זה נורא מגניב</w:t>
      </w:r>
      <w:r>
        <w:rPr>
          <w:rtl/>
        </w:rPr>
        <w:t>.</w:t>
      </w:r>
      <w:r w:rsidRPr="00FB638E">
        <w:rPr>
          <w:rtl/>
        </w:rPr>
        <w:t xml:space="preserve"> כאילו</w:t>
      </w:r>
      <w:r>
        <w:rPr>
          <w:rtl/>
        </w:rPr>
        <w:t>,</w:t>
      </w:r>
      <w:r w:rsidRPr="00FB638E">
        <w:rPr>
          <w:rtl/>
        </w:rPr>
        <w:t xml:space="preserve"> היה לי</w:t>
      </w:r>
      <w:r>
        <w:rPr>
          <w:rtl/>
        </w:rPr>
        <w:t>...</w:t>
      </w:r>
      <w:r w:rsidRPr="00FB638E">
        <w:rPr>
          <w:rtl/>
        </w:rPr>
        <w:t xml:space="preserve"> אני זוכרת כל מיני חוויות כאלה שהיה לי כקבוצה</w:t>
      </w:r>
      <w:r>
        <w:rPr>
          <w:rtl/>
        </w:rPr>
        <w:t>,</w:t>
      </w:r>
      <w:r w:rsidRPr="00FB638E">
        <w:rPr>
          <w:rtl/>
        </w:rPr>
        <w:t xml:space="preserve"> נגיד בתואר הראשון</w:t>
      </w:r>
      <w:r>
        <w:rPr>
          <w:rtl/>
        </w:rPr>
        <w:t>,</w:t>
      </w:r>
      <w:r w:rsidRPr="00FB638E">
        <w:rPr>
          <w:rtl/>
        </w:rPr>
        <w:t xml:space="preserve"> לא בחלק של האנתרופוסופיה</w:t>
      </w:r>
      <w:r>
        <w:rPr>
          <w:rtl/>
        </w:rPr>
        <w:t>,</w:t>
      </w:r>
      <w:r w:rsidRPr="00FB638E">
        <w:rPr>
          <w:rtl/>
        </w:rPr>
        <w:t xml:space="preserve"> אלא במדעים</w:t>
      </w:r>
      <w:r>
        <w:rPr>
          <w:rtl/>
        </w:rPr>
        <w:t>,</w:t>
      </w:r>
      <w:r w:rsidRPr="00FB638E">
        <w:rPr>
          <w:rtl/>
        </w:rPr>
        <w:t xml:space="preserve"> שכאילו למדנו משהו בקורס הזה ואז זה התחבר לי לקורס הזה</w:t>
      </w:r>
      <w:r>
        <w:rPr>
          <w:rtl/>
        </w:rPr>
        <w:t>,</w:t>
      </w:r>
      <w:r w:rsidRPr="00FB638E">
        <w:rPr>
          <w:rtl/>
        </w:rPr>
        <w:t xml:space="preserve"> וכאילו הרגשתי שפשוט </w:t>
      </w:r>
      <w:r>
        <w:rPr>
          <w:rtl/>
        </w:rPr>
        <w:t>הכול</w:t>
      </w:r>
      <w:r w:rsidRPr="00FB638E">
        <w:rPr>
          <w:rtl/>
        </w:rPr>
        <w:t xml:space="preserve"> מסתדר</w:t>
      </w:r>
      <w:r>
        <w:rPr>
          <w:rtl/>
        </w:rPr>
        <w:t>,</w:t>
      </w:r>
      <w:r w:rsidRPr="00FB638E">
        <w:rPr>
          <w:rtl/>
        </w:rPr>
        <w:t xml:space="preserve"> </w:t>
      </w:r>
      <w:r>
        <w:rPr>
          <w:rtl/>
        </w:rPr>
        <w:t>הכול</w:t>
      </w:r>
      <w:r w:rsidRPr="00FB638E">
        <w:rPr>
          <w:rtl/>
        </w:rPr>
        <w:t xml:space="preserve"> מדבר</w:t>
      </w:r>
      <w:r>
        <w:rPr>
          <w:rtl/>
        </w:rPr>
        <w:t>.</w:t>
      </w:r>
      <w:r w:rsidRPr="00FB638E">
        <w:rPr>
          <w:rtl/>
        </w:rPr>
        <w:t xml:space="preserve"> אז הרבה בזכות הלמידה הרב-תחומית</w:t>
      </w:r>
      <w:r>
        <w:rPr>
          <w:rtl/>
        </w:rPr>
        <w:t>,</w:t>
      </w:r>
      <w:r w:rsidRPr="00FB638E">
        <w:rPr>
          <w:rtl/>
        </w:rPr>
        <w:t xml:space="preserve"> הלמידה בתקופות</w:t>
      </w:r>
      <w:r>
        <w:rPr>
          <w:rtl/>
        </w:rPr>
        <w:t>,</w:t>
      </w:r>
      <w:r w:rsidRPr="00FB638E">
        <w:rPr>
          <w:rtl/>
        </w:rPr>
        <w:t xml:space="preserve"> וכמו שאמרתי</w:t>
      </w:r>
      <w:r>
        <w:rPr>
          <w:rtl/>
        </w:rPr>
        <w:t>,</w:t>
      </w:r>
      <w:r w:rsidRPr="00FB638E">
        <w:rPr>
          <w:rtl/>
        </w:rPr>
        <w:t xml:space="preserve"> כזה ישות אדם-עולם שהמורים שלי היו בהלך הנפש הזה</w:t>
      </w:r>
      <w:r>
        <w:rPr>
          <w:rtl/>
        </w:rPr>
        <w:t>.</w:t>
      </w:r>
    </w:p>
    <w:p w14:paraId="1A98897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אוקיי</w:t>
      </w:r>
      <w:r>
        <w:rPr>
          <w:rtl/>
        </w:rPr>
        <w:t>,</w:t>
      </w:r>
      <w:r w:rsidRPr="00FB638E">
        <w:rPr>
          <w:rtl/>
        </w:rPr>
        <w:t xml:space="preserve"> זאת אומרת שהמורים</w:t>
      </w:r>
      <w:r>
        <w:rPr>
          <w:rtl/>
        </w:rPr>
        <w:t>...</w:t>
      </w:r>
      <w:r w:rsidRPr="00FB638E">
        <w:rPr>
          <w:rtl/>
        </w:rPr>
        <w:t xml:space="preserve"> אני שומעת שזה חוזר על עצמו</w:t>
      </w:r>
      <w:r>
        <w:rPr>
          <w:rtl/>
        </w:rPr>
        <w:t>,</w:t>
      </w:r>
      <w:r w:rsidRPr="00FB638E">
        <w:rPr>
          <w:rtl/>
        </w:rPr>
        <w:t xml:space="preserve"> שהמורים בעצם הם דמויות</w:t>
      </w:r>
      <w:r>
        <w:rPr>
          <w:rtl/>
        </w:rPr>
        <w:t>...</w:t>
      </w:r>
      <w:r w:rsidRPr="00FB638E">
        <w:rPr>
          <w:rtl/>
        </w:rPr>
        <w:t xml:space="preserve"> דמויות חשובות או מרכזיות</w:t>
      </w:r>
      <w:r>
        <w:rPr>
          <w:rtl/>
        </w:rPr>
        <w:t>.</w:t>
      </w:r>
      <w:r w:rsidRPr="00FB638E">
        <w:rPr>
          <w:rtl/>
        </w:rPr>
        <w:t xml:space="preserve"> מה את אומרת על</w:t>
      </w:r>
      <w:r>
        <w:rPr>
          <w:rtl/>
        </w:rPr>
        <w:t>...</w:t>
      </w:r>
      <w:r w:rsidRPr="00FB638E">
        <w:rPr>
          <w:rtl/>
        </w:rPr>
        <w:t xml:space="preserve"> מה את אומרת על זה בעצם</w:t>
      </w:r>
      <w:r>
        <w:rPr>
          <w:rtl/>
        </w:rPr>
        <w:t>?</w:t>
      </w:r>
      <w:r w:rsidRPr="00FB638E">
        <w:rPr>
          <w:rtl/>
        </w:rPr>
        <w:t xml:space="preserve"> זאת אומרת</w:t>
      </w:r>
      <w:r>
        <w:rPr>
          <w:rtl/>
        </w:rPr>
        <w:t>,</w:t>
      </w:r>
      <w:r w:rsidRPr="00FB638E">
        <w:rPr>
          <w:rtl/>
        </w:rPr>
        <w:t xml:space="preserve"> שאם הם לא היו כאלה שחושבים אדם-עולם</w:t>
      </w:r>
      <w:r>
        <w:rPr>
          <w:rtl/>
        </w:rPr>
        <w:t>,</w:t>
      </w:r>
      <w:r w:rsidRPr="00FB638E">
        <w:rPr>
          <w:rtl/>
        </w:rPr>
        <w:t xml:space="preserve"> זה היה משהו אחר</w:t>
      </w:r>
      <w:r>
        <w:rPr>
          <w:rtl/>
        </w:rPr>
        <w:t>.</w:t>
      </w:r>
    </w:p>
    <w:p w14:paraId="68DF7B71"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אני מאמינה</w:t>
      </w:r>
      <w:r>
        <w:rPr>
          <w:rtl/>
        </w:rPr>
        <w:t>.</w:t>
      </w:r>
      <w:r w:rsidRPr="00FB638E">
        <w:rPr>
          <w:rtl/>
        </w:rPr>
        <w:t xml:space="preserve"> תראי</w:t>
      </w:r>
      <w:r>
        <w:rPr>
          <w:rtl/>
        </w:rPr>
        <w:t>,</w:t>
      </w:r>
      <w:r w:rsidRPr="00FB638E">
        <w:rPr>
          <w:rtl/>
        </w:rPr>
        <w:t xml:space="preserve"> זה באמת עכשיו אני מערבבת את זה שאני מורה</w:t>
      </w:r>
      <w:r>
        <w:rPr>
          <w:rtl/>
        </w:rPr>
        <w:t>,</w:t>
      </w:r>
      <w:r w:rsidRPr="00FB638E">
        <w:rPr>
          <w:rtl/>
        </w:rPr>
        <w:t xml:space="preserve"> אז אני יודעת המון על מאחורי הקלעים וזה קשור גם לאמונה שלי</w:t>
      </w:r>
      <w:r>
        <w:rPr>
          <w:rtl/>
        </w:rPr>
        <w:t>.</w:t>
      </w:r>
      <w:r w:rsidRPr="00FB638E">
        <w:rPr>
          <w:rtl/>
        </w:rPr>
        <w:t xml:space="preserve"> אני מנסה רגע להפריד</w:t>
      </w:r>
      <w:r>
        <w:rPr>
          <w:rtl/>
        </w:rPr>
        <w:t>.</w:t>
      </w:r>
      <w:r w:rsidRPr="00FB638E">
        <w:rPr>
          <w:rtl/>
        </w:rPr>
        <w:t xml:space="preserve"> אני אספר לך</w:t>
      </w:r>
      <w:r>
        <w:rPr>
          <w:rtl/>
        </w:rPr>
        <w:t>...</w:t>
      </w:r>
      <w:r w:rsidRPr="00FB638E">
        <w:rPr>
          <w:rtl/>
        </w:rPr>
        <w:t xml:space="preserve"> לא</w:t>
      </w:r>
      <w:r>
        <w:rPr>
          <w:rtl/>
        </w:rPr>
        <w:t>,</w:t>
      </w:r>
      <w:r w:rsidRPr="00FB638E">
        <w:rPr>
          <w:rtl/>
        </w:rPr>
        <w:t xml:space="preserve"> זה לא קשור</w:t>
      </w:r>
      <w:r>
        <w:rPr>
          <w:rtl/>
        </w:rPr>
        <w:t>.</w:t>
      </w:r>
      <w:r w:rsidRPr="00FB638E">
        <w:rPr>
          <w:rtl/>
        </w:rPr>
        <w:t xml:space="preserve"> אני מנסה לנתק ואני לא מצליחה</w:t>
      </w:r>
      <w:r>
        <w:rPr>
          <w:rtl/>
        </w:rPr>
        <w:t>.</w:t>
      </w:r>
    </w:p>
    <w:p w14:paraId="608F81A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זה גם מאוד קשה כשאתה הופך להיות מורה</w:t>
      </w:r>
      <w:r>
        <w:rPr>
          <w:rtl/>
        </w:rPr>
        <w:t>.</w:t>
      </w:r>
    </w:p>
    <w:p w14:paraId="7C6CE6AF" w14:textId="77777777" w:rsidR="000F5784" w:rsidRPr="00FB638E" w:rsidRDefault="000F5784" w:rsidP="000F5784">
      <w:pPr>
        <w:pStyle w:val="31"/>
      </w:pPr>
      <w:r>
        <w:rPr>
          <w:b/>
          <w:bCs/>
          <w:rtl/>
        </w:rPr>
        <w:t>ד':</w:t>
      </w:r>
      <w:r>
        <w:rPr>
          <w:b/>
          <w:bCs/>
          <w:rtl/>
        </w:rPr>
        <w:tab/>
      </w:r>
      <w:r w:rsidRPr="00FB638E">
        <w:rPr>
          <w:rtl/>
        </w:rPr>
        <w:t>כן</w:t>
      </w:r>
      <w:r>
        <w:rPr>
          <w:rtl/>
        </w:rPr>
        <w:t>.</w:t>
      </w:r>
      <w:r w:rsidRPr="00FB638E">
        <w:t xml:space="preserve"> </w:t>
      </w:r>
      <w:r w:rsidRPr="00FB638E">
        <w:rPr>
          <w:rtl/>
        </w:rPr>
        <w:t>גם באמת הייתי מאוד ישנה עד כיתה ז'</w:t>
      </w:r>
      <w:r>
        <w:rPr>
          <w:rtl/>
        </w:rPr>
        <w:t>.</w:t>
      </w:r>
      <w:r w:rsidRPr="00FB638E">
        <w:rPr>
          <w:rtl/>
        </w:rPr>
        <w:t xml:space="preserve"> אין לי כמעט זיכרונות</w:t>
      </w:r>
      <w:r>
        <w:rPr>
          <w:rtl/>
        </w:rPr>
        <w:t>.</w:t>
      </w:r>
    </w:p>
    <w:p w14:paraId="78DAC8A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כשהתעוררת</w:t>
      </w:r>
      <w:r>
        <w:rPr>
          <w:rtl/>
        </w:rPr>
        <w:t>,</w:t>
      </w:r>
      <w:r w:rsidRPr="00FB638E">
        <w:rPr>
          <w:rtl/>
        </w:rPr>
        <w:t xml:space="preserve"> מה פגשת</w:t>
      </w:r>
      <w:r>
        <w:rPr>
          <w:rtl/>
        </w:rPr>
        <w:t>?</w:t>
      </w:r>
    </w:p>
    <w:p w14:paraId="7C516D7C" w14:textId="77777777" w:rsidR="000F5784" w:rsidRPr="00FB638E" w:rsidRDefault="000F5784" w:rsidP="000F5784">
      <w:pPr>
        <w:pStyle w:val="31"/>
      </w:pPr>
      <w:r>
        <w:rPr>
          <w:b/>
          <w:bCs/>
          <w:rtl/>
        </w:rPr>
        <w:t>ד':</w:t>
      </w:r>
      <w:r>
        <w:rPr>
          <w:b/>
          <w:bCs/>
          <w:rtl/>
        </w:rPr>
        <w:tab/>
      </w:r>
      <w:r w:rsidRPr="00FB638E">
        <w:rPr>
          <w:rtl/>
        </w:rPr>
        <w:t>את עצמי</w:t>
      </w:r>
      <w:r>
        <w:rPr>
          <w:rtl/>
        </w:rPr>
        <w:t>.</w:t>
      </w:r>
      <w:r w:rsidRPr="00FB638E">
        <w:rPr>
          <w:rtl/>
        </w:rPr>
        <w:t xml:space="preserve"> זה היה איזה עבודה שהייתי צריכה להגיש שיום לפני נזכרתי שאני צריכה לעשות אותה</w:t>
      </w:r>
      <w:r>
        <w:rPr>
          <w:rtl/>
        </w:rPr>
        <w:t>.</w:t>
      </w:r>
      <w:r w:rsidRPr="00FB638E">
        <w:rPr>
          <w:rtl/>
        </w:rPr>
        <w:t xml:space="preserve"> ככה הייתי פעם עד כיתה ז'</w:t>
      </w:r>
      <w:r>
        <w:rPr>
          <w:rtl/>
        </w:rPr>
        <w:t>.</w:t>
      </w:r>
      <w:r w:rsidRPr="00FB638E">
        <w:rPr>
          <w:rtl/>
        </w:rPr>
        <w:t xml:space="preserve"> מאז אני גוזרת זמנים בהגזמה</w:t>
      </w:r>
      <w:r>
        <w:rPr>
          <w:rtl/>
        </w:rPr>
        <w:t>.</w:t>
      </w:r>
    </w:p>
    <w:p w14:paraId="5AE229C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אה</w:t>
      </w:r>
      <w:r>
        <w:rPr>
          <w:rtl/>
        </w:rPr>
        <w:t>,</w:t>
      </w:r>
      <w:r w:rsidRPr="00FB638E">
        <w:rPr>
          <w:rtl/>
        </w:rPr>
        <w:t xml:space="preserve"> כן</w:t>
      </w:r>
      <w:r>
        <w:rPr>
          <w:rtl/>
        </w:rPr>
        <w:t>?</w:t>
      </w:r>
    </w:p>
    <w:p w14:paraId="3168A6C2" w14:textId="77777777" w:rsidR="000F5784" w:rsidRPr="00FB638E" w:rsidRDefault="000F5784" w:rsidP="000F5784">
      <w:pPr>
        <w:pStyle w:val="31"/>
      </w:pPr>
      <w:r>
        <w:rPr>
          <w:b/>
          <w:bCs/>
          <w:rtl/>
        </w:rPr>
        <w:t>ד':</w:t>
      </w:r>
      <w:r>
        <w:rPr>
          <w:b/>
          <w:bCs/>
          <w:rtl/>
        </w:rPr>
        <w:tab/>
      </w:r>
      <w:r w:rsidRPr="00FB638E">
        <w:rPr>
          <w:rtl/>
        </w:rPr>
        <w:t>ואז פתאום הייתי כזה</w:t>
      </w:r>
      <w:r>
        <w:rPr>
          <w:rtl/>
        </w:rPr>
        <w:t>:</w:t>
      </w:r>
      <w:r>
        <w:rPr>
          <w:rtl/>
        </w:rPr>
        <w:tab/>
      </w:r>
      <w:r w:rsidRPr="00FB638E">
        <w:rPr>
          <w:rtl/>
        </w:rPr>
        <w:t>"למה את מגיעה למצב הזה</w:t>
      </w:r>
      <w:r>
        <w:rPr>
          <w:rtl/>
        </w:rPr>
        <w:t>?</w:t>
      </w:r>
      <w:r w:rsidRPr="00FB638E">
        <w:rPr>
          <w:rtl/>
        </w:rPr>
        <w:t xml:space="preserve"> רגע</w:t>
      </w:r>
      <w:r>
        <w:rPr>
          <w:rtl/>
        </w:rPr>
        <w:t>,</w:t>
      </w:r>
      <w:r w:rsidRPr="00FB638E">
        <w:rPr>
          <w:rtl/>
        </w:rPr>
        <w:t xml:space="preserve"> את כאילו</w:t>
      </w:r>
      <w:r>
        <w:rPr>
          <w:rtl/>
        </w:rPr>
        <w:t>...</w:t>
      </w:r>
      <w:r w:rsidRPr="00FB638E">
        <w:rPr>
          <w:rtl/>
        </w:rPr>
        <w:t xml:space="preserve"> את יכולה לתכנן ואת יכולה לחיות לפני ואת לא צריכה להגיע לרגע לפני</w:t>
      </w:r>
      <w:r>
        <w:rPr>
          <w:rFonts w:hint="cs"/>
          <w:rtl/>
        </w:rPr>
        <w:t>.</w:t>
      </w:r>
      <w:r w:rsidRPr="00FB638E">
        <w:rPr>
          <w:rtl/>
        </w:rPr>
        <w:t>" ומבחינת המורים</w:t>
      </w:r>
      <w:r>
        <w:rPr>
          <w:rtl/>
        </w:rPr>
        <w:t>,</w:t>
      </w:r>
      <w:r w:rsidRPr="00FB638E">
        <w:rPr>
          <w:rtl/>
        </w:rPr>
        <w:t xml:space="preserve"> מה שפגשתי</w:t>
      </w:r>
      <w:r>
        <w:rPr>
          <w:rtl/>
        </w:rPr>
        <w:t>...</w:t>
      </w:r>
      <w:r w:rsidRPr="00FB638E">
        <w:rPr>
          <w:rtl/>
        </w:rPr>
        <w:t xml:space="preserve"> אני לא כל כך זוכרת</w:t>
      </w:r>
      <w:r>
        <w:rPr>
          <w:rtl/>
        </w:rPr>
        <w:t>.</w:t>
      </w:r>
      <w:r w:rsidRPr="00FB638E">
        <w:rPr>
          <w:rtl/>
        </w:rPr>
        <w:t xml:space="preserve"> זה גיל כזה שלא</w:t>
      </w:r>
      <w:r>
        <w:rPr>
          <w:rtl/>
        </w:rPr>
        <w:t>...</w:t>
      </w:r>
    </w:p>
    <w:p w14:paraId="16D22B8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שאתה לא עסוק בחוץ</w:t>
      </w:r>
      <w:r>
        <w:rPr>
          <w:rtl/>
        </w:rPr>
        <w:t>,</w:t>
      </w:r>
      <w:r w:rsidRPr="00FB638E">
        <w:rPr>
          <w:rtl/>
        </w:rPr>
        <w:t xml:space="preserve"> אתה עסוק רק בפנים</w:t>
      </w:r>
      <w:r>
        <w:rPr>
          <w:rtl/>
        </w:rPr>
        <w:t>.</w:t>
      </w:r>
    </w:p>
    <w:p w14:paraId="17DDC094"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בתיכון אז מאוד נעזרתי במורים</w:t>
      </w:r>
      <w:r>
        <w:rPr>
          <w:rtl/>
        </w:rPr>
        <w:t>.</w:t>
      </w:r>
      <w:r w:rsidRPr="00FB638E">
        <w:rPr>
          <w:rtl/>
        </w:rPr>
        <w:t xml:space="preserve"> גם ההורים שלי התגרשו</w:t>
      </w:r>
      <w:r>
        <w:rPr>
          <w:rtl/>
        </w:rPr>
        <w:t>,</w:t>
      </w:r>
      <w:r w:rsidRPr="00FB638E">
        <w:rPr>
          <w:rtl/>
        </w:rPr>
        <w:t xml:space="preserve"> אז היו כמה מורים שהיו ממש עוגן</w:t>
      </w:r>
      <w:r>
        <w:rPr>
          <w:rtl/>
        </w:rPr>
        <w:t>.</w:t>
      </w:r>
      <w:r w:rsidRPr="00FB638E">
        <w:rPr>
          <w:rtl/>
        </w:rPr>
        <w:t xml:space="preserve"> אני יכולה להרחיב</w:t>
      </w:r>
      <w:r>
        <w:rPr>
          <w:rtl/>
        </w:rPr>
        <w:t>,</w:t>
      </w:r>
      <w:r w:rsidRPr="00FB638E">
        <w:rPr>
          <w:rtl/>
        </w:rPr>
        <w:t xml:space="preserve"> אבל אני לא רוצה לסטות מכאילו מהמקום של השאלה ואת רוצה להגיע</w:t>
      </w:r>
      <w:r>
        <w:rPr>
          <w:rtl/>
        </w:rPr>
        <w:t>.</w:t>
      </w:r>
    </w:p>
    <w:p w14:paraId="3131A703" w14:textId="59F11EA5"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כן</w:t>
      </w:r>
      <w:r>
        <w:rPr>
          <w:rtl/>
        </w:rPr>
        <w:t>,</w:t>
      </w:r>
      <w:r w:rsidRPr="00FB638E">
        <w:rPr>
          <w:rtl/>
        </w:rPr>
        <w:t xml:space="preserve"> לא</w:t>
      </w:r>
      <w:r>
        <w:rPr>
          <w:rtl/>
        </w:rPr>
        <w:t>,</w:t>
      </w:r>
      <w:r w:rsidRPr="00FB638E">
        <w:rPr>
          <w:rtl/>
        </w:rPr>
        <w:t xml:space="preserve"> אני לא רוצה להגיע לשום מקום</w:t>
      </w:r>
      <w:r>
        <w:rPr>
          <w:rtl/>
        </w:rPr>
        <w:t>.</w:t>
      </w:r>
      <w:r w:rsidRPr="00FB638E">
        <w:rPr>
          <w:rtl/>
        </w:rPr>
        <w:t xml:space="preserve"> רק אני רוצה</w:t>
      </w:r>
      <w:r>
        <w:rPr>
          <w:rtl/>
        </w:rPr>
        <w:t>...</w:t>
      </w:r>
      <w:r w:rsidRPr="00FB638E">
        <w:rPr>
          <w:rtl/>
        </w:rPr>
        <w:t xml:space="preserve"> אם יש עוד כישורים שאת</w:t>
      </w:r>
      <w:r>
        <w:rPr>
          <w:rtl/>
        </w:rPr>
        <w:t>...</w:t>
      </w:r>
      <w:r w:rsidRPr="00FB638E">
        <w:rPr>
          <w:rtl/>
        </w:rPr>
        <w:t xml:space="preserve"> אמרת כישורים </w:t>
      </w:r>
      <w:r w:rsidR="007362DF">
        <w:rPr>
          <w:rtl/>
        </w:rPr>
        <w:t>אמנות</w:t>
      </w:r>
      <w:r w:rsidRPr="00FB638E">
        <w:rPr>
          <w:rtl/>
        </w:rPr>
        <w:t>יים</w:t>
      </w:r>
      <w:r>
        <w:rPr>
          <w:rtl/>
        </w:rPr>
        <w:t>,</w:t>
      </w:r>
      <w:r w:rsidRPr="00FB638E">
        <w:rPr>
          <w:rtl/>
        </w:rPr>
        <w:t xml:space="preserve"> אמרת יראת כבוד</w:t>
      </w:r>
      <w:r>
        <w:rPr>
          <w:rtl/>
        </w:rPr>
        <w:t>,</w:t>
      </w:r>
      <w:r w:rsidRPr="00FB638E">
        <w:rPr>
          <w:rtl/>
        </w:rPr>
        <w:t xml:space="preserve"> אמרת את החיבור כמו איזה רשת כזאת שהכול קשור</w:t>
      </w:r>
      <w:r>
        <w:rPr>
          <w:rtl/>
        </w:rPr>
        <w:t>.</w:t>
      </w:r>
      <w:r w:rsidRPr="00FB638E">
        <w:rPr>
          <w:rtl/>
        </w:rPr>
        <w:t xml:space="preserve"> יש עוד משהו שהיית יכולה להגיד שזה כישור שקיבלת</w:t>
      </w:r>
      <w:r>
        <w:rPr>
          <w:rtl/>
        </w:rPr>
        <w:t>?</w:t>
      </w:r>
      <w:r w:rsidRPr="00FB638E">
        <w:rPr>
          <w:rtl/>
        </w:rPr>
        <w:t xml:space="preserve"> כישרון או מיומנות</w:t>
      </w:r>
      <w:r>
        <w:rPr>
          <w:rtl/>
        </w:rPr>
        <w:t>?</w:t>
      </w:r>
    </w:p>
    <w:p w14:paraId="58E0EF3C" w14:textId="77777777" w:rsidR="000F5784" w:rsidRPr="00FB638E" w:rsidRDefault="000F5784" w:rsidP="000F5784">
      <w:pPr>
        <w:pStyle w:val="31"/>
      </w:pPr>
      <w:r>
        <w:rPr>
          <w:b/>
          <w:bCs/>
          <w:rtl/>
        </w:rPr>
        <w:lastRenderedPageBreak/>
        <w:t>ד':</w:t>
      </w:r>
      <w:r>
        <w:rPr>
          <w:b/>
          <w:bCs/>
          <w:rtl/>
        </w:rPr>
        <w:tab/>
      </w:r>
      <w:r w:rsidRPr="00FB638E">
        <w:rPr>
          <w:rtl/>
        </w:rPr>
        <w:t>אה</w:t>
      </w:r>
      <w:r>
        <w:rPr>
          <w:rtl/>
        </w:rPr>
        <w:t>,</w:t>
      </w:r>
      <w:r w:rsidRPr="00FB638E">
        <w:rPr>
          <w:rtl/>
        </w:rPr>
        <w:t xml:space="preserve"> ובבית ספר לומדים</w:t>
      </w:r>
      <w:r>
        <w:rPr>
          <w:rtl/>
        </w:rPr>
        <w:t>...</w:t>
      </w:r>
      <w:r w:rsidRPr="00FB638E">
        <w:rPr>
          <w:rtl/>
        </w:rPr>
        <w:t xml:space="preserve"> כאילו לומדים ללמוד</w:t>
      </w:r>
      <w:r>
        <w:rPr>
          <w:rtl/>
        </w:rPr>
        <w:t>.</w:t>
      </w:r>
      <w:r w:rsidRPr="00FB638E">
        <w:rPr>
          <w:rtl/>
        </w:rPr>
        <w:t xml:space="preserve"> לא יודעת אם זה ייחודי לוולדורף</w:t>
      </w:r>
      <w:r>
        <w:rPr>
          <w:rtl/>
        </w:rPr>
        <w:t>,</w:t>
      </w:r>
      <w:r w:rsidRPr="00FB638E">
        <w:rPr>
          <w:rtl/>
        </w:rPr>
        <w:t xml:space="preserve"> אבל זה משהו שעשיתי בבית ספר</w:t>
      </w:r>
      <w:r>
        <w:rPr>
          <w:rtl/>
        </w:rPr>
        <w:t>,</w:t>
      </w:r>
      <w:r w:rsidRPr="00FB638E">
        <w:rPr>
          <w:rtl/>
        </w:rPr>
        <w:t xml:space="preserve"> ללמוד איך לומדים</w:t>
      </w:r>
      <w:r>
        <w:rPr>
          <w:rtl/>
        </w:rPr>
        <w:t>.</w:t>
      </w:r>
    </w:p>
    <w:p w14:paraId="4846C62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יפה</w:t>
      </w:r>
      <w:r>
        <w:rPr>
          <w:rtl/>
        </w:rPr>
        <w:t>.</w:t>
      </w:r>
    </w:p>
    <w:p w14:paraId="5E2BF16C" w14:textId="77777777" w:rsidR="000F5784" w:rsidRPr="00FB638E" w:rsidRDefault="000F5784" w:rsidP="000F5784">
      <w:pPr>
        <w:pStyle w:val="31"/>
      </w:pPr>
      <w:r>
        <w:rPr>
          <w:rtl/>
        </w:rPr>
        <w:t>ד':</w:t>
      </w:r>
      <w:r>
        <w:rPr>
          <w:rtl/>
        </w:rPr>
        <w:tab/>
      </w:r>
      <w:r w:rsidRPr="00FB638E">
        <w:rPr>
          <w:rtl/>
        </w:rPr>
        <w:t>כן</w:t>
      </w:r>
      <w:r>
        <w:rPr>
          <w:rtl/>
        </w:rPr>
        <w:t>.</w:t>
      </w:r>
    </w:p>
    <w:p w14:paraId="56D9ABB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כולם</w:t>
      </w:r>
      <w:r>
        <w:rPr>
          <w:rtl/>
        </w:rPr>
        <w:t>...</w:t>
      </w:r>
      <w:r w:rsidRPr="00FB638E">
        <w:rPr>
          <w:rtl/>
        </w:rPr>
        <w:t xml:space="preserve"> זה קורה</w:t>
      </w:r>
      <w:r>
        <w:rPr>
          <w:rtl/>
        </w:rPr>
        <w:t>...</w:t>
      </w:r>
    </w:p>
    <w:p w14:paraId="779DE332" w14:textId="77777777" w:rsidR="000F5784" w:rsidRPr="00FB638E" w:rsidRDefault="000F5784" w:rsidP="000F5784">
      <w:pPr>
        <w:pStyle w:val="31"/>
      </w:pPr>
      <w:r>
        <w:rPr>
          <w:b/>
          <w:bCs/>
          <w:rtl/>
        </w:rPr>
        <w:t>ד':</w:t>
      </w:r>
      <w:r>
        <w:rPr>
          <w:b/>
          <w:bCs/>
          <w:rtl/>
        </w:rPr>
        <w:tab/>
      </w:r>
      <w:r w:rsidRPr="00FB638E">
        <w:rPr>
          <w:rtl/>
        </w:rPr>
        <w:t>נכון</w:t>
      </w:r>
      <w:r>
        <w:rPr>
          <w:rtl/>
        </w:rPr>
        <w:t>.</w:t>
      </w:r>
    </w:p>
    <w:p w14:paraId="7F21F33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ללמוד איך אני לומדת</w:t>
      </w:r>
      <w:r>
        <w:rPr>
          <w:rtl/>
        </w:rPr>
        <w:t>,</w:t>
      </w:r>
      <w:r w:rsidRPr="00FB638E">
        <w:rPr>
          <w:rtl/>
        </w:rPr>
        <w:t xml:space="preserve"> כאילו לאט לאט הבנתי את זה בבית ספר</w:t>
      </w:r>
      <w:r>
        <w:rPr>
          <w:rtl/>
        </w:rPr>
        <w:t>.</w:t>
      </w:r>
    </w:p>
    <w:p w14:paraId="547B8CB8" w14:textId="77777777" w:rsidR="000F5784" w:rsidRPr="00FB638E" w:rsidRDefault="000F5784" w:rsidP="000F5784">
      <w:pPr>
        <w:pStyle w:val="31"/>
      </w:pPr>
      <w:r>
        <w:rPr>
          <w:b/>
          <w:bCs/>
          <w:rtl/>
        </w:rPr>
        <w:t>ד':</w:t>
      </w:r>
      <w:r>
        <w:rPr>
          <w:b/>
          <w:bCs/>
          <w:rtl/>
        </w:rPr>
        <w:tab/>
      </w:r>
      <w:r w:rsidRPr="00FB638E">
        <w:rPr>
          <w:rtl/>
        </w:rPr>
        <w:t>למדתי שאני לומדת בעיקר בללמד אחרים</w:t>
      </w:r>
      <w:r>
        <w:rPr>
          <w:rtl/>
        </w:rPr>
        <w:t>.</w:t>
      </w:r>
    </w:p>
    <w:p w14:paraId="22D25AAB"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מדהים</w:t>
      </w:r>
      <w:r>
        <w:rPr>
          <w:rtl/>
        </w:rPr>
        <w:t>.</w:t>
      </w:r>
    </w:p>
    <w:p w14:paraId="7AED1434"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אה</w:t>
      </w:r>
      <w:r>
        <w:rPr>
          <w:rtl/>
        </w:rPr>
        <w:t>...</w:t>
      </w:r>
      <w:r w:rsidRPr="00FB638E">
        <w:rPr>
          <w:rtl/>
        </w:rPr>
        <w:t xml:space="preserve"> מה עוד למדתי</w:t>
      </w:r>
      <w:r>
        <w:rPr>
          <w:rtl/>
        </w:rPr>
        <w:t>?</w:t>
      </w:r>
      <w:r w:rsidRPr="00FB638E">
        <w:rPr>
          <w:rtl/>
        </w:rPr>
        <w:t xml:space="preserve"> כזאת למדתי על עצמי בתיכון</w:t>
      </w:r>
      <w:r>
        <w:rPr>
          <w:rtl/>
        </w:rPr>
        <w:t>,</w:t>
      </w:r>
      <w:r w:rsidRPr="00FB638E">
        <w:rPr>
          <w:rtl/>
        </w:rPr>
        <w:t xml:space="preserve"> נגיד</w:t>
      </w:r>
      <w:r>
        <w:rPr>
          <w:rtl/>
        </w:rPr>
        <w:t>,</w:t>
      </w:r>
      <w:r w:rsidRPr="00FB638E">
        <w:rPr>
          <w:rtl/>
        </w:rPr>
        <w:t xml:space="preserve"> את יודעת</w:t>
      </w:r>
      <w:r>
        <w:rPr>
          <w:rtl/>
        </w:rPr>
        <w:t>...</w:t>
      </w:r>
    </w:p>
    <w:p w14:paraId="742D170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00D98FC3"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על מי אני</w:t>
      </w:r>
      <w:r>
        <w:rPr>
          <w:rtl/>
        </w:rPr>
        <w:t>,</w:t>
      </w:r>
      <w:r w:rsidRPr="00FB638E">
        <w:rPr>
          <w:rtl/>
        </w:rPr>
        <w:t xml:space="preserve"> מה אני רוצה</w:t>
      </w:r>
      <w:r>
        <w:rPr>
          <w:rtl/>
        </w:rPr>
        <w:t>.</w:t>
      </w:r>
    </w:p>
    <w:p w14:paraId="356CD71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על מה עשית עבודת גמר</w:t>
      </w:r>
      <w:r>
        <w:rPr>
          <w:rtl/>
        </w:rPr>
        <w:t>?</w:t>
      </w:r>
    </w:p>
    <w:p w14:paraId="2B83C654" w14:textId="77777777" w:rsidR="000F5784" w:rsidRPr="00FB638E" w:rsidRDefault="000F5784" w:rsidP="000F5784">
      <w:pPr>
        <w:pStyle w:val="31"/>
      </w:pPr>
      <w:r>
        <w:rPr>
          <w:b/>
          <w:bCs/>
          <w:rtl/>
        </w:rPr>
        <w:t>ד':</w:t>
      </w:r>
      <w:r>
        <w:rPr>
          <w:b/>
          <w:bCs/>
          <w:rtl/>
        </w:rPr>
        <w:tab/>
      </w:r>
      <w:r w:rsidRPr="00FB638E">
        <w:rPr>
          <w:rtl/>
        </w:rPr>
        <w:t>קשר בין גוף לנפש מבחינה בריאותית</w:t>
      </w:r>
      <w:r>
        <w:rPr>
          <w:rtl/>
        </w:rPr>
        <w:t>.</w:t>
      </w:r>
      <w:r w:rsidRPr="00FB638E">
        <w:rPr>
          <w:rtl/>
        </w:rPr>
        <w:t xml:space="preserve"> ועבדתי בעץ</w:t>
      </w:r>
      <w:r>
        <w:rPr>
          <w:rtl/>
        </w:rPr>
        <w:t>.</w:t>
      </w:r>
      <w:r w:rsidRPr="00FB638E">
        <w:rPr>
          <w:rtl/>
        </w:rPr>
        <w:t xml:space="preserve"> אה</w:t>
      </w:r>
      <w:r>
        <w:rPr>
          <w:rtl/>
        </w:rPr>
        <w:t>,</w:t>
      </w:r>
      <w:r w:rsidRPr="00FB638E">
        <w:rPr>
          <w:rtl/>
        </w:rPr>
        <w:t xml:space="preserve"> ע</w:t>
      </w:r>
      <w:r>
        <w:rPr>
          <w:rFonts w:hint="cs"/>
          <w:rtl/>
        </w:rPr>
        <w:t xml:space="preserve">' </w:t>
      </w:r>
      <w:r w:rsidRPr="00FB638E">
        <w:rPr>
          <w:rtl/>
        </w:rPr>
        <w:t>ר</w:t>
      </w:r>
      <w:r>
        <w:rPr>
          <w:rFonts w:hint="cs"/>
          <w:rtl/>
        </w:rPr>
        <w:t>'</w:t>
      </w:r>
      <w:r>
        <w:rPr>
          <w:rtl/>
        </w:rPr>
        <w:t>...</w:t>
      </w:r>
    </w:p>
    <w:p w14:paraId="795C3BF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62753617" w14:textId="77777777" w:rsidR="000F5784" w:rsidRPr="00FB638E" w:rsidRDefault="000F5784" w:rsidP="000F5784">
      <w:pPr>
        <w:pStyle w:val="31"/>
      </w:pPr>
      <w:r>
        <w:rPr>
          <w:b/>
          <w:bCs/>
          <w:rtl/>
        </w:rPr>
        <w:t>ד':</w:t>
      </w:r>
      <w:r>
        <w:rPr>
          <w:b/>
          <w:bCs/>
          <w:rtl/>
        </w:rPr>
        <w:tab/>
      </w:r>
      <w:r w:rsidRPr="00FB638E">
        <w:rPr>
          <w:rtl/>
        </w:rPr>
        <w:t>היא הייתה דמות מאוד מרכזית בשבילי</w:t>
      </w:r>
      <w:r>
        <w:rPr>
          <w:rtl/>
        </w:rPr>
        <w:t>,</w:t>
      </w:r>
      <w:r w:rsidRPr="00FB638E">
        <w:rPr>
          <w:rtl/>
        </w:rPr>
        <w:t xml:space="preserve"> שהערצתי אותה</w:t>
      </w:r>
      <w:r>
        <w:rPr>
          <w:rtl/>
        </w:rPr>
        <w:t>.</w:t>
      </w:r>
    </w:p>
    <w:p w14:paraId="45A8F595"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יופי</w:t>
      </w:r>
      <w:r>
        <w:rPr>
          <w:rtl/>
        </w:rPr>
        <w:t>.</w:t>
      </w:r>
    </w:p>
    <w:p w14:paraId="7DE23E2D" w14:textId="77777777" w:rsidR="000F5784" w:rsidRPr="00FB638E" w:rsidRDefault="000F5784" w:rsidP="000F5784">
      <w:pPr>
        <w:pStyle w:val="31"/>
      </w:pPr>
      <w:r>
        <w:rPr>
          <w:b/>
          <w:bCs/>
          <w:rtl/>
        </w:rPr>
        <w:t>ד':</w:t>
      </w:r>
      <w:r>
        <w:rPr>
          <w:b/>
          <w:bCs/>
          <w:rtl/>
        </w:rPr>
        <w:tab/>
      </w:r>
      <w:r w:rsidRPr="00FB638E">
        <w:rPr>
          <w:rtl/>
        </w:rPr>
        <w:t>היא הייתה בתשוקה</w:t>
      </w:r>
      <w:r>
        <w:rPr>
          <w:rtl/>
        </w:rPr>
        <w:t>.</w:t>
      </w:r>
    </w:p>
    <w:p w14:paraId="6B78378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7DF67D78" w14:textId="77777777" w:rsidR="000F5784" w:rsidRPr="00FB638E" w:rsidRDefault="000F5784" w:rsidP="000F5784">
      <w:pPr>
        <w:pStyle w:val="31"/>
      </w:pPr>
      <w:r>
        <w:rPr>
          <w:b/>
          <w:bCs/>
          <w:rtl/>
        </w:rPr>
        <w:t>ד':</w:t>
      </w:r>
      <w:r>
        <w:rPr>
          <w:b/>
          <w:bCs/>
          <w:rtl/>
        </w:rPr>
        <w:tab/>
      </w:r>
      <w:r w:rsidRPr="00FB638E">
        <w:rPr>
          <w:rtl/>
        </w:rPr>
        <w:t>תשוקה על העבודה</w:t>
      </w:r>
      <w:r>
        <w:rPr>
          <w:rtl/>
        </w:rPr>
        <w:t>.</w:t>
      </w:r>
    </w:p>
    <w:p w14:paraId="74385F8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31B680E9" w14:textId="77777777" w:rsidR="000F5784" w:rsidRPr="00FB638E" w:rsidRDefault="000F5784" w:rsidP="000F5784">
      <w:pPr>
        <w:pStyle w:val="31"/>
      </w:pPr>
      <w:r>
        <w:rPr>
          <w:b/>
          <w:bCs/>
          <w:rtl/>
        </w:rPr>
        <w:t>ד':</w:t>
      </w:r>
      <w:r>
        <w:rPr>
          <w:b/>
          <w:bCs/>
          <w:rtl/>
        </w:rPr>
        <w:tab/>
      </w:r>
      <w:r w:rsidRPr="00FB638E">
        <w:rPr>
          <w:rtl/>
        </w:rPr>
        <w:t>בהרבה מורים</w:t>
      </w:r>
      <w:r>
        <w:rPr>
          <w:rtl/>
        </w:rPr>
        <w:t>.</w:t>
      </w:r>
      <w:r w:rsidRPr="00FB638E">
        <w:rPr>
          <w:rtl/>
        </w:rPr>
        <w:t xml:space="preserve"> אני חושבת שזה משהו שאולי זה אחת הסיבות שהפכתי להיות מורה גם</w:t>
      </w:r>
      <w:r>
        <w:rPr>
          <w:rtl/>
        </w:rPr>
        <w:t>.</w:t>
      </w:r>
      <w:r w:rsidRPr="00FB638E">
        <w:rPr>
          <w:rtl/>
        </w:rPr>
        <w:t xml:space="preserve"> כאילו</w:t>
      </w:r>
      <w:r>
        <w:rPr>
          <w:rtl/>
        </w:rPr>
        <w:t>,</w:t>
      </w:r>
      <w:r w:rsidRPr="00FB638E">
        <w:rPr>
          <w:rtl/>
        </w:rPr>
        <w:t xml:space="preserve"> התשוקה הזאת ש</w:t>
      </w:r>
      <w:r>
        <w:rPr>
          <w:rtl/>
        </w:rPr>
        <w:t>...</w:t>
      </w:r>
    </w:p>
    <w:p w14:paraId="417C38A5"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5595EF27" w14:textId="77777777" w:rsidR="000F5784" w:rsidRPr="00FB638E" w:rsidRDefault="000F5784" w:rsidP="000F5784">
      <w:pPr>
        <w:pStyle w:val="31"/>
      </w:pPr>
      <w:r>
        <w:rPr>
          <w:b/>
          <w:bCs/>
          <w:rtl/>
        </w:rPr>
        <w:t>ד':</w:t>
      </w:r>
      <w:r>
        <w:rPr>
          <w:b/>
          <w:bCs/>
          <w:rtl/>
        </w:rPr>
        <w:tab/>
      </w:r>
      <w:r w:rsidRPr="00FB638E">
        <w:rPr>
          <w:rtl/>
        </w:rPr>
        <w:t>הרגשנו שהם רוצים להיות שם</w:t>
      </w:r>
      <w:r>
        <w:rPr>
          <w:rtl/>
        </w:rPr>
        <w:t>.</w:t>
      </w:r>
      <w:r w:rsidRPr="00FB638E">
        <w:rPr>
          <w:rtl/>
        </w:rPr>
        <w:t xml:space="preserve"> ומורים שלא רצו להיות שם</w:t>
      </w:r>
      <w:r>
        <w:rPr>
          <w:rtl/>
        </w:rPr>
        <w:t>,</w:t>
      </w:r>
      <w:r w:rsidRPr="00FB638E">
        <w:rPr>
          <w:rtl/>
        </w:rPr>
        <w:t xml:space="preserve"> כאילו הכיתה פלטה אותם כזה במובן מסוים</w:t>
      </w:r>
      <w:r>
        <w:rPr>
          <w:rtl/>
        </w:rPr>
        <w:t>.</w:t>
      </w:r>
    </w:p>
    <w:p w14:paraId="7404838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מדהים</w:t>
      </w:r>
      <w:r>
        <w:rPr>
          <w:rtl/>
        </w:rPr>
        <w:t>.</w:t>
      </w:r>
      <w:r w:rsidRPr="00FB638E">
        <w:rPr>
          <w:rtl/>
        </w:rPr>
        <w:t xml:space="preserve"> כן</w:t>
      </w:r>
      <w:r>
        <w:rPr>
          <w:rtl/>
        </w:rPr>
        <w:t>,</w:t>
      </w:r>
      <w:r w:rsidRPr="00FB638E">
        <w:rPr>
          <w:rtl/>
        </w:rPr>
        <w:t xml:space="preserve"> מדהים</w:t>
      </w:r>
      <w:r>
        <w:rPr>
          <w:rtl/>
        </w:rPr>
        <w:t>.</w:t>
      </w:r>
      <w:r w:rsidRPr="00FB638E">
        <w:rPr>
          <w:rtl/>
        </w:rPr>
        <w:t xml:space="preserve"> יש משהו שאת אומרת לעצמך</w:t>
      </w:r>
      <w:r>
        <w:rPr>
          <w:rtl/>
        </w:rPr>
        <w:t>:</w:t>
      </w:r>
      <w:r>
        <w:rPr>
          <w:rtl/>
        </w:rPr>
        <w:tab/>
      </w:r>
      <w:r w:rsidRPr="00FB638E">
        <w:rPr>
          <w:rtl/>
        </w:rPr>
        <w:t>"רגע</w:t>
      </w:r>
      <w:r>
        <w:rPr>
          <w:rtl/>
        </w:rPr>
        <w:t>,</w:t>
      </w:r>
      <w:r w:rsidRPr="00FB638E">
        <w:rPr>
          <w:rtl/>
        </w:rPr>
        <w:t xml:space="preserve"> חבל שלא קיבלת את זה בבית ספר</w:t>
      </w:r>
      <w:r w:rsidRPr="00FB638E">
        <w:t>"</w:t>
      </w:r>
      <w:r>
        <w:rPr>
          <w:rtl/>
        </w:rPr>
        <w:t>?</w:t>
      </w:r>
    </w:p>
    <w:p w14:paraId="6C35F1FC" w14:textId="77777777" w:rsidR="000F5784" w:rsidRPr="00FB638E" w:rsidRDefault="000F5784" w:rsidP="000F5784">
      <w:pPr>
        <w:pStyle w:val="31"/>
      </w:pPr>
      <w:r>
        <w:rPr>
          <w:b/>
          <w:bCs/>
          <w:rtl/>
        </w:rPr>
        <w:t>ד':</w:t>
      </w:r>
      <w:r>
        <w:rPr>
          <w:b/>
          <w:bCs/>
          <w:rtl/>
        </w:rPr>
        <w:tab/>
      </w:r>
      <w:r w:rsidRPr="00FB638E">
        <w:rPr>
          <w:rtl/>
        </w:rPr>
        <w:t>מדעים</w:t>
      </w:r>
      <w:r>
        <w:rPr>
          <w:rtl/>
        </w:rPr>
        <w:t>.</w:t>
      </w:r>
    </w:p>
    <w:p w14:paraId="6C912FC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מרגישה</w:t>
      </w:r>
      <w:r>
        <w:rPr>
          <w:rtl/>
        </w:rPr>
        <w:t>...</w:t>
      </w:r>
      <w:r w:rsidRPr="00FB638E">
        <w:rPr>
          <w:rtl/>
        </w:rPr>
        <w:t xml:space="preserve"> אוקיי</w:t>
      </w:r>
      <w:r>
        <w:rPr>
          <w:rtl/>
        </w:rPr>
        <w:t>.</w:t>
      </w:r>
    </w:p>
    <w:p w14:paraId="18E2E067" w14:textId="77777777" w:rsidR="000F5784" w:rsidRPr="00FB638E" w:rsidRDefault="000F5784" w:rsidP="000F5784">
      <w:pPr>
        <w:pStyle w:val="31"/>
      </w:pPr>
      <w:r>
        <w:rPr>
          <w:b/>
          <w:bCs/>
          <w:rtl/>
        </w:rPr>
        <w:t>ד':</w:t>
      </w:r>
      <w:r>
        <w:rPr>
          <w:b/>
          <w:bCs/>
          <w:rtl/>
        </w:rPr>
        <w:tab/>
      </w:r>
      <w:r w:rsidRPr="00FB638E">
        <w:rPr>
          <w:rtl/>
        </w:rPr>
        <w:t>מדעים לגמרי</w:t>
      </w:r>
      <w:r>
        <w:rPr>
          <w:rtl/>
        </w:rPr>
        <w:t>.</w:t>
      </w:r>
      <w:r w:rsidRPr="00FB638E">
        <w:rPr>
          <w:rtl/>
        </w:rPr>
        <w:t xml:space="preserve"> סליחה</w:t>
      </w:r>
      <w:r>
        <w:rPr>
          <w:rtl/>
        </w:rPr>
        <w:t>,</w:t>
      </w:r>
      <w:r w:rsidRPr="00FB638E">
        <w:rPr>
          <w:rtl/>
        </w:rPr>
        <w:t xml:space="preserve"> תמשיכי לשאול</w:t>
      </w:r>
      <w:r>
        <w:rPr>
          <w:rtl/>
        </w:rPr>
        <w:t>.</w:t>
      </w:r>
    </w:p>
    <w:p w14:paraId="52C793AD"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משהו שאת אומרת</w:t>
      </w:r>
      <w:r>
        <w:rPr>
          <w:rtl/>
        </w:rPr>
        <w:t>:</w:t>
      </w:r>
      <w:r>
        <w:rPr>
          <w:rFonts w:hint="cs"/>
          <w:rtl/>
        </w:rPr>
        <w:t xml:space="preserve"> </w:t>
      </w:r>
      <w:r w:rsidRPr="00FB638E">
        <w:rPr>
          <w:rtl/>
        </w:rPr>
        <w:t>"וואו</w:t>
      </w:r>
      <w:r>
        <w:rPr>
          <w:rtl/>
        </w:rPr>
        <w:t>,</w:t>
      </w:r>
      <w:r w:rsidRPr="00FB638E">
        <w:rPr>
          <w:rtl/>
        </w:rPr>
        <w:t xml:space="preserve"> זה</w:t>
      </w:r>
      <w:r>
        <w:rPr>
          <w:rtl/>
        </w:rPr>
        <w:t>...</w:t>
      </w:r>
      <w:r w:rsidRPr="00FB638E">
        <w:rPr>
          <w:rtl/>
        </w:rPr>
        <w:t xml:space="preserve"> זה ממש היה חסר</w:t>
      </w:r>
      <w:r w:rsidRPr="00FB638E">
        <w:t>"</w:t>
      </w:r>
      <w:r>
        <w:rPr>
          <w:rtl/>
        </w:rPr>
        <w:t>?</w:t>
      </w:r>
    </w:p>
    <w:p w14:paraId="4D793FE5" w14:textId="77777777" w:rsidR="000F5784" w:rsidRPr="00FB638E" w:rsidRDefault="000F5784" w:rsidP="000F5784">
      <w:pPr>
        <w:pStyle w:val="31"/>
      </w:pPr>
      <w:r>
        <w:rPr>
          <w:b/>
          <w:bCs/>
          <w:rtl/>
        </w:rPr>
        <w:t>ד':</w:t>
      </w:r>
      <w:r>
        <w:rPr>
          <w:b/>
          <w:bCs/>
          <w:rtl/>
        </w:rPr>
        <w:tab/>
      </w:r>
      <w:r w:rsidRPr="00FB638E">
        <w:rPr>
          <w:rtl/>
        </w:rPr>
        <w:t>מדעים</w:t>
      </w:r>
      <w:r>
        <w:rPr>
          <w:rtl/>
        </w:rPr>
        <w:t>,</w:t>
      </w:r>
      <w:r w:rsidRPr="00FB638E">
        <w:rPr>
          <w:rtl/>
        </w:rPr>
        <w:t xml:space="preserve"> חבל</w:t>
      </w:r>
      <w:r>
        <w:rPr>
          <w:rtl/>
        </w:rPr>
        <w:t>.</w:t>
      </w:r>
      <w:r w:rsidRPr="00FB638E">
        <w:rPr>
          <w:rtl/>
        </w:rPr>
        <w:t xml:space="preserve"> השלמתי אחר כך בתואר הראשון</w:t>
      </w:r>
      <w:r>
        <w:rPr>
          <w:rtl/>
        </w:rPr>
        <w:t>.</w:t>
      </w:r>
      <w:r w:rsidRPr="00FB638E">
        <w:rPr>
          <w:rtl/>
        </w:rPr>
        <w:t xml:space="preserve"> זה מה שהלכתי ללמוד</w:t>
      </w:r>
      <w:r>
        <w:rPr>
          <w:rtl/>
        </w:rPr>
        <w:t>,</w:t>
      </w:r>
      <w:r w:rsidRPr="00FB638E">
        <w:rPr>
          <w:rtl/>
        </w:rPr>
        <w:t xml:space="preserve"> כי לא ידעתי</w:t>
      </w:r>
      <w:r>
        <w:rPr>
          <w:rtl/>
        </w:rPr>
        <w:t>.</w:t>
      </w:r>
      <w:r w:rsidRPr="00FB638E">
        <w:rPr>
          <w:rtl/>
        </w:rPr>
        <w:t xml:space="preserve"> חד-משמעית מדעים</w:t>
      </w:r>
      <w:r>
        <w:rPr>
          <w:rtl/>
        </w:rPr>
        <w:t>.</w:t>
      </w:r>
      <w:r w:rsidRPr="00FB638E">
        <w:rPr>
          <w:rtl/>
        </w:rPr>
        <w:t xml:space="preserve"> כל התחום</w:t>
      </w:r>
      <w:r>
        <w:rPr>
          <w:rtl/>
        </w:rPr>
        <w:t>...</w:t>
      </w:r>
      <w:r w:rsidRPr="00FB638E">
        <w:rPr>
          <w:rtl/>
        </w:rPr>
        <w:t xml:space="preserve"> כל התחום המדויק יותר</w:t>
      </w:r>
      <w:r>
        <w:rPr>
          <w:rtl/>
        </w:rPr>
        <w:t>,</w:t>
      </w:r>
      <w:r w:rsidRPr="00FB638E">
        <w:rPr>
          <w:rtl/>
        </w:rPr>
        <w:t xml:space="preserve"> או גם מתמטיקה</w:t>
      </w:r>
      <w:r>
        <w:rPr>
          <w:rtl/>
        </w:rPr>
        <w:t>,</w:t>
      </w:r>
      <w:r w:rsidRPr="00FB638E">
        <w:rPr>
          <w:rtl/>
        </w:rPr>
        <w:t xml:space="preserve"> גם</w:t>
      </w:r>
      <w:r>
        <w:rPr>
          <w:rtl/>
        </w:rPr>
        <w:t>...</w:t>
      </w:r>
    </w:p>
    <w:p w14:paraId="3F950B2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53DADF7E" w14:textId="123198F4"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גם מתמטיקה</w:t>
      </w:r>
      <w:r>
        <w:rPr>
          <w:rtl/>
        </w:rPr>
        <w:t>.</w:t>
      </w:r>
      <w:r w:rsidRPr="00FB638E">
        <w:rPr>
          <w:rtl/>
        </w:rPr>
        <w:t xml:space="preserve"> תראי</w:t>
      </w:r>
      <w:r>
        <w:rPr>
          <w:rtl/>
        </w:rPr>
        <w:t>,</w:t>
      </w:r>
      <w:r w:rsidRPr="00FB638E">
        <w:rPr>
          <w:rtl/>
        </w:rPr>
        <w:t xml:space="preserve"> אני גם לא רציתי וזה לא עניין אותי</w:t>
      </w:r>
      <w:r>
        <w:rPr>
          <w:rtl/>
        </w:rPr>
        <w:t>.</w:t>
      </w:r>
      <w:r w:rsidRPr="00FB638E">
        <w:rPr>
          <w:rtl/>
        </w:rPr>
        <w:t xml:space="preserve"> אני מאמינה שאם הייתי רוצה והייתי מתעניינת בזה</w:t>
      </w:r>
      <w:r>
        <w:rPr>
          <w:rtl/>
        </w:rPr>
        <w:t>,</w:t>
      </w:r>
      <w:r w:rsidRPr="00FB638E">
        <w:rPr>
          <w:rtl/>
        </w:rPr>
        <w:t xml:space="preserve"> הייתי יודעת יותר</w:t>
      </w:r>
      <w:r>
        <w:rPr>
          <w:rtl/>
        </w:rPr>
        <w:t>.</w:t>
      </w:r>
      <w:r w:rsidRPr="00FB638E">
        <w:rPr>
          <w:rtl/>
        </w:rPr>
        <w:t xml:space="preserve"> אבל זה גם</w:t>
      </w:r>
      <w:r>
        <w:rPr>
          <w:rtl/>
        </w:rPr>
        <w:t>...</w:t>
      </w:r>
      <w:r w:rsidRPr="00FB638E">
        <w:rPr>
          <w:rtl/>
        </w:rPr>
        <w:t xml:space="preserve"> לא השקיעו בתחומים האלה כמו שהשקיעו בתחומים ה</w:t>
      </w:r>
      <w:r w:rsidR="007362DF">
        <w:rPr>
          <w:rtl/>
        </w:rPr>
        <w:t>אמנות</w:t>
      </w:r>
      <w:r w:rsidRPr="00FB638E">
        <w:rPr>
          <w:rtl/>
        </w:rPr>
        <w:t>יים</w:t>
      </w:r>
      <w:r>
        <w:rPr>
          <w:rtl/>
        </w:rPr>
        <w:t>.</w:t>
      </w:r>
    </w:p>
    <w:p w14:paraId="0EBCC15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7A50DA0C" w14:textId="77777777" w:rsidR="000F5784" w:rsidRPr="00FB638E" w:rsidRDefault="000F5784" w:rsidP="000F5784">
      <w:pPr>
        <w:pStyle w:val="31"/>
      </w:pPr>
      <w:r>
        <w:rPr>
          <w:rtl/>
        </w:rPr>
        <w:t>ד':</w:t>
      </w:r>
      <w:r>
        <w:rPr>
          <w:rtl/>
        </w:rPr>
        <w:tab/>
      </w:r>
      <w:r w:rsidRPr="00FB638E">
        <w:rPr>
          <w:rtl/>
        </w:rPr>
        <w:t>כן</w:t>
      </w:r>
      <w:r>
        <w:rPr>
          <w:rtl/>
        </w:rPr>
        <w:t>.</w:t>
      </w:r>
    </w:p>
    <w:p w14:paraId="0ACA0336"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02E9E40C" w14:textId="77777777" w:rsidR="000F5784" w:rsidRPr="00FB638E" w:rsidRDefault="000F5784" w:rsidP="000F5784">
      <w:pPr>
        <w:pStyle w:val="31"/>
      </w:pPr>
      <w:r>
        <w:rPr>
          <w:b/>
          <w:bCs/>
          <w:rtl/>
        </w:rPr>
        <w:lastRenderedPageBreak/>
        <w:t>ד':</w:t>
      </w:r>
      <w:r>
        <w:rPr>
          <w:b/>
          <w:bCs/>
          <w:rtl/>
        </w:rPr>
        <w:tab/>
      </w:r>
      <w:r w:rsidRPr="00FB638E">
        <w:rPr>
          <w:rtl/>
        </w:rPr>
        <w:t>אז הייתי רוצה שזה יהיה נוכח יותר בצורה מעניינת וסוחפת ו</w:t>
      </w:r>
      <w:r>
        <w:rPr>
          <w:rtl/>
        </w:rPr>
        <w:t>...</w:t>
      </w:r>
      <w:r w:rsidRPr="00FB638E">
        <w:rPr>
          <w:rtl/>
        </w:rPr>
        <w:t xml:space="preserve"> כאילו של החשיבות של זה</w:t>
      </w:r>
      <w:r>
        <w:rPr>
          <w:rtl/>
        </w:rPr>
        <w:t>.</w:t>
      </w:r>
      <w:r w:rsidRPr="00FB638E">
        <w:rPr>
          <w:rtl/>
        </w:rPr>
        <w:t xml:space="preserve"> אני באמת</w:t>
      </w:r>
      <w:r>
        <w:rPr>
          <w:rtl/>
        </w:rPr>
        <w:t>...</w:t>
      </w:r>
      <w:r w:rsidRPr="00FB638E">
        <w:rPr>
          <w:rtl/>
        </w:rPr>
        <w:t xml:space="preserve"> אני באמת יצאתי שאני לא יודעת דברים מאוד בסיסיים במדעים</w:t>
      </w:r>
      <w:r>
        <w:rPr>
          <w:rtl/>
        </w:rPr>
        <w:t>,</w:t>
      </w:r>
      <w:r w:rsidRPr="00FB638E">
        <w:rPr>
          <w:rtl/>
        </w:rPr>
        <w:t xml:space="preserve"> דברים של כאילו כיתה ד'</w:t>
      </w:r>
      <w:r>
        <w:rPr>
          <w:rFonts w:hint="cs"/>
          <w:rtl/>
        </w:rPr>
        <w:t>–</w:t>
      </w:r>
      <w:r w:rsidRPr="00FB638E">
        <w:rPr>
          <w:rtl/>
        </w:rPr>
        <w:t>ה' בבית ספר קונבנציונלי</w:t>
      </w:r>
      <w:r>
        <w:rPr>
          <w:rtl/>
        </w:rPr>
        <w:t>.</w:t>
      </w:r>
      <w:r w:rsidRPr="00FB638E">
        <w:t xml:space="preserve"> </w:t>
      </w:r>
      <w:r w:rsidRPr="00FB638E">
        <w:rPr>
          <w:rtl/>
        </w:rPr>
        <w:t>אז זה וחשבון</w:t>
      </w:r>
      <w:r>
        <w:rPr>
          <w:rtl/>
        </w:rPr>
        <w:t>...</w:t>
      </w:r>
      <w:r w:rsidRPr="00FB638E">
        <w:rPr>
          <w:rtl/>
        </w:rPr>
        <w:t xml:space="preserve"> מתמטיקה גם</w:t>
      </w:r>
      <w:r>
        <w:rPr>
          <w:rtl/>
        </w:rPr>
        <w:t>...</w:t>
      </w:r>
      <w:r w:rsidRPr="00FB638E">
        <w:rPr>
          <w:rtl/>
        </w:rPr>
        <w:t xml:space="preserve"> לא יודעת</w:t>
      </w:r>
      <w:r>
        <w:rPr>
          <w:rtl/>
        </w:rPr>
        <w:t>,</w:t>
      </w:r>
      <w:r w:rsidRPr="00FB638E">
        <w:rPr>
          <w:rtl/>
        </w:rPr>
        <w:t xml:space="preserve"> זה נראה לי בעיקר</w:t>
      </w:r>
      <w:r>
        <w:rPr>
          <w:rtl/>
        </w:rPr>
        <w:t>...</w:t>
      </w:r>
      <w:r w:rsidRPr="00FB638E">
        <w:rPr>
          <w:rtl/>
        </w:rPr>
        <w:t xml:space="preserve"> אני היה לי שם</w:t>
      </w:r>
      <w:r>
        <w:rPr>
          <w:rtl/>
        </w:rPr>
        <w:t>...</w:t>
      </w:r>
      <w:r w:rsidRPr="00FB638E">
        <w:rPr>
          <w:rtl/>
        </w:rPr>
        <w:t xml:space="preserve"> הבסיס שלי לא היה מספיק</w:t>
      </w:r>
      <w:r>
        <w:rPr>
          <w:rtl/>
        </w:rPr>
        <w:t>.</w:t>
      </w:r>
      <w:r w:rsidRPr="00FB638E">
        <w:rPr>
          <w:rtl/>
        </w:rPr>
        <w:t xml:space="preserve"> עד היום חשבון זה תקופה שאני</w:t>
      </w:r>
      <w:r>
        <w:rPr>
          <w:rtl/>
        </w:rPr>
        <w:t>...</w:t>
      </w:r>
      <w:r w:rsidRPr="00FB638E">
        <w:rPr>
          <w:rtl/>
        </w:rPr>
        <w:t xml:space="preserve"> אני מאוד לא שמחה ללמד</w:t>
      </w:r>
      <w:r>
        <w:rPr>
          <w:rtl/>
        </w:rPr>
        <w:t>.</w:t>
      </w:r>
      <w:r w:rsidRPr="00FB638E">
        <w:rPr>
          <w:rtl/>
        </w:rPr>
        <w:t xml:space="preserve"> כל פעם מלחיצים מחדש</w:t>
      </w:r>
      <w:r>
        <w:rPr>
          <w:rtl/>
        </w:rPr>
        <w:t>,</w:t>
      </w:r>
      <w:r w:rsidRPr="00FB638E">
        <w:rPr>
          <w:rtl/>
        </w:rPr>
        <w:t xml:space="preserve"> אני נהיית חולה</w:t>
      </w:r>
      <w:r>
        <w:rPr>
          <w:rtl/>
        </w:rPr>
        <w:t>.</w:t>
      </w:r>
      <w:r w:rsidRPr="00FB638E">
        <w:rPr>
          <w:rtl/>
        </w:rPr>
        <w:t xml:space="preserve"> כאילו יש איזשהו משהו עם החשבון שזה מעלה לי את השאלה אם מישהו שהוא לא מקצועי לשפה הזו אמור ללמד את זה מגיל קטן</w:t>
      </w:r>
      <w:r>
        <w:rPr>
          <w:rtl/>
        </w:rPr>
        <w:t>.</w:t>
      </w:r>
      <w:r w:rsidRPr="00FB638E">
        <w:rPr>
          <w:rtl/>
        </w:rPr>
        <w:t xml:space="preserve"> הרי מדברים על חשבון שזה ממש כמו שפה</w:t>
      </w:r>
      <w:r>
        <w:rPr>
          <w:rtl/>
        </w:rPr>
        <w:t>,</w:t>
      </w:r>
      <w:r w:rsidRPr="00FB638E">
        <w:rPr>
          <w:rtl/>
        </w:rPr>
        <w:t xml:space="preserve"> וכמו שהיו לנו</w:t>
      </w:r>
      <w:r>
        <w:rPr>
          <w:rtl/>
        </w:rPr>
        <w:t>...</w:t>
      </w:r>
      <w:r w:rsidRPr="00FB638E">
        <w:rPr>
          <w:rtl/>
        </w:rPr>
        <w:t xml:space="preserve"> הייתה לנו מורה לאנגלית שהיא גדלה בבית דובר אנגלית ומורה לערבית בבית דובר ערבית</w:t>
      </w:r>
      <w:r>
        <w:rPr>
          <w:rtl/>
        </w:rPr>
        <w:t>,</w:t>
      </w:r>
      <w:r w:rsidRPr="00FB638E">
        <w:rPr>
          <w:rtl/>
        </w:rPr>
        <w:t xml:space="preserve"> ומי שלימד אותנו חשבון היה מחנך שהוא אוהב את לוח הכפל</w:t>
      </w:r>
      <w:r>
        <w:rPr>
          <w:rtl/>
        </w:rPr>
        <w:t>,</w:t>
      </w:r>
      <w:r w:rsidRPr="00FB638E">
        <w:rPr>
          <w:rtl/>
        </w:rPr>
        <w:t xml:space="preserve"> שזה הרבה</w:t>
      </w:r>
      <w:r>
        <w:rPr>
          <w:rtl/>
        </w:rPr>
        <w:t>,</w:t>
      </w:r>
      <w:r w:rsidRPr="00FB638E">
        <w:rPr>
          <w:rtl/>
        </w:rPr>
        <w:t xml:space="preserve"> אבל אני חושבת שמורה מקצועי היה יכול להביא אותי להבנה יותר רגועה ושלמה</w:t>
      </w:r>
      <w:r>
        <w:rPr>
          <w:rtl/>
        </w:rPr>
        <w:t>,</w:t>
      </w:r>
      <w:r w:rsidRPr="00FB638E">
        <w:rPr>
          <w:rtl/>
        </w:rPr>
        <w:t xml:space="preserve"> אז זה ממש חסר</w:t>
      </w:r>
      <w:r>
        <w:rPr>
          <w:rtl/>
        </w:rPr>
        <w:t>.</w:t>
      </w:r>
    </w:p>
    <w:p w14:paraId="61DE410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הבנתי</w:t>
      </w:r>
      <w:r>
        <w:rPr>
          <w:rtl/>
        </w:rPr>
        <w:t>.</w:t>
      </w:r>
      <w:r w:rsidRPr="00FB638E">
        <w:rPr>
          <w:rtl/>
        </w:rPr>
        <w:t xml:space="preserve"> וזה נגיד</w:t>
      </w:r>
      <w:r>
        <w:rPr>
          <w:rtl/>
        </w:rPr>
        <w:t>...</w:t>
      </w:r>
      <w:r w:rsidRPr="00FB638E">
        <w:rPr>
          <w:rtl/>
        </w:rPr>
        <w:t xml:space="preserve"> אם הייתי אומרת לך עכשיו לעשות איזשהו שינוי בבית ספר ולדורף</w:t>
      </w:r>
      <w:r>
        <w:rPr>
          <w:rtl/>
        </w:rPr>
        <w:t>,</w:t>
      </w:r>
      <w:r w:rsidRPr="00FB638E">
        <w:rPr>
          <w:rtl/>
        </w:rPr>
        <w:t xml:space="preserve"> או אולי את עושה אותו בבית ספר שאת מלמדת</w:t>
      </w:r>
      <w:r>
        <w:rPr>
          <w:rtl/>
        </w:rPr>
        <w:t>,</w:t>
      </w:r>
      <w:r w:rsidRPr="00FB638E">
        <w:rPr>
          <w:rtl/>
        </w:rPr>
        <w:t xml:space="preserve"> יש משהו שהיית משנה</w:t>
      </w:r>
      <w:r>
        <w:rPr>
          <w:rtl/>
        </w:rPr>
        <w:t>?</w:t>
      </w:r>
      <w:r w:rsidRPr="00FB638E">
        <w:rPr>
          <w:rtl/>
        </w:rPr>
        <w:t xml:space="preserve"> איזה</w:t>
      </w:r>
      <w:r>
        <w:rPr>
          <w:rtl/>
        </w:rPr>
        <w:t>...</w:t>
      </w:r>
      <w:r w:rsidRPr="00FB638E">
        <w:rPr>
          <w:rtl/>
        </w:rPr>
        <w:t xml:space="preserve"> או אולי משהו אחר</w:t>
      </w:r>
      <w:r>
        <w:rPr>
          <w:rtl/>
        </w:rPr>
        <w:t>?</w:t>
      </w:r>
      <w:r w:rsidRPr="00FB638E">
        <w:rPr>
          <w:rtl/>
        </w:rPr>
        <w:t xml:space="preserve"> את מדברת על היום או על עכשיו או כאילו</w:t>
      </w:r>
      <w:r>
        <w:rPr>
          <w:rtl/>
        </w:rPr>
        <w:t>...</w:t>
      </w:r>
    </w:p>
    <w:p w14:paraId="26718AE1" w14:textId="77777777" w:rsidR="000F5784" w:rsidRPr="00FB638E" w:rsidRDefault="000F5784" w:rsidP="000F5784">
      <w:pPr>
        <w:pStyle w:val="31"/>
      </w:pPr>
      <w:r>
        <w:rPr>
          <w:b/>
          <w:bCs/>
          <w:rtl/>
        </w:rPr>
        <w:t>ד':</w:t>
      </w:r>
      <w:r>
        <w:rPr>
          <w:b/>
          <w:bCs/>
          <w:rtl/>
        </w:rPr>
        <w:tab/>
      </w:r>
      <w:r w:rsidRPr="00FB638E">
        <w:rPr>
          <w:rtl/>
        </w:rPr>
        <w:t>היום</w:t>
      </w:r>
      <w:r>
        <w:rPr>
          <w:rtl/>
        </w:rPr>
        <w:t>,</w:t>
      </w:r>
      <w:r w:rsidRPr="00FB638E">
        <w:rPr>
          <w:rtl/>
        </w:rPr>
        <w:t xml:space="preserve"> היום</w:t>
      </w:r>
      <w:r>
        <w:rPr>
          <w:rtl/>
        </w:rPr>
        <w:t>.</w:t>
      </w:r>
      <w:r w:rsidRPr="00FB638E">
        <w:rPr>
          <w:rtl/>
        </w:rPr>
        <w:t xml:space="preserve"> אם היית עושה משהו נוסף</w:t>
      </w:r>
      <w:r>
        <w:rPr>
          <w:rtl/>
        </w:rPr>
        <w:t>.</w:t>
      </w:r>
    </w:p>
    <w:p w14:paraId="6CE9A25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אם היום היית הולכת לבית ספר</w:t>
      </w:r>
      <w:r>
        <w:rPr>
          <w:rtl/>
        </w:rPr>
        <w:t>,</w:t>
      </w:r>
      <w:r w:rsidRPr="00FB638E">
        <w:rPr>
          <w:rtl/>
        </w:rPr>
        <w:t xml:space="preserve"> אם היית תלמידה היום בבית ספר ולדורף</w:t>
      </w:r>
      <w:r>
        <w:rPr>
          <w:rtl/>
        </w:rPr>
        <w:t>,</w:t>
      </w:r>
      <w:r w:rsidRPr="00FB638E">
        <w:rPr>
          <w:rtl/>
        </w:rPr>
        <w:t xml:space="preserve"> היית מציעה למורים שלך לשנות משהו</w:t>
      </w:r>
      <w:r>
        <w:rPr>
          <w:rtl/>
        </w:rPr>
        <w:t>?</w:t>
      </w:r>
    </w:p>
    <w:p w14:paraId="5A05E42E" w14:textId="77777777" w:rsidR="000F5784" w:rsidRPr="00FB638E" w:rsidRDefault="000F5784" w:rsidP="000F5784">
      <w:pPr>
        <w:pStyle w:val="31"/>
      </w:pPr>
      <w:r>
        <w:rPr>
          <w:b/>
          <w:bCs/>
          <w:rtl/>
        </w:rPr>
        <w:t>ד':</w:t>
      </w:r>
      <w:r>
        <w:rPr>
          <w:b/>
          <w:bCs/>
          <w:rtl/>
        </w:rPr>
        <w:tab/>
      </w:r>
      <w:r w:rsidRPr="00FB638E">
        <w:rPr>
          <w:rtl/>
        </w:rPr>
        <w:t>אני חושבת שהייתי</w:t>
      </w:r>
      <w:r>
        <w:rPr>
          <w:rtl/>
        </w:rPr>
        <w:t>...</w:t>
      </w:r>
      <w:r w:rsidRPr="00FB638E">
        <w:rPr>
          <w:rtl/>
        </w:rPr>
        <w:t xml:space="preserve"> אולי הייתי מציעה למחנך שלי כן להיעזר יותר</w:t>
      </w:r>
      <w:r>
        <w:rPr>
          <w:rtl/>
        </w:rPr>
        <w:t>,</w:t>
      </w:r>
      <w:r w:rsidRPr="00FB638E">
        <w:rPr>
          <w:rtl/>
        </w:rPr>
        <w:t xml:space="preserve"> להיתמך יותר</w:t>
      </w:r>
      <w:r>
        <w:rPr>
          <w:rtl/>
        </w:rPr>
        <w:t>.</w:t>
      </w:r>
      <w:r w:rsidRPr="00FB638E">
        <w:rPr>
          <w:rtl/>
        </w:rPr>
        <w:t xml:space="preserve"> זוכרת שהוא התגרש ותוך כדי נפל מסולם ושבר את היד</w:t>
      </w:r>
      <w:r>
        <w:rPr>
          <w:rtl/>
        </w:rPr>
        <w:t>,</w:t>
      </w:r>
      <w:r w:rsidRPr="00FB638E">
        <w:rPr>
          <w:rtl/>
        </w:rPr>
        <w:t xml:space="preserve"> ולא היה איזה חודשיים כאילו</w:t>
      </w:r>
      <w:r>
        <w:rPr>
          <w:rtl/>
        </w:rPr>
        <w:t>...</w:t>
      </w:r>
      <w:r w:rsidRPr="00FB638E">
        <w:rPr>
          <w:rtl/>
        </w:rPr>
        <w:t xml:space="preserve"> כזה</w:t>
      </w:r>
      <w:r>
        <w:rPr>
          <w:rtl/>
        </w:rPr>
        <w:t>.</w:t>
      </w:r>
      <w:r w:rsidRPr="00FB638E">
        <w:rPr>
          <w:rtl/>
        </w:rPr>
        <w:t xml:space="preserve"> אני בתוכה שאם תשאלי אותו עכשיו</w:t>
      </w:r>
      <w:r>
        <w:rPr>
          <w:rtl/>
        </w:rPr>
        <w:t>,</w:t>
      </w:r>
      <w:r w:rsidRPr="00FB638E">
        <w:rPr>
          <w:rtl/>
        </w:rPr>
        <w:t xml:space="preserve"> אז הוא יספר על החיים הרגועים שלו ובאמת איך הוא היה שם את הגבולות להורים וכאלה</w:t>
      </w:r>
      <w:r>
        <w:rPr>
          <w:rtl/>
        </w:rPr>
        <w:t>,</w:t>
      </w:r>
      <w:r w:rsidRPr="00FB638E">
        <w:rPr>
          <w:rtl/>
        </w:rPr>
        <w:t xml:space="preserve"> אבל היה איזה רגע שהוא הגיע לאיזשהו קצה</w:t>
      </w:r>
      <w:r>
        <w:rPr>
          <w:rtl/>
        </w:rPr>
        <w:t>,</w:t>
      </w:r>
      <w:r w:rsidRPr="00FB638E">
        <w:rPr>
          <w:rtl/>
        </w:rPr>
        <w:t xml:space="preserve"> הוא היה במשבר אישי בחיים והוא הגיע לאיזשהו קצה</w:t>
      </w:r>
      <w:r>
        <w:rPr>
          <w:rtl/>
        </w:rPr>
        <w:t>.</w:t>
      </w:r>
      <w:r w:rsidRPr="00FB638E">
        <w:rPr>
          <w:rtl/>
        </w:rPr>
        <w:t xml:space="preserve"> אז הייתי רוצה בשבילו</w:t>
      </w:r>
      <w:r>
        <w:rPr>
          <w:rtl/>
        </w:rPr>
        <w:t>,</w:t>
      </w:r>
      <w:r w:rsidRPr="00FB638E">
        <w:rPr>
          <w:rtl/>
        </w:rPr>
        <w:t xml:space="preserve"> זה לא בשבילי</w:t>
      </w:r>
      <w:r>
        <w:rPr>
          <w:rtl/>
        </w:rPr>
        <w:t>,</w:t>
      </w:r>
      <w:r w:rsidRPr="00FB638E">
        <w:rPr>
          <w:rtl/>
        </w:rPr>
        <w:t xml:space="preserve"> שזה שהיה</w:t>
      </w:r>
      <w:r>
        <w:rPr>
          <w:rtl/>
        </w:rPr>
        <w:t>...</w:t>
      </w:r>
      <w:r w:rsidRPr="00FB638E">
        <w:rPr>
          <w:rtl/>
        </w:rPr>
        <w:t xml:space="preserve"> את יודעת</w:t>
      </w:r>
      <w:r>
        <w:rPr>
          <w:rtl/>
        </w:rPr>
        <w:t>,</w:t>
      </w:r>
      <w:r w:rsidRPr="00FB638E">
        <w:rPr>
          <w:rtl/>
        </w:rPr>
        <w:t xml:space="preserve"> פחות איתנו</w:t>
      </w:r>
      <w:r>
        <w:rPr>
          <w:rtl/>
        </w:rPr>
        <w:t>,</w:t>
      </w:r>
      <w:r w:rsidRPr="00FB638E">
        <w:rPr>
          <w:rtl/>
        </w:rPr>
        <w:t xml:space="preserve"> יותר עם עצמו</w:t>
      </w:r>
      <w:r>
        <w:rPr>
          <w:rtl/>
        </w:rPr>
        <w:t>,</w:t>
      </w:r>
      <w:r w:rsidRPr="00FB638E">
        <w:rPr>
          <w:rtl/>
        </w:rPr>
        <w:t xml:space="preserve"> מכניס איזה דמות משמעותית אחרת כדי שהוא יוכל כזה להיות בשביל עצמו</w:t>
      </w:r>
      <w:r>
        <w:rPr>
          <w:rtl/>
        </w:rPr>
        <w:t>.</w:t>
      </w:r>
    </w:p>
    <w:p w14:paraId="2F0FAD3A"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את מדברת על היסודי יותר</w:t>
      </w:r>
      <w:r>
        <w:rPr>
          <w:rtl/>
        </w:rPr>
        <w:t>?</w:t>
      </w:r>
    </w:p>
    <w:p w14:paraId="07754EDC"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כן</w:t>
      </w:r>
      <w:r>
        <w:rPr>
          <w:rtl/>
        </w:rPr>
        <w:t>,</w:t>
      </w:r>
      <w:r w:rsidRPr="00FB638E">
        <w:rPr>
          <w:rtl/>
        </w:rPr>
        <w:t xml:space="preserve"> מדברת על היסודי</w:t>
      </w:r>
      <w:r>
        <w:rPr>
          <w:rtl/>
        </w:rPr>
        <w:t>.</w:t>
      </w:r>
    </w:p>
    <w:p w14:paraId="3A5EF7A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p>
    <w:p w14:paraId="684FC889" w14:textId="77777777" w:rsidR="000F5784" w:rsidRPr="00FB638E" w:rsidRDefault="000F5784" w:rsidP="000F5784">
      <w:pPr>
        <w:pStyle w:val="31"/>
      </w:pPr>
      <w:r>
        <w:rPr>
          <w:b/>
          <w:bCs/>
          <w:rtl/>
        </w:rPr>
        <w:t>ד':</w:t>
      </w:r>
      <w:r>
        <w:rPr>
          <w:b/>
          <w:bCs/>
          <w:rtl/>
        </w:rPr>
        <w:tab/>
      </w:r>
      <w:r w:rsidRPr="00FB638E">
        <w:rPr>
          <w:rtl/>
        </w:rPr>
        <w:t>אה</w:t>
      </w:r>
      <w:r>
        <w:rPr>
          <w:rtl/>
        </w:rPr>
        <w:t>...</w:t>
      </w:r>
    </w:p>
    <w:p w14:paraId="57CD2E2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מה היית משנה בבית ספר</w:t>
      </w:r>
      <w:r>
        <w:rPr>
          <w:rtl/>
        </w:rPr>
        <w:t>?</w:t>
      </w:r>
      <w:r w:rsidRPr="00FB638E">
        <w:rPr>
          <w:rtl/>
        </w:rPr>
        <w:t xml:space="preserve"> בלמידה</w:t>
      </w:r>
      <w:r>
        <w:rPr>
          <w:rtl/>
        </w:rPr>
        <w:t>,</w:t>
      </w:r>
      <w:r w:rsidRPr="00FB638E">
        <w:rPr>
          <w:rtl/>
        </w:rPr>
        <w:t xml:space="preserve"> בקשרים בין הילדים</w:t>
      </w:r>
      <w:r>
        <w:rPr>
          <w:rtl/>
        </w:rPr>
        <w:t>,</w:t>
      </w:r>
      <w:r w:rsidRPr="00FB638E">
        <w:rPr>
          <w:rtl/>
        </w:rPr>
        <w:t xml:space="preserve"> בקשרים בין</w:t>
      </w:r>
      <w:r>
        <w:rPr>
          <w:rtl/>
        </w:rPr>
        <w:t>...</w:t>
      </w:r>
      <w:r w:rsidRPr="00FB638E">
        <w:rPr>
          <w:rtl/>
        </w:rPr>
        <w:t xml:space="preserve"> אולי בינך לבין המורים</w:t>
      </w:r>
      <w:r>
        <w:rPr>
          <w:rtl/>
        </w:rPr>
        <w:t>,</w:t>
      </w:r>
      <w:r w:rsidRPr="00FB638E">
        <w:rPr>
          <w:rtl/>
        </w:rPr>
        <w:t xml:space="preserve"> במקצועות</w:t>
      </w:r>
      <w:r>
        <w:rPr>
          <w:rtl/>
        </w:rPr>
        <w:t>?</w:t>
      </w:r>
    </w:p>
    <w:p w14:paraId="7571383B" w14:textId="77777777" w:rsidR="000F5784" w:rsidRPr="00FB638E" w:rsidRDefault="000F5784" w:rsidP="000F5784">
      <w:pPr>
        <w:pStyle w:val="31"/>
      </w:pPr>
      <w:r>
        <w:rPr>
          <w:b/>
          <w:bCs/>
          <w:rtl/>
        </w:rPr>
        <w:t>ד':</w:t>
      </w:r>
      <w:r>
        <w:rPr>
          <w:b/>
          <w:bCs/>
          <w:rtl/>
        </w:rPr>
        <w:tab/>
      </w:r>
      <w:r w:rsidRPr="00FB638E">
        <w:rPr>
          <w:rtl/>
        </w:rPr>
        <w:t>וואי</w:t>
      </w:r>
      <w:r>
        <w:rPr>
          <w:rtl/>
        </w:rPr>
        <w:t>,</w:t>
      </w:r>
      <w:r w:rsidRPr="00FB638E">
        <w:rPr>
          <w:rtl/>
        </w:rPr>
        <w:t xml:space="preserve"> איזה מוזר זה להיזכר בילדות שלי</w:t>
      </w:r>
      <w:r>
        <w:rPr>
          <w:rtl/>
        </w:rPr>
        <w:t>.</w:t>
      </w:r>
      <w:r w:rsidRPr="00FB638E">
        <w:rPr>
          <w:rtl/>
        </w:rPr>
        <w:t xml:space="preserve"> לוקח רגע</w:t>
      </w:r>
      <w:r>
        <w:rPr>
          <w:rtl/>
        </w:rPr>
        <w:t>.</w:t>
      </w:r>
    </w:p>
    <w:p w14:paraId="13871F01"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כן</w:t>
      </w:r>
      <w:r>
        <w:rPr>
          <w:rtl/>
        </w:rPr>
        <w:t>,</w:t>
      </w:r>
      <w:r w:rsidRPr="00FB638E">
        <w:rPr>
          <w:rtl/>
        </w:rPr>
        <w:t xml:space="preserve"> בטח</w:t>
      </w:r>
      <w:r>
        <w:rPr>
          <w:rtl/>
        </w:rPr>
        <w:t>.</w:t>
      </w:r>
      <w:r w:rsidRPr="00FB638E">
        <w:rPr>
          <w:rtl/>
        </w:rPr>
        <w:t xml:space="preserve"> קחי את הזמן</w:t>
      </w:r>
      <w:r>
        <w:rPr>
          <w:rtl/>
        </w:rPr>
        <w:t>.</w:t>
      </w:r>
    </w:p>
    <w:p w14:paraId="41BD2EAC" w14:textId="77777777" w:rsidR="000F5784" w:rsidRPr="00FB638E" w:rsidRDefault="000F5784" w:rsidP="000F5784">
      <w:pPr>
        <w:pStyle w:val="31"/>
      </w:pPr>
      <w:r>
        <w:rPr>
          <w:b/>
          <w:bCs/>
          <w:rtl/>
        </w:rPr>
        <w:t>ד':</w:t>
      </w:r>
      <w:r>
        <w:rPr>
          <w:b/>
          <w:bCs/>
          <w:rtl/>
        </w:rPr>
        <w:tab/>
      </w:r>
      <w:r w:rsidRPr="00FB638E">
        <w:rPr>
          <w:rtl/>
        </w:rPr>
        <w:t>היה</w:t>
      </w:r>
      <w:r>
        <w:rPr>
          <w:rtl/>
        </w:rPr>
        <w:t>...</w:t>
      </w:r>
      <w:r w:rsidRPr="00FB638E">
        <w:rPr>
          <w:rtl/>
        </w:rPr>
        <w:t xml:space="preserve"> ואני לא זוכרת</w:t>
      </w:r>
      <w:r>
        <w:rPr>
          <w:rtl/>
        </w:rPr>
        <w:t>.</w:t>
      </w:r>
      <w:r w:rsidRPr="00FB638E">
        <w:rPr>
          <w:rtl/>
        </w:rPr>
        <w:t xml:space="preserve"> יכול להיות שאם הייתי מקבלת קצת יותר זמן פרטני או בקבוצה קטנה אז אה</w:t>
      </w:r>
      <w:r>
        <w:rPr>
          <w:rtl/>
        </w:rPr>
        <w:t>...</w:t>
      </w:r>
      <w:r w:rsidRPr="00FB638E">
        <w:rPr>
          <w:rtl/>
        </w:rPr>
        <w:t xml:space="preserve"> זה היה יכול לעזור לי</w:t>
      </w:r>
      <w:r>
        <w:rPr>
          <w:rtl/>
        </w:rPr>
        <w:t>.</w:t>
      </w:r>
      <w:r w:rsidRPr="00FB638E">
        <w:rPr>
          <w:rtl/>
        </w:rPr>
        <w:t xml:space="preserve"> לי לא היה אכפת שאני לא יודעת לקרוא בגיל מאוחר</w:t>
      </w:r>
      <w:r>
        <w:rPr>
          <w:rtl/>
        </w:rPr>
        <w:t>,</w:t>
      </w:r>
      <w:r w:rsidRPr="00FB638E">
        <w:rPr>
          <w:rtl/>
        </w:rPr>
        <w:t xml:space="preserve"> אבל את יודעת</w:t>
      </w:r>
      <w:r>
        <w:rPr>
          <w:rtl/>
        </w:rPr>
        <w:t>,</w:t>
      </w:r>
      <w:r w:rsidRPr="00FB638E">
        <w:rPr>
          <w:rtl/>
        </w:rPr>
        <w:t xml:space="preserve"> מספיק שיש איזה אמא</w:t>
      </w:r>
      <w:r>
        <w:rPr>
          <w:rtl/>
        </w:rPr>
        <w:t>,</w:t>
      </w:r>
      <w:r w:rsidRPr="00FB638E">
        <w:rPr>
          <w:rtl/>
        </w:rPr>
        <w:t xml:space="preserve"> אבא שזה קצת קשה להם</w:t>
      </w:r>
      <w:r>
        <w:rPr>
          <w:rtl/>
        </w:rPr>
        <w:t>,</w:t>
      </w:r>
      <w:r w:rsidRPr="00FB638E">
        <w:rPr>
          <w:rtl/>
        </w:rPr>
        <w:t xml:space="preserve"> זה יכול מאוד להכביד על ילד או ילדה</w:t>
      </w:r>
      <w:r>
        <w:rPr>
          <w:rtl/>
        </w:rPr>
        <w:t>.</w:t>
      </w:r>
      <w:r w:rsidRPr="00FB638E">
        <w:rPr>
          <w:rtl/>
        </w:rPr>
        <w:t xml:space="preserve"> וסוף כיתה ג' זה באמת</w:t>
      </w:r>
      <w:r>
        <w:rPr>
          <w:rtl/>
        </w:rPr>
        <w:t>...</w:t>
      </w:r>
      <w:r w:rsidRPr="00FB638E">
        <w:rPr>
          <w:rtl/>
        </w:rPr>
        <w:t xml:space="preserve"> זה יחסית מהמאוחרים</w:t>
      </w:r>
      <w:r>
        <w:rPr>
          <w:rtl/>
        </w:rPr>
        <w:t>,</w:t>
      </w:r>
      <w:r w:rsidRPr="00FB638E">
        <w:rPr>
          <w:rtl/>
        </w:rPr>
        <w:t xml:space="preserve"> מהרדומים כאילו</w:t>
      </w:r>
      <w:r>
        <w:rPr>
          <w:rtl/>
        </w:rPr>
        <w:t>.</w:t>
      </w:r>
      <w:r w:rsidRPr="00FB638E">
        <w:rPr>
          <w:rtl/>
        </w:rPr>
        <w:t xml:space="preserve"> אם הייתה לי איזושהי לקות</w:t>
      </w:r>
      <w:r>
        <w:rPr>
          <w:rtl/>
        </w:rPr>
        <w:t>,</w:t>
      </w:r>
      <w:r w:rsidRPr="00FB638E">
        <w:rPr>
          <w:rtl/>
        </w:rPr>
        <w:t xml:space="preserve"> אז זה היה יכול להיות קצת מאוחר מדי לעלות על זה</w:t>
      </w:r>
      <w:r>
        <w:rPr>
          <w:rtl/>
        </w:rPr>
        <w:t>.</w:t>
      </w:r>
      <w:r w:rsidRPr="00FB638E">
        <w:rPr>
          <w:rtl/>
        </w:rPr>
        <w:t xml:space="preserve"> חושבת שהיה שם איזשהו</w:t>
      </w:r>
      <w:r>
        <w:rPr>
          <w:rtl/>
        </w:rPr>
        <w:t>...</w:t>
      </w:r>
      <w:r w:rsidRPr="00FB638E">
        <w:rPr>
          <w:rtl/>
        </w:rPr>
        <w:t xml:space="preserve"> מספיק תשומת לב</w:t>
      </w:r>
      <w:r>
        <w:rPr>
          <w:rtl/>
        </w:rPr>
        <w:t>.</w:t>
      </w:r>
      <w:r w:rsidRPr="00FB638E">
        <w:rPr>
          <w:rtl/>
        </w:rPr>
        <w:t xml:space="preserve"> היו עניינים חברתיים</w:t>
      </w:r>
      <w:r>
        <w:rPr>
          <w:rtl/>
        </w:rPr>
        <w:t>.</w:t>
      </w:r>
      <w:r w:rsidRPr="00FB638E">
        <w:rPr>
          <w:rtl/>
        </w:rPr>
        <w:t xml:space="preserve"> אני בטוחה שזה טופל בין ההורים ועם</w:t>
      </w:r>
      <w:r>
        <w:rPr>
          <w:rtl/>
        </w:rPr>
        <w:t>...</w:t>
      </w:r>
      <w:r w:rsidRPr="00FB638E">
        <w:rPr>
          <w:rtl/>
        </w:rPr>
        <w:t xml:space="preserve"> אבל אני לא באמת יודעת כאילו</w:t>
      </w:r>
      <w:r>
        <w:rPr>
          <w:rtl/>
        </w:rPr>
        <w:t>...</w:t>
      </w:r>
      <w:r w:rsidRPr="00FB638E">
        <w:rPr>
          <w:rtl/>
        </w:rPr>
        <w:t xml:space="preserve"> אני זוכרת את החרמות ואני תמיד הייתי עם הילדה שעושים עליה חרם</w:t>
      </w:r>
      <w:r>
        <w:rPr>
          <w:rtl/>
        </w:rPr>
        <w:t>,</w:t>
      </w:r>
      <w:r w:rsidRPr="00FB638E">
        <w:rPr>
          <w:rtl/>
        </w:rPr>
        <w:t xml:space="preserve"> זה היה כאילו אני</w:t>
      </w:r>
      <w:r>
        <w:rPr>
          <w:rtl/>
        </w:rPr>
        <w:t>...</w:t>
      </w:r>
      <w:r w:rsidRPr="00FB638E">
        <w:rPr>
          <w:rtl/>
        </w:rPr>
        <w:t xml:space="preserve"> ש</w:t>
      </w:r>
      <w:r>
        <w:rPr>
          <w:rFonts w:hint="cs"/>
          <w:rtl/>
        </w:rPr>
        <w:t>ם ת</w:t>
      </w:r>
      <w:r w:rsidRPr="00FB638E">
        <w:rPr>
          <w:rtl/>
        </w:rPr>
        <w:t>מיד הייתי תופסת</w:t>
      </w:r>
      <w:r>
        <w:rPr>
          <w:rtl/>
        </w:rPr>
        <w:t>.</w:t>
      </w:r>
      <w:r w:rsidRPr="00FB638E">
        <w:rPr>
          <w:rtl/>
        </w:rPr>
        <w:t xml:space="preserve"> אני לא הרגשתי שהמבוגרים עושים איזשהו משהו</w:t>
      </w:r>
      <w:r>
        <w:rPr>
          <w:rtl/>
        </w:rPr>
        <w:t>.</w:t>
      </w:r>
      <w:r w:rsidRPr="00FB638E">
        <w:t xml:space="preserve"> </w:t>
      </w:r>
      <w:r w:rsidRPr="00FB638E">
        <w:rPr>
          <w:rtl/>
        </w:rPr>
        <w:t xml:space="preserve">כאילו הרגשתי שממש שאני ועוד חברה עשינו את המהפך </w:t>
      </w:r>
      <w:r w:rsidRPr="00FB638E">
        <w:rPr>
          <w:rtl/>
        </w:rPr>
        <w:lastRenderedPageBreak/>
        <w:t>בכיתה ו'</w:t>
      </w:r>
      <w:r>
        <w:rPr>
          <w:rtl/>
        </w:rPr>
        <w:t>,</w:t>
      </w:r>
      <w:r w:rsidRPr="00FB638E">
        <w:rPr>
          <w:rtl/>
        </w:rPr>
        <w:t xml:space="preserve"> כאילו אמרנו שאנחנו לא מוכנות יותר</w:t>
      </w:r>
      <w:r>
        <w:rPr>
          <w:rtl/>
        </w:rPr>
        <w:t>,</w:t>
      </w:r>
      <w:r w:rsidRPr="00FB638E">
        <w:rPr>
          <w:rtl/>
        </w:rPr>
        <w:t xml:space="preserve"> שהייתה מלכת הכיתה וכזה</w:t>
      </w:r>
      <w:r>
        <w:rPr>
          <w:rtl/>
        </w:rPr>
        <w:t>,</w:t>
      </w:r>
      <w:r w:rsidRPr="00FB638E">
        <w:rPr>
          <w:rtl/>
        </w:rPr>
        <w:t xml:space="preserve"> ובאמת כזה </w:t>
      </w:r>
      <w:r>
        <w:rPr>
          <w:rtl/>
        </w:rPr>
        <w:t>הכול</w:t>
      </w:r>
      <w:r w:rsidRPr="00FB638E">
        <w:rPr>
          <w:rtl/>
        </w:rPr>
        <w:t xml:space="preserve"> השתנה</w:t>
      </w:r>
      <w:r>
        <w:rPr>
          <w:rtl/>
        </w:rPr>
        <w:t>,</w:t>
      </w:r>
      <w:r w:rsidRPr="00FB638E">
        <w:rPr>
          <w:rtl/>
        </w:rPr>
        <w:t xml:space="preserve"> אבל אני לא זוכרת את המבוגרים שם</w:t>
      </w:r>
      <w:r>
        <w:rPr>
          <w:rtl/>
        </w:rPr>
        <w:t>.</w:t>
      </w:r>
    </w:p>
    <w:p w14:paraId="11B45700"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אולי</w:t>
      </w:r>
      <w:r>
        <w:rPr>
          <w:rtl/>
        </w:rPr>
        <w:t>...</w:t>
      </w:r>
      <w:r w:rsidRPr="00FB638E">
        <w:rPr>
          <w:rtl/>
        </w:rPr>
        <w:t xml:space="preserve"> מעניין</w:t>
      </w:r>
      <w:r>
        <w:rPr>
          <w:rtl/>
        </w:rPr>
        <w:t>.</w:t>
      </w:r>
      <w:r w:rsidRPr="00FB638E">
        <w:rPr>
          <w:rtl/>
        </w:rPr>
        <w:t xml:space="preserve"> את יודעת</w:t>
      </w:r>
      <w:r>
        <w:rPr>
          <w:rtl/>
        </w:rPr>
        <w:t>,</w:t>
      </w:r>
      <w:r w:rsidRPr="00FB638E">
        <w:rPr>
          <w:rtl/>
        </w:rPr>
        <w:t xml:space="preserve"> מעניין</w:t>
      </w:r>
      <w:r>
        <w:rPr>
          <w:rtl/>
        </w:rPr>
        <w:t>.</w:t>
      </w:r>
      <w:r w:rsidRPr="00FB638E">
        <w:rPr>
          <w:rtl/>
        </w:rPr>
        <w:t xml:space="preserve"> אולי היית רוצה לדעת שהם מטפלים בזה יותר</w:t>
      </w:r>
      <w:r>
        <w:rPr>
          <w:rtl/>
        </w:rPr>
        <w:t>,</w:t>
      </w:r>
      <w:r w:rsidRPr="00FB638E">
        <w:rPr>
          <w:rtl/>
        </w:rPr>
        <w:t xml:space="preserve"> כאילו</w:t>
      </w:r>
      <w:r>
        <w:rPr>
          <w:rtl/>
        </w:rPr>
        <w:t>?</w:t>
      </w:r>
    </w:p>
    <w:p w14:paraId="4E7A5EA9"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חושבת על זה</w:t>
      </w:r>
      <w:r>
        <w:rPr>
          <w:rtl/>
        </w:rPr>
        <w:t>...</w:t>
      </w:r>
      <w:r w:rsidRPr="00FB638E">
        <w:rPr>
          <w:rtl/>
        </w:rPr>
        <w:t xml:space="preserve"> סליחה</w:t>
      </w:r>
      <w:r>
        <w:rPr>
          <w:rtl/>
        </w:rPr>
        <w:t>,</w:t>
      </w:r>
      <w:r w:rsidRPr="00FB638E">
        <w:rPr>
          <w:rtl/>
        </w:rPr>
        <w:t xml:space="preserve"> אבל בתור מורה</w:t>
      </w:r>
      <w:r>
        <w:rPr>
          <w:rtl/>
        </w:rPr>
        <w:t>,</w:t>
      </w:r>
      <w:r w:rsidRPr="00FB638E">
        <w:rPr>
          <w:rtl/>
        </w:rPr>
        <w:t xml:space="preserve"> שאנחנו עושים המון מאחורי הקלעים</w:t>
      </w:r>
      <w:r>
        <w:rPr>
          <w:rtl/>
        </w:rPr>
        <w:t>,</w:t>
      </w:r>
      <w:r w:rsidRPr="00FB638E">
        <w:rPr>
          <w:rtl/>
        </w:rPr>
        <w:t xml:space="preserve"> ואולי כילדה בכיתה ד' היה לי טוב לדעת שבעצם</w:t>
      </w:r>
      <w:r>
        <w:rPr>
          <w:rtl/>
        </w:rPr>
        <w:t>...</w:t>
      </w:r>
      <w:r w:rsidRPr="00FB638E">
        <w:rPr>
          <w:rtl/>
        </w:rPr>
        <w:t xml:space="preserve"> לא יודעת מה זה היה עושה לי</w:t>
      </w:r>
      <w:r>
        <w:rPr>
          <w:rtl/>
        </w:rPr>
        <w:t>,</w:t>
      </w:r>
      <w:r w:rsidRPr="00FB638E">
        <w:rPr>
          <w:rtl/>
        </w:rPr>
        <w:t xml:space="preserve"> טוב</w:t>
      </w:r>
      <w:r>
        <w:rPr>
          <w:rtl/>
        </w:rPr>
        <w:t>?</w:t>
      </w:r>
      <w:r w:rsidRPr="00FB638E">
        <w:rPr>
          <w:rtl/>
        </w:rPr>
        <w:t xml:space="preserve"> זה היה עושה עוד יותר בל</w:t>
      </w:r>
      <w:r>
        <w:rPr>
          <w:rFonts w:hint="cs"/>
          <w:rtl/>
        </w:rPr>
        <w:t>א</w:t>
      </w:r>
      <w:r w:rsidRPr="00FB638E">
        <w:rPr>
          <w:rtl/>
        </w:rPr>
        <w:t>גן</w:t>
      </w:r>
      <w:r>
        <w:rPr>
          <w:rtl/>
        </w:rPr>
        <w:t>.</w:t>
      </w:r>
      <w:r w:rsidRPr="00FB638E">
        <w:rPr>
          <w:rtl/>
        </w:rPr>
        <w:t xml:space="preserve"> שאלה</w:t>
      </w:r>
      <w:r>
        <w:rPr>
          <w:rtl/>
        </w:rPr>
        <w:t>.</w:t>
      </w:r>
    </w:p>
    <w:p w14:paraId="478E540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שאלה</w:t>
      </w:r>
      <w:r>
        <w:rPr>
          <w:rtl/>
        </w:rPr>
        <w:t>.</w:t>
      </w:r>
    </w:p>
    <w:p w14:paraId="3A3B950C" w14:textId="77777777" w:rsidR="000F5784" w:rsidRPr="00FB638E" w:rsidRDefault="000F5784" w:rsidP="000F5784">
      <w:pPr>
        <w:pStyle w:val="31"/>
      </w:pPr>
      <w:r>
        <w:rPr>
          <w:b/>
          <w:bCs/>
          <w:rtl/>
        </w:rPr>
        <w:t>ד':</w:t>
      </w:r>
      <w:r>
        <w:rPr>
          <w:b/>
          <w:bCs/>
          <w:rtl/>
        </w:rPr>
        <w:tab/>
      </w:r>
      <w:r w:rsidRPr="00FB638E">
        <w:rPr>
          <w:rtl/>
        </w:rPr>
        <w:t>שמה את זה כשאלה</w:t>
      </w:r>
      <w:r>
        <w:rPr>
          <w:rtl/>
        </w:rPr>
        <w:t>.</w:t>
      </w:r>
    </w:p>
    <w:p w14:paraId="1AD1BFC8"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אוקיי</w:t>
      </w:r>
      <w:r>
        <w:rPr>
          <w:rtl/>
        </w:rPr>
        <w:t>.</w:t>
      </w:r>
      <w:r w:rsidRPr="00FB638E">
        <w:rPr>
          <w:rtl/>
        </w:rPr>
        <w:t xml:space="preserve"> אה</w:t>
      </w:r>
      <w:r>
        <w:rPr>
          <w:rtl/>
        </w:rPr>
        <w:t>,</w:t>
      </w:r>
      <w:r w:rsidRPr="00FB638E">
        <w:rPr>
          <w:rtl/>
        </w:rPr>
        <w:t xml:space="preserve"> </w:t>
      </w:r>
      <w:r>
        <w:rPr>
          <w:rFonts w:hint="cs"/>
          <w:rtl/>
        </w:rPr>
        <w:t>ד' יקרה</w:t>
      </w:r>
      <w:r>
        <w:rPr>
          <w:rtl/>
        </w:rPr>
        <w:t>,</w:t>
      </w:r>
      <w:r w:rsidRPr="00FB638E">
        <w:rPr>
          <w:rtl/>
        </w:rPr>
        <w:t xml:space="preserve"> רק לסיום</w:t>
      </w:r>
      <w:r>
        <w:rPr>
          <w:rtl/>
        </w:rPr>
        <w:t>...</w:t>
      </w:r>
      <w:r w:rsidRPr="00FB638E">
        <w:rPr>
          <w:rtl/>
        </w:rPr>
        <w:t xml:space="preserve"> רק לסיום רציתי לשאול את שאלת המיליון דולר</w:t>
      </w:r>
      <w:r>
        <w:rPr>
          <w:rtl/>
        </w:rPr>
        <w:t>:</w:t>
      </w:r>
      <w:r>
        <w:rPr>
          <w:rFonts w:hint="cs"/>
          <w:rtl/>
        </w:rPr>
        <w:t xml:space="preserve"> ה</w:t>
      </w:r>
      <w:r w:rsidRPr="00FB638E">
        <w:rPr>
          <w:rtl/>
        </w:rPr>
        <w:t>אם את הילד שלך את ת</w:t>
      </w:r>
      <w:r>
        <w:rPr>
          <w:rFonts w:hint="cs"/>
          <w:rtl/>
        </w:rPr>
        <w:t>י</w:t>
      </w:r>
      <w:r w:rsidRPr="00FB638E">
        <w:rPr>
          <w:rtl/>
        </w:rPr>
        <w:t>קחי לחינוך ולדורף</w:t>
      </w:r>
      <w:r>
        <w:rPr>
          <w:rtl/>
        </w:rPr>
        <w:t>?</w:t>
      </w:r>
    </w:p>
    <w:p w14:paraId="7BB72E00" w14:textId="77777777" w:rsidR="000F5784" w:rsidRPr="00FB638E" w:rsidRDefault="000F5784" w:rsidP="000F5784">
      <w:pPr>
        <w:pStyle w:val="31"/>
      </w:pPr>
      <w:r w:rsidRPr="00EE585A">
        <w:rPr>
          <w:b/>
          <w:bCs/>
          <w:rtl/>
        </w:rPr>
        <w:t>ד':</w:t>
      </w:r>
      <w:r>
        <w:rPr>
          <w:rtl/>
        </w:rPr>
        <w:tab/>
      </w:r>
      <w:r w:rsidRPr="00FB638E">
        <w:rPr>
          <w:rtl/>
        </w:rPr>
        <w:t>כן</w:t>
      </w:r>
      <w:r>
        <w:rPr>
          <w:rtl/>
        </w:rPr>
        <w:t>.</w:t>
      </w:r>
    </w:p>
    <w:p w14:paraId="3D6CA7B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ותגידי למה גם</w:t>
      </w:r>
      <w:r>
        <w:rPr>
          <w:rtl/>
        </w:rPr>
        <w:t>.</w:t>
      </w:r>
    </w:p>
    <w:p w14:paraId="0C6BF3AD" w14:textId="77777777" w:rsidR="000F5784" w:rsidRPr="00FB638E" w:rsidRDefault="000F5784" w:rsidP="000F5784">
      <w:pPr>
        <w:pStyle w:val="31"/>
      </w:pPr>
      <w:r>
        <w:rPr>
          <w:b/>
          <w:bCs/>
          <w:rtl/>
        </w:rPr>
        <w:t>ד':</w:t>
      </w:r>
      <w:r>
        <w:rPr>
          <w:b/>
          <w:bCs/>
          <w:rtl/>
        </w:rPr>
        <w:tab/>
      </w:r>
      <w:r w:rsidRPr="00FB638E">
        <w:rPr>
          <w:rtl/>
        </w:rPr>
        <w:t>כן</w:t>
      </w:r>
      <w:r>
        <w:rPr>
          <w:rtl/>
        </w:rPr>
        <w:t>,</w:t>
      </w:r>
      <w:r w:rsidRPr="00FB638E">
        <w:rPr>
          <w:rtl/>
        </w:rPr>
        <w:t xml:space="preserve"> כי אני מאמינה בפילוסופיה ובדרך החיים</w:t>
      </w:r>
      <w:r>
        <w:rPr>
          <w:rtl/>
        </w:rPr>
        <w:t>.</w:t>
      </w:r>
      <w:r w:rsidRPr="00FB638E">
        <w:rPr>
          <w:rtl/>
        </w:rPr>
        <w:t xml:space="preserve"> אני</w:t>
      </w:r>
      <w:r>
        <w:rPr>
          <w:rtl/>
        </w:rPr>
        <w:t>...</w:t>
      </w:r>
      <w:r w:rsidRPr="00FB638E">
        <w:rPr>
          <w:rtl/>
        </w:rPr>
        <w:t xml:space="preserve"> אני מאוד מפחדת מאיזה מורה יצא לו</w:t>
      </w:r>
      <w:r>
        <w:rPr>
          <w:rtl/>
        </w:rPr>
        <w:t>.</w:t>
      </w:r>
      <w:r w:rsidRPr="00FB638E">
        <w:rPr>
          <w:rtl/>
        </w:rPr>
        <w:t xml:space="preserve"> כאילו</w:t>
      </w:r>
      <w:r>
        <w:rPr>
          <w:rtl/>
        </w:rPr>
        <w:t>,</w:t>
      </w:r>
      <w:r w:rsidRPr="00FB638E">
        <w:rPr>
          <w:rtl/>
        </w:rPr>
        <w:t xml:space="preserve"> בא לי להגיד אני רוצה לשלוח</w:t>
      </w:r>
      <w:r>
        <w:rPr>
          <w:rtl/>
        </w:rPr>
        <w:t>,</w:t>
      </w:r>
      <w:r w:rsidRPr="00FB638E">
        <w:rPr>
          <w:rtl/>
        </w:rPr>
        <w:t xml:space="preserve"> אבל אני לא רוצה בכל מחיר</w:t>
      </w:r>
      <w:r>
        <w:rPr>
          <w:rtl/>
        </w:rPr>
        <w:t>.</w:t>
      </w:r>
      <w:r w:rsidRPr="00FB638E">
        <w:rPr>
          <w:rtl/>
        </w:rPr>
        <w:t xml:space="preserve"> כן</w:t>
      </w:r>
      <w:r>
        <w:rPr>
          <w:rtl/>
        </w:rPr>
        <w:t>,</w:t>
      </w:r>
      <w:r w:rsidRPr="00FB638E">
        <w:rPr>
          <w:rtl/>
        </w:rPr>
        <w:t xml:space="preserve"> אני כאילו</w:t>
      </w:r>
      <w:r>
        <w:rPr>
          <w:rtl/>
        </w:rPr>
        <w:t>...</w:t>
      </w:r>
      <w:r w:rsidRPr="00FB638E">
        <w:rPr>
          <w:rtl/>
        </w:rPr>
        <w:t xml:space="preserve"> אני יודעת שזה</w:t>
      </w:r>
      <w:r>
        <w:rPr>
          <w:rtl/>
        </w:rPr>
        <w:t>...</w:t>
      </w:r>
      <w:r w:rsidRPr="00FB638E">
        <w:rPr>
          <w:rtl/>
        </w:rPr>
        <w:t xml:space="preserve"> שזה מסע לעבור עם מחנך</w:t>
      </w:r>
      <w:r>
        <w:rPr>
          <w:rtl/>
        </w:rPr>
        <w:t>.</w:t>
      </w:r>
      <w:r w:rsidRPr="00FB638E">
        <w:rPr>
          <w:rtl/>
        </w:rPr>
        <w:t xml:space="preserve"> גם אם אני</w:t>
      </w:r>
      <w:r>
        <w:rPr>
          <w:rtl/>
        </w:rPr>
        <w:t>...</w:t>
      </w:r>
      <w:r w:rsidRPr="00FB638E">
        <w:rPr>
          <w:rtl/>
        </w:rPr>
        <w:t xml:space="preserve"> במיוחד אם אני כאמא לא מתחברת והגורל מצמיד לילד שלי מחנך או מחנכת שאני לא מחוברת או</w:t>
      </w:r>
      <w:r>
        <w:rPr>
          <w:rtl/>
        </w:rPr>
        <w:t>...</w:t>
      </w:r>
      <w:r w:rsidRPr="00FB638E">
        <w:rPr>
          <w:rtl/>
        </w:rPr>
        <w:t xml:space="preserve"> זה מסע שמפחיד אותי ממש לעבור אותו</w:t>
      </w:r>
      <w:r>
        <w:rPr>
          <w:rtl/>
        </w:rPr>
        <w:t>.</w:t>
      </w:r>
      <w:r w:rsidRPr="00FB638E">
        <w:rPr>
          <w:rtl/>
        </w:rPr>
        <w:t xml:space="preserve"> וואי</w:t>
      </w:r>
      <w:r>
        <w:rPr>
          <w:rtl/>
        </w:rPr>
        <w:t>,</w:t>
      </w:r>
      <w:r w:rsidRPr="00FB638E">
        <w:rPr>
          <w:rtl/>
        </w:rPr>
        <w:t xml:space="preserve"> איך לא בא לי</w:t>
      </w:r>
      <w:r>
        <w:rPr>
          <w:rtl/>
        </w:rPr>
        <w:t>.</w:t>
      </w:r>
      <w:r w:rsidRPr="00FB638E">
        <w:rPr>
          <w:rtl/>
        </w:rPr>
        <w:t xml:space="preserve"> היא יודעת מה</w:t>
      </w:r>
      <w:r>
        <w:rPr>
          <w:rtl/>
        </w:rPr>
        <w:t>?</w:t>
      </w:r>
      <w:r w:rsidRPr="00FB638E">
        <w:rPr>
          <w:rtl/>
        </w:rPr>
        <w:t xml:space="preserve"> אבל אם זה מה שיצטרך לקרות</w:t>
      </w:r>
      <w:r>
        <w:rPr>
          <w:rtl/>
        </w:rPr>
        <w:t>,</w:t>
      </w:r>
      <w:r w:rsidRPr="00FB638E">
        <w:rPr>
          <w:rtl/>
        </w:rPr>
        <w:t xml:space="preserve"> אז כאילו</w:t>
      </w:r>
      <w:r>
        <w:rPr>
          <w:rtl/>
        </w:rPr>
        <w:t>...</w:t>
      </w:r>
      <w:r w:rsidRPr="00FB638E">
        <w:rPr>
          <w:rtl/>
        </w:rPr>
        <w:t xml:space="preserve"> אם זה</w:t>
      </w:r>
      <w:r>
        <w:rPr>
          <w:rtl/>
        </w:rPr>
        <w:t>...</w:t>
      </w:r>
      <w:r w:rsidRPr="00FB638E">
        <w:rPr>
          <w:rtl/>
        </w:rPr>
        <w:t xml:space="preserve"> אם זה הגורל שלנו</w:t>
      </w:r>
      <w:r>
        <w:rPr>
          <w:rtl/>
        </w:rPr>
        <w:t>,</w:t>
      </w:r>
      <w:r w:rsidRPr="00FB638E">
        <w:rPr>
          <w:rtl/>
        </w:rPr>
        <w:t xml:space="preserve"> אז הגורל שלנו</w:t>
      </w:r>
      <w:r>
        <w:rPr>
          <w:rtl/>
        </w:rPr>
        <w:t>.</w:t>
      </w:r>
      <w:r w:rsidRPr="00FB638E">
        <w:rPr>
          <w:rtl/>
        </w:rPr>
        <w:t xml:space="preserve"> יפה להגיד אני מאמינה בפילוסופיה ואז זה להתחיל אה</w:t>
      </w:r>
      <w:r>
        <w:rPr>
          <w:rtl/>
        </w:rPr>
        <w:t>...</w:t>
      </w:r>
      <w:r w:rsidRPr="00FB638E">
        <w:rPr>
          <w:rtl/>
        </w:rPr>
        <w:t xml:space="preserve"> להתחבא</w:t>
      </w:r>
      <w:r>
        <w:rPr>
          <w:rtl/>
        </w:rPr>
        <w:t>.</w:t>
      </w:r>
      <w:r w:rsidRPr="00FB638E">
        <w:rPr>
          <w:rtl/>
        </w:rPr>
        <w:t xml:space="preserve"> טוב</w:t>
      </w:r>
      <w:r>
        <w:rPr>
          <w:rtl/>
        </w:rPr>
        <w:t>,</w:t>
      </w:r>
      <w:r w:rsidRPr="00FB638E">
        <w:rPr>
          <w:rtl/>
        </w:rPr>
        <w:t xml:space="preserve"> יודעת מה</w:t>
      </w:r>
      <w:r>
        <w:rPr>
          <w:rtl/>
        </w:rPr>
        <w:t>?</w:t>
      </w:r>
      <w:r w:rsidRPr="00FB638E">
        <w:rPr>
          <w:rtl/>
        </w:rPr>
        <w:t xml:space="preserve"> כן</w:t>
      </w:r>
      <w:r>
        <w:rPr>
          <w:rtl/>
        </w:rPr>
        <w:t>.</w:t>
      </w:r>
      <w:r w:rsidRPr="00FB638E">
        <w:rPr>
          <w:rtl/>
        </w:rPr>
        <w:t xml:space="preserve"> התשובה היא כן</w:t>
      </w:r>
      <w:r>
        <w:rPr>
          <w:rtl/>
        </w:rPr>
        <w:t>,</w:t>
      </w:r>
      <w:r w:rsidRPr="00FB638E">
        <w:rPr>
          <w:rtl/>
        </w:rPr>
        <w:t xml:space="preserve"> כמעט בכל מחיר</w:t>
      </w:r>
      <w:r>
        <w:rPr>
          <w:rtl/>
        </w:rPr>
        <w:t>.</w:t>
      </w:r>
      <w:r w:rsidRPr="00FB638E">
        <w:rPr>
          <w:rtl/>
        </w:rPr>
        <w:t xml:space="preserve"> בסדר</w:t>
      </w:r>
      <w:r>
        <w:rPr>
          <w:rtl/>
        </w:rPr>
        <w:t>?</w:t>
      </w:r>
      <w:r w:rsidRPr="00FB638E">
        <w:rPr>
          <w:rtl/>
        </w:rPr>
        <w:t xml:space="preserve"> אם זה משהו חלילה שאני חושבת שזה ממש</w:t>
      </w:r>
      <w:r>
        <w:rPr>
          <w:rtl/>
        </w:rPr>
        <w:t>...</w:t>
      </w:r>
      <w:r w:rsidRPr="00FB638E">
        <w:rPr>
          <w:rtl/>
        </w:rPr>
        <w:t xml:space="preserve"> שיש סכנת נפשות</w:t>
      </w:r>
      <w:r>
        <w:rPr>
          <w:rtl/>
        </w:rPr>
        <w:t>,</w:t>
      </w:r>
      <w:r w:rsidRPr="00FB638E">
        <w:rPr>
          <w:rtl/>
        </w:rPr>
        <w:t xml:space="preserve"> יש לי אחריות כאמא</w:t>
      </w:r>
      <w:r>
        <w:rPr>
          <w:rtl/>
        </w:rPr>
        <w:t>.</w:t>
      </w:r>
    </w:p>
    <w:p w14:paraId="246FEA8C"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אבל זה בגלל שאת שמה את המשקל מאוד על המורה</w:t>
      </w:r>
      <w:r>
        <w:rPr>
          <w:rtl/>
        </w:rPr>
        <w:t>.</w:t>
      </w:r>
    </w:p>
    <w:p w14:paraId="7485C743" w14:textId="77777777" w:rsidR="000F5784" w:rsidRPr="00FB638E" w:rsidRDefault="000F5784" w:rsidP="000F5784">
      <w:pPr>
        <w:pStyle w:val="31"/>
      </w:pPr>
      <w:r w:rsidRPr="00EE585A">
        <w:rPr>
          <w:b/>
          <w:bCs/>
          <w:rtl/>
        </w:rPr>
        <w:t>ד':</w:t>
      </w:r>
      <w:r>
        <w:rPr>
          <w:rtl/>
        </w:rPr>
        <w:tab/>
      </w:r>
      <w:r w:rsidRPr="00FB638E">
        <w:rPr>
          <w:rtl/>
        </w:rPr>
        <w:t>כן</w:t>
      </w:r>
      <w:r>
        <w:rPr>
          <w:rtl/>
        </w:rPr>
        <w:t>.</w:t>
      </w:r>
    </w:p>
    <w:p w14:paraId="4B3A3D57"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זאת אומרת</w:t>
      </w:r>
      <w:r>
        <w:rPr>
          <w:rtl/>
        </w:rPr>
        <w:t>,</w:t>
      </w:r>
      <w:r w:rsidRPr="00FB638E">
        <w:rPr>
          <w:rtl/>
        </w:rPr>
        <w:t xml:space="preserve"> אם לא שמה את המשקל על המורה</w:t>
      </w:r>
      <w:r>
        <w:rPr>
          <w:rtl/>
        </w:rPr>
        <w:t>,</w:t>
      </w:r>
      <w:r w:rsidRPr="00FB638E">
        <w:rPr>
          <w:rtl/>
        </w:rPr>
        <w:t xml:space="preserve"> היית אומרת "סבבה</w:t>
      </w:r>
      <w:r>
        <w:rPr>
          <w:rtl/>
        </w:rPr>
        <w:t>,</w:t>
      </w:r>
      <w:r w:rsidRPr="00FB638E">
        <w:rPr>
          <w:rtl/>
        </w:rPr>
        <w:t xml:space="preserve"> מה שיהיה יהיה</w:t>
      </w:r>
      <w:r w:rsidRPr="00FB638E">
        <w:t>"</w:t>
      </w:r>
      <w:r>
        <w:rPr>
          <w:rtl/>
        </w:rPr>
        <w:t>.</w:t>
      </w:r>
    </w:p>
    <w:p w14:paraId="145010F1" w14:textId="77777777" w:rsidR="000F5784" w:rsidRPr="00FB638E" w:rsidRDefault="000F5784" w:rsidP="000F5784">
      <w:pPr>
        <w:pStyle w:val="31"/>
      </w:pPr>
      <w:r>
        <w:rPr>
          <w:b/>
          <w:bCs/>
          <w:rtl/>
        </w:rPr>
        <w:t>ד':</w:t>
      </w:r>
      <w:r>
        <w:rPr>
          <w:b/>
          <w:bCs/>
          <w:rtl/>
        </w:rPr>
        <w:tab/>
      </w:r>
      <w:r w:rsidRPr="00FB638E">
        <w:rPr>
          <w:rtl/>
        </w:rPr>
        <w:t>מה שיהיה יהיה כי אני</w:t>
      </w:r>
      <w:r>
        <w:rPr>
          <w:rtl/>
        </w:rPr>
        <w:t>...</w:t>
      </w:r>
      <w:r w:rsidRPr="00FB638E">
        <w:rPr>
          <w:rtl/>
        </w:rPr>
        <w:t xml:space="preserve"> כן</w:t>
      </w:r>
      <w:r>
        <w:rPr>
          <w:rtl/>
        </w:rPr>
        <w:t>,</w:t>
      </w:r>
      <w:r w:rsidRPr="00FB638E">
        <w:rPr>
          <w:rtl/>
        </w:rPr>
        <w:t xml:space="preserve"> הרבה על המורים</w:t>
      </w:r>
      <w:r>
        <w:rPr>
          <w:rtl/>
        </w:rPr>
        <w:t>,</w:t>
      </w:r>
      <w:r w:rsidRPr="00FB638E">
        <w:rPr>
          <w:rtl/>
        </w:rPr>
        <w:t xml:space="preserve"> שהם כל כך הרבה זמן ו</w:t>
      </w:r>
      <w:r>
        <w:rPr>
          <w:rtl/>
        </w:rPr>
        <w:t>...</w:t>
      </w:r>
    </w:p>
    <w:p w14:paraId="5EA6BB53"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במיוחד המחנך או המחנכת</w:t>
      </w:r>
      <w:r>
        <w:rPr>
          <w:rtl/>
        </w:rPr>
        <w:t>,</w:t>
      </w:r>
      <w:r w:rsidRPr="00FB638E">
        <w:rPr>
          <w:rtl/>
        </w:rPr>
        <w:t xml:space="preserve"> מורי מקצוע הם פחות</w:t>
      </w:r>
      <w:r>
        <w:rPr>
          <w:rtl/>
        </w:rPr>
        <w:t>...</w:t>
      </w:r>
      <w:r w:rsidRPr="00FB638E">
        <w:rPr>
          <w:rtl/>
        </w:rPr>
        <w:t xml:space="preserve"> לצערי הם פחות משמעותיים</w:t>
      </w:r>
      <w:r>
        <w:rPr>
          <w:rtl/>
        </w:rPr>
        <w:t>.</w:t>
      </w:r>
    </w:p>
    <w:p w14:paraId="3D6D4DD2" w14:textId="77777777" w:rsidR="000F5784" w:rsidRPr="00FB638E" w:rsidRDefault="000F5784" w:rsidP="000F5784">
      <w:pPr>
        <w:pStyle w:val="31"/>
      </w:pPr>
      <w:r>
        <w:rPr>
          <w:b/>
          <w:bCs/>
          <w:rtl/>
        </w:rPr>
        <w:t>ד':</w:t>
      </w:r>
      <w:r>
        <w:rPr>
          <w:b/>
          <w:bCs/>
          <w:rtl/>
        </w:rPr>
        <w:tab/>
      </w:r>
      <w:r w:rsidRPr="00FB638E">
        <w:rPr>
          <w:rtl/>
        </w:rPr>
        <w:t>גם מבחינת השעות וגם מבחינת הקשר</w:t>
      </w:r>
      <w:r>
        <w:rPr>
          <w:rtl/>
        </w:rPr>
        <w:t>,</w:t>
      </w:r>
      <w:r w:rsidRPr="00FB638E">
        <w:rPr>
          <w:rtl/>
        </w:rPr>
        <w:t xml:space="preserve"> שזה קשור</w:t>
      </w:r>
      <w:r>
        <w:rPr>
          <w:rtl/>
        </w:rPr>
        <w:t>...</w:t>
      </w:r>
      <w:r w:rsidRPr="00FB638E">
        <w:rPr>
          <w:rtl/>
        </w:rPr>
        <w:t xml:space="preserve"> זה הזה שהכי משנה</w:t>
      </w:r>
      <w:r>
        <w:rPr>
          <w:rtl/>
        </w:rPr>
        <w:t>,</w:t>
      </w:r>
      <w:r w:rsidRPr="00FB638E">
        <w:rPr>
          <w:rtl/>
        </w:rPr>
        <w:t xml:space="preserve"> זה</w:t>
      </w:r>
      <w:r>
        <w:rPr>
          <w:rtl/>
        </w:rPr>
        <w:t>...</w:t>
      </w:r>
      <w:r w:rsidRPr="00FB638E">
        <w:rPr>
          <w:rtl/>
        </w:rPr>
        <w:t xml:space="preserve"> זה המחנך או המחנכת שנמצאים עם הילד</w:t>
      </w:r>
      <w:r>
        <w:rPr>
          <w:rtl/>
        </w:rPr>
        <w:t>.</w:t>
      </w:r>
    </w:p>
    <w:p w14:paraId="254F55FF"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כן</w:t>
      </w:r>
      <w:r>
        <w:rPr>
          <w:rtl/>
        </w:rPr>
        <w:t>,</w:t>
      </w:r>
      <w:r w:rsidRPr="00FB638E">
        <w:rPr>
          <w:rtl/>
        </w:rPr>
        <w:t xml:space="preserve"> כן</w:t>
      </w:r>
      <w:r>
        <w:rPr>
          <w:rtl/>
        </w:rPr>
        <w:t>,</w:t>
      </w:r>
      <w:r w:rsidRPr="00FB638E">
        <w:rPr>
          <w:rtl/>
        </w:rPr>
        <w:t xml:space="preserve"> בטח</w:t>
      </w:r>
      <w:r>
        <w:rPr>
          <w:rtl/>
        </w:rPr>
        <w:t>.</w:t>
      </w:r>
    </w:p>
    <w:p w14:paraId="6FA2CFE8" w14:textId="77777777" w:rsidR="000F5784" w:rsidRPr="00FB638E" w:rsidRDefault="000F5784" w:rsidP="000F5784">
      <w:pPr>
        <w:pStyle w:val="31"/>
      </w:pPr>
      <w:r w:rsidRPr="00EE585A">
        <w:rPr>
          <w:b/>
          <w:bCs/>
          <w:rtl/>
        </w:rPr>
        <w:t>ד':</w:t>
      </w:r>
      <w:r>
        <w:rPr>
          <w:rtl/>
        </w:rPr>
        <w:tab/>
      </w:r>
      <w:r w:rsidRPr="00FB638E">
        <w:rPr>
          <w:rtl/>
        </w:rPr>
        <w:t>כן</w:t>
      </w:r>
      <w:r>
        <w:rPr>
          <w:rtl/>
        </w:rPr>
        <w:t>.</w:t>
      </w:r>
    </w:p>
    <w:p w14:paraId="540EE0EE"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טוב</w:t>
      </w:r>
      <w:r>
        <w:rPr>
          <w:rtl/>
        </w:rPr>
        <w:t>,</w:t>
      </w:r>
      <w:r w:rsidRPr="00FB638E">
        <w:rPr>
          <w:rtl/>
        </w:rPr>
        <w:t xml:space="preserve"> אה</w:t>
      </w:r>
      <w:r>
        <w:rPr>
          <w:rtl/>
        </w:rPr>
        <w:t>...</w:t>
      </w:r>
      <w:r w:rsidRPr="00FB638E">
        <w:rPr>
          <w:rtl/>
        </w:rPr>
        <w:t xml:space="preserve"> המון תודה רבה לך מאוד על ההסכמה ועל הזמן שלך</w:t>
      </w:r>
      <w:r>
        <w:rPr>
          <w:rtl/>
        </w:rPr>
        <w:t>.</w:t>
      </w:r>
    </w:p>
    <w:p w14:paraId="59D7E8CB" w14:textId="77777777" w:rsidR="000F5784" w:rsidRPr="00FB638E" w:rsidRDefault="000F5784" w:rsidP="000F5784">
      <w:pPr>
        <w:pStyle w:val="31"/>
      </w:pPr>
      <w:r>
        <w:rPr>
          <w:b/>
          <w:bCs/>
          <w:rtl/>
        </w:rPr>
        <w:t>ד':</w:t>
      </w:r>
      <w:r>
        <w:rPr>
          <w:b/>
          <w:bCs/>
          <w:rtl/>
        </w:rPr>
        <w:tab/>
      </w:r>
      <w:r w:rsidRPr="00FB638E">
        <w:rPr>
          <w:rtl/>
        </w:rPr>
        <w:t>בכיף</w:t>
      </w:r>
      <w:r>
        <w:rPr>
          <w:rtl/>
        </w:rPr>
        <w:t>,</w:t>
      </w:r>
      <w:r w:rsidRPr="00FB638E">
        <w:rPr>
          <w:rtl/>
        </w:rPr>
        <w:t xml:space="preserve"> אני מרגישה שלא</w:t>
      </w:r>
      <w:r>
        <w:rPr>
          <w:rtl/>
        </w:rPr>
        <w:t>...</w:t>
      </w:r>
      <w:r w:rsidRPr="00FB638E">
        <w:rPr>
          <w:rtl/>
        </w:rPr>
        <w:t xml:space="preserve"> כאילו שלא</w:t>
      </w:r>
      <w:r>
        <w:rPr>
          <w:rtl/>
        </w:rPr>
        <w:t>...</w:t>
      </w:r>
      <w:r w:rsidRPr="00FB638E">
        <w:rPr>
          <w:rtl/>
        </w:rPr>
        <w:t xml:space="preserve"> לא הצלחתי לדלות ממוחי תשובות מלאות</w:t>
      </w:r>
      <w:r>
        <w:rPr>
          <w:rtl/>
        </w:rPr>
        <w:t>.</w:t>
      </w:r>
    </w:p>
    <w:p w14:paraId="4B0AA7E2" w14:textId="77777777" w:rsidR="000F5784" w:rsidRPr="00FB638E" w:rsidRDefault="000F5784" w:rsidP="000F5784">
      <w:pPr>
        <w:pStyle w:val="31"/>
      </w:pPr>
      <w:r w:rsidRPr="00F50BED">
        <w:rPr>
          <w:b/>
          <w:bCs/>
          <w:rtl/>
        </w:rPr>
        <w:t>מראיינת</w:t>
      </w:r>
      <w:r>
        <w:rPr>
          <w:b/>
          <w:bCs/>
          <w:rtl/>
        </w:rPr>
        <w:t>:</w:t>
      </w:r>
      <w:r>
        <w:rPr>
          <w:b/>
          <w:bCs/>
          <w:rtl/>
        </w:rPr>
        <w:tab/>
      </w:r>
      <w:r w:rsidRPr="00FB638E">
        <w:rPr>
          <w:rtl/>
        </w:rPr>
        <w:t>אני רגע אני אסגור את ההקלטה</w:t>
      </w:r>
      <w:r>
        <w:rPr>
          <w:rtl/>
        </w:rPr>
        <w:t>.</w:t>
      </w:r>
    </w:p>
    <w:p w14:paraId="72D777C5" w14:textId="77777777" w:rsidR="000F5784" w:rsidRPr="00FB638E" w:rsidRDefault="000F5784" w:rsidP="000F5784">
      <w:pPr>
        <w:pStyle w:val="31"/>
      </w:pPr>
      <w:r>
        <w:rPr>
          <w:b/>
          <w:bCs/>
          <w:rtl/>
        </w:rPr>
        <w:t>ד':</w:t>
      </w:r>
      <w:r>
        <w:rPr>
          <w:b/>
          <w:bCs/>
          <w:rtl/>
        </w:rPr>
        <w:tab/>
      </w:r>
      <w:r w:rsidRPr="00FB638E">
        <w:rPr>
          <w:rtl/>
        </w:rPr>
        <w:t>אוקיי</w:t>
      </w:r>
      <w:r>
        <w:rPr>
          <w:rtl/>
        </w:rPr>
        <w:t>.</w:t>
      </w:r>
    </w:p>
    <w:p w14:paraId="5A2AE507" w14:textId="50EF7D14" w:rsidR="009761C0" w:rsidRDefault="000F5784" w:rsidP="00FC197E">
      <w:pPr>
        <w:pStyle w:val="31"/>
        <w:rPr>
          <w:b/>
          <w:bCs/>
          <w:rtl/>
        </w:rPr>
      </w:pPr>
      <w:r w:rsidRPr="00F50BED">
        <w:rPr>
          <w:b/>
          <w:bCs/>
          <w:rtl/>
        </w:rPr>
        <w:t>מראיינת</w:t>
      </w:r>
      <w:r>
        <w:rPr>
          <w:b/>
          <w:bCs/>
        </w:rPr>
        <w:t>:</w:t>
      </w:r>
      <w:r>
        <w:rPr>
          <w:b/>
          <w:bCs/>
          <w:rtl/>
        </w:rPr>
        <w:tab/>
      </w:r>
      <w:r w:rsidRPr="00FB638E">
        <w:t>Stop record</w:t>
      </w:r>
      <w:r>
        <w:rPr>
          <w:rtl/>
        </w:rPr>
        <w:t>.</w:t>
      </w:r>
    </w:p>
    <w:p w14:paraId="18684BE3" w14:textId="77777777" w:rsidR="00FC197E" w:rsidRDefault="00FC197E" w:rsidP="00FC197E">
      <w:pPr>
        <w:ind w:firstLine="0"/>
        <w:rPr>
          <w:rtl/>
          <w:lang w:eastAsia="he-IL"/>
        </w:rPr>
      </w:pPr>
    </w:p>
    <w:p w14:paraId="25965C59" w14:textId="77777777" w:rsidR="00E84198" w:rsidRDefault="00E84198" w:rsidP="00836FB0">
      <w:pPr>
        <w:rPr>
          <w:rtl/>
          <w:lang w:eastAsia="he-IL"/>
        </w:rPr>
      </w:pPr>
    </w:p>
    <w:p w14:paraId="34044181" w14:textId="77777777" w:rsidR="001E515A" w:rsidRDefault="001E515A" w:rsidP="00836FB0">
      <w:pPr>
        <w:rPr>
          <w:rtl/>
          <w:lang w:eastAsia="he-IL"/>
        </w:rPr>
      </w:pPr>
    </w:p>
    <w:p w14:paraId="0EA7DBDB" w14:textId="77777777" w:rsidR="001E515A" w:rsidRDefault="001E515A" w:rsidP="00836FB0">
      <w:pPr>
        <w:rPr>
          <w:rtl/>
          <w:lang w:eastAsia="he-IL"/>
        </w:rPr>
      </w:pPr>
    </w:p>
    <w:p w14:paraId="31F0BFEA" w14:textId="77777777" w:rsidR="001E515A" w:rsidRDefault="001E515A" w:rsidP="00836FB0">
      <w:pPr>
        <w:rPr>
          <w:rtl/>
          <w:lang w:eastAsia="he-IL"/>
        </w:rPr>
      </w:pPr>
    </w:p>
    <w:p w14:paraId="2650EA4A" w14:textId="31C28E97" w:rsidR="001E515A" w:rsidRPr="00EA5437" w:rsidRDefault="001E515A" w:rsidP="00B30FB6">
      <w:pPr>
        <w:pStyle w:val="1"/>
      </w:pPr>
      <w:bookmarkStart w:id="116" w:name="_Toc239109261"/>
      <w:r>
        <w:rPr>
          <w:rFonts w:hint="cs"/>
          <w:rtl/>
        </w:rPr>
        <w:lastRenderedPageBreak/>
        <w:t>נספח</w:t>
      </w:r>
      <w:r w:rsidR="00150A13">
        <w:rPr>
          <w:rFonts w:hint="cs"/>
          <w:rtl/>
        </w:rPr>
        <w:t xml:space="preserve"> ג' – </w:t>
      </w:r>
      <w:r w:rsidRPr="00EA5437">
        <w:rPr>
          <w:rtl/>
        </w:rPr>
        <w:t>מושגים עיקריים</w:t>
      </w:r>
      <w:bookmarkEnd w:id="116"/>
    </w:p>
    <w:p w14:paraId="0938E7B6" w14:textId="77777777" w:rsidR="001E515A" w:rsidRPr="00EA5437" w:rsidRDefault="001E515A" w:rsidP="001E515A">
      <w:r w:rsidRPr="00EA5437">
        <w:rPr>
          <w:b/>
          <w:bCs/>
          <w:rtl/>
        </w:rPr>
        <w:t>חינוך ו</w:t>
      </w:r>
      <w:r>
        <w:rPr>
          <w:rFonts w:hint="cs"/>
          <w:b/>
          <w:bCs/>
          <w:rtl/>
        </w:rPr>
        <w:t>ַ</w:t>
      </w:r>
      <w:r w:rsidRPr="00EA5437">
        <w:rPr>
          <w:b/>
          <w:bCs/>
          <w:rtl/>
        </w:rPr>
        <w:t>לדורף (Waldorf Education)</w:t>
      </w:r>
      <w:r>
        <w:rPr>
          <w:b/>
          <w:bCs/>
          <w:rtl/>
        </w:rPr>
        <w:t xml:space="preserve"> – </w:t>
      </w:r>
      <w:r w:rsidRPr="00EA5437">
        <w:rPr>
          <w:rtl/>
        </w:rPr>
        <w:t>גישה חינוכית-פדגוגית שפיתח רודולף שטיינר (1861–1925)</w:t>
      </w:r>
      <w:r>
        <w:rPr>
          <w:rtl/>
        </w:rPr>
        <w:t>,</w:t>
      </w:r>
      <w:r w:rsidRPr="00EA5437">
        <w:rPr>
          <w:rtl/>
        </w:rPr>
        <w:t xml:space="preserve"> המבוססת על התפיסה האנתרופוסופית של התפתחות האדם</w:t>
      </w:r>
      <w:r>
        <w:rPr>
          <w:rFonts w:hint="cs"/>
          <w:rtl/>
        </w:rPr>
        <w:t>.</w:t>
      </w:r>
      <w:r w:rsidRPr="00EA5437">
        <w:rPr>
          <w:rtl/>
        </w:rPr>
        <w:t xml:space="preserve"> הגישה מדגישה למידה הוליסטית המשלבת בין הממד הקוגניטיבי</w:t>
      </w:r>
      <w:r>
        <w:rPr>
          <w:rtl/>
        </w:rPr>
        <w:t>,</w:t>
      </w:r>
      <w:r w:rsidRPr="00EA5437">
        <w:rPr>
          <w:rtl/>
        </w:rPr>
        <w:t xml:space="preserve"> הרגשי</w:t>
      </w:r>
      <w:r>
        <w:rPr>
          <w:rtl/>
        </w:rPr>
        <w:t>,</w:t>
      </w:r>
      <w:r w:rsidRPr="00EA5437">
        <w:rPr>
          <w:rtl/>
        </w:rPr>
        <w:t xml:space="preserve"> החברתי והמעשי-</w:t>
      </w:r>
      <w:r>
        <w:rPr>
          <w:rtl/>
        </w:rPr>
        <w:t>אמנות</w:t>
      </w:r>
      <w:r w:rsidRPr="00EA5437">
        <w:rPr>
          <w:rtl/>
        </w:rPr>
        <w:t>י של הילד</w:t>
      </w:r>
      <w:r>
        <w:rPr>
          <w:rFonts w:hint="cs"/>
          <w:rtl/>
        </w:rPr>
        <w:t xml:space="preserve"> והילדה</w:t>
      </w:r>
      <w:r>
        <w:rPr>
          <w:rtl/>
        </w:rPr>
        <w:t>,</w:t>
      </w:r>
      <w:r w:rsidRPr="00EA5437">
        <w:rPr>
          <w:rtl/>
        </w:rPr>
        <w:t xml:space="preserve"> תוך התאמת תכני הלימוד לשלבי התפתחות בני שבע שנים הנקראים שביעונים.</w:t>
      </w:r>
    </w:p>
    <w:p w14:paraId="671DE7E3" w14:textId="77777777" w:rsidR="001E515A" w:rsidRPr="00EA5437" w:rsidRDefault="001E515A" w:rsidP="001E515A">
      <w:r w:rsidRPr="00EA5437">
        <w:rPr>
          <w:b/>
          <w:bCs/>
          <w:rtl/>
        </w:rPr>
        <w:t>אנתרופוסופיה (Anthroposophy)</w:t>
      </w:r>
      <w:r>
        <w:rPr>
          <w:b/>
          <w:bCs/>
          <w:rtl/>
        </w:rPr>
        <w:t xml:space="preserve"> – </w:t>
      </w:r>
      <w:r w:rsidRPr="00EA5437">
        <w:rPr>
          <w:rtl/>
        </w:rPr>
        <w:t>התפיסה הפילוסופית-רוחנית שפיתח רודולף שטיינר</w:t>
      </w:r>
      <w:r>
        <w:rPr>
          <w:rtl/>
        </w:rPr>
        <w:t>,</w:t>
      </w:r>
      <w:r w:rsidRPr="00EA5437">
        <w:rPr>
          <w:rtl/>
        </w:rPr>
        <w:t xml:space="preserve"> המהווה את התשתית העיונית לחינוך ולדורף. התפיסה רואה בהתפתחות האדם תהליך רוחני-נפשי-גופני משולב</w:t>
      </w:r>
      <w:r>
        <w:rPr>
          <w:rtl/>
        </w:rPr>
        <w:t>,</w:t>
      </w:r>
      <w:r w:rsidRPr="00EA5437">
        <w:rPr>
          <w:rtl/>
        </w:rPr>
        <w:t xml:space="preserve"> ומניחה מודל התפתחותי שלבי.</w:t>
      </w:r>
    </w:p>
    <w:p w14:paraId="0155E734" w14:textId="77777777" w:rsidR="001E515A" w:rsidRPr="00EA5437" w:rsidRDefault="001E515A" w:rsidP="001E515A">
      <w:r w:rsidRPr="00EA5437">
        <w:rPr>
          <w:b/>
          <w:bCs/>
          <w:rtl/>
        </w:rPr>
        <w:t>כישורי חיים (Life Skills)</w:t>
      </w:r>
      <w:r>
        <w:rPr>
          <w:b/>
          <w:bCs/>
          <w:rtl/>
        </w:rPr>
        <w:t xml:space="preserve"> – </w:t>
      </w:r>
      <w:r w:rsidRPr="00EA5437">
        <w:rPr>
          <w:rtl/>
        </w:rPr>
        <w:t>במחקר הנוכחי</w:t>
      </w:r>
      <w:r>
        <w:rPr>
          <w:rtl/>
        </w:rPr>
        <w:t>,</w:t>
      </w:r>
      <w:r w:rsidRPr="00EA5437">
        <w:rPr>
          <w:rtl/>
        </w:rPr>
        <w:t xml:space="preserve"> מונח זה מתייחס לכלל היכולות החברתיות</w:t>
      </w:r>
      <w:r>
        <w:rPr>
          <w:rtl/>
        </w:rPr>
        <w:t>,</w:t>
      </w:r>
      <w:r w:rsidRPr="00EA5437">
        <w:rPr>
          <w:rtl/>
        </w:rPr>
        <w:t xml:space="preserve"> הרגשיות</w:t>
      </w:r>
      <w:r>
        <w:rPr>
          <w:rtl/>
        </w:rPr>
        <w:t>,</w:t>
      </w:r>
      <w:r w:rsidRPr="00EA5437">
        <w:rPr>
          <w:rtl/>
        </w:rPr>
        <w:t xml:space="preserve"> הקוגניטיביות והמעשיות שאדם נדרש להן על מנת לתפקד</w:t>
      </w:r>
      <w:r>
        <w:rPr>
          <w:rtl/>
        </w:rPr>
        <w:t>,</w:t>
      </w:r>
      <w:r w:rsidRPr="00EA5437">
        <w:rPr>
          <w:rtl/>
        </w:rPr>
        <w:t xml:space="preserve"> להסתגל ולהתפתח באופן מיטבי בעולם הבוגרים. </w:t>
      </w:r>
    </w:p>
    <w:p w14:paraId="57937368" w14:textId="77777777" w:rsidR="001E515A" w:rsidRPr="00EA5437" w:rsidRDefault="001E515A" w:rsidP="001E515A">
      <w:r w:rsidRPr="00EA5437">
        <w:rPr>
          <w:b/>
          <w:bCs/>
          <w:rtl/>
        </w:rPr>
        <w:t>בוגר</w:t>
      </w:r>
      <w:r>
        <w:rPr>
          <w:rFonts w:hint="cs"/>
          <w:b/>
          <w:bCs/>
          <w:rtl/>
        </w:rPr>
        <w:t>/ת</w:t>
      </w:r>
      <w:r w:rsidRPr="00EA5437">
        <w:rPr>
          <w:b/>
          <w:bCs/>
          <w:rtl/>
        </w:rPr>
        <w:t xml:space="preserve"> חינוך ולדורף</w:t>
      </w:r>
      <w:r>
        <w:rPr>
          <w:b/>
          <w:bCs/>
          <w:rtl/>
        </w:rPr>
        <w:t xml:space="preserve"> – </w:t>
      </w:r>
      <w:r w:rsidRPr="00EA5437">
        <w:rPr>
          <w:rtl/>
        </w:rPr>
        <w:t>במחקר זה</w:t>
      </w:r>
      <w:r>
        <w:rPr>
          <w:rtl/>
        </w:rPr>
        <w:t>,</w:t>
      </w:r>
      <w:r w:rsidRPr="00EA5437">
        <w:rPr>
          <w:rtl/>
        </w:rPr>
        <w:t xml:space="preserve"> אדם שהשלים מסלול לימודים מלא של שתים-עשרה שנות לימוד במוסד חינוך ולדורף בישראל</w:t>
      </w:r>
      <w:r>
        <w:rPr>
          <w:rtl/>
        </w:rPr>
        <w:t>,</w:t>
      </w:r>
      <w:r w:rsidRPr="00EA5437">
        <w:rPr>
          <w:rtl/>
        </w:rPr>
        <w:t xml:space="preserve"> ואשר</w:t>
      </w:r>
      <w:r>
        <w:rPr>
          <w:rtl/>
        </w:rPr>
        <w:t xml:space="preserve"> </w:t>
      </w:r>
      <w:r>
        <w:rPr>
          <w:rFonts w:hint="cs"/>
          <w:rtl/>
        </w:rPr>
        <w:t>חלפו מעל 5 שנים מאז סיימ/ה את הלימודים</w:t>
      </w:r>
      <w:r w:rsidRPr="00EA5437">
        <w:rPr>
          <w:rtl/>
        </w:rPr>
        <w:t>.</w:t>
      </w:r>
    </w:p>
    <w:p w14:paraId="2A3A3500" w14:textId="77777777" w:rsidR="001E515A" w:rsidRPr="001E515A" w:rsidRDefault="001E515A" w:rsidP="00836FB0">
      <w:pPr>
        <w:rPr>
          <w:rtl/>
          <w:lang w:eastAsia="he-IL"/>
        </w:rPr>
      </w:pPr>
    </w:p>
    <w:p w14:paraId="0044CFD0" w14:textId="77777777" w:rsidR="001E515A" w:rsidRDefault="001E515A" w:rsidP="00836FB0">
      <w:pPr>
        <w:rPr>
          <w:rtl/>
          <w:lang w:eastAsia="he-IL"/>
        </w:rPr>
      </w:pPr>
    </w:p>
    <w:p w14:paraId="7F8DA820" w14:textId="77777777" w:rsidR="001E515A" w:rsidRPr="00836FB0" w:rsidRDefault="001E515A" w:rsidP="00836FB0">
      <w:pPr>
        <w:rPr>
          <w:lang w:eastAsia="he-IL"/>
        </w:rPr>
      </w:pPr>
    </w:p>
    <w:p w14:paraId="6B46321B" w14:textId="77777777" w:rsidR="000F5784" w:rsidRDefault="000F5784" w:rsidP="000F5784">
      <w:pPr>
        <w:spacing w:after="0" w:line="240" w:lineRule="auto"/>
        <w:ind w:firstLine="0"/>
        <w:rPr>
          <w:rtl/>
        </w:rPr>
      </w:pPr>
      <w:r>
        <w:rPr>
          <w:rtl/>
        </w:rPr>
        <w:br w:type="page"/>
      </w:r>
    </w:p>
    <w:p w14:paraId="7EFD2CB7" w14:textId="77777777" w:rsidR="000F5784" w:rsidRDefault="000F5784" w:rsidP="000F5784">
      <w:pPr>
        <w:rPr>
          <w:rtl/>
        </w:rPr>
      </w:pPr>
    </w:p>
    <w:p w14:paraId="51A972DF" w14:textId="77777777" w:rsidR="000F5784" w:rsidRPr="00FC337B" w:rsidRDefault="000F5784" w:rsidP="000F5784"/>
    <w:p w14:paraId="6CA8C1BB" w14:textId="77777777" w:rsidR="000F5784" w:rsidRPr="00FC337B" w:rsidRDefault="000F5784" w:rsidP="000F5784"/>
    <w:p w14:paraId="211D1247" w14:textId="77777777" w:rsidR="000F5784" w:rsidRPr="00FC337B" w:rsidRDefault="000F5784" w:rsidP="000F5784">
      <w:pPr>
        <w:bidi w:val="0"/>
        <w:jc w:val="center"/>
      </w:pPr>
      <w:r w:rsidRPr="00FC337B">
        <w:t>ORANIM COLLEGE</w:t>
      </w:r>
      <w:r w:rsidRPr="00FC337B">
        <w:br/>
        <w:t>The Academic College of Education and Society</w:t>
      </w:r>
      <w:r w:rsidRPr="00FC337B">
        <w:br/>
        <w:t>Faculty of Advanced Studies</w:t>
      </w:r>
    </w:p>
    <w:p w14:paraId="735304A2" w14:textId="77777777" w:rsidR="000F5784" w:rsidRPr="00FC337B" w:rsidRDefault="000F5784" w:rsidP="000F5784">
      <w:pPr>
        <w:bidi w:val="0"/>
        <w:jc w:val="center"/>
      </w:pPr>
    </w:p>
    <w:p w14:paraId="52E5A8B2" w14:textId="77777777" w:rsidR="000F5784" w:rsidRPr="00FC337B" w:rsidRDefault="000F5784" w:rsidP="000F5784">
      <w:pPr>
        <w:bidi w:val="0"/>
        <w:jc w:val="center"/>
      </w:pPr>
    </w:p>
    <w:p w14:paraId="4F859998" w14:textId="77777777" w:rsidR="000F5784" w:rsidRPr="00FC337B" w:rsidRDefault="000F5784" w:rsidP="000F5784">
      <w:pPr>
        <w:bidi w:val="0"/>
        <w:jc w:val="center"/>
      </w:pPr>
    </w:p>
    <w:p w14:paraId="51566E23" w14:textId="77777777" w:rsidR="00684878" w:rsidRPr="00E27B57" w:rsidRDefault="00684878" w:rsidP="00684878">
      <w:pPr>
        <w:jc w:val="center"/>
        <w:rPr>
          <w:b/>
          <w:bCs/>
          <w:sz w:val="32"/>
          <w:szCs w:val="36"/>
        </w:rPr>
      </w:pPr>
      <w:r w:rsidRPr="00E27B57">
        <w:rPr>
          <w:rFonts w:hint="cs"/>
          <w:b/>
          <w:bCs/>
          <w:sz w:val="32"/>
          <w:szCs w:val="36"/>
          <w:rtl/>
        </w:rPr>
        <w:t>עם אילו כישורים יוצאים בוגרי ולדורף אחרי 12 שנות לימוד?</w:t>
      </w:r>
    </w:p>
    <w:p w14:paraId="77DAE4F9" w14:textId="77777777" w:rsidR="000F5784" w:rsidRPr="00FC337B" w:rsidRDefault="000F5784" w:rsidP="000F5784">
      <w:pPr>
        <w:bidi w:val="0"/>
        <w:jc w:val="center"/>
      </w:pPr>
    </w:p>
    <w:p w14:paraId="46500FA0" w14:textId="66CD957F" w:rsidR="000F5784" w:rsidRPr="00D52D6A" w:rsidRDefault="00684878" w:rsidP="000F5784">
      <w:pPr>
        <w:bidi w:val="0"/>
        <w:jc w:val="center"/>
        <w:rPr>
          <w:sz w:val="32"/>
          <w:szCs w:val="36"/>
        </w:rPr>
      </w:pPr>
      <w:r w:rsidRPr="00D52D6A">
        <w:rPr>
          <w:sz w:val="32"/>
          <w:szCs w:val="36"/>
        </w:rPr>
        <w:t xml:space="preserve">Which </w:t>
      </w:r>
      <w:r w:rsidR="00155FD7">
        <w:rPr>
          <w:sz w:val="32"/>
          <w:szCs w:val="36"/>
        </w:rPr>
        <w:t>C</w:t>
      </w:r>
      <w:r w:rsidR="00D52D6A">
        <w:rPr>
          <w:sz w:val="32"/>
          <w:szCs w:val="36"/>
        </w:rPr>
        <w:t>apabilities</w:t>
      </w:r>
      <w:r w:rsidR="00D52D6A" w:rsidRPr="00D52D6A">
        <w:rPr>
          <w:sz w:val="32"/>
          <w:szCs w:val="36"/>
        </w:rPr>
        <w:t xml:space="preserve"> </w:t>
      </w:r>
      <w:r w:rsidRPr="00D52D6A">
        <w:rPr>
          <w:sz w:val="32"/>
          <w:szCs w:val="36"/>
        </w:rPr>
        <w:t>do Waldorf alumni come out with after 12 years of study?</w:t>
      </w:r>
    </w:p>
    <w:p w14:paraId="08744C96" w14:textId="77777777" w:rsidR="000F5784" w:rsidRPr="00FC337B" w:rsidRDefault="000F5784" w:rsidP="000F5784">
      <w:pPr>
        <w:bidi w:val="0"/>
        <w:jc w:val="center"/>
      </w:pPr>
    </w:p>
    <w:p w14:paraId="70AAD9B3" w14:textId="77777777" w:rsidR="000F5784" w:rsidRPr="00FC337B" w:rsidRDefault="000F5784" w:rsidP="000F5784">
      <w:pPr>
        <w:bidi w:val="0"/>
        <w:jc w:val="center"/>
      </w:pPr>
    </w:p>
    <w:p w14:paraId="656EA59B" w14:textId="77777777" w:rsidR="000F5784" w:rsidRPr="00FC337B" w:rsidRDefault="000F5784" w:rsidP="000F5784">
      <w:pPr>
        <w:bidi w:val="0"/>
        <w:jc w:val="center"/>
      </w:pPr>
    </w:p>
    <w:p w14:paraId="60D415A1" w14:textId="77777777" w:rsidR="000F5784" w:rsidRPr="00FC337B" w:rsidRDefault="000F5784" w:rsidP="000F5784">
      <w:pPr>
        <w:bidi w:val="0"/>
        <w:jc w:val="center"/>
      </w:pPr>
    </w:p>
    <w:p w14:paraId="434EB806" w14:textId="77777777" w:rsidR="000F5784" w:rsidRPr="00FC337B" w:rsidRDefault="000F5784" w:rsidP="000F5784">
      <w:pPr>
        <w:bidi w:val="0"/>
        <w:jc w:val="center"/>
      </w:pPr>
    </w:p>
    <w:p w14:paraId="3DF6A5A8" w14:textId="1AEED5AF" w:rsidR="000F5784" w:rsidRPr="00FC337B" w:rsidRDefault="000F5784" w:rsidP="000F5784">
      <w:pPr>
        <w:bidi w:val="0"/>
        <w:jc w:val="center"/>
      </w:pPr>
      <w:r w:rsidRPr="00B64384">
        <w:rPr>
          <w:b/>
          <w:bCs/>
        </w:rPr>
        <w:t>Submitted by</w:t>
      </w:r>
      <w:r w:rsidR="00155130" w:rsidRPr="00B64384">
        <w:rPr>
          <w:b/>
          <w:bCs/>
        </w:rPr>
        <w:t>:</w:t>
      </w:r>
      <w:r w:rsidR="00746D1C">
        <w:rPr>
          <w:rFonts w:cstheme="minorBidi" w:hint="cs"/>
          <w:b/>
          <w:bCs/>
          <w:lang w:bidi="ar-LB"/>
        </w:rPr>
        <w:t xml:space="preserve"> </w:t>
      </w:r>
      <w:r w:rsidR="00155130" w:rsidRPr="00155FD7">
        <w:rPr>
          <w:rFonts w:cstheme="minorBidi"/>
          <w:b/>
          <w:bCs/>
          <w:lang w:bidi="ar-LB"/>
        </w:rPr>
        <w:t>Hedva Frank</w:t>
      </w:r>
      <w:r w:rsidR="00155130" w:rsidRPr="00B64384">
        <w:rPr>
          <w:rFonts w:cstheme="minorBidi"/>
          <w:b/>
          <w:bCs/>
          <w:lang w:bidi="ar-LB"/>
        </w:rPr>
        <w:t>,</w:t>
      </w:r>
      <w:r w:rsidR="00155130" w:rsidRPr="00B64384">
        <w:rPr>
          <w:b/>
          <w:bCs/>
        </w:rPr>
        <w:t xml:space="preserve"> </w:t>
      </w:r>
      <w:r w:rsidRPr="00B64384">
        <w:rPr>
          <w:b/>
          <w:bCs/>
        </w:rPr>
        <w:t xml:space="preserve">| ID: </w:t>
      </w:r>
      <w:r w:rsidR="00155130" w:rsidRPr="00B64384">
        <w:rPr>
          <w:b/>
          <w:bCs/>
        </w:rPr>
        <w:t>____</w:t>
      </w:r>
      <w:r w:rsidR="00B53990" w:rsidRPr="00B64384">
        <w:rPr>
          <w:b/>
          <w:bCs/>
        </w:rPr>
        <w:t>024207185</w:t>
      </w:r>
      <w:r w:rsidR="00155130" w:rsidRPr="00B64384">
        <w:rPr>
          <w:b/>
          <w:bCs/>
        </w:rPr>
        <w:t>_______</w:t>
      </w:r>
      <w:r w:rsidRPr="00B64384">
        <w:rPr>
          <w:b/>
          <w:bCs/>
        </w:rPr>
        <w:br/>
      </w:r>
      <w:r w:rsidRPr="00FC337B">
        <w:t>Supervisor</w:t>
      </w:r>
      <w:r>
        <w:t xml:space="preserve">: </w:t>
      </w:r>
      <w:r w:rsidR="00155FD7" w:rsidRPr="00B64384">
        <w:rPr>
          <w:b/>
          <w:bCs/>
        </w:rPr>
        <w:t>Dr. Ariel Friedman</w:t>
      </w:r>
      <w:r w:rsidRPr="00FC337B">
        <w:br/>
      </w:r>
      <w:r w:rsidRPr="00FC337B">
        <w:br/>
        <w:t>August 2026</w:t>
      </w:r>
    </w:p>
    <w:p w14:paraId="3A3DF1F4" w14:textId="77777777" w:rsidR="000F5784" w:rsidRPr="00FC337B" w:rsidRDefault="000F5784" w:rsidP="000F5784">
      <w:pPr>
        <w:bidi w:val="0"/>
        <w:jc w:val="center"/>
        <w:rPr>
          <w:rtl/>
        </w:rPr>
      </w:pPr>
    </w:p>
    <w:p w14:paraId="7577E1E6" w14:textId="77777777" w:rsidR="000F5784" w:rsidRPr="00E97641" w:rsidRDefault="000F5784" w:rsidP="000F5784">
      <w:pPr>
        <w:rPr>
          <w:rtl/>
        </w:rPr>
      </w:pPr>
    </w:p>
    <w:p w14:paraId="027F8DEC" w14:textId="77777777" w:rsidR="00FC337B" w:rsidRDefault="00FC337B" w:rsidP="00A37757">
      <w:pPr>
        <w:rPr>
          <w:rtl/>
        </w:rPr>
      </w:pPr>
    </w:p>
    <w:p w14:paraId="5BEE6BFF" w14:textId="77777777" w:rsidR="00E97641" w:rsidRPr="00E97641" w:rsidRDefault="00E97641" w:rsidP="000F5784">
      <w:pPr>
        <w:spacing w:after="240" w:line="240" w:lineRule="auto"/>
        <w:ind w:firstLine="0"/>
        <w:jc w:val="center"/>
        <w:outlineLvl w:val="0"/>
        <w:rPr>
          <w:rtl/>
        </w:rPr>
      </w:pPr>
    </w:p>
    <w:sectPr w:rsidR="00E97641" w:rsidRPr="00E97641" w:rsidSect="00340E61">
      <w:footerReference w:type="default" r:id="rId17"/>
      <w:endnotePr>
        <w:numFmt w:val="decimal"/>
      </w:endnotePr>
      <w:type w:val="continuous"/>
      <w:pgSz w:w="11906" w:h="16838"/>
      <w:pgMar w:top="1440" w:right="1416" w:bottom="993" w:left="1276" w:header="708" w:footer="306"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69DC70" w14:textId="77777777" w:rsidR="00FD39B4" w:rsidRDefault="00FD39B4" w:rsidP="00A37757">
      <w:r>
        <w:separator/>
      </w:r>
    </w:p>
    <w:p w14:paraId="673A9904" w14:textId="77777777" w:rsidR="00FD39B4" w:rsidRDefault="00FD39B4" w:rsidP="00A37757"/>
  </w:endnote>
  <w:endnote w:type="continuationSeparator" w:id="0">
    <w:p w14:paraId="66430890" w14:textId="77777777" w:rsidR="00FD39B4" w:rsidRDefault="00FD39B4" w:rsidP="00A37757">
      <w:r>
        <w:continuationSeparator/>
      </w:r>
    </w:p>
    <w:p w14:paraId="34AC58A0" w14:textId="77777777" w:rsidR="00FD39B4" w:rsidRDefault="00FD39B4" w:rsidP="00A377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ssistant">
    <w:charset w:val="B1"/>
    <w:family w:val="auto"/>
    <w:pitch w:val="variable"/>
    <w:sig w:usb0="A00008FF" w:usb1="4000204B" w:usb2="00000000" w:usb3="00000000" w:csb0="00000021" w:csb1="00000000"/>
  </w:font>
  <w:font w:name="MF Ada">
    <w:altName w:val="Arial"/>
    <w:panose1 w:val="00000000000000000000"/>
    <w:charset w:val="00"/>
    <w:family w:val="modern"/>
    <w:notTrueType/>
    <w:pitch w:val="variable"/>
    <w:sig w:usb0="00000000" w:usb1="4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C6D3E0" w14:textId="77777777" w:rsidR="00D13D70" w:rsidRPr="0025093D" w:rsidRDefault="00D13D70" w:rsidP="00A37757">
    <w:pPr>
      <w:pStyle w:val="af"/>
    </w:pPr>
    <w:sdt>
      <w:sdtPr>
        <w:rPr>
          <w:rtl/>
        </w:rPr>
        <w:id w:val="-2001644234"/>
        <w:docPartObj>
          <w:docPartGallery w:val="Page Numbers (Bottom of Page)"/>
          <w:docPartUnique/>
        </w:docPartObj>
      </w:sdtPr>
      <w:sdtEndPr>
        <w:rPr>
          <w:cs/>
        </w:rPr>
      </w:sdtEndPr>
      <w:sdtContent>
        <w:r>
          <w:fldChar w:fldCharType="begin"/>
        </w:r>
        <w:r>
          <w:rPr>
            <w:rtl/>
            <w:cs/>
          </w:rPr>
          <w:instrText>PAGE   \* MERGEFORMAT</w:instrText>
        </w:r>
        <w:r>
          <w:fldChar w:fldCharType="separate"/>
        </w:r>
        <w:r w:rsidR="002C4407" w:rsidRPr="002C4407">
          <w:rPr>
            <w:noProof/>
            <w:rtl/>
            <w:lang w:val="he-IL"/>
          </w:rPr>
          <w:t>1</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2F4847" w14:textId="77777777" w:rsidR="00FD39B4" w:rsidRDefault="00FD39B4" w:rsidP="00A37757">
      <w:r>
        <w:separator/>
      </w:r>
    </w:p>
  </w:footnote>
  <w:footnote w:type="continuationSeparator" w:id="0">
    <w:p w14:paraId="26548937" w14:textId="77777777" w:rsidR="00FD39B4" w:rsidRDefault="00FD39B4" w:rsidP="00A37757">
      <w:r>
        <w:rPr>
          <w:rFonts w:hint="cs"/>
          <w:rtl/>
        </w:rPr>
        <w:t>_________________________________</w:t>
      </w:r>
    </w:p>
  </w:footnote>
  <w:footnote w:type="continuationNotice" w:id="1">
    <w:p w14:paraId="48435E4F" w14:textId="77777777" w:rsidR="00FD39B4" w:rsidRDefault="00FD39B4" w:rsidP="00A37757"/>
  </w:footnote>
  <w:footnote w:id="2">
    <w:p w14:paraId="3AE3669B" w14:textId="46EA57B1" w:rsidR="00D13D70" w:rsidRDefault="00D13D70">
      <w:pPr>
        <w:pStyle w:val="a7"/>
      </w:pPr>
      <w:r>
        <w:rPr>
          <w:rStyle w:val="a9"/>
        </w:rPr>
        <w:footnoteRef/>
      </w:r>
      <w:r>
        <w:rPr>
          <w:rtl/>
        </w:rPr>
        <w:t xml:space="preserve"> </w:t>
      </w:r>
      <w:r>
        <w:rPr>
          <w:rFonts w:hint="cs"/>
          <w:rtl/>
        </w:rPr>
        <w:t>המקורות הנזכרים בממצאיה לא שימשו את מחברת עבודה זו ישירות אלא מובאים במסגרת ציטוט ממצאיה ולכן אינם מופיעים ברשימת המקורות.</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DBCE2CD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14A831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2A8B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8A214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7FE521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5E5B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E6CC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FC08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19465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10A7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D1027"/>
    <w:multiLevelType w:val="hybridMultilevel"/>
    <w:tmpl w:val="1DDCEF08"/>
    <w:lvl w:ilvl="0" w:tplc="0C3CBBAA">
      <w:start w:val="1"/>
      <w:numFmt w:val="decimal"/>
      <w:pStyle w:val="a"/>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04A71BCA"/>
    <w:multiLevelType w:val="hybridMultilevel"/>
    <w:tmpl w:val="F48AF706"/>
    <w:lvl w:ilvl="0" w:tplc="E2FC7E5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07591A8A"/>
    <w:multiLevelType w:val="hybridMultilevel"/>
    <w:tmpl w:val="D448698C"/>
    <w:lvl w:ilvl="0" w:tplc="2BBC2ED8">
      <w:start w:val="1"/>
      <w:numFmt w:val="bullet"/>
      <w:lvlText w:val=""/>
      <w:lvlJc w:val="left"/>
      <w:pPr>
        <w:ind w:left="92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1FA1EC2"/>
    <w:multiLevelType w:val="hybridMultilevel"/>
    <w:tmpl w:val="1FB2763E"/>
    <w:lvl w:ilvl="0" w:tplc="9ED0FCA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24FF71E5"/>
    <w:multiLevelType w:val="hybridMultilevel"/>
    <w:tmpl w:val="B80C4354"/>
    <w:lvl w:ilvl="0" w:tplc="A00A505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257B154D"/>
    <w:multiLevelType w:val="multilevel"/>
    <w:tmpl w:val="D3668716"/>
    <w:lvl w:ilvl="0">
      <w:start w:val="1"/>
      <w:numFmt w:val="decimal"/>
      <w:lvlText w:val="%1."/>
      <w:lvlJc w:val="left"/>
      <w:pPr>
        <w:ind w:left="502" w:hanging="360"/>
      </w:pPr>
      <w:rPr>
        <w:rFonts w:hint="default"/>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6" w15:restartNumberingAfterBreak="0">
    <w:nsid w:val="2AF07E21"/>
    <w:multiLevelType w:val="hybridMultilevel"/>
    <w:tmpl w:val="4232C834"/>
    <w:lvl w:ilvl="0" w:tplc="29AE4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E92C7D"/>
    <w:multiLevelType w:val="multilevel"/>
    <w:tmpl w:val="4F167A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1FD70B2"/>
    <w:multiLevelType w:val="hybridMultilevel"/>
    <w:tmpl w:val="60D65D9A"/>
    <w:lvl w:ilvl="0" w:tplc="32F8B5FE">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9" w15:restartNumberingAfterBreak="0">
    <w:nsid w:val="37C672EE"/>
    <w:multiLevelType w:val="hybridMultilevel"/>
    <w:tmpl w:val="B30A31C4"/>
    <w:lvl w:ilvl="0" w:tplc="0409000F">
      <w:start w:val="1"/>
      <w:numFmt w:val="decimal"/>
      <w:lvlText w:val="%1."/>
      <w:lvlJc w:val="left"/>
      <w:pPr>
        <w:ind w:left="1343" w:hanging="360"/>
      </w:pPr>
    </w:lvl>
    <w:lvl w:ilvl="1" w:tplc="04090019" w:tentative="1">
      <w:start w:val="1"/>
      <w:numFmt w:val="lowerLetter"/>
      <w:lvlText w:val="%2."/>
      <w:lvlJc w:val="left"/>
      <w:pPr>
        <w:ind w:left="2063" w:hanging="360"/>
      </w:pPr>
    </w:lvl>
    <w:lvl w:ilvl="2" w:tplc="0409001B" w:tentative="1">
      <w:start w:val="1"/>
      <w:numFmt w:val="lowerRoman"/>
      <w:lvlText w:val="%3."/>
      <w:lvlJc w:val="right"/>
      <w:pPr>
        <w:ind w:left="2783" w:hanging="180"/>
      </w:pPr>
    </w:lvl>
    <w:lvl w:ilvl="3" w:tplc="0409000F" w:tentative="1">
      <w:start w:val="1"/>
      <w:numFmt w:val="decimal"/>
      <w:lvlText w:val="%4."/>
      <w:lvlJc w:val="left"/>
      <w:pPr>
        <w:ind w:left="3503" w:hanging="360"/>
      </w:pPr>
    </w:lvl>
    <w:lvl w:ilvl="4" w:tplc="04090019" w:tentative="1">
      <w:start w:val="1"/>
      <w:numFmt w:val="lowerLetter"/>
      <w:lvlText w:val="%5."/>
      <w:lvlJc w:val="left"/>
      <w:pPr>
        <w:ind w:left="4223" w:hanging="360"/>
      </w:pPr>
    </w:lvl>
    <w:lvl w:ilvl="5" w:tplc="0409001B" w:tentative="1">
      <w:start w:val="1"/>
      <w:numFmt w:val="lowerRoman"/>
      <w:lvlText w:val="%6."/>
      <w:lvlJc w:val="right"/>
      <w:pPr>
        <w:ind w:left="4943" w:hanging="180"/>
      </w:pPr>
    </w:lvl>
    <w:lvl w:ilvl="6" w:tplc="0409000F" w:tentative="1">
      <w:start w:val="1"/>
      <w:numFmt w:val="decimal"/>
      <w:lvlText w:val="%7."/>
      <w:lvlJc w:val="left"/>
      <w:pPr>
        <w:ind w:left="5663" w:hanging="360"/>
      </w:pPr>
    </w:lvl>
    <w:lvl w:ilvl="7" w:tplc="04090019" w:tentative="1">
      <w:start w:val="1"/>
      <w:numFmt w:val="lowerLetter"/>
      <w:lvlText w:val="%8."/>
      <w:lvlJc w:val="left"/>
      <w:pPr>
        <w:ind w:left="6383" w:hanging="360"/>
      </w:pPr>
    </w:lvl>
    <w:lvl w:ilvl="8" w:tplc="0409001B" w:tentative="1">
      <w:start w:val="1"/>
      <w:numFmt w:val="lowerRoman"/>
      <w:lvlText w:val="%9."/>
      <w:lvlJc w:val="right"/>
      <w:pPr>
        <w:ind w:left="7103" w:hanging="180"/>
      </w:pPr>
    </w:lvl>
  </w:abstractNum>
  <w:abstractNum w:abstractNumId="20" w15:restartNumberingAfterBreak="0">
    <w:nsid w:val="525D0B52"/>
    <w:multiLevelType w:val="hybridMultilevel"/>
    <w:tmpl w:val="A3A4623A"/>
    <w:lvl w:ilvl="0" w:tplc="E53A61C8">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1B5C68"/>
    <w:multiLevelType w:val="hybridMultilevel"/>
    <w:tmpl w:val="5F500300"/>
    <w:lvl w:ilvl="0" w:tplc="52C841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49653C"/>
    <w:multiLevelType w:val="hybridMultilevel"/>
    <w:tmpl w:val="0292D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6465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52471D"/>
    <w:multiLevelType w:val="multilevel"/>
    <w:tmpl w:val="8ABA6D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8DF60EA"/>
    <w:multiLevelType w:val="multilevel"/>
    <w:tmpl w:val="75C81E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D5F718E"/>
    <w:multiLevelType w:val="hybridMultilevel"/>
    <w:tmpl w:val="67E65972"/>
    <w:lvl w:ilvl="0" w:tplc="4ABA322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16"/>
  </w:num>
  <w:num w:numId="2">
    <w:abstractNumId w:val="20"/>
  </w:num>
  <w:num w:numId="3">
    <w:abstractNumId w:val="25"/>
  </w:num>
  <w:num w:numId="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13"/>
  </w:num>
  <w:num w:numId="18">
    <w:abstractNumId w:val="10"/>
  </w:num>
  <w:num w:numId="19">
    <w:abstractNumId w:val="11"/>
  </w:num>
  <w:num w:numId="20">
    <w:abstractNumId w:val="14"/>
  </w:num>
  <w:num w:numId="21">
    <w:abstractNumId w:val="15"/>
  </w:num>
  <w:num w:numId="22">
    <w:abstractNumId w:val="26"/>
  </w:num>
  <w:num w:numId="23">
    <w:abstractNumId w:val="21"/>
  </w:num>
  <w:num w:numId="24">
    <w:abstractNumId w:val="22"/>
  </w:num>
  <w:num w:numId="25">
    <w:abstractNumId w:val="23"/>
  </w:num>
  <w:num w:numId="26">
    <w:abstractNumId w:val="24"/>
  </w:num>
  <w:num w:numId="27">
    <w:abstractNumId w:val="19"/>
  </w:num>
  <w:num w:numId="28">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לעד גולדשמידט">
    <w15:presenceInfo w15:providerId="Windows Live" w15:userId="768d69946a97f5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activeWritingStyle w:appName="MSWord" w:lang="ar-SA" w:vendorID="64" w:dllVersion="131078" w:nlCheck="1" w:checkStyle="0"/>
  <w:activeWritingStyle w:appName="MSWord" w:lang="en-US" w:vendorID="64" w:dllVersion="131078" w:nlCheck="1" w:checkStyle="1"/>
  <w:attachedTemplate r:id="rId1"/>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trackRevisions/>
  <w:defaultTabStop w:val="720"/>
  <w:characterSpacingControl w:val="doNotCompress"/>
  <w:hdrShapeDefaults>
    <o:shapedefaults v:ext="edit" spidmax="2049"/>
  </w:hdrShapeDefaults>
  <w:footnotePr>
    <w:footnote w:id="-1"/>
    <w:footnote w:id="0"/>
    <w:footnote w:id="1"/>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YzNDMwNTAysjQyNjBV0lEKTi0uzszPAykwrAUAtE0LziwAAAA="/>
  </w:docVars>
  <w:rsids>
    <w:rsidRoot w:val="00612161"/>
    <w:rsid w:val="000004FE"/>
    <w:rsid w:val="0000162B"/>
    <w:rsid w:val="00002925"/>
    <w:rsid w:val="0000335C"/>
    <w:rsid w:val="00003421"/>
    <w:rsid w:val="00003825"/>
    <w:rsid w:val="00004328"/>
    <w:rsid w:val="00004AFE"/>
    <w:rsid w:val="00004B83"/>
    <w:rsid w:val="00005405"/>
    <w:rsid w:val="0000559D"/>
    <w:rsid w:val="000055E9"/>
    <w:rsid w:val="00005F83"/>
    <w:rsid w:val="000063CA"/>
    <w:rsid w:val="00006898"/>
    <w:rsid w:val="000068BD"/>
    <w:rsid w:val="0000708D"/>
    <w:rsid w:val="000070E2"/>
    <w:rsid w:val="00007308"/>
    <w:rsid w:val="00007F7F"/>
    <w:rsid w:val="00010244"/>
    <w:rsid w:val="0001227F"/>
    <w:rsid w:val="00012695"/>
    <w:rsid w:val="0001312D"/>
    <w:rsid w:val="000131A5"/>
    <w:rsid w:val="0001340A"/>
    <w:rsid w:val="00013BFB"/>
    <w:rsid w:val="00013D6F"/>
    <w:rsid w:val="00014334"/>
    <w:rsid w:val="0001449A"/>
    <w:rsid w:val="00014AF3"/>
    <w:rsid w:val="00014D56"/>
    <w:rsid w:val="000154CB"/>
    <w:rsid w:val="000157D3"/>
    <w:rsid w:val="00015FD8"/>
    <w:rsid w:val="000165D7"/>
    <w:rsid w:val="0001686D"/>
    <w:rsid w:val="00016A23"/>
    <w:rsid w:val="0001704C"/>
    <w:rsid w:val="00017514"/>
    <w:rsid w:val="00017AE2"/>
    <w:rsid w:val="000206A1"/>
    <w:rsid w:val="00021431"/>
    <w:rsid w:val="0002163D"/>
    <w:rsid w:val="00021676"/>
    <w:rsid w:val="000226EA"/>
    <w:rsid w:val="0002274D"/>
    <w:rsid w:val="00023269"/>
    <w:rsid w:val="000236CD"/>
    <w:rsid w:val="00024716"/>
    <w:rsid w:val="00024839"/>
    <w:rsid w:val="00025C84"/>
    <w:rsid w:val="00025CD1"/>
    <w:rsid w:val="00025EDF"/>
    <w:rsid w:val="00027300"/>
    <w:rsid w:val="000276D6"/>
    <w:rsid w:val="0002785F"/>
    <w:rsid w:val="00027C07"/>
    <w:rsid w:val="000300E3"/>
    <w:rsid w:val="00030A8D"/>
    <w:rsid w:val="00030D77"/>
    <w:rsid w:val="000316FA"/>
    <w:rsid w:val="0003192D"/>
    <w:rsid w:val="00031A69"/>
    <w:rsid w:val="00031B04"/>
    <w:rsid w:val="000322E7"/>
    <w:rsid w:val="0003286F"/>
    <w:rsid w:val="0003432C"/>
    <w:rsid w:val="00034B66"/>
    <w:rsid w:val="00034F17"/>
    <w:rsid w:val="00035106"/>
    <w:rsid w:val="00035454"/>
    <w:rsid w:val="00035CA8"/>
    <w:rsid w:val="00035F1C"/>
    <w:rsid w:val="00036856"/>
    <w:rsid w:val="00036DD2"/>
    <w:rsid w:val="00036E08"/>
    <w:rsid w:val="00036E3F"/>
    <w:rsid w:val="00037405"/>
    <w:rsid w:val="00037526"/>
    <w:rsid w:val="000378D3"/>
    <w:rsid w:val="00037CBA"/>
    <w:rsid w:val="0004007E"/>
    <w:rsid w:val="00040717"/>
    <w:rsid w:val="00040DC9"/>
    <w:rsid w:val="0004148F"/>
    <w:rsid w:val="00041D3B"/>
    <w:rsid w:val="00041E74"/>
    <w:rsid w:val="00041F21"/>
    <w:rsid w:val="00041F52"/>
    <w:rsid w:val="0004284C"/>
    <w:rsid w:val="00043594"/>
    <w:rsid w:val="00043765"/>
    <w:rsid w:val="00043B62"/>
    <w:rsid w:val="00043B70"/>
    <w:rsid w:val="000446F6"/>
    <w:rsid w:val="00044C02"/>
    <w:rsid w:val="00044C2B"/>
    <w:rsid w:val="00045201"/>
    <w:rsid w:val="00045789"/>
    <w:rsid w:val="00045826"/>
    <w:rsid w:val="00046519"/>
    <w:rsid w:val="0004657C"/>
    <w:rsid w:val="0004738C"/>
    <w:rsid w:val="000502D8"/>
    <w:rsid w:val="00050E4F"/>
    <w:rsid w:val="00051605"/>
    <w:rsid w:val="00051AF1"/>
    <w:rsid w:val="000530FB"/>
    <w:rsid w:val="000531C5"/>
    <w:rsid w:val="0005363E"/>
    <w:rsid w:val="000536EC"/>
    <w:rsid w:val="000539F8"/>
    <w:rsid w:val="00053EBD"/>
    <w:rsid w:val="000545C6"/>
    <w:rsid w:val="000555C9"/>
    <w:rsid w:val="000562D5"/>
    <w:rsid w:val="00056D0C"/>
    <w:rsid w:val="00057A3B"/>
    <w:rsid w:val="000604C2"/>
    <w:rsid w:val="00061757"/>
    <w:rsid w:val="00061917"/>
    <w:rsid w:val="00061EEA"/>
    <w:rsid w:val="00062610"/>
    <w:rsid w:val="0006266C"/>
    <w:rsid w:val="00062C49"/>
    <w:rsid w:val="0006303D"/>
    <w:rsid w:val="00063F49"/>
    <w:rsid w:val="000640AD"/>
    <w:rsid w:val="00064726"/>
    <w:rsid w:val="000648E7"/>
    <w:rsid w:val="00064F8D"/>
    <w:rsid w:val="00065177"/>
    <w:rsid w:val="00065C78"/>
    <w:rsid w:val="00066170"/>
    <w:rsid w:val="0006628C"/>
    <w:rsid w:val="000665DC"/>
    <w:rsid w:val="0006675B"/>
    <w:rsid w:val="0007047C"/>
    <w:rsid w:val="0007089E"/>
    <w:rsid w:val="000709BC"/>
    <w:rsid w:val="00071078"/>
    <w:rsid w:val="00071B9B"/>
    <w:rsid w:val="00071DB6"/>
    <w:rsid w:val="00074617"/>
    <w:rsid w:val="0007475F"/>
    <w:rsid w:val="0007479D"/>
    <w:rsid w:val="00074AB3"/>
    <w:rsid w:val="000751EF"/>
    <w:rsid w:val="0007536F"/>
    <w:rsid w:val="00076878"/>
    <w:rsid w:val="00076F01"/>
    <w:rsid w:val="000806F0"/>
    <w:rsid w:val="00080C0A"/>
    <w:rsid w:val="00080D1B"/>
    <w:rsid w:val="00080EA9"/>
    <w:rsid w:val="00080ED9"/>
    <w:rsid w:val="000824B8"/>
    <w:rsid w:val="0008471A"/>
    <w:rsid w:val="000848BF"/>
    <w:rsid w:val="00084D59"/>
    <w:rsid w:val="00084F22"/>
    <w:rsid w:val="0008556F"/>
    <w:rsid w:val="00085A6C"/>
    <w:rsid w:val="0008687F"/>
    <w:rsid w:val="000909AE"/>
    <w:rsid w:val="00090E4C"/>
    <w:rsid w:val="000913FD"/>
    <w:rsid w:val="000917DC"/>
    <w:rsid w:val="00091802"/>
    <w:rsid w:val="000928A6"/>
    <w:rsid w:val="0009291C"/>
    <w:rsid w:val="00092F08"/>
    <w:rsid w:val="00093064"/>
    <w:rsid w:val="00093E46"/>
    <w:rsid w:val="000941C9"/>
    <w:rsid w:val="00094EA4"/>
    <w:rsid w:val="00095D0B"/>
    <w:rsid w:val="00097E65"/>
    <w:rsid w:val="00097FC4"/>
    <w:rsid w:val="000A0894"/>
    <w:rsid w:val="000A1AFD"/>
    <w:rsid w:val="000A2742"/>
    <w:rsid w:val="000A36FA"/>
    <w:rsid w:val="000A3845"/>
    <w:rsid w:val="000A3C20"/>
    <w:rsid w:val="000A4CAA"/>
    <w:rsid w:val="000A4E95"/>
    <w:rsid w:val="000A5F09"/>
    <w:rsid w:val="000A6267"/>
    <w:rsid w:val="000A6354"/>
    <w:rsid w:val="000A657F"/>
    <w:rsid w:val="000A6637"/>
    <w:rsid w:val="000A697C"/>
    <w:rsid w:val="000A716C"/>
    <w:rsid w:val="000A7321"/>
    <w:rsid w:val="000A7628"/>
    <w:rsid w:val="000A7D2B"/>
    <w:rsid w:val="000B0290"/>
    <w:rsid w:val="000B0709"/>
    <w:rsid w:val="000B0A99"/>
    <w:rsid w:val="000B0B5D"/>
    <w:rsid w:val="000B0BFE"/>
    <w:rsid w:val="000B1341"/>
    <w:rsid w:val="000B1571"/>
    <w:rsid w:val="000B1B44"/>
    <w:rsid w:val="000B20D7"/>
    <w:rsid w:val="000B297D"/>
    <w:rsid w:val="000B2AA1"/>
    <w:rsid w:val="000B3925"/>
    <w:rsid w:val="000B392D"/>
    <w:rsid w:val="000B3B15"/>
    <w:rsid w:val="000B489B"/>
    <w:rsid w:val="000B4E47"/>
    <w:rsid w:val="000B547E"/>
    <w:rsid w:val="000B56F1"/>
    <w:rsid w:val="000B6142"/>
    <w:rsid w:val="000B6B8A"/>
    <w:rsid w:val="000B6C33"/>
    <w:rsid w:val="000B6E3C"/>
    <w:rsid w:val="000B729D"/>
    <w:rsid w:val="000B7E91"/>
    <w:rsid w:val="000C086D"/>
    <w:rsid w:val="000C1416"/>
    <w:rsid w:val="000C20B6"/>
    <w:rsid w:val="000C390B"/>
    <w:rsid w:val="000C3D2E"/>
    <w:rsid w:val="000C44E5"/>
    <w:rsid w:val="000C4869"/>
    <w:rsid w:val="000C4A6B"/>
    <w:rsid w:val="000C530F"/>
    <w:rsid w:val="000C6DF7"/>
    <w:rsid w:val="000C7277"/>
    <w:rsid w:val="000C7655"/>
    <w:rsid w:val="000C7B9D"/>
    <w:rsid w:val="000D0275"/>
    <w:rsid w:val="000D02A0"/>
    <w:rsid w:val="000D061F"/>
    <w:rsid w:val="000D083F"/>
    <w:rsid w:val="000D0A34"/>
    <w:rsid w:val="000D10F2"/>
    <w:rsid w:val="000D11DC"/>
    <w:rsid w:val="000D13A8"/>
    <w:rsid w:val="000D15E5"/>
    <w:rsid w:val="000D165E"/>
    <w:rsid w:val="000D179D"/>
    <w:rsid w:val="000D1B46"/>
    <w:rsid w:val="000D31CA"/>
    <w:rsid w:val="000D34F9"/>
    <w:rsid w:val="000D47BF"/>
    <w:rsid w:val="000D508E"/>
    <w:rsid w:val="000D522B"/>
    <w:rsid w:val="000D5634"/>
    <w:rsid w:val="000D57AE"/>
    <w:rsid w:val="000D65BA"/>
    <w:rsid w:val="000D6B97"/>
    <w:rsid w:val="000D6CE4"/>
    <w:rsid w:val="000D7027"/>
    <w:rsid w:val="000D74D7"/>
    <w:rsid w:val="000D7553"/>
    <w:rsid w:val="000D7A3B"/>
    <w:rsid w:val="000D7A76"/>
    <w:rsid w:val="000D7CEF"/>
    <w:rsid w:val="000D7DB9"/>
    <w:rsid w:val="000E11DC"/>
    <w:rsid w:val="000E143F"/>
    <w:rsid w:val="000E2399"/>
    <w:rsid w:val="000E26A3"/>
    <w:rsid w:val="000E2729"/>
    <w:rsid w:val="000E3906"/>
    <w:rsid w:val="000E3AF8"/>
    <w:rsid w:val="000E3B43"/>
    <w:rsid w:val="000E51DF"/>
    <w:rsid w:val="000E59FE"/>
    <w:rsid w:val="000E5A75"/>
    <w:rsid w:val="000E5F3F"/>
    <w:rsid w:val="000E6BF3"/>
    <w:rsid w:val="000E796B"/>
    <w:rsid w:val="000F0CB4"/>
    <w:rsid w:val="000F0E06"/>
    <w:rsid w:val="000F0FF4"/>
    <w:rsid w:val="000F1BB6"/>
    <w:rsid w:val="000F236E"/>
    <w:rsid w:val="000F29A8"/>
    <w:rsid w:val="000F311D"/>
    <w:rsid w:val="000F3241"/>
    <w:rsid w:val="000F41AD"/>
    <w:rsid w:val="000F4A30"/>
    <w:rsid w:val="000F4CA3"/>
    <w:rsid w:val="000F518D"/>
    <w:rsid w:val="000F5784"/>
    <w:rsid w:val="000F58F1"/>
    <w:rsid w:val="000F5A8E"/>
    <w:rsid w:val="000F5DFA"/>
    <w:rsid w:val="000F621C"/>
    <w:rsid w:val="000F626E"/>
    <w:rsid w:val="000F70C9"/>
    <w:rsid w:val="000F77BA"/>
    <w:rsid w:val="000F7C13"/>
    <w:rsid w:val="001000C4"/>
    <w:rsid w:val="001005D6"/>
    <w:rsid w:val="001006AB"/>
    <w:rsid w:val="001016B2"/>
    <w:rsid w:val="00101DA7"/>
    <w:rsid w:val="00102024"/>
    <w:rsid w:val="00102692"/>
    <w:rsid w:val="00102BA0"/>
    <w:rsid w:val="00102CC3"/>
    <w:rsid w:val="00103341"/>
    <w:rsid w:val="00103D4C"/>
    <w:rsid w:val="001046E0"/>
    <w:rsid w:val="00104D4E"/>
    <w:rsid w:val="00105619"/>
    <w:rsid w:val="00106903"/>
    <w:rsid w:val="00106D4D"/>
    <w:rsid w:val="00107308"/>
    <w:rsid w:val="0010747E"/>
    <w:rsid w:val="00107FDA"/>
    <w:rsid w:val="0011071F"/>
    <w:rsid w:val="001108EF"/>
    <w:rsid w:val="00110A22"/>
    <w:rsid w:val="00110C61"/>
    <w:rsid w:val="00110EDF"/>
    <w:rsid w:val="00111233"/>
    <w:rsid w:val="001117D1"/>
    <w:rsid w:val="00111A8A"/>
    <w:rsid w:val="00112534"/>
    <w:rsid w:val="0011443E"/>
    <w:rsid w:val="00114DBA"/>
    <w:rsid w:val="0011506A"/>
    <w:rsid w:val="001150D2"/>
    <w:rsid w:val="00115C5A"/>
    <w:rsid w:val="0011670E"/>
    <w:rsid w:val="00116775"/>
    <w:rsid w:val="001171BE"/>
    <w:rsid w:val="001173F0"/>
    <w:rsid w:val="00117775"/>
    <w:rsid w:val="00120841"/>
    <w:rsid w:val="00121587"/>
    <w:rsid w:val="001216FE"/>
    <w:rsid w:val="0012269E"/>
    <w:rsid w:val="00122EDA"/>
    <w:rsid w:val="001231AC"/>
    <w:rsid w:val="00123562"/>
    <w:rsid w:val="00123A29"/>
    <w:rsid w:val="0012470D"/>
    <w:rsid w:val="00124C7F"/>
    <w:rsid w:val="001258EF"/>
    <w:rsid w:val="00125F13"/>
    <w:rsid w:val="00126EF3"/>
    <w:rsid w:val="0012747F"/>
    <w:rsid w:val="00127679"/>
    <w:rsid w:val="0012784B"/>
    <w:rsid w:val="00130C3E"/>
    <w:rsid w:val="001311BB"/>
    <w:rsid w:val="001314CC"/>
    <w:rsid w:val="00131D09"/>
    <w:rsid w:val="00131D9A"/>
    <w:rsid w:val="00133FA6"/>
    <w:rsid w:val="00134C83"/>
    <w:rsid w:val="0013553E"/>
    <w:rsid w:val="001355FE"/>
    <w:rsid w:val="0013561A"/>
    <w:rsid w:val="001359EC"/>
    <w:rsid w:val="00136210"/>
    <w:rsid w:val="001362A1"/>
    <w:rsid w:val="0013649D"/>
    <w:rsid w:val="001378EF"/>
    <w:rsid w:val="001401C8"/>
    <w:rsid w:val="00140EBB"/>
    <w:rsid w:val="00141029"/>
    <w:rsid w:val="00141B10"/>
    <w:rsid w:val="00143069"/>
    <w:rsid w:val="00143CA2"/>
    <w:rsid w:val="00143D9B"/>
    <w:rsid w:val="00143DBA"/>
    <w:rsid w:val="00144035"/>
    <w:rsid w:val="00144360"/>
    <w:rsid w:val="00144F01"/>
    <w:rsid w:val="00146064"/>
    <w:rsid w:val="001468AA"/>
    <w:rsid w:val="00146C06"/>
    <w:rsid w:val="001474ED"/>
    <w:rsid w:val="00147C6C"/>
    <w:rsid w:val="00147F99"/>
    <w:rsid w:val="00150A13"/>
    <w:rsid w:val="00151A18"/>
    <w:rsid w:val="001539E8"/>
    <w:rsid w:val="00153A2C"/>
    <w:rsid w:val="00154B2F"/>
    <w:rsid w:val="00154FBE"/>
    <w:rsid w:val="001550B4"/>
    <w:rsid w:val="00155130"/>
    <w:rsid w:val="00155FD7"/>
    <w:rsid w:val="00156137"/>
    <w:rsid w:val="001562DE"/>
    <w:rsid w:val="00156BF6"/>
    <w:rsid w:val="00156ED3"/>
    <w:rsid w:val="00157267"/>
    <w:rsid w:val="00157FBA"/>
    <w:rsid w:val="0016061B"/>
    <w:rsid w:val="001609DD"/>
    <w:rsid w:val="00160A69"/>
    <w:rsid w:val="00160FA7"/>
    <w:rsid w:val="0016107E"/>
    <w:rsid w:val="00161350"/>
    <w:rsid w:val="001613A1"/>
    <w:rsid w:val="00161476"/>
    <w:rsid w:val="00161E06"/>
    <w:rsid w:val="0016262D"/>
    <w:rsid w:val="00162E61"/>
    <w:rsid w:val="0016339F"/>
    <w:rsid w:val="00163518"/>
    <w:rsid w:val="00163ABC"/>
    <w:rsid w:val="00163B93"/>
    <w:rsid w:val="00163C26"/>
    <w:rsid w:val="001663B4"/>
    <w:rsid w:val="00167B09"/>
    <w:rsid w:val="00167D82"/>
    <w:rsid w:val="00167ECA"/>
    <w:rsid w:val="00170019"/>
    <w:rsid w:val="001705F1"/>
    <w:rsid w:val="001706CD"/>
    <w:rsid w:val="00170718"/>
    <w:rsid w:val="00171110"/>
    <w:rsid w:val="001716C4"/>
    <w:rsid w:val="001716EA"/>
    <w:rsid w:val="00171AEA"/>
    <w:rsid w:val="001722B5"/>
    <w:rsid w:val="00172A3D"/>
    <w:rsid w:val="0017358D"/>
    <w:rsid w:val="00173BE8"/>
    <w:rsid w:val="00173E96"/>
    <w:rsid w:val="0017410F"/>
    <w:rsid w:val="00174B83"/>
    <w:rsid w:val="001753C2"/>
    <w:rsid w:val="0017588C"/>
    <w:rsid w:val="00176198"/>
    <w:rsid w:val="001766FF"/>
    <w:rsid w:val="00177C41"/>
    <w:rsid w:val="00180273"/>
    <w:rsid w:val="00180741"/>
    <w:rsid w:val="00181228"/>
    <w:rsid w:val="001824D3"/>
    <w:rsid w:val="001832EA"/>
    <w:rsid w:val="00183F32"/>
    <w:rsid w:val="001840A0"/>
    <w:rsid w:val="0018420F"/>
    <w:rsid w:val="001842A7"/>
    <w:rsid w:val="001846BA"/>
    <w:rsid w:val="00184760"/>
    <w:rsid w:val="00184A6A"/>
    <w:rsid w:val="00185B86"/>
    <w:rsid w:val="00186523"/>
    <w:rsid w:val="00186AC2"/>
    <w:rsid w:val="00187279"/>
    <w:rsid w:val="0018773F"/>
    <w:rsid w:val="00190E0C"/>
    <w:rsid w:val="00191CB7"/>
    <w:rsid w:val="001922FA"/>
    <w:rsid w:val="00192DD7"/>
    <w:rsid w:val="00194978"/>
    <w:rsid w:val="001951DF"/>
    <w:rsid w:val="001953FD"/>
    <w:rsid w:val="00195A69"/>
    <w:rsid w:val="0019607D"/>
    <w:rsid w:val="0019678E"/>
    <w:rsid w:val="00196854"/>
    <w:rsid w:val="00196A6B"/>
    <w:rsid w:val="0019707F"/>
    <w:rsid w:val="00197392"/>
    <w:rsid w:val="001A00D2"/>
    <w:rsid w:val="001A0441"/>
    <w:rsid w:val="001A1A44"/>
    <w:rsid w:val="001A1DC0"/>
    <w:rsid w:val="001A206E"/>
    <w:rsid w:val="001A253A"/>
    <w:rsid w:val="001A286F"/>
    <w:rsid w:val="001A28C7"/>
    <w:rsid w:val="001A3178"/>
    <w:rsid w:val="001A41F3"/>
    <w:rsid w:val="001A48A9"/>
    <w:rsid w:val="001A4FEC"/>
    <w:rsid w:val="001A5281"/>
    <w:rsid w:val="001A56A0"/>
    <w:rsid w:val="001A57E7"/>
    <w:rsid w:val="001A60D6"/>
    <w:rsid w:val="001A61EC"/>
    <w:rsid w:val="001A6230"/>
    <w:rsid w:val="001A6A0F"/>
    <w:rsid w:val="001A6AD1"/>
    <w:rsid w:val="001A7587"/>
    <w:rsid w:val="001A7F9E"/>
    <w:rsid w:val="001B0018"/>
    <w:rsid w:val="001B0615"/>
    <w:rsid w:val="001B08DF"/>
    <w:rsid w:val="001B0C33"/>
    <w:rsid w:val="001B1787"/>
    <w:rsid w:val="001B1AB9"/>
    <w:rsid w:val="001B1E10"/>
    <w:rsid w:val="001B204B"/>
    <w:rsid w:val="001B2C20"/>
    <w:rsid w:val="001B2E79"/>
    <w:rsid w:val="001B373D"/>
    <w:rsid w:val="001B3B58"/>
    <w:rsid w:val="001B3F2F"/>
    <w:rsid w:val="001B46A0"/>
    <w:rsid w:val="001B51AC"/>
    <w:rsid w:val="001B5B4D"/>
    <w:rsid w:val="001B5B5C"/>
    <w:rsid w:val="001B6CDF"/>
    <w:rsid w:val="001B7108"/>
    <w:rsid w:val="001C1225"/>
    <w:rsid w:val="001C14FE"/>
    <w:rsid w:val="001C26F5"/>
    <w:rsid w:val="001C290B"/>
    <w:rsid w:val="001C2E06"/>
    <w:rsid w:val="001C36A4"/>
    <w:rsid w:val="001C40FD"/>
    <w:rsid w:val="001C47FB"/>
    <w:rsid w:val="001C4FD7"/>
    <w:rsid w:val="001C59A1"/>
    <w:rsid w:val="001C5F27"/>
    <w:rsid w:val="001C5F30"/>
    <w:rsid w:val="001C6E9F"/>
    <w:rsid w:val="001C6ECD"/>
    <w:rsid w:val="001C70B8"/>
    <w:rsid w:val="001C71C6"/>
    <w:rsid w:val="001C7477"/>
    <w:rsid w:val="001C74C6"/>
    <w:rsid w:val="001C7C25"/>
    <w:rsid w:val="001D0FD3"/>
    <w:rsid w:val="001D1312"/>
    <w:rsid w:val="001D16F3"/>
    <w:rsid w:val="001D1F7B"/>
    <w:rsid w:val="001D22B9"/>
    <w:rsid w:val="001D2F95"/>
    <w:rsid w:val="001D348C"/>
    <w:rsid w:val="001D3922"/>
    <w:rsid w:val="001D3D29"/>
    <w:rsid w:val="001D58EF"/>
    <w:rsid w:val="001D598E"/>
    <w:rsid w:val="001D5BD0"/>
    <w:rsid w:val="001D6176"/>
    <w:rsid w:val="001D691E"/>
    <w:rsid w:val="001D6DE7"/>
    <w:rsid w:val="001D741C"/>
    <w:rsid w:val="001E0039"/>
    <w:rsid w:val="001E0529"/>
    <w:rsid w:val="001E0BAA"/>
    <w:rsid w:val="001E1118"/>
    <w:rsid w:val="001E1A36"/>
    <w:rsid w:val="001E2440"/>
    <w:rsid w:val="001E3AB1"/>
    <w:rsid w:val="001E43B9"/>
    <w:rsid w:val="001E45F2"/>
    <w:rsid w:val="001E4B65"/>
    <w:rsid w:val="001E5067"/>
    <w:rsid w:val="001E515A"/>
    <w:rsid w:val="001E56D8"/>
    <w:rsid w:val="001E5904"/>
    <w:rsid w:val="001E63FC"/>
    <w:rsid w:val="001E6FB3"/>
    <w:rsid w:val="001E757B"/>
    <w:rsid w:val="001E7A5B"/>
    <w:rsid w:val="001F0CD5"/>
    <w:rsid w:val="001F2408"/>
    <w:rsid w:val="001F2676"/>
    <w:rsid w:val="001F2B3C"/>
    <w:rsid w:val="001F39F9"/>
    <w:rsid w:val="001F3D9A"/>
    <w:rsid w:val="001F405C"/>
    <w:rsid w:val="001F4395"/>
    <w:rsid w:val="001F4663"/>
    <w:rsid w:val="001F49CE"/>
    <w:rsid w:val="001F4B4A"/>
    <w:rsid w:val="001F4F08"/>
    <w:rsid w:val="001F538C"/>
    <w:rsid w:val="001F59BB"/>
    <w:rsid w:val="001F5B29"/>
    <w:rsid w:val="001F5D3D"/>
    <w:rsid w:val="001F64C5"/>
    <w:rsid w:val="001F69BE"/>
    <w:rsid w:val="001F7228"/>
    <w:rsid w:val="001F73BB"/>
    <w:rsid w:val="001F7C73"/>
    <w:rsid w:val="00200D10"/>
    <w:rsid w:val="002014AA"/>
    <w:rsid w:val="00201D3B"/>
    <w:rsid w:val="002024DC"/>
    <w:rsid w:val="0020369B"/>
    <w:rsid w:val="00204592"/>
    <w:rsid w:val="00204794"/>
    <w:rsid w:val="002059D1"/>
    <w:rsid w:val="00206B77"/>
    <w:rsid w:val="00206E6B"/>
    <w:rsid w:val="00207B4C"/>
    <w:rsid w:val="00207D94"/>
    <w:rsid w:val="00207F8A"/>
    <w:rsid w:val="002100AF"/>
    <w:rsid w:val="002102E7"/>
    <w:rsid w:val="00210C01"/>
    <w:rsid w:val="00210C7E"/>
    <w:rsid w:val="00212AC8"/>
    <w:rsid w:val="00213717"/>
    <w:rsid w:val="00214ABD"/>
    <w:rsid w:val="00214C6C"/>
    <w:rsid w:val="002152ED"/>
    <w:rsid w:val="002167DC"/>
    <w:rsid w:val="00216A15"/>
    <w:rsid w:val="00216A4B"/>
    <w:rsid w:val="00216A62"/>
    <w:rsid w:val="002200CA"/>
    <w:rsid w:val="00220192"/>
    <w:rsid w:val="00220F0D"/>
    <w:rsid w:val="00221639"/>
    <w:rsid w:val="00221780"/>
    <w:rsid w:val="00221806"/>
    <w:rsid w:val="00221BFA"/>
    <w:rsid w:val="00221E4A"/>
    <w:rsid w:val="002223BF"/>
    <w:rsid w:val="002230E1"/>
    <w:rsid w:val="002232D3"/>
    <w:rsid w:val="002236EA"/>
    <w:rsid w:val="00224729"/>
    <w:rsid w:val="00224DEE"/>
    <w:rsid w:val="00225C73"/>
    <w:rsid w:val="0022618B"/>
    <w:rsid w:val="00226EEC"/>
    <w:rsid w:val="002277B6"/>
    <w:rsid w:val="00227A05"/>
    <w:rsid w:val="002300A4"/>
    <w:rsid w:val="002306C0"/>
    <w:rsid w:val="00230E17"/>
    <w:rsid w:val="00230EE6"/>
    <w:rsid w:val="00230FAB"/>
    <w:rsid w:val="0023106A"/>
    <w:rsid w:val="0023178E"/>
    <w:rsid w:val="002317C7"/>
    <w:rsid w:val="00231DC2"/>
    <w:rsid w:val="00232E29"/>
    <w:rsid w:val="0023344D"/>
    <w:rsid w:val="00233526"/>
    <w:rsid w:val="0023372D"/>
    <w:rsid w:val="00233816"/>
    <w:rsid w:val="00234EBD"/>
    <w:rsid w:val="002365E7"/>
    <w:rsid w:val="002368E6"/>
    <w:rsid w:val="00236C40"/>
    <w:rsid w:val="002375C1"/>
    <w:rsid w:val="00237A18"/>
    <w:rsid w:val="00240A0A"/>
    <w:rsid w:val="002410E1"/>
    <w:rsid w:val="002412ED"/>
    <w:rsid w:val="00242F4B"/>
    <w:rsid w:val="00244138"/>
    <w:rsid w:val="00245A3B"/>
    <w:rsid w:val="00245A47"/>
    <w:rsid w:val="00246398"/>
    <w:rsid w:val="002465A2"/>
    <w:rsid w:val="00247499"/>
    <w:rsid w:val="002474ED"/>
    <w:rsid w:val="00247711"/>
    <w:rsid w:val="002508F6"/>
    <w:rsid w:val="0025093D"/>
    <w:rsid w:val="00250AB9"/>
    <w:rsid w:val="00251510"/>
    <w:rsid w:val="00251D28"/>
    <w:rsid w:val="00252987"/>
    <w:rsid w:val="00252C38"/>
    <w:rsid w:val="002531CC"/>
    <w:rsid w:val="002536BD"/>
    <w:rsid w:val="00253AE0"/>
    <w:rsid w:val="00253FC1"/>
    <w:rsid w:val="00254169"/>
    <w:rsid w:val="00254228"/>
    <w:rsid w:val="0025433B"/>
    <w:rsid w:val="0025480A"/>
    <w:rsid w:val="00254B71"/>
    <w:rsid w:val="002551EE"/>
    <w:rsid w:val="002552F2"/>
    <w:rsid w:val="00255850"/>
    <w:rsid w:val="00255A6D"/>
    <w:rsid w:val="00255B97"/>
    <w:rsid w:val="00255CFF"/>
    <w:rsid w:val="0025657E"/>
    <w:rsid w:val="0025669A"/>
    <w:rsid w:val="002573A6"/>
    <w:rsid w:val="00261094"/>
    <w:rsid w:val="0026133D"/>
    <w:rsid w:val="0026165A"/>
    <w:rsid w:val="002618D4"/>
    <w:rsid w:val="00261F7B"/>
    <w:rsid w:val="00262396"/>
    <w:rsid w:val="0026332B"/>
    <w:rsid w:val="002644D0"/>
    <w:rsid w:val="00264B44"/>
    <w:rsid w:val="00264DCE"/>
    <w:rsid w:val="00266206"/>
    <w:rsid w:val="00266637"/>
    <w:rsid w:val="00266A72"/>
    <w:rsid w:val="00266D6E"/>
    <w:rsid w:val="00267087"/>
    <w:rsid w:val="002704D0"/>
    <w:rsid w:val="002706B7"/>
    <w:rsid w:val="002707C5"/>
    <w:rsid w:val="00270B32"/>
    <w:rsid w:val="00271432"/>
    <w:rsid w:val="00272745"/>
    <w:rsid w:val="00272B26"/>
    <w:rsid w:val="00273258"/>
    <w:rsid w:val="002735FC"/>
    <w:rsid w:val="00273B75"/>
    <w:rsid w:val="00273B85"/>
    <w:rsid w:val="0027435C"/>
    <w:rsid w:val="00274CE1"/>
    <w:rsid w:val="00274D9A"/>
    <w:rsid w:val="002752C1"/>
    <w:rsid w:val="00276238"/>
    <w:rsid w:val="00276726"/>
    <w:rsid w:val="002769EE"/>
    <w:rsid w:val="002775E7"/>
    <w:rsid w:val="00277606"/>
    <w:rsid w:val="002804D4"/>
    <w:rsid w:val="002808C6"/>
    <w:rsid w:val="00280E0A"/>
    <w:rsid w:val="00282551"/>
    <w:rsid w:val="00283A54"/>
    <w:rsid w:val="00283E75"/>
    <w:rsid w:val="00284232"/>
    <w:rsid w:val="002846DE"/>
    <w:rsid w:val="002847DF"/>
    <w:rsid w:val="00284D36"/>
    <w:rsid w:val="002854F9"/>
    <w:rsid w:val="00285552"/>
    <w:rsid w:val="00287261"/>
    <w:rsid w:val="002872F4"/>
    <w:rsid w:val="002872FE"/>
    <w:rsid w:val="00287807"/>
    <w:rsid w:val="002903AE"/>
    <w:rsid w:val="00291694"/>
    <w:rsid w:val="00291DB6"/>
    <w:rsid w:val="00292097"/>
    <w:rsid w:val="00292DF0"/>
    <w:rsid w:val="00293293"/>
    <w:rsid w:val="00293ABE"/>
    <w:rsid w:val="00294437"/>
    <w:rsid w:val="0029480C"/>
    <w:rsid w:val="00294A58"/>
    <w:rsid w:val="00294FE5"/>
    <w:rsid w:val="002954A0"/>
    <w:rsid w:val="00295979"/>
    <w:rsid w:val="00295AFB"/>
    <w:rsid w:val="0029644C"/>
    <w:rsid w:val="00296B51"/>
    <w:rsid w:val="0029709E"/>
    <w:rsid w:val="002A05FF"/>
    <w:rsid w:val="002A07D5"/>
    <w:rsid w:val="002A086E"/>
    <w:rsid w:val="002A0C49"/>
    <w:rsid w:val="002A0D27"/>
    <w:rsid w:val="002A19BE"/>
    <w:rsid w:val="002A2EFD"/>
    <w:rsid w:val="002A314E"/>
    <w:rsid w:val="002A3871"/>
    <w:rsid w:val="002A387F"/>
    <w:rsid w:val="002A397D"/>
    <w:rsid w:val="002A3A03"/>
    <w:rsid w:val="002A3C16"/>
    <w:rsid w:val="002A40A0"/>
    <w:rsid w:val="002A4548"/>
    <w:rsid w:val="002A58C1"/>
    <w:rsid w:val="002A6371"/>
    <w:rsid w:val="002A6D7B"/>
    <w:rsid w:val="002A70E2"/>
    <w:rsid w:val="002A73CB"/>
    <w:rsid w:val="002A77B9"/>
    <w:rsid w:val="002A7983"/>
    <w:rsid w:val="002B06EA"/>
    <w:rsid w:val="002B13BC"/>
    <w:rsid w:val="002B188A"/>
    <w:rsid w:val="002B1FF2"/>
    <w:rsid w:val="002B2220"/>
    <w:rsid w:val="002B2630"/>
    <w:rsid w:val="002B2756"/>
    <w:rsid w:val="002B39B6"/>
    <w:rsid w:val="002B3CBD"/>
    <w:rsid w:val="002B3DCA"/>
    <w:rsid w:val="002B5979"/>
    <w:rsid w:val="002B5C3F"/>
    <w:rsid w:val="002B5E74"/>
    <w:rsid w:val="002B650A"/>
    <w:rsid w:val="002B6635"/>
    <w:rsid w:val="002B68B8"/>
    <w:rsid w:val="002B6B17"/>
    <w:rsid w:val="002B6B83"/>
    <w:rsid w:val="002B6D31"/>
    <w:rsid w:val="002B7A50"/>
    <w:rsid w:val="002B7D71"/>
    <w:rsid w:val="002C02CC"/>
    <w:rsid w:val="002C0729"/>
    <w:rsid w:val="002C0D4D"/>
    <w:rsid w:val="002C1807"/>
    <w:rsid w:val="002C19C9"/>
    <w:rsid w:val="002C1DFD"/>
    <w:rsid w:val="002C1E72"/>
    <w:rsid w:val="002C2C73"/>
    <w:rsid w:val="002C2E5B"/>
    <w:rsid w:val="002C2F4D"/>
    <w:rsid w:val="002C3398"/>
    <w:rsid w:val="002C34CF"/>
    <w:rsid w:val="002C3A5D"/>
    <w:rsid w:val="002C4181"/>
    <w:rsid w:val="002C41E0"/>
    <w:rsid w:val="002C42E2"/>
    <w:rsid w:val="002C4407"/>
    <w:rsid w:val="002C4A87"/>
    <w:rsid w:val="002C4DE5"/>
    <w:rsid w:val="002C54E8"/>
    <w:rsid w:val="002C62FF"/>
    <w:rsid w:val="002C6833"/>
    <w:rsid w:val="002C7453"/>
    <w:rsid w:val="002C74E8"/>
    <w:rsid w:val="002C76A1"/>
    <w:rsid w:val="002C7F53"/>
    <w:rsid w:val="002D0F65"/>
    <w:rsid w:val="002D1452"/>
    <w:rsid w:val="002D1AA7"/>
    <w:rsid w:val="002D25B9"/>
    <w:rsid w:val="002D2F01"/>
    <w:rsid w:val="002D5050"/>
    <w:rsid w:val="002D5C2D"/>
    <w:rsid w:val="002D6007"/>
    <w:rsid w:val="002D60E2"/>
    <w:rsid w:val="002D60F9"/>
    <w:rsid w:val="002E0381"/>
    <w:rsid w:val="002E0B57"/>
    <w:rsid w:val="002E15C3"/>
    <w:rsid w:val="002E166E"/>
    <w:rsid w:val="002E16B1"/>
    <w:rsid w:val="002E174A"/>
    <w:rsid w:val="002E1894"/>
    <w:rsid w:val="002E1BFA"/>
    <w:rsid w:val="002E1D66"/>
    <w:rsid w:val="002E28B1"/>
    <w:rsid w:val="002E3A51"/>
    <w:rsid w:val="002E519A"/>
    <w:rsid w:val="002E51F6"/>
    <w:rsid w:val="002E5BF6"/>
    <w:rsid w:val="002E6938"/>
    <w:rsid w:val="002E6A37"/>
    <w:rsid w:val="002E7232"/>
    <w:rsid w:val="002E726F"/>
    <w:rsid w:val="002E7474"/>
    <w:rsid w:val="002E774E"/>
    <w:rsid w:val="002F0413"/>
    <w:rsid w:val="002F04B9"/>
    <w:rsid w:val="002F0947"/>
    <w:rsid w:val="002F0B8A"/>
    <w:rsid w:val="002F1046"/>
    <w:rsid w:val="002F157B"/>
    <w:rsid w:val="002F1A51"/>
    <w:rsid w:val="002F2531"/>
    <w:rsid w:val="002F27E0"/>
    <w:rsid w:val="002F27E3"/>
    <w:rsid w:val="002F3195"/>
    <w:rsid w:val="002F36A0"/>
    <w:rsid w:val="002F3FE0"/>
    <w:rsid w:val="002F450C"/>
    <w:rsid w:val="002F4B6B"/>
    <w:rsid w:val="002F50D2"/>
    <w:rsid w:val="002F54B5"/>
    <w:rsid w:val="002F574E"/>
    <w:rsid w:val="002F5FE9"/>
    <w:rsid w:val="002F681B"/>
    <w:rsid w:val="002F6953"/>
    <w:rsid w:val="002F7C3B"/>
    <w:rsid w:val="00300AAE"/>
    <w:rsid w:val="003010C8"/>
    <w:rsid w:val="00303392"/>
    <w:rsid w:val="00303825"/>
    <w:rsid w:val="00304342"/>
    <w:rsid w:val="00304727"/>
    <w:rsid w:val="003047CE"/>
    <w:rsid w:val="00304CBC"/>
    <w:rsid w:val="00304FFE"/>
    <w:rsid w:val="00305BAB"/>
    <w:rsid w:val="00305E5C"/>
    <w:rsid w:val="0030610B"/>
    <w:rsid w:val="00307000"/>
    <w:rsid w:val="00310557"/>
    <w:rsid w:val="00311178"/>
    <w:rsid w:val="0031123B"/>
    <w:rsid w:val="0031169E"/>
    <w:rsid w:val="00311AE9"/>
    <w:rsid w:val="00311E69"/>
    <w:rsid w:val="00311F9F"/>
    <w:rsid w:val="00312D77"/>
    <w:rsid w:val="00312F20"/>
    <w:rsid w:val="00313E2A"/>
    <w:rsid w:val="003150C0"/>
    <w:rsid w:val="00315139"/>
    <w:rsid w:val="003151E1"/>
    <w:rsid w:val="00316C49"/>
    <w:rsid w:val="00316C62"/>
    <w:rsid w:val="003171FA"/>
    <w:rsid w:val="003175D2"/>
    <w:rsid w:val="003200A1"/>
    <w:rsid w:val="00320158"/>
    <w:rsid w:val="003207A8"/>
    <w:rsid w:val="00320877"/>
    <w:rsid w:val="0032239B"/>
    <w:rsid w:val="00323080"/>
    <w:rsid w:val="003238C0"/>
    <w:rsid w:val="003248EF"/>
    <w:rsid w:val="00324957"/>
    <w:rsid w:val="00324B66"/>
    <w:rsid w:val="00324F53"/>
    <w:rsid w:val="0032540A"/>
    <w:rsid w:val="003254D0"/>
    <w:rsid w:val="00325849"/>
    <w:rsid w:val="00325ECF"/>
    <w:rsid w:val="00327132"/>
    <w:rsid w:val="00327661"/>
    <w:rsid w:val="00327BB8"/>
    <w:rsid w:val="00330117"/>
    <w:rsid w:val="003301E4"/>
    <w:rsid w:val="00330D77"/>
    <w:rsid w:val="00331082"/>
    <w:rsid w:val="00332002"/>
    <w:rsid w:val="003321A7"/>
    <w:rsid w:val="003327CE"/>
    <w:rsid w:val="00332981"/>
    <w:rsid w:val="00333E75"/>
    <w:rsid w:val="00334317"/>
    <w:rsid w:val="003348D7"/>
    <w:rsid w:val="00335401"/>
    <w:rsid w:val="00336FC3"/>
    <w:rsid w:val="00337A2F"/>
    <w:rsid w:val="00337B09"/>
    <w:rsid w:val="00337D00"/>
    <w:rsid w:val="003406E1"/>
    <w:rsid w:val="00340E61"/>
    <w:rsid w:val="00341435"/>
    <w:rsid w:val="0034148C"/>
    <w:rsid w:val="00341569"/>
    <w:rsid w:val="00341C73"/>
    <w:rsid w:val="00343876"/>
    <w:rsid w:val="00344043"/>
    <w:rsid w:val="0034473D"/>
    <w:rsid w:val="00344E69"/>
    <w:rsid w:val="00345FB9"/>
    <w:rsid w:val="0034646D"/>
    <w:rsid w:val="003465EF"/>
    <w:rsid w:val="003468E8"/>
    <w:rsid w:val="00347028"/>
    <w:rsid w:val="00347079"/>
    <w:rsid w:val="00347594"/>
    <w:rsid w:val="0034797D"/>
    <w:rsid w:val="00347BCD"/>
    <w:rsid w:val="00350275"/>
    <w:rsid w:val="00351766"/>
    <w:rsid w:val="003518A6"/>
    <w:rsid w:val="00351D19"/>
    <w:rsid w:val="00351E4F"/>
    <w:rsid w:val="0035212A"/>
    <w:rsid w:val="00352292"/>
    <w:rsid w:val="00352608"/>
    <w:rsid w:val="0035270C"/>
    <w:rsid w:val="003527B7"/>
    <w:rsid w:val="0035294A"/>
    <w:rsid w:val="00352D08"/>
    <w:rsid w:val="003536A6"/>
    <w:rsid w:val="0035415E"/>
    <w:rsid w:val="00354322"/>
    <w:rsid w:val="003545C3"/>
    <w:rsid w:val="00354D9D"/>
    <w:rsid w:val="00354F9A"/>
    <w:rsid w:val="0035533C"/>
    <w:rsid w:val="003554AC"/>
    <w:rsid w:val="00355A58"/>
    <w:rsid w:val="00355A65"/>
    <w:rsid w:val="00355B1B"/>
    <w:rsid w:val="00355BF0"/>
    <w:rsid w:val="00356AEC"/>
    <w:rsid w:val="00356B8C"/>
    <w:rsid w:val="0035766F"/>
    <w:rsid w:val="0036021D"/>
    <w:rsid w:val="003602CC"/>
    <w:rsid w:val="0036063A"/>
    <w:rsid w:val="00360978"/>
    <w:rsid w:val="00360EB6"/>
    <w:rsid w:val="00361082"/>
    <w:rsid w:val="0036196F"/>
    <w:rsid w:val="00363F8F"/>
    <w:rsid w:val="0036490D"/>
    <w:rsid w:val="00364912"/>
    <w:rsid w:val="00364A76"/>
    <w:rsid w:val="00365264"/>
    <w:rsid w:val="00365DFB"/>
    <w:rsid w:val="0036671B"/>
    <w:rsid w:val="00366D28"/>
    <w:rsid w:val="00367C86"/>
    <w:rsid w:val="00370B9E"/>
    <w:rsid w:val="00370F9A"/>
    <w:rsid w:val="00371486"/>
    <w:rsid w:val="00371AFC"/>
    <w:rsid w:val="00371D4E"/>
    <w:rsid w:val="00371DE9"/>
    <w:rsid w:val="00372AD3"/>
    <w:rsid w:val="00373029"/>
    <w:rsid w:val="00373735"/>
    <w:rsid w:val="00373BF1"/>
    <w:rsid w:val="00373CF8"/>
    <w:rsid w:val="00374178"/>
    <w:rsid w:val="003741DC"/>
    <w:rsid w:val="00374AF8"/>
    <w:rsid w:val="00374D9C"/>
    <w:rsid w:val="00375462"/>
    <w:rsid w:val="00375569"/>
    <w:rsid w:val="0037585E"/>
    <w:rsid w:val="00375F17"/>
    <w:rsid w:val="0037612C"/>
    <w:rsid w:val="0037669F"/>
    <w:rsid w:val="00377233"/>
    <w:rsid w:val="00377385"/>
    <w:rsid w:val="00377765"/>
    <w:rsid w:val="00380028"/>
    <w:rsid w:val="00380BD6"/>
    <w:rsid w:val="00381519"/>
    <w:rsid w:val="003818CD"/>
    <w:rsid w:val="00383A52"/>
    <w:rsid w:val="00383C9A"/>
    <w:rsid w:val="00383EB7"/>
    <w:rsid w:val="00384591"/>
    <w:rsid w:val="00384E96"/>
    <w:rsid w:val="00387A84"/>
    <w:rsid w:val="00387D0E"/>
    <w:rsid w:val="00387D64"/>
    <w:rsid w:val="003905A0"/>
    <w:rsid w:val="00390624"/>
    <w:rsid w:val="0039085F"/>
    <w:rsid w:val="003912C6"/>
    <w:rsid w:val="00391559"/>
    <w:rsid w:val="003917FC"/>
    <w:rsid w:val="00391FC8"/>
    <w:rsid w:val="0039224E"/>
    <w:rsid w:val="0039276F"/>
    <w:rsid w:val="0039388E"/>
    <w:rsid w:val="003943F7"/>
    <w:rsid w:val="00394B38"/>
    <w:rsid w:val="00395484"/>
    <w:rsid w:val="00396CFB"/>
    <w:rsid w:val="00396D50"/>
    <w:rsid w:val="00397236"/>
    <w:rsid w:val="003976B5"/>
    <w:rsid w:val="003A0FBE"/>
    <w:rsid w:val="003A11DD"/>
    <w:rsid w:val="003A15EA"/>
    <w:rsid w:val="003A19AD"/>
    <w:rsid w:val="003A238D"/>
    <w:rsid w:val="003A530B"/>
    <w:rsid w:val="003A5367"/>
    <w:rsid w:val="003A55FF"/>
    <w:rsid w:val="003A58FD"/>
    <w:rsid w:val="003A5E04"/>
    <w:rsid w:val="003A6293"/>
    <w:rsid w:val="003A7E15"/>
    <w:rsid w:val="003B131B"/>
    <w:rsid w:val="003B1B83"/>
    <w:rsid w:val="003B1BE3"/>
    <w:rsid w:val="003B27C0"/>
    <w:rsid w:val="003B2B7D"/>
    <w:rsid w:val="003B37D0"/>
    <w:rsid w:val="003B4340"/>
    <w:rsid w:val="003B4EEB"/>
    <w:rsid w:val="003B5DE4"/>
    <w:rsid w:val="003B5E2D"/>
    <w:rsid w:val="003B639B"/>
    <w:rsid w:val="003B6DDA"/>
    <w:rsid w:val="003B7055"/>
    <w:rsid w:val="003C0908"/>
    <w:rsid w:val="003C13C0"/>
    <w:rsid w:val="003C1603"/>
    <w:rsid w:val="003C173F"/>
    <w:rsid w:val="003C19E8"/>
    <w:rsid w:val="003C1F61"/>
    <w:rsid w:val="003C34B5"/>
    <w:rsid w:val="003C45D4"/>
    <w:rsid w:val="003C554D"/>
    <w:rsid w:val="003C5D76"/>
    <w:rsid w:val="003C5DD7"/>
    <w:rsid w:val="003C7B7E"/>
    <w:rsid w:val="003D0AA8"/>
    <w:rsid w:val="003D1C66"/>
    <w:rsid w:val="003D316D"/>
    <w:rsid w:val="003D31F9"/>
    <w:rsid w:val="003D335E"/>
    <w:rsid w:val="003D380A"/>
    <w:rsid w:val="003D496D"/>
    <w:rsid w:val="003D4A29"/>
    <w:rsid w:val="003D4EDF"/>
    <w:rsid w:val="003D59C0"/>
    <w:rsid w:val="003D5B7D"/>
    <w:rsid w:val="003D5DAA"/>
    <w:rsid w:val="003D638A"/>
    <w:rsid w:val="003D6864"/>
    <w:rsid w:val="003D7CF7"/>
    <w:rsid w:val="003E0DC8"/>
    <w:rsid w:val="003E0F27"/>
    <w:rsid w:val="003E1734"/>
    <w:rsid w:val="003E181A"/>
    <w:rsid w:val="003E222D"/>
    <w:rsid w:val="003E2577"/>
    <w:rsid w:val="003E2761"/>
    <w:rsid w:val="003E2B48"/>
    <w:rsid w:val="003E3B66"/>
    <w:rsid w:val="003E3DBF"/>
    <w:rsid w:val="003E44B4"/>
    <w:rsid w:val="003E4592"/>
    <w:rsid w:val="003E467F"/>
    <w:rsid w:val="003E49E4"/>
    <w:rsid w:val="003E5172"/>
    <w:rsid w:val="003E59DB"/>
    <w:rsid w:val="003E61CA"/>
    <w:rsid w:val="003E6251"/>
    <w:rsid w:val="003E6E37"/>
    <w:rsid w:val="003E6E6A"/>
    <w:rsid w:val="003E75B8"/>
    <w:rsid w:val="003E7BB6"/>
    <w:rsid w:val="003F1087"/>
    <w:rsid w:val="003F1E68"/>
    <w:rsid w:val="003F211E"/>
    <w:rsid w:val="003F3059"/>
    <w:rsid w:val="003F424F"/>
    <w:rsid w:val="003F429C"/>
    <w:rsid w:val="003F48CE"/>
    <w:rsid w:val="003F4A59"/>
    <w:rsid w:val="003F701B"/>
    <w:rsid w:val="003F739B"/>
    <w:rsid w:val="003F78D1"/>
    <w:rsid w:val="003F796F"/>
    <w:rsid w:val="003F7B4D"/>
    <w:rsid w:val="004000DE"/>
    <w:rsid w:val="004001B4"/>
    <w:rsid w:val="00401A15"/>
    <w:rsid w:val="00401BFD"/>
    <w:rsid w:val="00401F7A"/>
    <w:rsid w:val="00401FB5"/>
    <w:rsid w:val="004022D7"/>
    <w:rsid w:val="004025E6"/>
    <w:rsid w:val="00402BD1"/>
    <w:rsid w:val="00402CBD"/>
    <w:rsid w:val="00403B4E"/>
    <w:rsid w:val="00403F45"/>
    <w:rsid w:val="00404858"/>
    <w:rsid w:val="00404A66"/>
    <w:rsid w:val="00404A74"/>
    <w:rsid w:val="00404B16"/>
    <w:rsid w:val="004064F7"/>
    <w:rsid w:val="004073EC"/>
    <w:rsid w:val="004077A8"/>
    <w:rsid w:val="00410002"/>
    <w:rsid w:val="0041088C"/>
    <w:rsid w:val="00410A03"/>
    <w:rsid w:val="00411A39"/>
    <w:rsid w:val="00412A3E"/>
    <w:rsid w:val="0041333B"/>
    <w:rsid w:val="00413B11"/>
    <w:rsid w:val="00413F22"/>
    <w:rsid w:val="00414D2F"/>
    <w:rsid w:val="00414EAC"/>
    <w:rsid w:val="0041570F"/>
    <w:rsid w:val="0041667D"/>
    <w:rsid w:val="004173E0"/>
    <w:rsid w:val="00417667"/>
    <w:rsid w:val="0041780C"/>
    <w:rsid w:val="0042013B"/>
    <w:rsid w:val="00420BC6"/>
    <w:rsid w:val="00420CB0"/>
    <w:rsid w:val="00420DAA"/>
    <w:rsid w:val="00421659"/>
    <w:rsid w:val="00421820"/>
    <w:rsid w:val="00421E21"/>
    <w:rsid w:val="004221AA"/>
    <w:rsid w:val="0042391B"/>
    <w:rsid w:val="00423EA1"/>
    <w:rsid w:val="00423EBE"/>
    <w:rsid w:val="004242BF"/>
    <w:rsid w:val="00424AAC"/>
    <w:rsid w:val="00424B99"/>
    <w:rsid w:val="00424F19"/>
    <w:rsid w:val="0042542F"/>
    <w:rsid w:val="00425565"/>
    <w:rsid w:val="00425B04"/>
    <w:rsid w:val="00425BCF"/>
    <w:rsid w:val="0042666E"/>
    <w:rsid w:val="00426A14"/>
    <w:rsid w:val="00427217"/>
    <w:rsid w:val="00427B94"/>
    <w:rsid w:val="00427F63"/>
    <w:rsid w:val="00427FF8"/>
    <w:rsid w:val="00430350"/>
    <w:rsid w:val="00430824"/>
    <w:rsid w:val="00430853"/>
    <w:rsid w:val="00432026"/>
    <w:rsid w:val="00432BBA"/>
    <w:rsid w:val="00432D31"/>
    <w:rsid w:val="0043361D"/>
    <w:rsid w:val="00433884"/>
    <w:rsid w:val="0043394C"/>
    <w:rsid w:val="00433DCC"/>
    <w:rsid w:val="004355E6"/>
    <w:rsid w:val="00435826"/>
    <w:rsid w:val="00437C02"/>
    <w:rsid w:val="00440298"/>
    <w:rsid w:val="00440805"/>
    <w:rsid w:val="0044089D"/>
    <w:rsid w:val="00440E37"/>
    <w:rsid w:val="004410D7"/>
    <w:rsid w:val="00441276"/>
    <w:rsid w:val="00441A91"/>
    <w:rsid w:val="004422A2"/>
    <w:rsid w:val="004422DA"/>
    <w:rsid w:val="00442EE9"/>
    <w:rsid w:val="00443A51"/>
    <w:rsid w:val="00443ADE"/>
    <w:rsid w:val="00443B4E"/>
    <w:rsid w:val="00443DD1"/>
    <w:rsid w:val="00444600"/>
    <w:rsid w:val="00445A1B"/>
    <w:rsid w:val="00446025"/>
    <w:rsid w:val="00446E93"/>
    <w:rsid w:val="00446F71"/>
    <w:rsid w:val="00447261"/>
    <w:rsid w:val="004500D6"/>
    <w:rsid w:val="00450F0E"/>
    <w:rsid w:val="00451075"/>
    <w:rsid w:val="004511AE"/>
    <w:rsid w:val="004516E4"/>
    <w:rsid w:val="00451963"/>
    <w:rsid w:val="00451C40"/>
    <w:rsid w:val="0045226C"/>
    <w:rsid w:val="00452329"/>
    <w:rsid w:val="00452380"/>
    <w:rsid w:val="00452A0B"/>
    <w:rsid w:val="00452DAE"/>
    <w:rsid w:val="00454116"/>
    <w:rsid w:val="00454301"/>
    <w:rsid w:val="00454AFA"/>
    <w:rsid w:val="0045505B"/>
    <w:rsid w:val="00455228"/>
    <w:rsid w:val="00455947"/>
    <w:rsid w:val="00455ED6"/>
    <w:rsid w:val="0045626F"/>
    <w:rsid w:val="004562DB"/>
    <w:rsid w:val="004570E3"/>
    <w:rsid w:val="004601A6"/>
    <w:rsid w:val="004604F2"/>
    <w:rsid w:val="00460614"/>
    <w:rsid w:val="0046085E"/>
    <w:rsid w:val="00460924"/>
    <w:rsid w:val="0046149F"/>
    <w:rsid w:val="00461C53"/>
    <w:rsid w:val="004625D2"/>
    <w:rsid w:val="004626FA"/>
    <w:rsid w:val="00462796"/>
    <w:rsid w:val="004627F0"/>
    <w:rsid w:val="00463932"/>
    <w:rsid w:val="00463D71"/>
    <w:rsid w:val="00464099"/>
    <w:rsid w:val="004654A3"/>
    <w:rsid w:val="00466079"/>
    <w:rsid w:val="00466380"/>
    <w:rsid w:val="0046670B"/>
    <w:rsid w:val="00466D31"/>
    <w:rsid w:val="004670E3"/>
    <w:rsid w:val="004671E1"/>
    <w:rsid w:val="004672A1"/>
    <w:rsid w:val="00467738"/>
    <w:rsid w:val="0046773B"/>
    <w:rsid w:val="00467F5B"/>
    <w:rsid w:val="00470470"/>
    <w:rsid w:val="004705FE"/>
    <w:rsid w:val="004707C7"/>
    <w:rsid w:val="00470A1C"/>
    <w:rsid w:val="00470F72"/>
    <w:rsid w:val="00471BCC"/>
    <w:rsid w:val="00471E07"/>
    <w:rsid w:val="00471EF4"/>
    <w:rsid w:val="0047211E"/>
    <w:rsid w:val="0047244A"/>
    <w:rsid w:val="00472F18"/>
    <w:rsid w:val="004730C8"/>
    <w:rsid w:val="0047397A"/>
    <w:rsid w:val="004740F1"/>
    <w:rsid w:val="00474168"/>
    <w:rsid w:val="0047440D"/>
    <w:rsid w:val="004747D0"/>
    <w:rsid w:val="00474A09"/>
    <w:rsid w:val="0047503B"/>
    <w:rsid w:val="0047510C"/>
    <w:rsid w:val="00475584"/>
    <w:rsid w:val="004756A2"/>
    <w:rsid w:val="0047584A"/>
    <w:rsid w:val="00475969"/>
    <w:rsid w:val="00476076"/>
    <w:rsid w:val="00476368"/>
    <w:rsid w:val="004769B4"/>
    <w:rsid w:val="004769B9"/>
    <w:rsid w:val="00477042"/>
    <w:rsid w:val="004771B4"/>
    <w:rsid w:val="0048088D"/>
    <w:rsid w:val="00482153"/>
    <w:rsid w:val="00482309"/>
    <w:rsid w:val="0048246E"/>
    <w:rsid w:val="00482501"/>
    <w:rsid w:val="0048303E"/>
    <w:rsid w:val="0048341A"/>
    <w:rsid w:val="0048350E"/>
    <w:rsid w:val="00483B20"/>
    <w:rsid w:val="00484751"/>
    <w:rsid w:val="00484EDA"/>
    <w:rsid w:val="0048513C"/>
    <w:rsid w:val="004853DA"/>
    <w:rsid w:val="00485CB8"/>
    <w:rsid w:val="0048606D"/>
    <w:rsid w:val="004862AC"/>
    <w:rsid w:val="004863FC"/>
    <w:rsid w:val="00486EBF"/>
    <w:rsid w:val="00487640"/>
    <w:rsid w:val="004877B4"/>
    <w:rsid w:val="004879D0"/>
    <w:rsid w:val="0049098F"/>
    <w:rsid w:val="00491731"/>
    <w:rsid w:val="00491AA8"/>
    <w:rsid w:val="00492B19"/>
    <w:rsid w:val="004934D3"/>
    <w:rsid w:val="00493FF9"/>
    <w:rsid w:val="0049435E"/>
    <w:rsid w:val="004950DE"/>
    <w:rsid w:val="0049566E"/>
    <w:rsid w:val="00495A27"/>
    <w:rsid w:val="0049789C"/>
    <w:rsid w:val="00497BFA"/>
    <w:rsid w:val="004A01EB"/>
    <w:rsid w:val="004A0B5F"/>
    <w:rsid w:val="004A0EFF"/>
    <w:rsid w:val="004A2589"/>
    <w:rsid w:val="004A299E"/>
    <w:rsid w:val="004A3EDC"/>
    <w:rsid w:val="004A48CB"/>
    <w:rsid w:val="004A4C6B"/>
    <w:rsid w:val="004A4F22"/>
    <w:rsid w:val="004A4F23"/>
    <w:rsid w:val="004A676D"/>
    <w:rsid w:val="004A6E5E"/>
    <w:rsid w:val="004B08C2"/>
    <w:rsid w:val="004B0932"/>
    <w:rsid w:val="004B193E"/>
    <w:rsid w:val="004B2549"/>
    <w:rsid w:val="004B2963"/>
    <w:rsid w:val="004B2ECC"/>
    <w:rsid w:val="004B34FD"/>
    <w:rsid w:val="004B3667"/>
    <w:rsid w:val="004B3704"/>
    <w:rsid w:val="004B3792"/>
    <w:rsid w:val="004B4021"/>
    <w:rsid w:val="004B49EF"/>
    <w:rsid w:val="004B5034"/>
    <w:rsid w:val="004B5424"/>
    <w:rsid w:val="004B5B4D"/>
    <w:rsid w:val="004B5B8E"/>
    <w:rsid w:val="004B6015"/>
    <w:rsid w:val="004B60EB"/>
    <w:rsid w:val="004B66E2"/>
    <w:rsid w:val="004B68F2"/>
    <w:rsid w:val="004B6A9B"/>
    <w:rsid w:val="004C106B"/>
    <w:rsid w:val="004C1C9C"/>
    <w:rsid w:val="004C24F5"/>
    <w:rsid w:val="004C26FA"/>
    <w:rsid w:val="004C4B71"/>
    <w:rsid w:val="004C4C15"/>
    <w:rsid w:val="004C4EF3"/>
    <w:rsid w:val="004C57BD"/>
    <w:rsid w:val="004C58D9"/>
    <w:rsid w:val="004C5C09"/>
    <w:rsid w:val="004C5D92"/>
    <w:rsid w:val="004C5F6C"/>
    <w:rsid w:val="004C6280"/>
    <w:rsid w:val="004C6621"/>
    <w:rsid w:val="004C75ED"/>
    <w:rsid w:val="004C7651"/>
    <w:rsid w:val="004C7F2E"/>
    <w:rsid w:val="004D0040"/>
    <w:rsid w:val="004D0431"/>
    <w:rsid w:val="004D0728"/>
    <w:rsid w:val="004D0B5F"/>
    <w:rsid w:val="004D0E3B"/>
    <w:rsid w:val="004D11E7"/>
    <w:rsid w:val="004D12A7"/>
    <w:rsid w:val="004D162E"/>
    <w:rsid w:val="004D2CFE"/>
    <w:rsid w:val="004D350B"/>
    <w:rsid w:val="004D355C"/>
    <w:rsid w:val="004D4562"/>
    <w:rsid w:val="004D480F"/>
    <w:rsid w:val="004D49BF"/>
    <w:rsid w:val="004D5621"/>
    <w:rsid w:val="004D5BB4"/>
    <w:rsid w:val="004D6AF0"/>
    <w:rsid w:val="004D6FB9"/>
    <w:rsid w:val="004D7A19"/>
    <w:rsid w:val="004E042F"/>
    <w:rsid w:val="004E14AE"/>
    <w:rsid w:val="004E19C0"/>
    <w:rsid w:val="004E1F5E"/>
    <w:rsid w:val="004E2483"/>
    <w:rsid w:val="004E24A0"/>
    <w:rsid w:val="004E2892"/>
    <w:rsid w:val="004E3CF5"/>
    <w:rsid w:val="004E42D9"/>
    <w:rsid w:val="004E457E"/>
    <w:rsid w:val="004E49AA"/>
    <w:rsid w:val="004E4C12"/>
    <w:rsid w:val="004E4EEC"/>
    <w:rsid w:val="004E53FE"/>
    <w:rsid w:val="004E5BAC"/>
    <w:rsid w:val="004E5D5C"/>
    <w:rsid w:val="004E605C"/>
    <w:rsid w:val="004E6B9E"/>
    <w:rsid w:val="004E7378"/>
    <w:rsid w:val="004E7414"/>
    <w:rsid w:val="004E781B"/>
    <w:rsid w:val="004E7F07"/>
    <w:rsid w:val="004F05DA"/>
    <w:rsid w:val="004F08F5"/>
    <w:rsid w:val="004F1E73"/>
    <w:rsid w:val="004F1F24"/>
    <w:rsid w:val="004F2289"/>
    <w:rsid w:val="004F340B"/>
    <w:rsid w:val="004F345E"/>
    <w:rsid w:val="004F34D8"/>
    <w:rsid w:val="004F367D"/>
    <w:rsid w:val="004F46D4"/>
    <w:rsid w:val="004F49BF"/>
    <w:rsid w:val="004F4F69"/>
    <w:rsid w:val="004F5076"/>
    <w:rsid w:val="004F50F5"/>
    <w:rsid w:val="004F585F"/>
    <w:rsid w:val="004F5C0E"/>
    <w:rsid w:val="004F60E0"/>
    <w:rsid w:val="004F6AD9"/>
    <w:rsid w:val="004F6B95"/>
    <w:rsid w:val="004F74F5"/>
    <w:rsid w:val="004F7A06"/>
    <w:rsid w:val="00500CB3"/>
    <w:rsid w:val="00500DE0"/>
    <w:rsid w:val="00501CB2"/>
    <w:rsid w:val="0050221C"/>
    <w:rsid w:val="00502610"/>
    <w:rsid w:val="005034FB"/>
    <w:rsid w:val="00503922"/>
    <w:rsid w:val="00504B0A"/>
    <w:rsid w:val="00504E0D"/>
    <w:rsid w:val="0050514F"/>
    <w:rsid w:val="00505370"/>
    <w:rsid w:val="0050559A"/>
    <w:rsid w:val="00505653"/>
    <w:rsid w:val="005068EE"/>
    <w:rsid w:val="0051096E"/>
    <w:rsid w:val="00510E6A"/>
    <w:rsid w:val="00511CE6"/>
    <w:rsid w:val="00511D83"/>
    <w:rsid w:val="005128A7"/>
    <w:rsid w:val="00512E68"/>
    <w:rsid w:val="00513443"/>
    <w:rsid w:val="005136D3"/>
    <w:rsid w:val="005141C2"/>
    <w:rsid w:val="00514B95"/>
    <w:rsid w:val="00514BA5"/>
    <w:rsid w:val="00514EF4"/>
    <w:rsid w:val="00516075"/>
    <w:rsid w:val="005160B5"/>
    <w:rsid w:val="005164B7"/>
    <w:rsid w:val="005164C2"/>
    <w:rsid w:val="00516DC9"/>
    <w:rsid w:val="00516FBB"/>
    <w:rsid w:val="00517917"/>
    <w:rsid w:val="00517A6F"/>
    <w:rsid w:val="00517D9B"/>
    <w:rsid w:val="00520480"/>
    <w:rsid w:val="00520CE7"/>
    <w:rsid w:val="005216BB"/>
    <w:rsid w:val="005224CA"/>
    <w:rsid w:val="00523D57"/>
    <w:rsid w:val="00524411"/>
    <w:rsid w:val="00524886"/>
    <w:rsid w:val="005251C8"/>
    <w:rsid w:val="00525356"/>
    <w:rsid w:val="00526177"/>
    <w:rsid w:val="00526F6B"/>
    <w:rsid w:val="0052790D"/>
    <w:rsid w:val="00530030"/>
    <w:rsid w:val="0053022E"/>
    <w:rsid w:val="00530904"/>
    <w:rsid w:val="00530D58"/>
    <w:rsid w:val="0053122A"/>
    <w:rsid w:val="00532AEC"/>
    <w:rsid w:val="00532DAF"/>
    <w:rsid w:val="00533199"/>
    <w:rsid w:val="00533602"/>
    <w:rsid w:val="00533E20"/>
    <w:rsid w:val="00534878"/>
    <w:rsid w:val="00534990"/>
    <w:rsid w:val="0053511B"/>
    <w:rsid w:val="0053567D"/>
    <w:rsid w:val="0053595C"/>
    <w:rsid w:val="00535DA0"/>
    <w:rsid w:val="00535ECD"/>
    <w:rsid w:val="005361DE"/>
    <w:rsid w:val="005363C9"/>
    <w:rsid w:val="00536439"/>
    <w:rsid w:val="00536B13"/>
    <w:rsid w:val="00536BB3"/>
    <w:rsid w:val="00536CCE"/>
    <w:rsid w:val="00537D81"/>
    <w:rsid w:val="00540002"/>
    <w:rsid w:val="00540088"/>
    <w:rsid w:val="00540B33"/>
    <w:rsid w:val="00540EE9"/>
    <w:rsid w:val="0054180D"/>
    <w:rsid w:val="00541CE7"/>
    <w:rsid w:val="00541DDB"/>
    <w:rsid w:val="00542A13"/>
    <w:rsid w:val="00542A8B"/>
    <w:rsid w:val="00542C47"/>
    <w:rsid w:val="00543A8D"/>
    <w:rsid w:val="00543AAE"/>
    <w:rsid w:val="00543B58"/>
    <w:rsid w:val="00543D4A"/>
    <w:rsid w:val="00543E7C"/>
    <w:rsid w:val="0054494B"/>
    <w:rsid w:val="00544B39"/>
    <w:rsid w:val="00545419"/>
    <w:rsid w:val="005454D3"/>
    <w:rsid w:val="005456BD"/>
    <w:rsid w:val="005457B9"/>
    <w:rsid w:val="005463BA"/>
    <w:rsid w:val="00546A6B"/>
    <w:rsid w:val="005473AC"/>
    <w:rsid w:val="00547848"/>
    <w:rsid w:val="00547A37"/>
    <w:rsid w:val="00547A71"/>
    <w:rsid w:val="0055048A"/>
    <w:rsid w:val="005507A0"/>
    <w:rsid w:val="00550840"/>
    <w:rsid w:val="005526CE"/>
    <w:rsid w:val="005528AD"/>
    <w:rsid w:val="00552FBE"/>
    <w:rsid w:val="005532D6"/>
    <w:rsid w:val="005537F6"/>
    <w:rsid w:val="0055385D"/>
    <w:rsid w:val="00553A47"/>
    <w:rsid w:val="00554348"/>
    <w:rsid w:val="00554E47"/>
    <w:rsid w:val="00554ED0"/>
    <w:rsid w:val="00554F4F"/>
    <w:rsid w:val="005550AC"/>
    <w:rsid w:val="00556638"/>
    <w:rsid w:val="00556E9D"/>
    <w:rsid w:val="005570EF"/>
    <w:rsid w:val="0055719F"/>
    <w:rsid w:val="00557B26"/>
    <w:rsid w:val="00557B54"/>
    <w:rsid w:val="00560682"/>
    <w:rsid w:val="005609FC"/>
    <w:rsid w:val="00560C18"/>
    <w:rsid w:val="00560D1A"/>
    <w:rsid w:val="005618D0"/>
    <w:rsid w:val="00561BA2"/>
    <w:rsid w:val="005623D9"/>
    <w:rsid w:val="00562CFB"/>
    <w:rsid w:val="005630C7"/>
    <w:rsid w:val="005640AA"/>
    <w:rsid w:val="00564598"/>
    <w:rsid w:val="00564976"/>
    <w:rsid w:val="00564C85"/>
    <w:rsid w:val="00564ECC"/>
    <w:rsid w:val="00564F1D"/>
    <w:rsid w:val="00565284"/>
    <w:rsid w:val="005653A9"/>
    <w:rsid w:val="005654B2"/>
    <w:rsid w:val="00565991"/>
    <w:rsid w:val="00566027"/>
    <w:rsid w:val="0056681E"/>
    <w:rsid w:val="0056693E"/>
    <w:rsid w:val="00566C8A"/>
    <w:rsid w:val="00567D22"/>
    <w:rsid w:val="00570203"/>
    <w:rsid w:val="00570386"/>
    <w:rsid w:val="00570FD4"/>
    <w:rsid w:val="00571112"/>
    <w:rsid w:val="0057138D"/>
    <w:rsid w:val="005713A2"/>
    <w:rsid w:val="00571527"/>
    <w:rsid w:val="00571E1E"/>
    <w:rsid w:val="00572CD0"/>
    <w:rsid w:val="00573C42"/>
    <w:rsid w:val="005740CF"/>
    <w:rsid w:val="00574201"/>
    <w:rsid w:val="00574B97"/>
    <w:rsid w:val="00574C4E"/>
    <w:rsid w:val="00574E47"/>
    <w:rsid w:val="00574FCC"/>
    <w:rsid w:val="0057598E"/>
    <w:rsid w:val="00576B7D"/>
    <w:rsid w:val="00576C67"/>
    <w:rsid w:val="00576E84"/>
    <w:rsid w:val="00577186"/>
    <w:rsid w:val="005773F4"/>
    <w:rsid w:val="00577704"/>
    <w:rsid w:val="00577902"/>
    <w:rsid w:val="00577C5B"/>
    <w:rsid w:val="00577C79"/>
    <w:rsid w:val="00577DB4"/>
    <w:rsid w:val="005806A8"/>
    <w:rsid w:val="00581206"/>
    <w:rsid w:val="00581505"/>
    <w:rsid w:val="00581CAF"/>
    <w:rsid w:val="00581D7C"/>
    <w:rsid w:val="00582445"/>
    <w:rsid w:val="005828AD"/>
    <w:rsid w:val="00582B31"/>
    <w:rsid w:val="00582F18"/>
    <w:rsid w:val="0058310A"/>
    <w:rsid w:val="0058384B"/>
    <w:rsid w:val="00583D1C"/>
    <w:rsid w:val="005842E7"/>
    <w:rsid w:val="00585522"/>
    <w:rsid w:val="00585C12"/>
    <w:rsid w:val="005866E3"/>
    <w:rsid w:val="00587141"/>
    <w:rsid w:val="00587C15"/>
    <w:rsid w:val="00591DBC"/>
    <w:rsid w:val="00591FFA"/>
    <w:rsid w:val="0059232F"/>
    <w:rsid w:val="005924A5"/>
    <w:rsid w:val="005929A3"/>
    <w:rsid w:val="00592BEA"/>
    <w:rsid w:val="00592DFC"/>
    <w:rsid w:val="005933FB"/>
    <w:rsid w:val="0059341D"/>
    <w:rsid w:val="00593849"/>
    <w:rsid w:val="00593CF2"/>
    <w:rsid w:val="00594E4A"/>
    <w:rsid w:val="0059503D"/>
    <w:rsid w:val="0059551D"/>
    <w:rsid w:val="005957BB"/>
    <w:rsid w:val="005958FB"/>
    <w:rsid w:val="00595ED6"/>
    <w:rsid w:val="0059633C"/>
    <w:rsid w:val="00596F3A"/>
    <w:rsid w:val="00597002"/>
    <w:rsid w:val="00597508"/>
    <w:rsid w:val="005A0203"/>
    <w:rsid w:val="005A1195"/>
    <w:rsid w:val="005A272B"/>
    <w:rsid w:val="005A341B"/>
    <w:rsid w:val="005A3581"/>
    <w:rsid w:val="005A370F"/>
    <w:rsid w:val="005A3FBD"/>
    <w:rsid w:val="005A4066"/>
    <w:rsid w:val="005A4400"/>
    <w:rsid w:val="005A5075"/>
    <w:rsid w:val="005A6017"/>
    <w:rsid w:val="005A667A"/>
    <w:rsid w:val="005A6B22"/>
    <w:rsid w:val="005A6B88"/>
    <w:rsid w:val="005A729B"/>
    <w:rsid w:val="005A7514"/>
    <w:rsid w:val="005B0B7D"/>
    <w:rsid w:val="005B13B4"/>
    <w:rsid w:val="005B1619"/>
    <w:rsid w:val="005B18A9"/>
    <w:rsid w:val="005B1AD4"/>
    <w:rsid w:val="005B2A5F"/>
    <w:rsid w:val="005B33A3"/>
    <w:rsid w:val="005B40FF"/>
    <w:rsid w:val="005B47CF"/>
    <w:rsid w:val="005B49E1"/>
    <w:rsid w:val="005B4F61"/>
    <w:rsid w:val="005B51A4"/>
    <w:rsid w:val="005B531C"/>
    <w:rsid w:val="005B5925"/>
    <w:rsid w:val="005B5B49"/>
    <w:rsid w:val="005B5BBB"/>
    <w:rsid w:val="005B61AB"/>
    <w:rsid w:val="005B69CD"/>
    <w:rsid w:val="005B6DAF"/>
    <w:rsid w:val="005B74F6"/>
    <w:rsid w:val="005C0031"/>
    <w:rsid w:val="005C0522"/>
    <w:rsid w:val="005C135A"/>
    <w:rsid w:val="005C1411"/>
    <w:rsid w:val="005C15F6"/>
    <w:rsid w:val="005C16F3"/>
    <w:rsid w:val="005C17BF"/>
    <w:rsid w:val="005C1C53"/>
    <w:rsid w:val="005C26CD"/>
    <w:rsid w:val="005C2C73"/>
    <w:rsid w:val="005C310C"/>
    <w:rsid w:val="005C31BA"/>
    <w:rsid w:val="005C3AAB"/>
    <w:rsid w:val="005C3BB7"/>
    <w:rsid w:val="005C4179"/>
    <w:rsid w:val="005C4305"/>
    <w:rsid w:val="005C4609"/>
    <w:rsid w:val="005C466F"/>
    <w:rsid w:val="005C4AE1"/>
    <w:rsid w:val="005C4F3F"/>
    <w:rsid w:val="005C5034"/>
    <w:rsid w:val="005C5367"/>
    <w:rsid w:val="005C55FB"/>
    <w:rsid w:val="005C6230"/>
    <w:rsid w:val="005C632C"/>
    <w:rsid w:val="005C63F3"/>
    <w:rsid w:val="005C68C1"/>
    <w:rsid w:val="005C7060"/>
    <w:rsid w:val="005C74E3"/>
    <w:rsid w:val="005D0B26"/>
    <w:rsid w:val="005D0ECB"/>
    <w:rsid w:val="005D0F74"/>
    <w:rsid w:val="005D1283"/>
    <w:rsid w:val="005D1502"/>
    <w:rsid w:val="005D271E"/>
    <w:rsid w:val="005D30C4"/>
    <w:rsid w:val="005D31EF"/>
    <w:rsid w:val="005D3722"/>
    <w:rsid w:val="005D490B"/>
    <w:rsid w:val="005D51D4"/>
    <w:rsid w:val="005D5C3C"/>
    <w:rsid w:val="005D6B84"/>
    <w:rsid w:val="005D6DA5"/>
    <w:rsid w:val="005D6F3F"/>
    <w:rsid w:val="005D79D2"/>
    <w:rsid w:val="005E1456"/>
    <w:rsid w:val="005E16FC"/>
    <w:rsid w:val="005E1731"/>
    <w:rsid w:val="005E181A"/>
    <w:rsid w:val="005E1E7D"/>
    <w:rsid w:val="005E2409"/>
    <w:rsid w:val="005E256A"/>
    <w:rsid w:val="005E3AB4"/>
    <w:rsid w:val="005E4075"/>
    <w:rsid w:val="005E535C"/>
    <w:rsid w:val="005E59BB"/>
    <w:rsid w:val="005E5DAC"/>
    <w:rsid w:val="005E5E95"/>
    <w:rsid w:val="005E69E5"/>
    <w:rsid w:val="005E6E66"/>
    <w:rsid w:val="005E7363"/>
    <w:rsid w:val="005F0289"/>
    <w:rsid w:val="005F02CE"/>
    <w:rsid w:val="005F0387"/>
    <w:rsid w:val="005F0E8D"/>
    <w:rsid w:val="005F10A8"/>
    <w:rsid w:val="005F1D80"/>
    <w:rsid w:val="005F2895"/>
    <w:rsid w:val="005F2C40"/>
    <w:rsid w:val="005F2EF7"/>
    <w:rsid w:val="005F35E4"/>
    <w:rsid w:val="005F3751"/>
    <w:rsid w:val="005F488A"/>
    <w:rsid w:val="005F4BA2"/>
    <w:rsid w:val="005F4BEA"/>
    <w:rsid w:val="005F4CF0"/>
    <w:rsid w:val="005F556D"/>
    <w:rsid w:val="005F589D"/>
    <w:rsid w:val="005F58AD"/>
    <w:rsid w:val="005F58F0"/>
    <w:rsid w:val="005F6213"/>
    <w:rsid w:val="005F64EB"/>
    <w:rsid w:val="005F67DE"/>
    <w:rsid w:val="005F6D14"/>
    <w:rsid w:val="005F71D7"/>
    <w:rsid w:val="005F73F4"/>
    <w:rsid w:val="005F7BC7"/>
    <w:rsid w:val="005F7F03"/>
    <w:rsid w:val="006000C8"/>
    <w:rsid w:val="00600F83"/>
    <w:rsid w:val="006010BC"/>
    <w:rsid w:val="006012F2"/>
    <w:rsid w:val="006013B6"/>
    <w:rsid w:val="00601F55"/>
    <w:rsid w:val="00602D40"/>
    <w:rsid w:val="0060325B"/>
    <w:rsid w:val="006036B7"/>
    <w:rsid w:val="006038F2"/>
    <w:rsid w:val="00604AFA"/>
    <w:rsid w:val="00604C73"/>
    <w:rsid w:val="00604D01"/>
    <w:rsid w:val="00604D1E"/>
    <w:rsid w:val="00605182"/>
    <w:rsid w:val="0060565A"/>
    <w:rsid w:val="00605C86"/>
    <w:rsid w:val="006065F1"/>
    <w:rsid w:val="00606AF0"/>
    <w:rsid w:val="00607422"/>
    <w:rsid w:val="00607498"/>
    <w:rsid w:val="006074FE"/>
    <w:rsid w:val="00610571"/>
    <w:rsid w:val="00610B8E"/>
    <w:rsid w:val="0061161A"/>
    <w:rsid w:val="00611B79"/>
    <w:rsid w:val="00612161"/>
    <w:rsid w:val="00612690"/>
    <w:rsid w:val="00613974"/>
    <w:rsid w:val="006150A2"/>
    <w:rsid w:val="006157A9"/>
    <w:rsid w:val="00615BE5"/>
    <w:rsid w:val="00616A89"/>
    <w:rsid w:val="00616B67"/>
    <w:rsid w:val="00616EB8"/>
    <w:rsid w:val="00616F91"/>
    <w:rsid w:val="006170C2"/>
    <w:rsid w:val="00620548"/>
    <w:rsid w:val="006212C8"/>
    <w:rsid w:val="006227C2"/>
    <w:rsid w:val="006239A0"/>
    <w:rsid w:val="00624D3D"/>
    <w:rsid w:val="00626A12"/>
    <w:rsid w:val="00626F99"/>
    <w:rsid w:val="00626FE8"/>
    <w:rsid w:val="0063045D"/>
    <w:rsid w:val="00630792"/>
    <w:rsid w:val="00630E73"/>
    <w:rsid w:val="00631179"/>
    <w:rsid w:val="00631E76"/>
    <w:rsid w:val="00631FF6"/>
    <w:rsid w:val="00632024"/>
    <w:rsid w:val="006329B0"/>
    <w:rsid w:val="006343FF"/>
    <w:rsid w:val="0063468F"/>
    <w:rsid w:val="00634839"/>
    <w:rsid w:val="00634AC2"/>
    <w:rsid w:val="00634B8A"/>
    <w:rsid w:val="00634D95"/>
    <w:rsid w:val="00635BF4"/>
    <w:rsid w:val="0063720E"/>
    <w:rsid w:val="00637358"/>
    <w:rsid w:val="00640124"/>
    <w:rsid w:val="006405BD"/>
    <w:rsid w:val="00640618"/>
    <w:rsid w:val="006409F0"/>
    <w:rsid w:val="00641935"/>
    <w:rsid w:val="006422D1"/>
    <w:rsid w:val="006444E3"/>
    <w:rsid w:val="00645E48"/>
    <w:rsid w:val="00646B96"/>
    <w:rsid w:val="00646F8E"/>
    <w:rsid w:val="00647DE9"/>
    <w:rsid w:val="00647E39"/>
    <w:rsid w:val="0065100B"/>
    <w:rsid w:val="00651455"/>
    <w:rsid w:val="006514F6"/>
    <w:rsid w:val="006518FC"/>
    <w:rsid w:val="00652352"/>
    <w:rsid w:val="006524D9"/>
    <w:rsid w:val="006525CF"/>
    <w:rsid w:val="006527EC"/>
    <w:rsid w:val="00652AB0"/>
    <w:rsid w:val="00652AD4"/>
    <w:rsid w:val="00652B60"/>
    <w:rsid w:val="0065384B"/>
    <w:rsid w:val="006543DC"/>
    <w:rsid w:val="0065493C"/>
    <w:rsid w:val="006549BB"/>
    <w:rsid w:val="006558CA"/>
    <w:rsid w:val="00656053"/>
    <w:rsid w:val="00656926"/>
    <w:rsid w:val="00656F25"/>
    <w:rsid w:val="00656F35"/>
    <w:rsid w:val="006575B0"/>
    <w:rsid w:val="00657E3F"/>
    <w:rsid w:val="00660486"/>
    <w:rsid w:val="0066062A"/>
    <w:rsid w:val="00660A07"/>
    <w:rsid w:val="00660A1F"/>
    <w:rsid w:val="00660F5B"/>
    <w:rsid w:val="006612CE"/>
    <w:rsid w:val="00661E18"/>
    <w:rsid w:val="0066241D"/>
    <w:rsid w:val="006625D2"/>
    <w:rsid w:val="00662625"/>
    <w:rsid w:val="00663071"/>
    <w:rsid w:val="0066359D"/>
    <w:rsid w:val="00664E64"/>
    <w:rsid w:val="006664BC"/>
    <w:rsid w:val="00666DA2"/>
    <w:rsid w:val="00667A3C"/>
    <w:rsid w:val="00670175"/>
    <w:rsid w:val="00670959"/>
    <w:rsid w:val="00670988"/>
    <w:rsid w:val="00670B6E"/>
    <w:rsid w:val="006715F5"/>
    <w:rsid w:val="0067163A"/>
    <w:rsid w:val="00671EE4"/>
    <w:rsid w:val="00671F09"/>
    <w:rsid w:val="00672E1E"/>
    <w:rsid w:val="00672E7F"/>
    <w:rsid w:val="0067329B"/>
    <w:rsid w:val="006736A4"/>
    <w:rsid w:val="00673764"/>
    <w:rsid w:val="006737F7"/>
    <w:rsid w:val="00673BEB"/>
    <w:rsid w:val="00673D74"/>
    <w:rsid w:val="006741C9"/>
    <w:rsid w:val="00674773"/>
    <w:rsid w:val="0067658D"/>
    <w:rsid w:val="006768AE"/>
    <w:rsid w:val="00677095"/>
    <w:rsid w:val="00677C54"/>
    <w:rsid w:val="006804CF"/>
    <w:rsid w:val="006805C2"/>
    <w:rsid w:val="006806D9"/>
    <w:rsid w:val="00680920"/>
    <w:rsid w:val="00681AB4"/>
    <w:rsid w:val="00681BF2"/>
    <w:rsid w:val="00681CC4"/>
    <w:rsid w:val="0068223B"/>
    <w:rsid w:val="006827B9"/>
    <w:rsid w:val="00682B03"/>
    <w:rsid w:val="00682F52"/>
    <w:rsid w:val="00682FE7"/>
    <w:rsid w:val="00683BA3"/>
    <w:rsid w:val="00684344"/>
    <w:rsid w:val="00684878"/>
    <w:rsid w:val="00685F46"/>
    <w:rsid w:val="00686546"/>
    <w:rsid w:val="00686BE4"/>
    <w:rsid w:val="00686D94"/>
    <w:rsid w:val="006870F3"/>
    <w:rsid w:val="00687C94"/>
    <w:rsid w:val="00687ECF"/>
    <w:rsid w:val="00687F7D"/>
    <w:rsid w:val="00690296"/>
    <w:rsid w:val="00690713"/>
    <w:rsid w:val="00690F3F"/>
    <w:rsid w:val="00691D27"/>
    <w:rsid w:val="00692215"/>
    <w:rsid w:val="006943F3"/>
    <w:rsid w:val="00694718"/>
    <w:rsid w:val="006947D6"/>
    <w:rsid w:val="00694A43"/>
    <w:rsid w:val="00695063"/>
    <w:rsid w:val="00695861"/>
    <w:rsid w:val="00695EF6"/>
    <w:rsid w:val="0069638D"/>
    <w:rsid w:val="0069770F"/>
    <w:rsid w:val="006A06E1"/>
    <w:rsid w:val="006A0AAE"/>
    <w:rsid w:val="006A0B4E"/>
    <w:rsid w:val="006A0CDC"/>
    <w:rsid w:val="006A2044"/>
    <w:rsid w:val="006A2892"/>
    <w:rsid w:val="006A2AA7"/>
    <w:rsid w:val="006A2F65"/>
    <w:rsid w:val="006A2F85"/>
    <w:rsid w:val="006A3764"/>
    <w:rsid w:val="006A3F95"/>
    <w:rsid w:val="006A52E3"/>
    <w:rsid w:val="006A609E"/>
    <w:rsid w:val="006A6317"/>
    <w:rsid w:val="006A6655"/>
    <w:rsid w:val="006A6906"/>
    <w:rsid w:val="006A6CA2"/>
    <w:rsid w:val="006A7518"/>
    <w:rsid w:val="006A7A98"/>
    <w:rsid w:val="006A7D06"/>
    <w:rsid w:val="006A7F41"/>
    <w:rsid w:val="006B068B"/>
    <w:rsid w:val="006B1F2C"/>
    <w:rsid w:val="006B2AE1"/>
    <w:rsid w:val="006B2CEE"/>
    <w:rsid w:val="006B3407"/>
    <w:rsid w:val="006B3D28"/>
    <w:rsid w:val="006B4263"/>
    <w:rsid w:val="006B479F"/>
    <w:rsid w:val="006B47D6"/>
    <w:rsid w:val="006B47E9"/>
    <w:rsid w:val="006B5145"/>
    <w:rsid w:val="006B687C"/>
    <w:rsid w:val="006B72CE"/>
    <w:rsid w:val="006C117B"/>
    <w:rsid w:val="006C11C8"/>
    <w:rsid w:val="006C1811"/>
    <w:rsid w:val="006C2484"/>
    <w:rsid w:val="006C2CBB"/>
    <w:rsid w:val="006C34CC"/>
    <w:rsid w:val="006C3C17"/>
    <w:rsid w:val="006C4116"/>
    <w:rsid w:val="006C4482"/>
    <w:rsid w:val="006C48FB"/>
    <w:rsid w:val="006C4BD0"/>
    <w:rsid w:val="006C730D"/>
    <w:rsid w:val="006C770E"/>
    <w:rsid w:val="006C7AA4"/>
    <w:rsid w:val="006D0294"/>
    <w:rsid w:val="006D02CB"/>
    <w:rsid w:val="006D07A3"/>
    <w:rsid w:val="006D088B"/>
    <w:rsid w:val="006D0AA9"/>
    <w:rsid w:val="006D0DFC"/>
    <w:rsid w:val="006D0FDB"/>
    <w:rsid w:val="006D11E3"/>
    <w:rsid w:val="006D1C09"/>
    <w:rsid w:val="006D20FB"/>
    <w:rsid w:val="006D26A1"/>
    <w:rsid w:val="006D3009"/>
    <w:rsid w:val="006D30DD"/>
    <w:rsid w:val="006D37FD"/>
    <w:rsid w:val="006D3DD3"/>
    <w:rsid w:val="006D3FE1"/>
    <w:rsid w:val="006D4046"/>
    <w:rsid w:val="006D5280"/>
    <w:rsid w:val="006D52B3"/>
    <w:rsid w:val="006D5579"/>
    <w:rsid w:val="006D5C04"/>
    <w:rsid w:val="006D6358"/>
    <w:rsid w:val="006D6BE4"/>
    <w:rsid w:val="006D74A4"/>
    <w:rsid w:val="006D7E49"/>
    <w:rsid w:val="006D7ED7"/>
    <w:rsid w:val="006E029B"/>
    <w:rsid w:val="006E053F"/>
    <w:rsid w:val="006E147D"/>
    <w:rsid w:val="006E1789"/>
    <w:rsid w:val="006E27E0"/>
    <w:rsid w:val="006E3067"/>
    <w:rsid w:val="006E3078"/>
    <w:rsid w:val="006E31C7"/>
    <w:rsid w:val="006E3D7E"/>
    <w:rsid w:val="006E4827"/>
    <w:rsid w:val="006E4900"/>
    <w:rsid w:val="006E5144"/>
    <w:rsid w:val="006E5148"/>
    <w:rsid w:val="006E57E9"/>
    <w:rsid w:val="006E5E1F"/>
    <w:rsid w:val="006E6CB1"/>
    <w:rsid w:val="006E7374"/>
    <w:rsid w:val="006F05B7"/>
    <w:rsid w:val="006F2459"/>
    <w:rsid w:val="006F2535"/>
    <w:rsid w:val="006F2AAB"/>
    <w:rsid w:val="006F2BBB"/>
    <w:rsid w:val="006F2E9F"/>
    <w:rsid w:val="006F35A7"/>
    <w:rsid w:val="006F366A"/>
    <w:rsid w:val="006F3980"/>
    <w:rsid w:val="006F419F"/>
    <w:rsid w:val="006F4720"/>
    <w:rsid w:val="006F5892"/>
    <w:rsid w:val="006F5C90"/>
    <w:rsid w:val="006F5E65"/>
    <w:rsid w:val="006F6339"/>
    <w:rsid w:val="006F6A7D"/>
    <w:rsid w:val="006F6FFF"/>
    <w:rsid w:val="006F7085"/>
    <w:rsid w:val="006F7664"/>
    <w:rsid w:val="006F7DBE"/>
    <w:rsid w:val="006F7F17"/>
    <w:rsid w:val="0070020D"/>
    <w:rsid w:val="00700538"/>
    <w:rsid w:val="00700948"/>
    <w:rsid w:val="007009C2"/>
    <w:rsid w:val="007013C4"/>
    <w:rsid w:val="007028BD"/>
    <w:rsid w:val="007029CC"/>
    <w:rsid w:val="00702C23"/>
    <w:rsid w:val="00703DA3"/>
    <w:rsid w:val="007042D2"/>
    <w:rsid w:val="007048E7"/>
    <w:rsid w:val="00704AF2"/>
    <w:rsid w:val="00704C2D"/>
    <w:rsid w:val="00705EA7"/>
    <w:rsid w:val="007060E2"/>
    <w:rsid w:val="0070642F"/>
    <w:rsid w:val="00706DB0"/>
    <w:rsid w:val="0070735F"/>
    <w:rsid w:val="0071026A"/>
    <w:rsid w:val="00710279"/>
    <w:rsid w:val="007103DB"/>
    <w:rsid w:val="007106EB"/>
    <w:rsid w:val="00710862"/>
    <w:rsid w:val="00712099"/>
    <w:rsid w:val="0071212D"/>
    <w:rsid w:val="0071242F"/>
    <w:rsid w:val="007138C0"/>
    <w:rsid w:val="00713C13"/>
    <w:rsid w:val="00715A4D"/>
    <w:rsid w:val="00715DAD"/>
    <w:rsid w:val="00715E1E"/>
    <w:rsid w:val="007161C1"/>
    <w:rsid w:val="007166D7"/>
    <w:rsid w:val="0071672E"/>
    <w:rsid w:val="00717270"/>
    <w:rsid w:val="00717CC3"/>
    <w:rsid w:val="0072015A"/>
    <w:rsid w:val="00720643"/>
    <w:rsid w:val="00720DFE"/>
    <w:rsid w:val="00720F27"/>
    <w:rsid w:val="00722CA4"/>
    <w:rsid w:val="0072306A"/>
    <w:rsid w:val="00723ED5"/>
    <w:rsid w:val="0072423E"/>
    <w:rsid w:val="0072448D"/>
    <w:rsid w:val="00725929"/>
    <w:rsid w:val="0072616C"/>
    <w:rsid w:val="00726469"/>
    <w:rsid w:val="00726634"/>
    <w:rsid w:val="0072719C"/>
    <w:rsid w:val="007277E7"/>
    <w:rsid w:val="00730487"/>
    <w:rsid w:val="00730970"/>
    <w:rsid w:val="00730D53"/>
    <w:rsid w:val="0073118E"/>
    <w:rsid w:val="00731268"/>
    <w:rsid w:val="007312EA"/>
    <w:rsid w:val="00731B05"/>
    <w:rsid w:val="007329AA"/>
    <w:rsid w:val="00733ECC"/>
    <w:rsid w:val="00733F07"/>
    <w:rsid w:val="007348AA"/>
    <w:rsid w:val="00734C53"/>
    <w:rsid w:val="00734E26"/>
    <w:rsid w:val="0073538D"/>
    <w:rsid w:val="007362DF"/>
    <w:rsid w:val="0073698E"/>
    <w:rsid w:val="00736E8B"/>
    <w:rsid w:val="00737098"/>
    <w:rsid w:val="007370E3"/>
    <w:rsid w:val="00740010"/>
    <w:rsid w:val="00740732"/>
    <w:rsid w:val="00740735"/>
    <w:rsid w:val="007408D9"/>
    <w:rsid w:val="00740CD9"/>
    <w:rsid w:val="007412C9"/>
    <w:rsid w:val="00741B5D"/>
    <w:rsid w:val="00741FEE"/>
    <w:rsid w:val="007425C2"/>
    <w:rsid w:val="00742C74"/>
    <w:rsid w:val="00742E8A"/>
    <w:rsid w:val="00742FAE"/>
    <w:rsid w:val="0074342A"/>
    <w:rsid w:val="007437F2"/>
    <w:rsid w:val="007438CF"/>
    <w:rsid w:val="0074434F"/>
    <w:rsid w:val="00745187"/>
    <w:rsid w:val="0074575A"/>
    <w:rsid w:val="00745CC2"/>
    <w:rsid w:val="00745E99"/>
    <w:rsid w:val="007466A0"/>
    <w:rsid w:val="00746CE7"/>
    <w:rsid w:val="00746D1C"/>
    <w:rsid w:val="0074704E"/>
    <w:rsid w:val="00747A51"/>
    <w:rsid w:val="00747AD2"/>
    <w:rsid w:val="00747D97"/>
    <w:rsid w:val="00750247"/>
    <w:rsid w:val="00750280"/>
    <w:rsid w:val="007505BC"/>
    <w:rsid w:val="007507E5"/>
    <w:rsid w:val="0075084C"/>
    <w:rsid w:val="00750EC3"/>
    <w:rsid w:val="007519BA"/>
    <w:rsid w:val="007524C6"/>
    <w:rsid w:val="007529EA"/>
    <w:rsid w:val="00752DF3"/>
    <w:rsid w:val="00752ED1"/>
    <w:rsid w:val="00753766"/>
    <w:rsid w:val="00753CF2"/>
    <w:rsid w:val="00753F55"/>
    <w:rsid w:val="00754958"/>
    <w:rsid w:val="0075505D"/>
    <w:rsid w:val="00756332"/>
    <w:rsid w:val="0075742D"/>
    <w:rsid w:val="007575D3"/>
    <w:rsid w:val="00760553"/>
    <w:rsid w:val="007605AD"/>
    <w:rsid w:val="0076098E"/>
    <w:rsid w:val="00760C10"/>
    <w:rsid w:val="00760D94"/>
    <w:rsid w:val="00761C5D"/>
    <w:rsid w:val="00761C8A"/>
    <w:rsid w:val="00762532"/>
    <w:rsid w:val="00762964"/>
    <w:rsid w:val="00763019"/>
    <w:rsid w:val="00763120"/>
    <w:rsid w:val="00763A0B"/>
    <w:rsid w:val="00764328"/>
    <w:rsid w:val="0076433D"/>
    <w:rsid w:val="007653D0"/>
    <w:rsid w:val="00765470"/>
    <w:rsid w:val="00765C3B"/>
    <w:rsid w:val="00765C7D"/>
    <w:rsid w:val="00766085"/>
    <w:rsid w:val="007665DE"/>
    <w:rsid w:val="00766912"/>
    <w:rsid w:val="00770170"/>
    <w:rsid w:val="007701B6"/>
    <w:rsid w:val="00770530"/>
    <w:rsid w:val="00771058"/>
    <w:rsid w:val="007710D0"/>
    <w:rsid w:val="007719FD"/>
    <w:rsid w:val="00771CA0"/>
    <w:rsid w:val="00772950"/>
    <w:rsid w:val="00772C00"/>
    <w:rsid w:val="00772CB8"/>
    <w:rsid w:val="00773291"/>
    <w:rsid w:val="00773AB5"/>
    <w:rsid w:val="00773CE2"/>
    <w:rsid w:val="00774451"/>
    <w:rsid w:val="00774C8D"/>
    <w:rsid w:val="00775EE6"/>
    <w:rsid w:val="00775FEF"/>
    <w:rsid w:val="00776878"/>
    <w:rsid w:val="0078033B"/>
    <w:rsid w:val="007804AB"/>
    <w:rsid w:val="00780E87"/>
    <w:rsid w:val="0078189A"/>
    <w:rsid w:val="00781A7F"/>
    <w:rsid w:val="00781AD4"/>
    <w:rsid w:val="00782194"/>
    <w:rsid w:val="007822DF"/>
    <w:rsid w:val="00782804"/>
    <w:rsid w:val="00783005"/>
    <w:rsid w:val="0078326F"/>
    <w:rsid w:val="00783749"/>
    <w:rsid w:val="00783A96"/>
    <w:rsid w:val="00783E9C"/>
    <w:rsid w:val="00784893"/>
    <w:rsid w:val="00784B53"/>
    <w:rsid w:val="0078587E"/>
    <w:rsid w:val="00786ACE"/>
    <w:rsid w:val="00787684"/>
    <w:rsid w:val="00790851"/>
    <w:rsid w:val="00792C19"/>
    <w:rsid w:val="00792F6B"/>
    <w:rsid w:val="00793858"/>
    <w:rsid w:val="007938D0"/>
    <w:rsid w:val="007944BB"/>
    <w:rsid w:val="00795170"/>
    <w:rsid w:val="00796553"/>
    <w:rsid w:val="00797457"/>
    <w:rsid w:val="007979A9"/>
    <w:rsid w:val="00797D91"/>
    <w:rsid w:val="00797DB8"/>
    <w:rsid w:val="007A04CA"/>
    <w:rsid w:val="007A074C"/>
    <w:rsid w:val="007A0E90"/>
    <w:rsid w:val="007A19F7"/>
    <w:rsid w:val="007A1C8D"/>
    <w:rsid w:val="007A2164"/>
    <w:rsid w:val="007A25F6"/>
    <w:rsid w:val="007A333D"/>
    <w:rsid w:val="007A3632"/>
    <w:rsid w:val="007A4529"/>
    <w:rsid w:val="007A45EE"/>
    <w:rsid w:val="007A47B2"/>
    <w:rsid w:val="007A48D6"/>
    <w:rsid w:val="007A6A2A"/>
    <w:rsid w:val="007A6F88"/>
    <w:rsid w:val="007A7A82"/>
    <w:rsid w:val="007A7E50"/>
    <w:rsid w:val="007A7EA9"/>
    <w:rsid w:val="007B0336"/>
    <w:rsid w:val="007B045A"/>
    <w:rsid w:val="007B08F7"/>
    <w:rsid w:val="007B099D"/>
    <w:rsid w:val="007B0D66"/>
    <w:rsid w:val="007B0EE3"/>
    <w:rsid w:val="007B1308"/>
    <w:rsid w:val="007B196A"/>
    <w:rsid w:val="007B2251"/>
    <w:rsid w:val="007B2DEB"/>
    <w:rsid w:val="007B377A"/>
    <w:rsid w:val="007B3A03"/>
    <w:rsid w:val="007B3E3B"/>
    <w:rsid w:val="007B4C04"/>
    <w:rsid w:val="007B4F19"/>
    <w:rsid w:val="007B5365"/>
    <w:rsid w:val="007B56BE"/>
    <w:rsid w:val="007B5775"/>
    <w:rsid w:val="007B5A80"/>
    <w:rsid w:val="007B5B31"/>
    <w:rsid w:val="007B5DBB"/>
    <w:rsid w:val="007B5F04"/>
    <w:rsid w:val="007B6172"/>
    <w:rsid w:val="007B6361"/>
    <w:rsid w:val="007B6D71"/>
    <w:rsid w:val="007B6E98"/>
    <w:rsid w:val="007B6FCB"/>
    <w:rsid w:val="007B7D82"/>
    <w:rsid w:val="007B7EEC"/>
    <w:rsid w:val="007C0450"/>
    <w:rsid w:val="007C0C36"/>
    <w:rsid w:val="007C0EF4"/>
    <w:rsid w:val="007C1969"/>
    <w:rsid w:val="007C198C"/>
    <w:rsid w:val="007C1DA9"/>
    <w:rsid w:val="007C2290"/>
    <w:rsid w:val="007C22F7"/>
    <w:rsid w:val="007C2D9C"/>
    <w:rsid w:val="007C2E44"/>
    <w:rsid w:val="007C338C"/>
    <w:rsid w:val="007C3FB4"/>
    <w:rsid w:val="007C4DAD"/>
    <w:rsid w:val="007C50A2"/>
    <w:rsid w:val="007C5AA0"/>
    <w:rsid w:val="007C5BFE"/>
    <w:rsid w:val="007C5E88"/>
    <w:rsid w:val="007C5F2C"/>
    <w:rsid w:val="007C6252"/>
    <w:rsid w:val="007C687E"/>
    <w:rsid w:val="007C6E76"/>
    <w:rsid w:val="007C7052"/>
    <w:rsid w:val="007C73F7"/>
    <w:rsid w:val="007C7A34"/>
    <w:rsid w:val="007D0824"/>
    <w:rsid w:val="007D0AE1"/>
    <w:rsid w:val="007D118C"/>
    <w:rsid w:val="007D186A"/>
    <w:rsid w:val="007D18E4"/>
    <w:rsid w:val="007D22AF"/>
    <w:rsid w:val="007D2702"/>
    <w:rsid w:val="007D2AFB"/>
    <w:rsid w:val="007D3359"/>
    <w:rsid w:val="007D33BE"/>
    <w:rsid w:val="007D4753"/>
    <w:rsid w:val="007D4768"/>
    <w:rsid w:val="007D4A2F"/>
    <w:rsid w:val="007D4FE2"/>
    <w:rsid w:val="007D5A2E"/>
    <w:rsid w:val="007D5FD4"/>
    <w:rsid w:val="007D7A71"/>
    <w:rsid w:val="007D7EA5"/>
    <w:rsid w:val="007E0D3E"/>
    <w:rsid w:val="007E1151"/>
    <w:rsid w:val="007E11DF"/>
    <w:rsid w:val="007E265C"/>
    <w:rsid w:val="007E3684"/>
    <w:rsid w:val="007E36E9"/>
    <w:rsid w:val="007E3D8D"/>
    <w:rsid w:val="007E3F7C"/>
    <w:rsid w:val="007E434D"/>
    <w:rsid w:val="007E481D"/>
    <w:rsid w:val="007E4C4E"/>
    <w:rsid w:val="007E59D3"/>
    <w:rsid w:val="007E5CD1"/>
    <w:rsid w:val="007E5E10"/>
    <w:rsid w:val="007E6149"/>
    <w:rsid w:val="007E658F"/>
    <w:rsid w:val="007E6C10"/>
    <w:rsid w:val="007E6E75"/>
    <w:rsid w:val="007E7109"/>
    <w:rsid w:val="007E7622"/>
    <w:rsid w:val="007E79FD"/>
    <w:rsid w:val="007E7A56"/>
    <w:rsid w:val="007F0936"/>
    <w:rsid w:val="007F0B4C"/>
    <w:rsid w:val="007F0C3F"/>
    <w:rsid w:val="007F0FFA"/>
    <w:rsid w:val="007F1489"/>
    <w:rsid w:val="007F1641"/>
    <w:rsid w:val="007F1DBF"/>
    <w:rsid w:val="007F273D"/>
    <w:rsid w:val="007F330A"/>
    <w:rsid w:val="007F38C6"/>
    <w:rsid w:val="007F3D4B"/>
    <w:rsid w:val="007F4133"/>
    <w:rsid w:val="007F647E"/>
    <w:rsid w:val="007F71C3"/>
    <w:rsid w:val="007F787A"/>
    <w:rsid w:val="00800384"/>
    <w:rsid w:val="0080183E"/>
    <w:rsid w:val="00802260"/>
    <w:rsid w:val="008030B2"/>
    <w:rsid w:val="008034C9"/>
    <w:rsid w:val="00803B33"/>
    <w:rsid w:val="00804251"/>
    <w:rsid w:val="00804508"/>
    <w:rsid w:val="00804F99"/>
    <w:rsid w:val="00805B8E"/>
    <w:rsid w:val="00806C8D"/>
    <w:rsid w:val="008079B6"/>
    <w:rsid w:val="00807EC3"/>
    <w:rsid w:val="00811027"/>
    <w:rsid w:val="00811DA3"/>
    <w:rsid w:val="00811DBC"/>
    <w:rsid w:val="008125C5"/>
    <w:rsid w:val="00812A32"/>
    <w:rsid w:val="0081433C"/>
    <w:rsid w:val="008149BF"/>
    <w:rsid w:val="00815C08"/>
    <w:rsid w:val="008162C0"/>
    <w:rsid w:val="008162D8"/>
    <w:rsid w:val="00816482"/>
    <w:rsid w:val="00817557"/>
    <w:rsid w:val="00817878"/>
    <w:rsid w:val="00817E15"/>
    <w:rsid w:val="00820D1F"/>
    <w:rsid w:val="00820D4B"/>
    <w:rsid w:val="008218AB"/>
    <w:rsid w:val="0082217A"/>
    <w:rsid w:val="00822E06"/>
    <w:rsid w:val="0082344F"/>
    <w:rsid w:val="008234EC"/>
    <w:rsid w:val="00824104"/>
    <w:rsid w:val="0082446F"/>
    <w:rsid w:val="008245AE"/>
    <w:rsid w:val="00824857"/>
    <w:rsid w:val="008249F6"/>
    <w:rsid w:val="00824C39"/>
    <w:rsid w:val="00824F7C"/>
    <w:rsid w:val="0082583B"/>
    <w:rsid w:val="00825F55"/>
    <w:rsid w:val="00826A9C"/>
    <w:rsid w:val="00826AA8"/>
    <w:rsid w:val="00830A86"/>
    <w:rsid w:val="00831AB8"/>
    <w:rsid w:val="00832B10"/>
    <w:rsid w:val="00832E7C"/>
    <w:rsid w:val="008334FE"/>
    <w:rsid w:val="008336BE"/>
    <w:rsid w:val="00833D3D"/>
    <w:rsid w:val="00833FBF"/>
    <w:rsid w:val="008353FC"/>
    <w:rsid w:val="00835AF9"/>
    <w:rsid w:val="008366A0"/>
    <w:rsid w:val="008368CD"/>
    <w:rsid w:val="00836920"/>
    <w:rsid w:val="00836FB0"/>
    <w:rsid w:val="008371E6"/>
    <w:rsid w:val="00837327"/>
    <w:rsid w:val="008402A6"/>
    <w:rsid w:val="00840833"/>
    <w:rsid w:val="00840A2A"/>
    <w:rsid w:val="00840F6D"/>
    <w:rsid w:val="00840FAD"/>
    <w:rsid w:val="00841289"/>
    <w:rsid w:val="008418BC"/>
    <w:rsid w:val="00841B30"/>
    <w:rsid w:val="008424B1"/>
    <w:rsid w:val="00842B17"/>
    <w:rsid w:val="00843845"/>
    <w:rsid w:val="00843A94"/>
    <w:rsid w:val="00843E5C"/>
    <w:rsid w:val="0084574F"/>
    <w:rsid w:val="00845BBE"/>
    <w:rsid w:val="00845D67"/>
    <w:rsid w:val="0084663B"/>
    <w:rsid w:val="008466C1"/>
    <w:rsid w:val="008466FC"/>
    <w:rsid w:val="0084683F"/>
    <w:rsid w:val="0084691A"/>
    <w:rsid w:val="00847904"/>
    <w:rsid w:val="0084791B"/>
    <w:rsid w:val="00850129"/>
    <w:rsid w:val="008502D9"/>
    <w:rsid w:val="0085126B"/>
    <w:rsid w:val="00851539"/>
    <w:rsid w:val="00851DA0"/>
    <w:rsid w:val="00851E6A"/>
    <w:rsid w:val="00851F5B"/>
    <w:rsid w:val="00852569"/>
    <w:rsid w:val="00853327"/>
    <w:rsid w:val="00853B7B"/>
    <w:rsid w:val="00853BE1"/>
    <w:rsid w:val="00853CBC"/>
    <w:rsid w:val="00853CCF"/>
    <w:rsid w:val="0085404B"/>
    <w:rsid w:val="008540EA"/>
    <w:rsid w:val="00854B3F"/>
    <w:rsid w:val="00854DFB"/>
    <w:rsid w:val="0085519A"/>
    <w:rsid w:val="0085541A"/>
    <w:rsid w:val="00855560"/>
    <w:rsid w:val="00855605"/>
    <w:rsid w:val="008557B3"/>
    <w:rsid w:val="00855B22"/>
    <w:rsid w:val="00857689"/>
    <w:rsid w:val="00857D4D"/>
    <w:rsid w:val="00860459"/>
    <w:rsid w:val="0086045D"/>
    <w:rsid w:val="00860E55"/>
    <w:rsid w:val="008610A1"/>
    <w:rsid w:val="00861128"/>
    <w:rsid w:val="008614F4"/>
    <w:rsid w:val="00861AF2"/>
    <w:rsid w:val="008620E1"/>
    <w:rsid w:val="00862928"/>
    <w:rsid w:val="00862997"/>
    <w:rsid w:val="008629BA"/>
    <w:rsid w:val="00862CA4"/>
    <w:rsid w:val="00862FCF"/>
    <w:rsid w:val="008633E9"/>
    <w:rsid w:val="00863BEA"/>
    <w:rsid w:val="0086406B"/>
    <w:rsid w:val="00864464"/>
    <w:rsid w:val="00864C03"/>
    <w:rsid w:val="0086557F"/>
    <w:rsid w:val="00865AE9"/>
    <w:rsid w:val="00865CB5"/>
    <w:rsid w:val="008663EA"/>
    <w:rsid w:val="008665AB"/>
    <w:rsid w:val="00866B9E"/>
    <w:rsid w:val="00866F3A"/>
    <w:rsid w:val="008671E2"/>
    <w:rsid w:val="00867539"/>
    <w:rsid w:val="00867547"/>
    <w:rsid w:val="00867DDF"/>
    <w:rsid w:val="00870435"/>
    <w:rsid w:val="00870A52"/>
    <w:rsid w:val="00871008"/>
    <w:rsid w:val="0087191C"/>
    <w:rsid w:val="00871FA8"/>
    <w:rsid w:val="0087204E"/>
    <w:rsid w:val="008729EF"/>
    <w:rsid w:val="0087328E"/>
    <w:rsid w:val="00873A1D"/>
    <w:rsid w:val="00873F0A"/>
    <w:rsid w:val="008747CA"/>
    <w:rsid w:val="00874BE4"/>
    <w:rsid w:val="00874F80"/>
    <w:rsid w:val="00875214"/>
    <w:rsid w:val="0087526B"/>
    <w:rsid w:val="008754E3"/>
    <w:rsid w:val="00875727"/>
    <w:rsid w:val="00875CCB"/>
    <w:rsid w:val="00875DE0"/>
    <w:rsid w:val="00875DF4"/>
    <w:rsid w:val="00875F31"/>
    <w:rsid w:val="00876137"/>
    <w:rsid w:val="008762FF"/>
    <w:rsid w:val="00876D40"/>
    <w:rsid w:val="00876D45"/>
    <w:rsid w:val="00876DF5"/>
    <w:rsid w:val="0087734B"/>
    <w:rsid w:val="00877F80"/>
    <w:rsid w:val="0088049E"/>
    <w:rsid w:val="00881001"/>
    <w:rsid w:val="00881392"/>
    <w:rsid w:val="00881A8F"/>
    <w:rsid w:val="00881D54"/>
    <w:rsid w:val="00881D82"/>
    <w:rsid w:val="00881E1F"/>
    <w:rsid w:val="008823CA"/>
    <w:rsid w:val="00883809"/>
    <w:rsid w:val="00883FFE"/>
    <w:rsid w:val="008847BD"/>
    <w:rsid w:val="00884DFB"/>
    <w:rsid w:val="008862D7"/>
    <w:rsid w:val="00886D61"/>
    <w:rsid w:val="00886F5A"/>
    <w:rsid w:val="008870BD"/>
    <w:rsid w:val="008874FD"/>
    <w:rsid w:val="00887582"/>
    <w:rsid w:val="00887B13"/>
    <w:rsid w:val="0089012C"/>
    <w:rsid w:val="008902F1"/>
    <w:rsid w:val="00890660"/>
    <w:rsid w:val="00890989"/>
    <w:rsid w:val="008911E1"/>
    <w:rsid w:val="0089165F"/>
    <w:rsid w:val="008916F2"/>
    <w:rsid w:val="00891A12"/>
    <w:rsid w:val="0089278B"/>
    <w:rsid w:val="00892A1E"/>
    <w:rsid w:val="00892F0C"/>
    <w:rsid w:val="00892FAD"/>
    <w:rsid w:val="008931C4"/>
    <w:rsid w:val="0089350A"/>
    <w:rsid w:val="00893EFE"/>
    <w:rsid w:val="008942E2"/>
    <w:rsid w:val="00894A88"/>
    <w:rsid w:val="008956CE"/>
    <w:rsid w:val="008958C9"/>
    <w:rsid w:val="00896357"/>
    <w:rsid w:val="00896461"/>
    <w:rsid w:val="00896A2C"/>
    <w:rsid w:val="00897445"/>
    <w:rsid w:val="00897D52"/>
    <w:rsid w:val="008A05BC"/>
    <w:rsid w:val="008A1001"/>
    <w:rsid w:val="008A13A4"/>
    <w:rsid w:val="008A182A"/>
    <w:rsid w:val="008A1B3A"/>
    <w:rsid w:val="008A2BF3"/>
    <w:rsid w:val="008A2D1C"/>
    <w:rsid w:val="008A314D"/>
    <w:rsid w:val="008A381C"/>
    <w:rsid w:val="008A3C47"/>
    <w:rsid w:val="008A42EB"/>
    <w:rsid w:val="008A4340"/>
    <w:rsid w:val="008A4399"/>
    <w:rsid w:val="008A4AD1"/>
    <w:rsid w:val="008A5D7D"/>
    <w:rsid w:val="008A66B0"/>
    <w:rsid w:val="008A680C"/>
    <w:rsid w:val="008A7DB5"/>
    <w:rsid w:val="008B0D66"/>
    <w:rsid w:val="008B1744"/>
    <w:rsid w:val="008B2D97"/>
    <w:rsid w:val="008B3172"/>
    <w:rsid w:val="008B36D7"/>
    <w:rsid w:val="008B399D"/>
    <w:rsid w:val="008B4D71"/>
    <w:rsid w:val="008B51B2"/>
    <w:rsid w:val="008B561E"/>
    <w:rsid w:val="008B5FE8"/>
    <w:rsid w:val="008B6127"/>
    <w:rsid w:val="008B62AA"/>
    <w:rsid w:val="008B64A6"/>
    <w:rsid w:val="008B654D"/>
    <w:rsid w:val="008B65D3"/>
    <w:rsid w:val="008B6FCB"/>
    <w:rsid w:val="008B7065"/>
    <w:rsid w:val="008B70F6"/>
    <w:rsid w:val="008C028D"/>
    <w:rsid w:val="008C035A"/>
    <w:rsid w:val="008C0C71"/>
    <w:rsid w:val="008C0EA3"/>
    <w:rsid w:val="008C192E"/>
    <w:rsid w:val="008C1D89"/>
    <w:rsid w:val="008C3D04"/>
    <w:rsid w:val="008C470F"/>
    <w:rsid w:val="008C4A35"/>
    <w:rsid w:val="008C533C"/>
    <w:rsid w:val="008C56A0"/>
    <w:rsid w:val="008C5760"/>
    <w:rsid w:val="008C58B4"/>
    <w:rsid w:val="008C58BA"/>
    <w:rsid w:val="008C6A5A"/>
    <w:rsid w:val="008C703E"/>
    <w:rsid w:val="008C735D"/>
    <w:rsid w:val="008D016D"/>
    <w:rsid w:val="008D1129"/>
    <w:rsid w:val="008D19E6"/>
    <w:rsid w:val="008D1C17"/>
    <w:rsid w:val="008D1D6A"/>
    <w:rsid w:val="008D1F69"/>
    <w:rsid w:val="008D21B5"/>
    <w:rsid w:val="008D244F"/>
    <w:rsid w:val="008D2706"/>
    <w:rsid w:val="008D2D82"/>
    <w:rsid w:val="008D356E"/>
    <w:rsid w:val="008D393F"/>
    <w:rsid w:val="008D3A6E"/>
    <w:rsid w:val="008D42D8"/>
    <w:rsid w:val="008D438C"/>
    <w:rsid w:val="008D4716"/>
    <w:rsid w:val="008D59CC"/>
    <w:rsid w:val="008D5F34"/>
    <w:rsid w:val="008D62E9"/>
    <w:rsid w:val="008D6B24"/>
    <w:rsid w:val="008D7344"/>
    <w:rsid w:val="008D74FA"/>
    <w:rsid w:val="008D7507"/>
    <w:rsid w:val="008D7DEF"/>
    <w:rsid w:val="008D7E3F"/>
    <w:rsid w:val="008E089B"/>
    <w:rsid w:val="008E2D4F"/>
    <w:rsid w:val="008E2E10"/>
    <w:rsid w:val="008E2EE3"/>
    <w:rsid w:val="008E2F8B"/>
    <w:rsid w:val="008E321A"/>
    <w:rsid w:val="008E369F"/>
    <w:rsid w:val="008E3909"/>
    <w:rsid w:val="008E3AAA"/>
    <w:rsid w:val="008E4776"/>
    <w:rsid w:val="008E4CE3"/>
    <w:rsid w:val="008E538F"/>
    <w:rsid w:val="008E5FDA"/>
    <w:rsid w:val="008E6129"/>
    <w:rsid w:val="008E6B56"/>
    <w:rsid w:val="008E733F"/>
    <w:rsid w:val="008E7557"/>
    <w:rsid w:val="008E76E6"/>
    <w:rsid w:val="008E7A54"/>
    <w:rsid w:val="008F0847"/>
    <w:rsid w:val="008F1001"/>
    <w:rsid w:val="008F1F9B"/>
    <w:rsid w:val="008F2C46"/>
    <w:rsid w:val="008F3120"/>
    <w:rsid w:val="008F3C12"/>
    <w:rsid w:val="008F4108"/>
    <w:rsid w:val="008F472C"/>
    <w:rsid w:val="008F5184"/>
    <w:rsid w:val="008F55B5"/>
    <w:rsid w:val="008F5C64"/>
    <w:rsid w:val="008F668D"/>
    <w:rsid w:val="008F6712"/>
    <w:rsid w:val="008F6A1A"/>
    <w:rsid w:val="008F6C11"/>
    <w:rsid w:val="008F6FB7"/>
    <w:rsid w:val="008F6FFC"/>
    <w:rsid w:val="008F7852"/>
    <w:rsid w:val="008F7994"/>
    <w:rsid w:val="00902291"/>
    <w:rsid w:val="00902518"/>
    <w:rsid w:val="0090256E"/>
    <w:rsid w:val="009026A1"/>
    <w:rsid w:val="00902FB6"/>
    <w:rsid w:val="009033F2"/>
    <w:rsid w:val="00903F50"/>
    <w:rsid w:val="00904187"/>
    <w:rsid w:val="00904BCD"/>
    <w:rsid w:val="00904E0E"/>
    <w:rsid w:val="009055DB"/>
    <w:rsid w:val="00905975"/>
    <w:rsid w:val="009063B4"/>
    <w:rsid w:val="009063E4"/>
    <w:rsid w:val="00906467"/>
    <w:rsid w:val="00906F13"/>
    <w:rsid w:val="00907A5C"/>
    <w:rsid w:val="00907E4E"/>
    <w:rsid w:val="00910843"/>
    <w:rsid w:val="0091087E"/>
    <w:rsid w:val="00910DC2"/>
    <w:rsid w:val="00910ECB"/>
    <w:rsid w:val="00910F48"/>
    <w:rsid w:val="00911926"/>
    <w:rsid w:val="00911E93"/>
    <w:rsid w:val="00912274"/>
    <w:rsid w:val="009122B5"/>
    <w:rsid w:val="009129E2"/>
    <w:rsid w:val="00912BBA"/>
    <w:rsid w:val="00912F20"/>
    <w:rsid w:val="009132FA"/>
    <w:rsid w:val="00913879"/>
    <w:rsid w:val="00913B98"/>
    <w:rsid w:val="009144DF"/>
    <w:rsid w:val="009148DC"/>
    <w:rsid w:val="009150D6"/>
    <w:rsid w:val="00915596"/>
    <w:rsid w:val="00916AAA"/>
    <w:rsid w:val="00916B6D"/>
    <w:rsid w:val="00916BB9"/>
    <w:rsid w:val="00916EEA"/>
    <w:rsid w:val="00917884"/>
    <w:rsid w:val="00920034"/>
    <w:rsid w:val="009206BC"/>
    <w:rsid w:val="00920BA9"/>
    <w:rsid w:val="0092112A"/>
    <w:rsid w:val="009217E4"/>
    <w:rsid w:val="00921C1E"/>
    <w:rsid w:val="00924015"/>
    <w:rsid w:val="00924EBA"/>
    <w:rsid w:val="00925244"/>
    <w:rsid w:val="00925C99"/>
    <w:rsid w:val="00927872"/>
    <w:rsid w:val="00927BB2"/>
    <w:rsid w:val="00930512"/>
    <w:rsid w:val="00930757"/>
    <w:rsid w:val="009314ED"/>
    <w:rsid w:val="00931D80"/>
    <w:rsid w:val="00931F61"/>
    <w:rsid w:val="009321CC"/>
    <w:rsid w:val="0093561E"/>
    <w:rsid w:val="0093691E"/>
    <w:rsid w:val="009374FC"/>
    <w:rsid w:val="00937D0A"/>
    <w:rsid w:val="0094011F"/>
    <w:rsid w:val="00940A81"/>
    <w:rsid w:val="0094109F"/>
    <w:rsid w:val="009420A9"/>
    <w:rsid w:val="0094240E"/>
    <w:rsid w:val="00942B9A"/>
    <w:rsid w:val="0094330F"/>
    <w:rsid w:val="0094433D"/>
    <w:rsid w:val="0094444E"/>
    <w:rsid w:val="00944475"/>
    <w:rsid w:val="00944E61"/>
    <w:rsid w:val="00944EF0"/>
    <w:rsid w:val="0094532F"/>
    <w:rsid w:val="009453BD"/>
    <w:rsid w:val="009454DF"/>
    <w:rsid w:val="00947608"/>
    <w:rsid w:val="009478F5"/>
    <w:rsid w:val="00947F00"/>
    <w:rsid w:val="00947F25"/>
    <w:rsid w:val="0095005B"/>
    <w:rsid w:val="009507F5"/>
    <w:rsid w:val="009510D1"/>
    <w:rsid w:val="009517BB"/>
    <w:rsid w:val="00951A2A"/>
    <w:rsid w:val="00951D40"/>
    <w:rsid w:val="00951F24"/>
    <w:rsid w:val="0095231B"/>
    <w:rsid w:val="009530BA"/>
    <w:rsid w:val="009534CC"/>
    <w:rsid w:val="00953560"/>
    <w:rsid w:val="00953ED7"/>
    <w:rsid w:val="00954081"/>
    <w:rsid w:val="00954289"/>
    <w:rsid w:val="00954FC9"/>
    <w:rsid w:val="009558F4"/>
    <w:rsid w:val="0095592A"/>
    <w:rsid w:val="00955A1A"/>
    <w:rsid w:val="009562FB"/>
    <w:rsid w:val="009564AD"/>
    <w:rsid w:val="009568AD"/>
    <w:rsid w:val="00957178"/>
    <w:rsid w:val="00957DAF"/>
    <w:rsid w:val="00957F92"/>
    <w:rsid w:val="009605AC"/>
    <w:rsid w:val="00961D1B"/>
    <w:rsid w:val="00962438"/>
    <w:rsid w:val="00962817"/>
    <w:rsid w:val="00962C71"/>
    <w:rsid w:val="0096309A"/>
    <w:rsid w:val="009636B1"/>
    <w:rsid w:val="00964DE3"/>
    <w:rsid w:val="00964EC6"/>
    <w:rsid w:val="00965199"/>
    <w:rsid w:val="00965FB3"/>
    <w:rsid w:val="00966813"/>
    <w:rsid w:val="0096728B"/>
    <w:rsid w:val="0096751C"/>
    <w:rsid w:val="00967789"/>
    <w:rsid w:val="00967A34"/>
    <w:rsid w:val="00970063"/>
    <w:rsid w:val="009707E9"/>
    <w:rsid w:val="00971668"/>
    <w:rsid w:val="00971D28"/>
    <w:rsid w:val="00972653"/>
    <w:rsid w:val="00972A8A"/>
    <w:rsid w:val="00972F70"/>
    <w:rsid w:val="009748E4"/>
    <w:rsid w:val="00974BD9"/>
    <w:rsid w:val="00974D6D"/>
    <w:rsid w:val="009750F1"/>
    <w:rsid w:val="00975C45"/>
    <w:rsid w:val="009761C0"/>
    <w:rsid w:val="00976467"/>
    <w:rsid w:val="0097680F"/>
    <w:rsid w:val="0097720D"/>
    <w:rsid w:val="00977417"/>
    <w:rsid w:val="00980026"/>
    <w:rsid w:val="00980A4B"/>
    <w:rsid w:val="00981984"/>
    <w:rsid w:val="00981CD4"/>
    <w:rsid w:val="009828DD"/>
    <w:rsid w:val="00982D0D"/>
    <w:rsid w:val="00982E09"/>
    <w:rsid w:val="00983490"/>
    <w:rsid w:val="009855C6"/>
    <w:rsid w:val="00985669"/>
    <w:rsid w:val="00985D4A"/>
    <w:rsid w:val="00985DAB"/>
    <w:rsid w:val="0098673F"/>
    <w:rsid w:val="009872EA"/>
    <w:rsid w:val="00987498"/>
    <w:rsid w:val="009877C2"/>
    <w:rsid w:val="00987A21"/>
    <w:rsid w:val="009908C4"/>
    <w:rsid w:val="00991030"/>
    <w:rsid w:val="0099125B"/>
    <w:rsid w:val="0099171D"/>
    <w:rsid w:val="00991880"/>
    <w:rsid w:val="00991CC7"/>
    <w:rsid w:val="009921F0"/>
    <w:rsid w:val="009922E5"/>
    <w:rsid w:val="00992333"/>
    <w:rsid w:val="0099371E"/>
    <w:rsid w:val="00993B61"/>
    <w:rsid w:val="00993E7B"/>
    <w:rsid w:val="00994171"/>
    <w:rsid w:val="00995214"/>
    <w:rsid w:val="00995ED7"/>
    <w:rsid w:val="009963C3"/>
    <w:rsid w:val="00996418"/>
    <w:rsid w:val="00996548"/>
    <w:rsid w:val="00996C96"/>
    <w:rsid w:val="009972FE"/>
    <w:rsid w:val="009A0583"/>
    <w:rsid w:val="009A0B66"/>
    <w:rsid w:val="009A10CD"/>
    <w:rsid w:val="009A25CB"/>
    <w:rsid w:val="009A381A"/>
    <w:rsid w:val="009A392F"/>
    <w:rsid w:val="009A3A35"/>
    <w:rsid w:val="009A41C7"/>
    <w:rsid w:val="009A53B6"/>
    <w:rsid w:val="009A553C"/>
    <w:rsid w:val="009A5895"/>
    <w:rsid w:val="009A5CC0"/>
    <w:rsid w:val="009A6C93"/>
    <w:rsid w:val="009A6E1F"/>
    <w:rsid w:val="009A6E99"/>
    <w:rsid w:val="009A6FE8"/>
    <w:rsid w:val="009A7563"/>
    <w:rsid w:val="009A7681"/>
    <w:rsid w:val="009A7BA2"/>
    <w:rsid w:val="009B0218"/>
    <w:rsid w:val="009B1573"/>
    <w:rsid w:val="009B2048"/>
    <w:rsid w:val="009B2146"/>
    <w:rsid w:val="009B24B5"/>
    <w:rsid w:val="009B25A3"/>
    <w:rsid w:val="009B25FC"/>
    <w:rsid w:val="009B39B9"/>
    <w:rsid w:val="009B3ED7"/>
    <w:rsid w:val="009B3FD7"/>
    <w:rsid w:val="009B4445"/>
    <w:rsid w:val="009B4940"/>
    <w:rsid w:val="009B4B27"/>
    <w:rsid w:val="009B5017"/>
    <w:rsid w:val="009B5EA6"/>
    <w:rsid w:val="009B6506"/>
    <w:rsid w:val="009B67A2"/>
    <w:rsid w:val="009B6B94"/>
    <w:rsid w:val="009B7631"/>
    <w:rsid w:val="009C0299"/>
    <w:rsid w:val="009C0AF8"/>
    <w:rsid w:val="009C0EF6"/>
    <w:rsid w:val="009C1656"/>
    <w:rsid w:val="009C16B2"/>
    <w:rsid w:val="009C181C"/>
    <w:rsid w:val="009C25DE"/>
    <w:rsid w:val="009C35DC"/>
    <w:rsid w:val="009C3FD5"/>
    <w:rsid w:val="009C429C"/>
    <w:rsid w:val="009C49CA"/>
    <w:rsid w:val="009C5608"/>
    <w:rsid w:val="009C6736"/>
    <w:rsid w:val="009C6E7E"/>
    <w:rsid w:val="009C6FE1"/>
    <w:rsid w:val="009D005B"/>
    <w:rsid w:val="009D0379"/>
    <w:rsid w:val="009D0927"/>
    <w:rsid w:val="009D11F7"/>
    <w:rsid w:val="009D1633"/>
    <w:rsid w:val="009D1C86"/>
    <w:rsid w:val="009D1CEC"/>
    <w:rsid w:val="009D1F2B"/>
    <w:rsid w:val="009D21CC"/>
    <w:rsid w:val="009D281F"/>
    <w:rsid w:val="009D2A81"/>
    <w:rsid w:val="009D3941"/>
    <w:rsid w:val="009D4532"/>
    <w:rsid w:val="009D4C46"/>
    <w:rsid w:val="009D5AC0"/>
    <w:rsid w:val="009D61F0"/>
    <w:rsid w:val="009D67C4"/>
    <w:rsid w:val="009D680A"/>
    <w:rsid w:val="009D6A90"/>
    <w:rsid w:val="009E0E80"/>
    <w:rsid w:val="009E1203"/>
    <w:rsid w:val="009E1A75"/>
    <w:rsid w:val="009E1D50"/>
    <w:rsid w:val="009E2C59"/>
    <w:rsid w:val="009E3498"/>
    <w:rsid w:val="009E3715"/>
    <w:rsid w:val="009E3D37"/>
    <w:rsid w:val="009E4907"/>
    <w:rsid w:val="009E4AF9"/>
    <w:rsid w:val="009E5474"/>
    <w:rsid w:val="009E555C"/>
    <w:rsid w:val="009E5763"/>
    <w:rsid w:val="009E6AF1"/>
    <w:rsid w:val="009E7731"/>
    <w:rsid w:val="009E78D6"/>
    <w:rsid w:val="009E7C6D"/>
    <w:rsid w:val="009F01BD"/>
    <w:rsid w:val="009F0463"/>
    <w:rsid w:val="009F0592"/>
    <w:rsid w:val="009F08DC"/>
    <w:rsid w:val="009F0A71"/>
    <w:rsid w:val="009F0BE2"/>
    <w:rsid w:val="009F0CB1"/>
    <w:rsid w:val="009F14D1"/>
    <w:rsid w:val="009F1CB5"/>
    <w:rsid w:val="009F210E"/>
    <w:rsid w:val="009F26A6"/>
    <w:rsid w:val="009F3743"/>
    <w:rsid w:val="009F376C"/>
    <w:rsid w:val="009F383B"/>
    <w:rsid w:val="009F3A08"/>
    <w:rsid w:val="009F3BE1"/>
    <w:rsid w:val="009F3CC7"/>
    <w:rsid w:val="009F4A11"/>
    <w:rsid w:val="009F4CF7"/>
    <w:rsid w:val="009F5C20"/>
    <w:rsid w:val="009F5CD3"/>
    <w:rsid w:val="009F5D6C"/>
    <w:rsid w:val="009F5F88"/>
    <w:rsid w:val="009F7CEB"/>
    <w:rsid w:val="00A00238"/>
    <w:rsid w:val="00A00944"/>
    <w:rsid w:val="00A00B3F"/>
    <w:rsid w:val="00A00D52"/>
    <w:rsid w:val="00A01290"/>
    <w:rsid w:val="00A013C6"/>
    <w:rsid w:val="00A02072"/>
    <w:rsid w:val="00A02CDF"/>
    <w:rsid w:val="00A036F1"/>
    <w:rsid w:val="00A04138"/>
    <w:rsid w:val="00A049CE"/>
    <w:rsid w:val="00A05448"/>
    <w:rsid w:val="00A05880"/>
    <w:rsid w:val="00A05FF1"/>
    <w:rsid w:val="00A0666B"/>
    <w:rsid w:val="00A06C13"/>
    <w:rsid w:val="00A06E7A"/>
    <w:rsid w:val="00A07232"/>
    <w:rsid w:val="00A07390"/>
    <w:rsid w:val="00A10773"/>
    <w:rsid w:val="00A10A51"/>
    <w:rsid w:val="00A112E6"/>
    <w:rsid w:val="00A11BC7"/>
    <w:rsid w:val="00A125D2"/>
    <w:rsid w:val="00A13661"/>
    <w:rsid w:val="00A1387A"/>
    <w:rsid w:val="00A13F98"/>
    <w:rsid w:val="00A14A77"/>
    <w:rsid w:val="00A14A7B"/>
    <w:rsid w:val="00A14C4C"/>
    <w:rsid w:val="00A1604E"/>
    <w:rsid w:val="00A16FBB"/>
    <w:rsid w:val="00A17446"/>
    <w:rsid w:val="00A20B4E"/>
    <w:rsid w:val="00A21B52"/>
    <w:rsid w:val="00A21C9F"/>
    <w:rsid w:val="00A223FD"/>
    <w:rsid w:val="00A22ABB"/>
    <w:rsid w:val="00A234A4"/>
    <w:rsid w:val="00A235E2"/>
    <w:rsid w:val="00A23EB0"/>
    <w:rsid w:val="00A24113"/>
    <w:rsid w:val="00A24986"/>
    <w:rsid w:val="00A252FC"/>
    <w:rsid w:val="00A2551C"/>
    <w:rsid w:val="00A2683C"/>
    <w:rsid w:val="00A2695B"/>
    <w:rsid w:val="00A269F7"/>
    <w:rsid w:val="00A26D22"/>
    <w:rsid w:val="00A2708B"/>
    <w:rsid w:val="00A272F0"/>
    <w:rsid w:val="00A27DA4"/>
    <w:rsid w:val="00A27DE5"/>
    <w:rsid w:val="00A30061"/>
    <w:rsid w:val="00A303DB"/>
    <w:rsid w:val="00A3085E"/>
    <w:rsid w:val="00A31754"/>
    <w:rsid w:val="00A31939"/>
    <w:rsid w:val="00A319B9"/>
    <w:rsid w:val="00A31FEF"/>
    <w:rsid w:val="00A320AF"/>
    <w:rsid w:val="00A3238B"/>
    <w:rsid w:val="00A32A85"/>
    <w:rsid w:val="00A32DA2"/>
    <w:rsid w:val="00A33683"/>
    <w:rsid w:val="00A33F84"/>
    <w:rsid w:val="00A34300"/>
    <w:rsid w:val="00A35171"/>
    <w:rsid w:val="00A35E7C"/>
    <w:rsid w:val="00A36101"/>
    <w:rsid w:val="00A36C74"/>
    <w:rsid w:val="00A37757"/>
    <w:rsid w:val="00A37A75"/>
    <w:rsid w:val="00A40166"/>
    <w:rsid w:val="00A4089A"/>
    <w:rsid w:val="00A4174F"/>
    <w:rsid w:val="00A4236A"/>
    <w:rsid w:val="00A42378"/>
    <w:rsid w:val="00A426E9"/>
    <w:rsid w:val="00A42ACC"/>
    <w:rsid w:val="00A43B76"/>
    <w:rsid w:val="00A4426A"/>
    <w:rsid w:val="00A4506C"/>
    <w:rsid w:val="00A45F2D"/>
    <w:rsid w:val="00A4602A"/>
    <w:rsid w:val="00A463CF"/>
    <w:rsid w:val="00A46D65"/>
    <w:rsid w:val="00A476D5"/>
    <w:rsid w:val="00A477CF"/>
    <w:rsid w:val="00A47DD9"/>
    <w:rsid w:val="00A47ED7"/>
    <w:rsid w:val="00A50110"/>
    <w:rsid w:val="00A50A11"/>
    <w:rsid w:val="00A50A27"/>
    <w:rsid w:val="00A513CA"/>
    <w:rsid w:val="00A5146A"/>
    <w:rsid w:val="00A51634"/>
    <w:rsid w:val="00A51738"/>
    <w:rsid w:val="00A51E96"/>
    <w:rsid w:val="00A52049"/>
    <w:rsid w:val="00A52422"/>
    <w:rsid w:val="00A52569"/>
    <w:rsid w:val="00A52C92"/>
    <w:rsid w:val="00A53345"/>
    <w:rsid w:val="00A53638"/>
    <w:rsid w:val="00A53D49"/>
    <w:rsid w:val="00A5465C"/>
    <w:rsid w:val="00A5579D"/>
    <w:rsid w:val="00A55A21"/>
    <w:rsid w:val="00A565A2"/>
    <w:rsid w:val="00A57160"/>
    <w:rsid w:val="00A5786A"/>
    <w:rsid w:val="00A60588"/>
    <w:rsid w:val="00A6068E"/>
    <w:rsid w:val="00A606CB"/>
    <w:rsid w:val="00A60EBF"/>
    <w:rsid w:val="00A61B86"/>
    <w:rsid w:val="00A61F19"/>
    <w:rsid w:val="00A620CF"/>
    <w:rsid w:val="00A62E82"/>
    <w:rsid w:val="00A63F3A"/>
    <w:rsid w:val="00A644D6"/>
    <w:rsid w:val="00A64E90"/>
    <w:rsid w:val="00A64F35"/>
    <w:rsid w:val="00A650A0"/>
    <w:rsid w:val="00A65A57"/>
    <w:rsid w:val="00A666B5"/>
    <w:rsid w:val="00A66DA6"/>
    <w:rsid w:val="00A66F4C"/>
    <w:rsid w:val="00A671A8"/>
    <w:rsid w:val="00A672E5"/>
    <w:rsid w:val="00A67AB7"/>
    <w:rsid w:val="00A67BF3"/>
    <w:rsid w:val="00A67EA0"/>
    <w:rsid w:val="00A70332"/>
    <w:rsid w:val="00A70E0E"/>
    <w:rsid w:val="00A712BE"/>
    <w:rsid w:val="00A71371"/>
    <w:rsid w:val="00A713DA"/>
    <w:rsid w:val="00A71CD1"/>
    <w:rsid w:val="00A72051"/>
    <w:rsid w:val="00A724DF"/>
    <w:rsid w:val="00A725AF"/>
    <w:rsid w:val="00A72814"/>
    <w:rsid w:val="00A72AD5"/>
    <w:rsid w:val="00A73711"/>
    <w:rsid w:val="00A737D9"/>
    <w:rsid w:val="00A739EB"/>
    <w:rsid w:val="00A740E0"/>
    <w:rsid w:val="00A74BDC"/>
    <w:rsid w:val="00A74BED"/>
    <w:rsid w:val="00A74C05"/>
    <w:rsid w:val="00A76528"/>
    <w:rsid w:val="00A769F2"/>
    <w:rsid w:val="00A76E29"/>
    <w:rsid w:val="00A77074"/>
    <w:rsid w:val="00A771E3"/>
    <w:rsid w:val="00A77472"/>
    <w:rsid w:val="00A77775"/>
    <w:rsid w:val="00A80229"/>
    <w:rsid w:val="00A815AF"/>
    <w:rsid w:val="00A818D9"/>
    <w:rsid w:val="00A81F6F"/>
    <w:rsid w:val="00A831AC"/>
    <w:rsid w:val="00A83491"/>
    <w:rsid w:val="00A845A6"/>
    <w:rsid w:val="00A84DD0"/>
    <w:rsid w:val="00A8511A"/>
    <w:rsid w:val="00A85239"/>
    <w:rsid w:val="00A85AE7"/>
    <w:rsid w:val="00A85DC2"/>
    <w:rsid w:val="00A86106"/>
    <w:rsid w:val="00A8638D"/>
    <w:rsid w:val="00A86533"/>
    <w:rsid w:val="00A867A5"/>
    <w:rsid w:val="00A86928"/>
    <w:rsid w:val="00A873C0"/>
    <w:rsid w:val="00A903E2"/>
    <w:rsid w:val="00A9085E"/>
    <w:rsid w:val="00A90C3C"/>
    <w:rsid w:val="00A91D7E"/>
    <w:rsid w:val="00A91DB8"/>
    <w:rsid w:val="00A91FF7"/>
    <w:rsid w:val="00A9219C"/>
    <w:rsid w:val="00A9255E"/>
    <w:rsid w:val="00A929CA"/>
    <w:rsid w:val="00A92EFA"/>
    <w:rsid w:val="00A93065"/>
    <w:rsid w:val="00A94432"/>
    <w:rsid w:val="00A950C5"/>
    <w:rsid w:val="00A9551B"/>
    <w:rsid w:val="00A95E82"/>
    <w:rsid w:val="00A97D15"/>
    <w:rsid w:val="00AA0828"/>
    <w:rsid w:val="00AA1F35"/>
    <w:rsid w:val="00AA4D2A"/>
    <w:rsid w:val="00AA5408"/>
    <w:rsid w:val="00AA5CF2"/>
    <w:rsid w:val="00AA653E"/>
    <w:rsid w:val="00AA6585"/>
    <w:rsid w:val="00AA6792"/>
    <w:rsid w:val="00AA70D5"/>
    <w:rsid w:val="00AA7A2E"/>
    <w:rsid w:val="00AA7B58"/>
    <w:rsid w:val="00AA7B9B"/>
    <w:rsid w:val="00AB0B85"/>
    <w:rsid w:val="00AB1177"/>
    <w:rsid w:val="00AB12C1"/>
    <w:rsid w:val="00AB14BE"/>
    <w:rsid w:val="00AB1DA4"/>
    <w:rsid w:val="00AB2146"/>
    <w:rsid w:val="00AB24FD"/>
    <w:rsid w:val="00AB290F"/>
    <w:rsid w:val="00AB3AE7"/>
    <w:rsid w:val="00AB3D3A"/>
    <w:rsid w:val="00AB5024"/>
    <w:rsid w:val="00AB5482"/>
    <w:rsid w:val="00AB5A0F"/>
    <w:rsid w:val="00AB66C4"/>
    <w:rsid w:val="00AB6742"/>
    <w:rsid w:val="00AB67D1"/>
    <w:rsid w:val="00AB683D"/>
    <w:rsid w:val="00AB6B11"/>
    <w:rsid w:val="00AB6E7F"/>
    <w:rsid w:val="00AB70DF"/>
    <w:rsid w:val="00AB76A2"/>
    <w:rsid w:val="00AB790A"/>
    <w:rsid w:val="00AB7BB1"/>
    <w:rsid w:val="00AB7D3E"/>
    <w:rsid w:val="00AC00FD"/>
    <w:rsid w:val="00AC01A4"/>
    <w:rsid w:val="00AC077B"/>
    <w:rsid w:val="00AC1FC8"/>
    <w:rsid w:val="00AC2064"/>
    <w:rsid w:val="00AC2796"/>
    <w:rsid w:val="00AC2B88"/>
    <w:rsid w:val="00AC2DBF"/>
    <w:rsid w:val="00AC35D6"/>
    <w:rsid w:val="00AC3CB4"/>
    <w:rsid w:val="00AC3D6D"/>
    <w:rsid w:val="00AC3F57"/>
    <w:rsid w:val="00AC5485"/>
    <w:rsid w:val="00AC67A2"/>
    <w:rsid w:val="00AC6810"/>
    <w:rsid w:val="00AD05B3"/>
    <w:rsid w:val="00AD05C6"/>
    <w:rsid w:val="00AD152F"/>
    <w:rsid w:val="00AD20F1"/>
    <w:rsid w:val="00AD2920"/>
    <w:rsid w:val="00AD372E"/>
    <w:rsid w:val="00AD3A40"/>
    <w:rsid w:val="00AD3C0E"/>
    <w:rsid w:val="00AD3C3E"/>
    <w:rsid w:val="00AD4118"/>
    <w:rsid w:val="00AD493B"/>
    <w:rsid w:val="00AD56C2"/>
    <w:rsid w:val="00AD5CC4"/>
    <w:rsid w:val="00AD5DFA"/>
    <w:rsid w:val="00AD6A65"/>
    <w:rsid w:val="00AD7EA3"/>
    <w:rsid w:val="00AE018C"/>
    <w:rsid w:val="00AE0597"/>
    <w:rsid w:val="00AE0805"/>
    <w:rsid w:val="00AE0A32"/>
    <w:rsid w:val="00AE0BE3"/>
    <w:rsid w:val="00AE13DA"/>
    <w:rsid w:val="00AE1584"/>
    <w:rsid w:val="00AE1865"/>
    <w:rsid w:val="00AE20A8"/>
    <w:rsid w:val="00AE29B9"/>
    <w:rsid w:val="00AE2DBC"/>
    <w:rsid w:val="00AE2FB9"/>
    <w:rsid w:val="00AE3DB6"/>
    <w:rsid w:val="00AE3FBC"/>
    <w:rsid w:val="00AE416A"/>
    <w:rsid w:val="00AE4EBB"/>
    <w:rsid w:val="00AE4F14"/>
    <w:rsid w:val="00AE5AC9"/>
    <w:rsid w:val="00AE70AD"/>
    <w:rsid w:val="00AE70F8"/>
    <w:rsid w:val="00AE7464"/>
    <w:rsid w:val="00AE7E37"/>
    <w:rsid w:val="00AF0552"/>
    <w:rsid w:val="00AF0CAE"/>
    <w:rsid w:val="00AF1151"/>
    <w:rsid w:val="00AF14BA"/>
    <w:rsid w:val="00AF16B5"/>
    <w:rsid w:val="00AF17CB"/>
    <w:rsid w:val="00AF19E8"/>
    <w:rsid w:val="00AF26B6"/>
    <w:rsid w:val="00AF2AA0"/>
    <w:rsid w:val="00AF2B50"/>
    <w:rsid w:val="00AF2BE5"/>
    <w:rsid w:val="00AF33A9"/>
    <w:rsid w:val="00AF34FE"/>
    <w:rsid w:val="00AF3A65"/>
    <w:rsid w:val="00AF3BBC"/>
    <w:rsid w:val="00AF4727"/>
    <w:rsid w:val="00AF4CF2"/>
    <w:rsid w:val="00AF5084"/>
    <w:rsid w:val="00AF56B9"/>
    <w:rsid w:val="00AF6300"/>
    <w:rsid w:val="00AF639E"/>
    <w:rsid w:val="00AF7318"/>
    <w:rsid w:val="00AF7412"/>
    <w:rsid w:val="00AF77E7"/>
    <w:rsid w:val="00AF7E0A"/>
    <w:rsid w:val="00B006B3"/>
    <w:rsid w:val="00B00B8E"/>
    <w:rsid w:val="00B00CF7"/>
    <w:rsid w:val="00B025D2"/>
    <w:rsid w:val="00B02E69"/>
    <w:rsid w:val="00B0301B"/>
    <w:rsid w:val="00B0311F"/>
    <w:rsid w:val="00B03302"/>
    <w:rsid w:val="00B03798"/>
    <w:rsid w:val="00B03EF6"/>
    <w:rsid w:val="00B05FEB"/>
    <w:rsid w:val="00B067B1"/>
    <w:rsid w:val="00B06C3B"/>
    <w:rsid w:val="00B07662"/>
    <w:rsid w:val="00B07ABB"/>
    <w:rsid w:val="00B07E0A"/>
    <w:rsid w:val="00B10C3F"/>
    <w:rsid w:val="00B1133F"/>
    <w:rsid w:val="00B11513"/>
    <w:rsid w:val="00B11991"/>
    <w:rsid w:val="00B11B39"/>
    <w:rsid w:val="00B12126"/>
    <w:rsid w:val="00B122BE"/>
    <w:rsid w:val="00B12472"/>
    <w:rsid w:val="00B12674"/>
    <w:rsid w:val="00B13A0A"/>
    <w:rsid w:val="00B13D2C"/>
    <w:rsid w:val="00B14966"/>
    <w:rsid w:val="00B15691"/>
    <w:rsid w:val="00B15C22"/>
    <w:rsid w:val="00B16A5A"/>
    <w:rsid w:val="00B16A5E"/>
    <w:rsid w:val="00B16B99"/>
    <w:rsid w:val="00B17768"/>
    <w:rsid w:val="00B179AC"/>
    <w:rsid w:val="00B17C37"/>
    <w:rsid w:val="00B206DD"/>
    <w:rsid w:val="00B209CC"/>
    <w:rsid w:val="00B20AA9"/>
    <w:rsid w:val="00B20BC1"/>
    <w:rsid w:val="00B20D59"/>
    <w:rsid w:val="00B21480"/>
    <w:rsid w:val="00B221F1"/>
    <w:rsid w:val="00B22798"/>
    <w:rsid w:val="00B23FB4"/>
    <w:rsid w:val="00B25404"/>
    <w:rsid w:val="00B25C2F"/>
    <w:rsid w:val="00B26016"/>
    <w:rsid w:val="00B2634F"/>
    <w:rsid w:val="00B271DD"/>
    <w:rsid w:val="00B27A4D"/>
    <w:rsid w:val="00B30DE3"/>
    <w:rsid w:val="00B30FB6"/>
    <w:rsid w:val="00B314F3"/>
    <w:rsid w:val="00B3199A"/>
    <w:rsid w:val="00B32479"/>
    <w:rsid w:val="00B32D4A"/>
    <w:rsid w:val="00B332D7"/>
    <w:rsid w:val="00B33967"/>
    <w:rsid w:val="00B33AB6"/>
    <w:rsid w:val="00B33CDA"/>
    <w:rsid w:val="00B340FB"/>
    <w:rsid w:val="00B34621"/>
    <w:rsid w:val="00B3467C"/>
    <w:rsid w:val="00B349B2"/>
    <w:rsid w:val="00B350A0"/>
    <w:rsid w:val="00B3525F"/>
    <w:rsid w:val="00B358AD"/>
    <w:rsid w:val="00B35AA1"/>
    <w:rsid w:val="00B36641"/>
    <w:rsid w:val="00B40768"/>
    <w:rsid w:val="00B4089B"/>
    <w:rsid w:val="00B40B89"/>
    <w:rsid w:val="00B42058"/>
    <w:rsid w:val="00B4215F"/>
    <w:rsid w:val="00B4279E"/>
    <w:rsid w:val="00B42ADE"/>
    <w:rsid w:val="00B437B9"/>
    <w:rsid w:val="00B43E0E"/>
    <w:rsid w:val="00B44545"/>
    <w:rsid w:val="00B447A6"/>
    <w:rsid w:val="00B44FD0"/>
    <w:rsid w:val="00B451B3"/>
    <w:rsid w:val="00B458D2"/>
    <w:rsid w:val="00B4639A"/>
    <w:rsid w:val="00B46412"/>
    <w:rsid w:val="00B47AA6"/>
    <w:rsid w:val="00B47F8B"/>
    <w:rsid w:val="00B5069A"/>
    <w:rsid w:val="00B506EE"/>
    <w:rsid w:val="00B513BD"/>
    <w:rsid w:val="00B522E9"/>
    <w:rsid w:val="00B523F3"/>
    <w:rsid w:val="00B52601"/>
    <w:rsid w:val="00B527AF"/>
    <w:rsid w:val="00B527E8"/>
    <w:rsid w:val="00B52E94"/>
    <w:rsid w:val="00B53990"/>
    <w:rsid w:val="00B544B1"/>
    <w:rsid w:val="00B548A7"/>
    <w:rsid w:val="00B55208"/>
    <w:rsid w:val="00B55241"/>
    <w:rsid w:val="00B55A5F"/>
    <w:rsid w:val="00B55B83"/>
    <w:rsid w:val="00B55CF5"/>
    <w:rsid w:val="00B560AC"/>
    <w:rsid w:val="00B56C82"/>
    <w:rsid w:val="00B56DCF"/>
    <w:rsid w:val="00B57FD9"/>
    <w:rsid w:val="00B57FE0"/>
    <w:rsid w:val="00B60149"/>
    <w:rsid w:val="00B6021A"/>
    <w:rsid w:val="00B6083B"/>
    <w:rsid w:val="00B613C0"/>
    <w:rsid w:val="00B61D5B"/>
    <w:rsid w:val="00B6200C"/>
    <w:rsid w:val="00B62153"/>
    <w:rsid w:val="00B62314"/>
    <w:rsid w:val="00B623F8"/>
    <w:rsid w:val="00B62BFE"/>
    <w:rsid w:val="00B62C96"/>
    <w:rsid w:val="00B63679"/>
    <w:rsid w:val="00B64095"/>
    <w:rsid w:val="00B64384"/>
    <w:rsid w:val="00B6481F"/>
    <w:rsid w:val="00B65F72"/>
    <w:rsid w:val="00B661C0"/>
    <w:rsid w:val="00B67430"/>
    <w:rsid w:val="00B677E4"/>
    <w:rsid w:val="00B678B0"/>
    <w:rsid w:val="00B67FF9"/>
    <w:rsid w:val="00B7059E"/>
    <w:rsid w:val="00B70864"/>
    <w:rsid w:val="00B7164E"/>
    <w:rsid w:val="00B71F35"/>
    <w:rsid w:val="00B7203D"/>
    <w:rsid w:val="00B72202"/>
    <w:rsid w:val="00B723F8"/>
    <w:rsid w:val="00B72A72"/>
    <w:rsid w:val="00B74BD0"/>
    <w:rsid w:val="00B74D91"/>
    <w:rsid w:val="00B74E0A"/>
    <w:rsid w:val="00B751CD"/>
    <w:rsid w:val="00B75A9A"/>
    <w:rsid w:val="00B75C6A"/>
    <w:rsid w:val="00B7626A"/>
    <w:rsid w:val="00B764C8"/>
    <w:rsid w:val="00B765B6"/>
    <w:rsid w:val="00B76A8B"/>
    <w:rsid w:val="00B76C7D"/>
    <w:rsid w:val="00B7720B"/>
    <w:rsid w:val="00B8021B"/>
    <w:rsid w:val="00B80627"/>
    <w:rsid w:val="00B813A8"/>
    <w:rsid w:val="00B826B4"/>
    <w:rsid w:val="00B82DFB"/>
    <w:rsid w:val="00B83DD2"/>
    <w:rsid w:val="00B83E63"/>
    <w:rsid w:val="00B8418D"/>
    <w:rsid w:val="00B8581A"/>
    <w:rsid w:val="00B858B1"/>
    <w:rsid w:val="00B85B09"/>
    <w:rsid w:val="00B86318"/>
    <w:rsid w:val="00B86444"/>
    <w:rsid w:val="00B86839"/>
    <w:rsid w:val="00B869F4"/>
    <w:rsid w:val="00B87D44"/>
    <w:rsid w:val="00B905FF"/>
    <w:rsid w:val="00B906FA"/>
    <w:rsid w:val="00B90983"/>
    <w:rsid w:val="00B90CB1"/>
    <w:rsid w:val="00B90F69"/>
    <w:rsid w:val="00B91036"/>
    <w:rsid w:val="00B91283"/>
    <w:rsid w:val="00B916DA"/>
    <w:rsid w:val="00B9212A"/>
    <w:rsid w:val="00B92498"/>
    <w:rsid w:val="00B928D7"/>
    <w:rsid w:val="00B92CDA"/>
    <w:rsid w:val="00B92F0C"/>
    <w:rsid w:val="00B93EC2"/>
    <w:rsid w:val="00B942C3"/>
    <w:rsid w:val="00B94DFA"/>
    <w:rsid w:val="00B9604E"/>
    <w:rsid w:val="00B9766F"/>
    <w:rsid w:val="00BA0B11"/>
    <w:rsid w:val="00BA0B60"/>
    <w:rsid w:val="00BA0CD1"/>
    <w:rsid w:val="00BA1395"/>
    <w:rsid w:val="00BA13A7"/>
    <w:rsid w:val="00BA1434"/>
    <w:rsid w:val="00BA20AC"/>
    <w:rsid w:val="00BA213F"/>
    <w:rsid w:val="00BA2A04"/>
    <w:rsid w:val="00BA35D2"/>
    <w:rsid w:val="00BA3D72"/>
    <w:rsid w:val="00BA48F9"/>
    <w:rsid w:val="00BA68C3"/>
    <w:rsid w:val="00BB0007"/>
    <w:rsid w:val="00BB0713"/>
    <w:rsid w:val="00BB0DC9"/>
    <w:rsid w:val="00BB1050"/>
    <w:rsid w:val="00BB11CB"/>
    <w:rsid w:val="00BB1287"/>
    <w:rsid w:val="00BB1660"/>
    <w:rsid w:val="00BB1937"/>
    <w:rsid w:val="00BB1B17"/>
    <w:rsid w:val="00BB20B1"/>
    <w:rsid w:val="00BB371B"/>
    <w:rsid w:val="00BB397E"/>
    <w:rsid w:val="00BB3D3E"/>
    <w:rsid w:val="00BB432B"/>
    <w:rsid w:val="00BB6B2D"/>
    <w:rsid w:val="00BB783D"/>
    <w:rsid w:val="00BB7B65"/>
    <w:rsid w:val="00BC0015"/>
    <w:rsid w:val="00BC0BCB"/>
    <w:rsid w:val="00BC15D2"/>
    <w:rsid w:val="00BC2349"/>
    <w:rsid w:val="00BC2358"/>
    <w:rsid w:val="00BC2E3F"/>
    <w:rsid w:val="00BC3090"/>
    <w:rsid w:val="00BC4187"/>
    <w:rsid w:val="00BC44A0"/>
    <w:rsid w:val="00BC468C"/>
    <w:rsid w:val="00BC4852"/>
    <w:rsid w:val="00BC4D37"/>
    <w:rsid w:val="00BC4E81"/>
    <w:rsid w:val="00BC50DD"/>
    <w:rsid w:val="00BC54E2"/>
    <w:rsid w:val="00BC6729"/>
    <w:rsid w:val="00BC69B7"/>
    <w:rsid w:val="00BC6AAC"/>
    <w:rsid w:val="00BC6E2E"/>
    <w:rsid w:val="00BC76C8"/>
    <w:rsid w:val="00BC778F"/>
    <w:rsid w:val="00BD10A7"/>
    <w:rsid w:val="00BD183F"/>
    <w:rsid w:val="00BD186B"/>
    <w:rsid w:val="00BD21CC"/>
    <w:rsid w:val="00BD2515"/>
    <w:rsid w:val="00BD2584"/>
    <w:rsid w:val="00BD27BE"/>
    <w:rsid w:val="00BD2A62"/>
    <w:rsid w:val="00BD3319"/>
    <w:rsid w:val="00BD4026"/>
    <w:rsid w:val="00BD49B7"/>
    <w:rsid w:val="00BD4B7C"/>
    <w:rsid w:val="00BD4C84"/>
    <w:rsid w:val="00BD5A81"/>
    <w:rsid w:val="00BD6214"/>
    <w:rsid w:val="00BD6C51"/>
    <w:rsid w:val="00BD705A"/>
    <w:rsid w:val="00BD70F8"/>
    <w:rsid w:val="00BD7CC5"/>
    <w:rsid w:val="00BD7E61"/>
    <w:rsid w:val="00BE0A04"/>
    <w:rsid w:val="00BE1700"/>
    <w:rsid w:val="00BE2051"/>
    <w:rsid w:val="00BE243C"/>
    <w:rsid w:val="00BE29C1"/>
    <w:rsid w:val="00BE2B52"/>
    <w:rsid w:val="00BE2E66"/>
    <w:rsid w:val="00BE3998"/>
    <w:rsid w:val="00BE3ADC"/>
    <w:rsid w:val="00BE3C1C"/>
    <w:rsid w:val="00BE478E"/>
    <w:rsid w:val="00BE4C7D"/>
    <w:rsid w:val="00BE584E"/>
    <w:rsid w:val="00BE5A71"/>
    <w:rsid w:val="00BE6BDF"/>
    <w:rsid w:val="00BE725C"/>
    <w:rsid w:val="00BE75BC"/>
    <w:rsid w:val="00BE767B"/>
    <w:rsid w:val="00BF1031"/>
    <w:rsid w:val="00BF1EF4"/>
    <w:rsid w:val="00BF21BF"/>
    <w:rsid w:val="00BF2A33"/>
    <w:rsid w:val="00BF3086"/>
    <w:rsid w:val="00BF41FE"/>
    <w:rsid w:val="00BF4779"/>
    <w:rsid w:val="00BF47CC"/>
    <w:rsid w:val="00BF4900"/>
    <w:rsid w:val="00BF4A6B"/>
    <w:rsid w:val="00BF4E9F"/>
    <w:rsid w:val="00BF5BF0"/>
    <w:rsid w:val="00BF6348"/>
    <w:rsid w:val="00BF7C31"/>
    <w:rsid w:val="00BF7CC6"/>
    <w:rsid w:val="00C00152"/>
    <w:rsid w:val="00C00EBB"/>
    <w:rsid w:val="00C01465"/>
    <w:rsid w:val="00C01ABA"/>
    <w:rsid w:val="00C01BB2"/>
    <w:rsid w:val="00C01F43"/>
    <w:rsid w:val="00C02A2E"/>
    <w:rsid w:val="00C02ABA"/>
    <w:rsid w:val="00C02CAA"/>
    <w:rsid w:val="00C0322D"/>
    <w:rsid w:val="00C034F0"/>
    <w:rsid w:val="00C03865"/>
    <w:rsid w:val="00C039CB"/>
    <w:rsid w:val="00C03C6D"/>
    <w:rsid w:val="00C03F2F"/>
    <w:rsid w:val="00C0412B"/>
    <w:rsid w:val="00C044D2"/>
    <w:rsid w:val="00C0473E"/>
    <w:rsid w:val="00C05168"/>
    <w:rsid w:val="00C05995"/>
    <w:rsid w:val="00C05ECD"/>
    <w:rsid w:val="00C06932"/>
    <w:rsid w:val="00C07239"/>
    <w:rsid w:val="00C07EF6"/>
    <w:rsid w:val="00C100DB"/>
    <w:rsid w:val="00C10578"/>
    <w:rsid w:val="00C10705"/>
    <w:rsid w:val="00C11D3A"/>
    <w:rsid w:val="00C11F3A"/>
    <w:rsid w:val="00C127CA"/>
    <w:rsid w:val="00C12EC2"/>
    <w:rsid w:val="00C12EFF"/>
    <w:rsid w:val="00C14527"/>
    <w:rsid w:val="00C1538C"/>
    <w:rsid w:val="00C154F8"/>
    <w:rsid w:val="00C15CEB"/>
    <w:rsid w:val="00C15DD2"/>
    <w:rsid w:val="00C16013"/>
    <w:rsid w:val="00C1614A"/>
    <w:rsid w:val="00C1615F"/>
    <w:rsid w:val="00C167DB"/>
    <w:rsid w:val="00C16B6A"/>
    <w:rsid w:val="00C174CB"/>
    <w:rsid w:val="00C174E7"/>
    <w:rsid w:val="00C17530"/>
    <w:rsid w:val="00C17AE1"/>
    <w:rsid w:val="00C17EE7"/>
    <w:rsid w:val="00C2085C"/>
    <w:rsid w:val="00C20F3D"/>
    <w:rsid w:val="00C21D51"/>
    <w:rsid w:val="00C221E5"/>
    <w:rsid w:val="00C23710"/>
    <w:rsid w:val="00C23927"/>
    <w:rsid w:val="00C23931"/>
    <w:rsid w:val="00C23B30"/>
    <w:rsid w:val="00C23D79"/>
    <w:rsid w:val="00C258B7"/>
    <w:rsid w:val="00C25F1E"/>
    <w:rsid w:val="00C26C43"/>
    <w:rsid w:val="00C27F3D"/>
    <w:rsid w:val="00C308E8"/>
    <w:rsid w:val="00C31214"/>
    <w:rsid w:val="00C325F5"/>
    <w:rsid w:val="00C33902"/>
    <w:rsid w:val="00C33FED"/>
    <w:rsid w:val="00C342CA"/>
    <w:rsid w:val="00C34C32"/>
    <w:rsid w:val="00C35D03"/>
    <w:rsid w:val="00C36A7F"/>
    <w:rsid w:val="00C36E87"/>
    <w:rsid w:val="00C37B4F"/>
    <w:rsid w:val="00C37E97"/>
    <w:rsid w:val="00C40A67"/>
    <w:rsid w:val="00C41D54"/>
    <w:rsid w:val="00C42657"/>
    <w:rsid w:val="00C429BE"/>
    <w:rsid w:val="00C433EA"/>
    <w:rsid w:val="00C44A72"/>
    <w:rsid w:val="00C44D7C"/>
    <w:rsid w:val="00C45163"/>
    <w:rsid w:val="00C45886"/>
    <w:rsid w:val="00C46392"/>
    <w:rsid w:val="00C46E47"/>
    <w:rsid w:val="00C46ECC"/>
    <w:rsid w:val="00C478FF"/>
    <w:rsid w:val="00C47BB7"/>
    <w:rsid w:val="00C47CCA"/>
    <w:rsid w:val="00C50560"/>
    <w:rsid w:val="00C5165B"/>
    <w:rsid w:val="00C5189B"/>
    <w:rsid w:val="00C5262A"/>
    <w:rsid w:val="00C53145"/>
    <w:rsid w:val="00C532D5"/>
    <w:rsid w:val="00C5356F"/>
    <w:rsid w:val="00C53593"/>
    <w:rsid w:val="00C53599"/>
    <w:rsid w:val="00C538A4"/>
    <w:rsid w:val="00C53AD0"/>
    <w:rsid w:val="00C53E2C"/>
    <w:rsid w:val="00C54A37"/>
    <w:rsid w:val="00C54C96"/>
    <w:rsid w:val="00C5543D"/>
    <w:rsid w:val="00C555FF"/>
    <w:rsid w:val="00C567A9"/>
    <w:rsid w:val="00C56917"/>
    <w:rsid w:val="00C60164"/>
    <w:rsid w:val="00C6046F"/>
    <w:rsid w:val="00C60BB7"/>
    <w:rsid w:val="00C60E09"/>
    <w:rsid w:val="00C60E16"/>
    <w:rsid w:val="00C61004"/>
    <w:rsid w:val="00C614C3"/>
    <w:rsid w:val="00C617C2"/>
    <w:rsid w:val="00C61D34"/>
    <w:rsid w:val="00C6217B"/>
    <w:rsid w:val="00C62298"/>
    <w:rsid w:val="00C626FB"/>
    <w:rsid w:val="00C627E9"/>
    <w:rsid w:val="00C62BA4"/>
    <w:rsid w:val="00C62D7A"/>
    <w:rsid w:val="00C637FB"/>
    <w:rsid w:val="00C64415"/>
    <w:rsid w:val="00C64D72"/>
    <w:rsid w:val="00C64FB2"/>
    <w:rsid w:val="00C64FF6"/>
    <w:rsid w:val="00C663E3"/>
    <w:rsid w:val="00C66BBB"/>
    <w:rsid w:val="00C66D5B"/>
    <w:rsid w:val="00C67CD6"/>
    <w:rsid w:val="00C702B0"/>
    <w:rsid w:val="00C70FB0"/>
    <w:rsid w:val="00C718FE"/>
    <w:rsid w:val="00C71EC2"/>
    <w:rsid w:val="00C720F0"/>
    <w:rsid w:val="00C7280A"/>
    <w:rsid w:val="00C72BEE"/>
    <w:rsid w:val="00C734D3"/>
    <w:rsid w:val="00C74582"/>
    <w:rsid w:val="00C751A5"/>
    <w:rsid w:val="00C751BF"/>
    <w:rsid w:val="00C75632"/>
    <w:rsid w:val="00C765E8"/>
    <w:rsid w:val="00C76902"/>
    <w:rsid w:val="00C770CD"/>
    <w:rsid w:val="00C77770"/>
    <w:rsid w:val="00C778CD"/>
    <w:rsid w:val="00C80142"/>
    <w:rsid w:val="00C81EC4"/>
    <w:rsid w:val="00C81ED0"/>
    <w:rsid w:val="00C81F80"/>
    <w:rsid w:val="00C8209E"/>
    <w:rsid w:val="00C83E0F"/>
    <w:rsid w:val="00C8434D"/>
    <w:rsid w:val="00C844B1"/>
    <w:rsid w:val="00C84698"/>
    <w:rsid w:val="00C84776"/>
    <w:rsid w:val="00C847A9"/>
    <w:rsid w:val="00C84915"/>
    <w:rsid w:val="00C85151"/>
    <w:rsid w:val="00C85C3A"/>
    <w:rsid w:val="00C866CC"/>
    <w:rsid w:val="00C872A6"/>
    <w:rsid w:val="00C87F28"/>
    <w:rsid w:val="00C9070F"/>
    <w:rsid w:val="00C91E71"/>
    <w:rsid w:val="00C92562"/>
    <w:rsid w:val="00C93341"/>
    <w:rsid w:val="00C9335A"/>
    <w:rsid w:val="00C94766"/>
    <w:rsid w:val="00C95487"/>
    <w:rsid w:val="00C95707"/>
    <w:rsid w:val="00C9584D"/>
    <w:rsid w:val="00C96BAE"/>
    <w:rsid w:val="00C96C98"/>
    <w:rsid w:val="00C973A9"/>
    <w:rsid w:val="00C976A1"/>
    <w:rsid w:val="00CA0803"/>
    <w:rsid w:val="00CA1F02"/>
    <w:rsid w:val="00CA24A1"/>
    <w:rsid w:val="00CA289B"/>
    <w:rsid w:val="00CA2CEA"/>
    <w:rsid w:val="00CA39C0"/>
    <w:rsid w:val="00CA5610"/>
    <w:rsid w:val="00CA577C"/>
    <w:rsid w:val="00CA5CB8"/>
    <w:rsid w:val="00CA5CDE"/>
    <w:rsid w:val="00CA5CF7"/>
    <w:rsid w:val="00CA5DB3"/>
    <w:rsid w:val="00CA6388"/>
    <w:rsid w:val="00CA76CB"/>
    <w:rsid w:val="00CA776B"/>
    <w:rsid w:val="00CA77A8"/>
    <w:rsid w:val="00CA782F"/>
    <w:rsid w:val="00CB06D8"/>
    <w:rsid w:val="00CB0EB7"/>
    <w:rsid w:val="00CB1B46"/>
    <w:rsid w:val="00CB1DE9"/>
    <w:rsid w:val="00CB1EA2"/>
    <w:rsid w:val="00CB1F42"/>
    <w:rsid w:val="00CB20DD"/>
    <w:rsid w:val="00CB2A3F"/>
    <w:rsid w:val="00CB2CC2"/>
    <w:rsid w:val="00CB370C"/>
    <w:rsid w:val="00CB3816"/>
    <w:rsid w:val="00CB3C1E"/>
    <w:rsid w:val="00CB4398"/>
    <w:rsid w:val="00CB44B0"/>
    <w:rsid w:val="00CB4784"/>
    <w:rsid w:val="00CB47CA"/>
    <w:rsid w:val="00CB4C7F"/>
    <w:rsid w:val="00CB4FE7"/>
    <w:rsid w:val="00CB5AA4"/>
    <w:rsid w:val="00CB5E7F"/>
    <w:rsid w:val="00CB65A0"/>
    <w:rsid w:val="00CB6868"/>
    <w:rsid w:val="00CB72F0"/>
    <w:rsid w:val="00CC136A"/>
    <w:rsid w:val="00CC1386"/>
    <w:rsid w:val="00CC13A6"/>
    <w:rsid w:val="00CC1C9B"/>
    <w:rsid w:val="00CC1DDD"/>
    <w:rsid w:val="00CC1E6A"/>
    <w:rsid w:val="00CC209F"/>
    <w:rsid w:val="00CC2585"/>
    <w:rsid w:val="00CC27BC"/>
    <w:rsid w:val="00CC2B18"/>
    <w:rsid w:val="00CC368D"/>
    <w:rsid w:val="00CC3AF1"/>
    <w:rsid w:val="00CC3E70"/>
    <w:rsid w:val="00CC41E2"/>
    <w:rsid w:val="00CC4808"/>
    <w:rsid w:val="00CC4D22"/>
    <w:rsid w:val="00CC4F33"/>
    <w:rsid w:val="00CC565D"/>
    <w:rsid w:val="00CC6523"/>
    <w:rsid w:val="00CC6F77"/>
    <w:rsid w:val="00CD05FE"/>
    <w:rsid w:val="00CD0D62"/>
    <w:rsid w:val="00CD1B43"/>
    <w:rsid w:val="00CD2649"/>
    <w:rsid w:val="00CD2A8C"/>
    <w:rsid w:val="00CD3064"/>
    <w:rsid w:val="00CD3802"/>
    <w:rsid w:val="00CD3AD7"/>
    <w:rsid w:val="00CD3D7E"/>
    <w:rsid w:val="00CD3E03"/>
    <w:rsid w:val="00CD41D6"/>
    <w:rsid w:val="00CD4457"/>
    <w:rsid w:val="00CD446D"/>
    <w:rsid w:val="00CD44AC"/>
    <w:rsid w:val="00CD4836"/>
    <w:rsid w:val="00CD4C1D"/>
    <w:rsid w:val="00CD5667"/>
    <w:rsid w:val="00CD58AE"/>
    <w:rsid w:val="00CD656E"/>
    <w:rsid w:val="00CD67BC"/>
    <w:rsid w:val="00CD74E1"/>
    <w:rsid w:val="00CD751E"/>
    <w:rsid w:val="00CD7D89"/>
    <w:rsid w:val="00CE048F"/>
    <w:rsid w:val="00CE060D"/>
    <w:rsid w:val="00CE10C3"/>
    <w:rsid w:val="00CE1DF6"/>
    <w:rsid w:val="00CE1F48"/>
    <w:rsid w:val="00CE1FE0"/>
    <w:rsid w:val="00CE2E1A"/>
    <w:rsid w:val="00CE3726"/>
    <w:rsid w:val="00CE42E9"/>
    <w:rsid w:val="00CE5E2A"/>
    <w:rsid w:val="00CE6C98"/>
    <w:rsid w:val="00CE6FE8"/>
    <w:rsid w:val="00CE7831"/>
    <w:rsid w:val="00CE7CE1"/>
    <w:rsid w:val="00CE7E18"/>
    <w:rsid w:val="00CF0BA0"/>
    <w:rsid w:val="00CF0CD3"/>
    <w:rsid w:val="00CF1147"/>
    <w:rsid w:val="00CF2898"/>
    <w:rsid w:val="00CF29AE"/>
    <w:rsid w:val="00CF2AFE"/>
    <w:rsid w:val="00CF3A87"/>
    <w:rsid w:val="00CF3E33"/>
    <w:rsid w:val="00CF4309"/>
    <w:rsid w:val="00CF471F"/>
    <w:rsid w:val="00CF5A9E"/>
    <w:rsid w:val="00CF5B08"/>
    <w:rsid w:val="00CF5BFF"/>
    <w:rsid w:val="00CF6BE2"/>
    <w:rsid w:val="00CF752C"/>
    <w:rsid w:val="00CF7A49"/>
    <w:rsid w:val="00D013C3"/>
    <w:rsid w:val="00D01BFD"/>
    <w:rsid w:val="00D02932"/>
    <w:rsid w:val="00D02EC0"/>
    <w:rsid w:val="00D03B22"/>
    <w:rsid w:val="00D04395"/>
    <w:rsid w:val="00D04583"/>
    <w:rsid w:val="00D048C3"/>
    <w:rsid w:val="00D04A21"/>
    <w:rsid w:val="00D04C90"/>
    <w:rsid w:val="00D051E3"/>
    <w:rsid w:val="00D05812"/>
    <w:rsid w:val="00D05F0B"/>
    <w:rsid w:val="00D06060"/>
    <w:rsid w:val="00D0687E"/>
    <w:rsid w:val="00D073C3"/>
    <w:rsid w:val="00D075B6"/>
    <w:rsid w:val="00D10044"/>
    <w:rsid w:val="00D10DCB"/>
    <w:rsid w:val="00D11122"/>
    <w:rsid w:val="00D1118D"/>
    <w:rsid w:val="00D1154B"/>
    <w:rsid w:val="00D11BF6"/>
    <w:rsid w:val="00D11C81"/>
    <w:rsid w:val="00D11F93"/>
    <w:rsid w:val="00D11FE1"/>
    <w:rsid w:val="00D12A5F"/>
    <w:rsid w:val="00D13D67"/>
    <w:rsid w:val="00D13D70"/>
    <w:rsid w:val="00D14EE7"/>
    <w:rsid w:val="00D158AF"/>
    <w:rsid w:val="00D15926"/>
    <w:rsid w:val="00D15A13"/>
    <w:rsid w:val="00D15FD7"/>
    <w:rsid w:val="00D15FE2"/>
    <w:rsid w:val="00D177D6"/>
    <w:rsid w:val="00D17F66"/>
    <w:rsid w:val="00D2064E"/>
    <w:rsid w:val="00D20722"/>
    <w:rsid w:val="00D2073C"/>
    <w:rsid w:val="00D20E40"/>
    <w:rsid w:val="00D23484"/>
    <w:rsid w:val="00D23985"/>
    <w:rsid w:val="00D241F2"/>
    <w:rsid w:val="00D246F8"/>
    <w:rsid w:val="00D24E40"/>
    <w:rsid w:val="00D2606F"/>
    <w:rsid w:val="00D26075"/>
    <w:rsid w:val="00D267A8"/>
    <w:rsid w:val="00D26DEC"/>
    <w:rsid w:val="00D2728D"/>
    <w:rsid w:val="00D27AE9"/>
    <w:rsid w:val="00D27CE3"/>
    <w:rsid w:val="00D302CC"/>
    <w:rsid w:val="00D30668"/>
    <w:rsid w:val="00D308ED"/>
    <w:rsid w:val="00D30CEB"/>
    <w:rsid w:val="00D3118D"/>
    <w:rsid w:val="00D312F6"/>
    <w:rsid w:val="00D339DA"/>
    <w:rsid w:val="00D341D5"/>
    <w:rsid w:val="00D35A00"/>
    <w:rsid w:val="00D35B0B"/>
    <w:rsid w:val="00D35FCC"/>
    <w:rsid w:val="00D365CA"/>
    <w:rsid w:val="00D36F1C"/>
    <w:rsid w:val="00D3721D"/>
    <w:rsid w:val="00D37B72"/>
    <w:rsid w:val="00D403F4"/>
    <w:rsid w:val="00D406F8"/>
    <w:rsid w:val="00D40C91"/>
    <w:rsid w:val="00D41353"/>
    <w:rsid w:val="00D415A5"/>
    <w:rsid w:val="00D417D6"/>
    <w:rsid w:val="00D432B0"/>
    <w:rsid w:val="00D46467"/>
    <w:rsid w:val="00D46983"/>
    <w:rsid w:val="00D46EC9"/>
    <w:rsid w:val="00D47B9B"/>
    <w:rsid w:val="00D50CB2"/>
    <w:rsid w:val="00D513F9"/>
    <w:rsid w:val="00D5153D"/>
    <w:rsid w:val="00D5183E"/>
    <w:rsid w:val="00D51945"/>
    <w:rsid w:val="00D51BFD"/>
    <w:rsid w:val="00D51E23"/>
    <w:rsid w:val="00D5227E"/>
    <w:rsid w:val="00D52D6A"/>
    <w:rsid w:val="00D5359A"/>
    <w:rsid w:val="00D53CAF"/>
    <w:rsid w:val="00D54361"/>
    <w:rsid w:val="00D55007"/>
    <w:rsid w:val="00D55451"/>
    <w:rsid w:val="00D5575F"/>
    <w:rsid w:val="00D5654C"/>
    <w:rsid w:val="00D57023"/>
    <w:rsid w:val="00D57BDA"/>
    <w:rsid w:val="00D60058"/>
    <w:rsid w:val="00D608BD"/>
    <w:rsid w:val="00D60FCC"/>
    <w:rsid w:val="00D61114"/>
    <w:rsid w:val="00D61FDC"/>
    <w:rsid w:val="00D62BAD"/>
    <w:rsid w:val="00D637FF"/>
    <w:rsid w:val="00D641CB"/>
    <w:rsid w:val="00D65636"/>
    <w:rsid w:val="00D65DBC"/>
    <w:rsid w:val="00D65DC8"/>
    <w:rsid w:val="00D6601A"/>
    <w:rsid w:val="00D66705"/>
    <w:rsid w:val="00D6684B"/>
    <w:rsid w:val="00D6695E"/>
    <w:rsid w:val="00D66AB3"/>
    <w:rsid w:val="00D66CA0"/>
    <w:rsid w:val="00D6789C"/>
    <w:rsid w:val="00D67C71"/>
    <w:rsid w:val="00D67E0C"/>
    <w:rsid w:val="00D67E63"/>
    <w:rsid w:val="00D67F52"/>
    <w:rsid w:val="00D706D0"/>
    <w:rsid w:val="00D70768"/>
    <w:rsid w:val="00D71435"/>
    <w:rsid w:val="00D71772"/>
    <w:rsid w:val="00D721CB"/>
    <w:rsid w:val="00D72614"/>
    <w:rsid w:val="00D72FF6"/>
    <w:rsid w:val="00D73792"/>
    <w:rsid w:val="00D73CE8"/>
    <w:rsid w:val="00D74AA7"/>
    <w:rsid w:val="00D75EA5"/>
    <w:rsid w:val="00D760AC"/>
    <w:rsid w:val="00D764FE"/>
    <w:rsid w:val="00D76D6D"/>
    <w:rsid w:val="00D76D9D"/>
    <w:rsid w:val="00D76E69"/>
    <w:rsid w:val="00D77819"/>
    <w:rsid w:val="00D77B9C"/>
    <w:rsid w:val="00D77C17"/>
    <w:rsid w:val="00D77FE1"/>
    <w:rsid w:val="00D80417"/>
    <w:rsid w:val="00D819DA"/>
    <w:rsid w:val="00D81AAD"/>
    <w:rsid w:val="00D82763"/>
    <w:rsid w:val="00D83898"/>
    <w:rsid w:val="00D83B04"/>
    <w:rsid w:val="00D84DF0"/>
    <w:rsid w:val="00D84F94"/>
    <w:rsid w:val="00D85607"/>
    <w:rsid w:val="00D8573F"/>
    <w:rsid w:val="00D85B87"/>
    <w:rsid w:val="00D85F31"/>
    <w:rsid w:val="00D85F6C"/>
    <w:rsid w:val="00D8674D"/>
    <w:rsid w:val="00D86848"/>
    <w:rsid w:val="00D873BB"/>
    <w:rsid w:val="00D90681"/>
    <w:rsid w:val="00D90864"/>
    <w:rsid w:val="00D90E32"/>
    <w:rsid w:val="00D91891"/>
    <w:rsid w:val="00D9225B"/>
    <w:rsid w:val="00D92805"/>
    <w:rsid w:val="00D92DCE"/>
    <w:rsid w:val="00D933AD"/>
    <w:rsid w:val="00D938C7"/>
    <w:rsid w:val="00D939CE"/>
    <w:rsid w:val="00D93ADD"/>
    <w:rsid w:val="00D94134"/>
    <w:rsid w:val="00D94307"/>
    <w:rsid w:val="00D94508"/>
    <w:rsid w:val="00D949DB"/>
    <w:rsid w:val="00D9697E"/>
    <w:rsid w:val="00D969AF"/>
    <w:rsid w:val="00D96BCB"/>
    <w:rsid w:val="00D96DB7"/>
    <w:rsid w:val="00D978A8"/>
    <w:rsid w:val="00D97AC0"/>
    <w:rsid w:val="00D97B63"/>
    <w:rsid w:val="00DA1A5E"/>
    <w:rsid w:val="00DA1B5F"/>
    <w:rsid w:val="00DA234C"/>
    <w:rsid w:val="00DA2A2E"/>
    <w:rsid w:val="00DA2F17"/>
    <w:rsid w:val="00DA404B"/>
    <w:rsid w:val="00DA413E"/>
    <w:rsid w:val="00DA4A71"/>
    <w:rsid w:val="00DA4A72"/>
    <w:rsid w:val="00DA4F7B"/>
    <w:rsid w:val="00DA55E5"/>
    <w:rsid w:val="00DA5B03"/>
    <w:rsid w:val="00DA6271"/>
    <w:rsid w:val="00DA6374"/>
    <w:rsid w:val="00DA652A"/>
    <w:rsid w:val="00DA65F6"/>
    <w:rsid w:val="00DA6853"/>
    <w:rsid w:val="00DA700D"/>
    <w:rsid w:val="00DA76FF"/>
    <w:rsid w:val="00DB024D"/>
    <w:rsid w:val="00DB07CF"/>
    <w:rsid w:val="00DB1DDF"/>
    <w:rsid w:val="00DB21C7"/>
    <w:rsid w:val="00DB27B4"/>
    <w:rsid w:val="00DB27E5"/>
    <w:rsid w:val="00DB2905"/>
    <w:rsid w:val="00DB3030"/>
    <w:rsid w:val="00DB30F4"/>
    <w:rsid w:val="00DB343F"/>
    <w:rsid w:val="00DB3865"/>
    <w:rsid w:val="00DB40D7"/>
    <w:rsid w:val="00DB4137"/>
    <w:rsid w:val="00DB4C59"/>
    <w:rsid w:val="00DB4D6B"/>
    <w:rsid w:val="00DB4E8C"/>
    <w:rsid w:val="00DB4EDF"/>
    <w:rsid w:val="00DB52AE"/>
    <w:rsid w:val="00DB654E"/>
    <w:rsid w:val="00DB691B"/>
    <w:rsid w:val="00DB755E"/>
    <w:rsid w:val="00DB77E3"/>
    <w:rsid w:val="00DB79AF"/>
    <w:rsid w:val="00DC034D"/>
    <w:rsid w:val="00DC079A"/>
    <w:rsid w:val="00DC0AA1"/>
    <w:rsid w:val="00DC13D6"/>
    <w:rsid w:val="00DC151F"/>
    <w:rsid w:val="00DC1DA1"/>
    <w:rsid w:val="00DC1E5B"/>
    <w:rsid w:val="00DC2C6D"/>
    <w:rsid w:val="00DC3044"/>
    <w:rsid w:val="00DC39CF"/>
    <w:rsid w:val="00DC41C8"/>
    <w:rsid w:val="00DC42DD"/>
    <w:rsid w:val="00DC43B1"/>
    <w:rsid w:val="00DC49AA"/>
    <w:rsid w:val="00DC4E17"/>
    <w:rsid w:val="00DC6A08"/>
    <w:rsid w:val="00DC77A6"/>
    <w:rsid w:val="00DC7CC9"/>
    <w:rsid w:val="00DC7FC2"/>
    <w:rsid w:val="00DD03EF"/>
    <w:rsid w:val="00DD053F"/>
    <w:rsid w:val="00DD065A"/>
    <w:rsid w:val="00DD0ED0"/>
    <w:rsid w:val="00DD177F"/>
    <w:rsid w:val="00DD1E18"/>
    <w:rsid w:val="00DD2161"/>
    <w:rsid w:val="00DD24DE"/>
    <w:rsid w:val="00DD27D5"/>
    <w:rsid w:val="00DD2FAE"/>
    <w:rsid w:val="00DD39E4"/>
    <w:rsid w:val="00DD3DD2"/>
    <w:rsid w:val="00DD5CD6"/>
    <w:rsid w:val="00DD706E"/>
    <w:rsid w:val="00DD71BC"/>
    <w:rsid w:val="00DD751C"/>
    <w:rsid w:val="00DD7A2A"/>
    <w:rsid w:val="00DD7F31"/>
    <w:rsid w:val="00DE0388"/>
    <w:rsid w:val="00DE1548"/>
    <w:rsid w:val="00DE176F"/>
    <w:rsid w:val="00DE226F"/>
    <w:rsid w:val="00DE23CB"/>
    <w:rsid w:val="00DE25CE"/>
    <w:rsid w:val="00DE2C50"/>
    <w:rsid w:val="00DE2E11"/>
    <w:rsid w:val="00DE3181"/>
    <w:rsid w:val="00DE379B"/>
    <w:rsid w:val="00DE3994"/>
    <w:rsid w:val="00DE3BEB"/>
    <w:rsid w:val="00DE3C44"/>
    <w:rsid w:val="00DE3E5A"/>
    <w:rsid w:val="00DE489E"/>
    <w:rsid w:val="00DE4A3D"/>
    <w:rsid w:val="00DE5928"/>
    <w:rsid w:val="00DE5B18"/>
    <w:rsid w:val="00DE5B1E"/>
    <w:rsid w:val="00DE5EDC"/>
    <w:rsid w:val="00DE6182"/>
    <w:rsid w:val="00DE6376"/>
    <w:rsid w:val="00DE6602"/>
    <w:rsid w:val="00DE76DC"/>
    <w:rsid w:val="00DE7C95"/>
    <w:rsid w:val="00DF0012"/>
    <w:rsid w:val="00DF01A6"/>
    <w:rsid w:val="00DF0458"/>
    <w:rsid w:val="00DF0D7D"/>
    <w:rsid w:val="00DF0E27"/>
    <w:rsid w:val="00DF11F7"/>
    <w:rsid w:val="00DF1DB7"/>
    <w:rsid w:val="00DF2C3E"/>
    <w:rsid w:val="00DF3058"/>
    <w:rsid w:val="00DF33D1"/>
    <w:rsid w:val="00DF416D"/>
    <w:rsid w:val="00DF4380"/>
    <w:rsid w:val="00DF4472"/>
    <w:rsid w:val="00DF4C48"/>
    <w:rsid w:val="00DF58AD"/>
    <w:rsid w:val="00DF6095"/>
    <w:rsid w:val="00DF6D11"/>
    <w:rsid w:val="00DF6F40"/>
    <w:rsid w:val="00DF78B4"/>
    <w:rsid w:val="00E0072F"/>
    <w:rsid w:val="00E00E1C"/>
    <w:rsid w:val="00E00E3F"/>
    <w:rsid w:val="00E00E7D"/>
    <w:rsid w:val="00E01A22"/>
    <w:rsid w:val="00E01B23"/>
    <w:rsid w:val="00E024CC"/>
    <w:rsid w:val="00E02A65"/>
    <w:rsid w:val="00E02B69"/>
    <w:rsid w:val="00E02BD5"/>
    <w:rsid w:val="00E0351C"/>
    <w:rsid w:val="00E03A64"/>
    <w:rsid w:val="00E041A3"/>
    <w:rsid w:val="00E04407"/>
    <w:rsid w:val="00E04906"/>
    <w:rsid w:val="00E05175"/>
    <w:rsid w:val="00E0572B"/>
    <w:rsid w:val="00E06621"/>
    <w:rsid w:val="00E07C67"/>
    <w:rsid w:val="00E07F2F"/>
    <w:rsid w:val="00E07F50"/>
    <w:rsid w:val="00E10750"/>
    <w:rsid w:val="00E1092D"/>
    <w:rsid w:val="00E10C4A"/>
    <w:rsid w:val="00E111AC"/>
    <w:rsid w:val="00E12E91"/>
    <w:rsid w:val="00E13729"/>
    <w:rsid w:val="00E13ADC"/>
    <w:rsid w:val="00E14B10"/>
    <w:rsid w:val="00E1516B"/>
    <w:rsid w:val="00E152A2"/>
    <w:rsid w:val="00E15B8B"/>
    <w:rsid w:val="00E165DC"/>
    <w:rsid w:val="00E16692"/>
    <w:rsid w:val="00E1677E"/>
    <w:rsid w:val="00E16C7A"/>
    <w:rsid w:val="00E16E01"/>
    <w:rsid w:val="00E16EF0"/>
    <w:rsid w:val="00E1798C"/>
    <w:rsid w:val="00E17D4E"/>
    <w:rsid w:val="00E17EA4"/>
    <w:rsid w:val="00E20600"/>
    <w:rsid w:val="00E2062B"/>
    <w:rsid w:val="00E2100D"/>
    <w:rsid w:val="00E21DAD"/>
    <w:rsid w:val="00E22332"/>
    <w:rsid w:val="00E2262A"/>
    <w:rsid w:val="00E23416"/>
    <w:rsid w:val="00E23935"/>
    <w:rsid w:val="00E23D89"/>
    <w:rsid w:val="00E23EEB"/>
    <w:rsid w:val="00E24637"/>
    <w:rsid w:val="00E2526E"/>
    <w:rsid w:val="00E2537B"/>
    <w:rsid w:val="00E25C3D"/>
    <w:rsid w:val="00E26031"/>
    <w:rsid w:val="00E26345"/>
    <w:rsid w:val="00E265E9"/>
    <w:rsid w:val="00E26DC7"/>
    <w:rsid w:val="00E27B57"/>
    <w:rsid w:val="00E300BE"/>
    <w:rsid w:val="00E30CD0"/>
    <w:rsid w:val="00E3179E"/>
    <w:rsid w:val="00E31824"/>
    <w:rsid w:val="00E3214D"/>
    <w:rsid w:val="00E32361"/>
    <w:rsid w:val="00E32AA9"/>
    <w:rsid w:val="00E32B85"/>
    <w:rsid w:val="00E33F34"/>
    <w:rsid w:val="00E350DF"/>
    <w:rsid w:val="00E36063"/>
    <w:rsid w:val="00E37597"/>
    <w:rsid w:val="00E37E3F"/>
    <w:rsid w:val="00E37EFB"/>
    <w:rsid w:val="00E40BBC"/>
    <w:rsid w:val="00E410BE"/>
    <w:rsid w:val="00E42048"/>
    <w:rsid w:val="00E43231"/>
    <w:rsid w:val="00E43459"/>
    <w:rsid w:val="00E438DC"/>
    <w:rsid w:val="00E43AE7"/>
    <w:rsid w:val="00E43D03"/>
    <w:rsid w:val="00E451B4"/>
    <w:rsid w:val="00E45AD6"/>
    <w:rsid w:val="00E45BE0"/>
    <w:rsid w:val="00E45DEE"/>
    <w:rsid w:val="00E464CA"/>
    <w:rsid w:val="00E469AF"/>
    <w:rsid w:val="00E46E97"/>
    <w:rsid w:val="00E474FD"/>
    <w:rsid w:val="00E50346"/>
    <w:rsid w:val="00E504BC"/>
    <w:rsid w:val="00E50842"/>
    <w:rsid w:val="00E50E79"/>
    <w:rsid w:val="00E51091"/>
    <w:rsid w:val="00E513EA"/>
    <w:rsid w:val="00E51FC1"/>
    <w:rsid w:val="00E5234B"/>
    <w:rsid w:val="00E5237D"/>
    <w:rsid w:val="00E52D11"/>
    <w:rsid w:val="00E52ED1"/>
    <w:rsid w:val="00E53363"/>
    <w:rsid w:val="00E53A32"/>
    <w:rsid w:val="00E540D2"/>
    <w:rsid w:val="00E548C9"/>
    <w:rsid w:val="00E556CB"/>
    <w:rsid w:val="00E55A97"/>
    <w:rsid w:val="00E55DDC"/>
    <w:rsid w:val="00E560CF"/>
    <w:rsid w:val="00E56E1D"/>
    <w:rsid w:val="00E57059"/>
    <w:rsid w:val="00E57268"/>
    <w:rsid w:val="00E57A4F"/>
    <w:rsid w:val="00E57A69"/>
    <w:rsid w:val="00E57DC0"/>
    <w:rsid w:val="00E57E15"/>
    <w:rsid w:val="00E57E2D"/>
    <w:rsid w:val="00E60159"/>
    <w:rsid w:val="00E60F7B"/>
    <w:rsid w:val="00E618F6"/>
    <w:rsid w:val="00E61EE7"/>
    <w:rsid w:val="00E6206B"/>
    <w:rsid w:val="00E625A6"/>
    <w:rsid w:val="00E62603"/>
    <w:rsid w:val="00E6264A"/>
    <w:rsid w:val="00E628A5"/>
    <w:rsid w:val="00E62EC4"/>
    <w:rsid w:val="00E6430E"/>
    <w:rsid w:val="00E64B3C"/>
    <w:rsid w:val="00E6520F"/>
    <w:rsid w:val="00E656C3"/>
    <w:rsid w:val="00E65FE9"/>
    <w:rsid w:val="00E663E9"/>
    <w:rsid w:val="00E6675D"/>
    <w:rsid w:val="00E66FB5"/>
    <w:rsid w:val="00E67151"/>
    <w:rsid w:val="00E67472"/>
    <w:rsid w:val="00E70422"/>
    <w:rsid w:val="00E7222B"/>
    <w:rsid w:val="00E722B6"/>
    <w:rsid w:val="00E72513"/>
    <w:rsid w:val="00E72627"/>
    <w:rsid w:val="00E72F66"/>
    <w:rsid w:val="00E734B7"/>
    <w:rsid w:val="00E73B95"/>
    <w:rsid w:val="00E73FFE"/>
    <w:rsid w:val="00E7401C"/>
    <w:rsid w:val="00E740E4"/>
    <w:rsid w:val="00E74365"/>
    <w:rsid w:val="00E74D65"/>
    <w:rsid w:val="00E7571C"/>
    <w:rsid w:val="00E75CEE"/>
    <w:rsid w:val="00E76000"/>
    <w:rsid w:val="00E763DC"/>
    <w:rsid w:val="00E7666F"/>
    <w:rsid w:val="00E767D6"/>
    <w:rsid w:val="00E767F6"/>
    <w:rsid w:val="00E76BB4"/>
    <w:rsid w:val="00E76E05"/>
    <w:rsid w:val="00E7709D"/>
    <w:rsid w:val="00E77486"/>
    <w:rsid w:val="00E80216"/>
    <w:rsid w:val="00E804DF"/>
    <w:rsid w:val="00E80F50"/>
    <w:rsid w:val="00E81644"/>
    <w:rsid w:val="00E817A7"/>
    <w:rsid w:val="00E81FED"/>
    <w:rsid w:val="00E8275F"/>
    <w:rsid w:val="00E838A2"/>
    <w:rsid w:val="00E838B5"/>
    <w:rsid w:val="00E83AF6"/>
    <w:rsid w:val="00E8406D"/>
    <w:rsid w:val="00E84198"/>
    <w:rsid w:val="00E848EC"/>
    <w:rsid w:val="00E84B33"/>
    <w:rsid w:val="00E858E9"/>
    <w:rsid w:val="00E86BAF"/>
    <w:rsid w:val="00E871CD"/>
    <w:rsid w:val="00E8722B"/>
    <w:rsid w:val="00E87B24"/>
    <w:rsid w:val="00E87B4B"/>
    <w:rsid w:val="00E87D4B"/>
    <w:rsid w:val="00E90166"/>
    <w:rsid w:val="00E90C5B"/>
    <w:rsid w:val="00E914C8"/>
    <w:rsid w:val="00E917D2"/>
    <w:rsid w:val="00E9218B"/>
    <w:rsid w:val="00E92388"/>
    <w:rsid w:val="00E925B0"/>
    <w:rsid w:val="00E92D88"/>
    <w:rsid w:val="00E92E1B"/>
    <w:rsid w:val="00E9340E"/>
    <w:rsid w:val="00E9365B"/>
    <w:rsid w:val="00E93AFE"/>
    <w:rsid w:val="00E943EC"/>
    <w:rsid w:val="00E94453"/>
    <w:rsid w:val="00E94564"/>
    <w:rsid w:val="00E949FD"/>
    <w:rsid w:val="00E94B44"/>
    <w:rsid w:val="00E94EB0"/>
    <w:rsid w:val="00E95082"/>
    <w:rsid w:val="00E9514E"/>
    <w:rsid w:val="00E95A43"/>
    <w:rsid w:val="00E95E31"/>
    <w:rsid w:val="00E96011"/>
    <w:rsid w:val="00E963AA"/>
    <w:rsid w:val="00E964F0"/>
    <w:rsid w:val="00E967F1"/>
    <w:rsid w:val="00E96B11"/>
    <w:rsid w:val="00E97305"/>
    <w:rsid w:val="00E97641"/>
    <w:rsid w:val="00E9778D"/>
    <w:rsid w:val="00E97C2A"/>
    <w:rsid w:val="00E97C9A"/>
    <w:rsid w:val="00E97CE8"/>
    <w:rsid w:val="00EA04EE"/>
    <w:rsid w:val="00EA0790"/>
    <w:rsid w:val="00EA14F0"/>
    <w:rsid w:val="00EA1B3D"/>
    <w:rsid w:val="00EA1C5C"/>
    <w:rsid w:val="00EA21EB"/>
    <w:rsid w:val="00EA26D9"/>
    <w:rsid w:val="00EA29E1"/>
    <w:rsid w:val="00EA2FBC"/>
    <w:rsid w:val="00EA3442"/>
    <w:rsid w:val="00EA3A80"/>
    <w:rsid w:val="00EA3BE3"/>
    <w:rsid w:val="00EA3CA8"/>
    <w:rsid w:val="00EA4454"/>
    <w:rsid w:val="00EA4457"/>
    <w:rsid w:val="00EA4BCE"/>
    <w:rsid w:val="00EA50E8"/>
    <w:rsid w:val="00EA50F8"/>
    <w:rsid w:val="00EA5437"/>
    <w:rsid w:val="00EA5669"/>
    <w:rsid w:val="00EA6AF6"/>
    <w:rsid w:val="00EA7142"/>
    <w:rsid w:val="00EB003D"/>
    <w:rsid w:val="00EB011B"/>
    <w:rsid w:val="00EB05A9"/>
    <w:rsid w:val="00EB1073"/>
    <w:rsid w:val="00EB1AE4"/>
    <w:rsid w:val="00EB1BF5"/>
    <w:rsid w:val="00EB2095"/>
    <w:rsid w:val="00EB28C9"/>
    <w:rsid w:val="00EB3120"/>
    <w:rsid w:val="00EB34B3"/>
    <w:rsid w:val="00EB5525"/>
    <w:rsid w:val="00EB556A"/>
    <w:rsid w:val="00EB5849"/>
    <w:rsid w:val="00EB5FEE"/>
    <w:rsid w:val="00EB69EE"/>
    <w:rsid w:val="00EB6BA6"/>
    <w:rsid w:val="00EB7674"/>
    <w:rsid w:val="00EB7A54"/>
    <w:rsid w:val="00EB7FD7"/>
    <w:rsid w:val="00EC1C4C"/>
    <w:rsid w:val="00EC2D7A"/>
    <w:rsid w:val="00EC3502"/>
    <w:rsid w:val="00EC3C1C"/>
    <w:rsid w:val="00EC4078"/>
    <w:rsid w:val="00EC4113"/>
    <w:rsid w:val="00EC47DF"/>
    <w:rsid w:val="00EC568B"/>
    <w:rsid w:val="00EC5B50"/>
    <w:rsid w:val="00EC640E"/>
    <w:rsid w:val="00EC66E6"/>
    <w:rsid w:val="00EC6EBB"/>
    <w:rsid w:val="00ED03C0"/>
    <w:rsid w:val="00ED06E4"/>
    <w:rsid w:val="00ED0ECD"/>
    <w:rsid w:val="00ED1081"/>
    <w:rsid w:val="00ED130A"/>
    <w:rsid w:val="00ED14BE"/>
    <w:rsid w:val="00ED157C"/>
    <w:rsid w:val="00ED1680"/>
    <w:rsid w:val="00ED1AD1"/>
    <w:rsid w:val="00ED1BF8"/>
    <w:rsid w:val="00ED212A"/>
    <w:rsid w:val="00ED257B"/>
    <w:rsid w:val="00ED25FF"/>
    <w:rsid w:val="00ED2CB1"/>
    <w:rsid w:val="00ED3049"/>
    <w:rsid w:val="00ED3288"/>
    <w:rsid w:val="00ED47F7"/>
    <w:rsid w:val="00ED4AB9"/>
    <w:rsid w:val="00ED4F28"/>
    <w:rsid w:val="00ED523B"/>
    <w:rsid w:val="00ED60AA"/>
    <w:rsid w:val="00ED68AB"/>
    <w:rsid w:val="00ED727C"/>
    <w:rsid w:val="00ED739C"/>
    <w:rsid w:val="00ED73BC"/>
    <w:rsid w:val="00ED772C"/>
    <w:rsid w:val="00ED788B"/>
    <w:rsid w:val="00ED7F7B"/>
    <w:rsid w:val="00EE02B8"/>
    <w:rsid w:val="00EE09A2"/>
    <w:rsid w:val="00EE0BC1"/>
    <w:rsid w:val="00EE0D4F"/>
    <w:rsid w:val="00EE0FFE"/>
    <w:rsid w:val="00EE110F"/>
    <w:rsid w:val="00EE1A83"/>
    <w:rsid w:val="00EE1CBD"/>
    <w:rsid w:val="00EE1D11"/>
    <w:rsid w:val="00EE225A"/>
    <w:rsid w:val="00EE2275"/>
    <w:rsid w:val="00EE2A4C"/>
    <w:rsid w:val="00EE3145"/>
    <w:rsid w:val="00EE32A7"/>
    <w:rsid w:val="00EE3FC9"/>
    <w:rsid w:val="00EE423D"/>
    <w:rsid w:val="00EE43A8"/>
    <w:rsid w:val="00EE45C0"/>
    <w:rsid w:val="00EE4B71"/>
    <w:rsid w:val="00EE4C24"/>
    <w:rsid w:val="00EE4C5E"/>
    <w:rsid w:val="00EE4D16"/>
    <w:rsid w:val="00EE5352"/>
    <w:rsid w:val="00EE56A9"/>
    <w:rsid w:val="00EE5724"/>
    <w:rsid w:val="00EE7455"/>
    <w:rsid w:val="00EE79B8"/>
    <w:rsid w:val="00EF0B3A"/>
    <w:rsid w:val="00EF0FAA"/>
    <w:rsid w:val="00EF12E9"/>
    <w:rsid w:val="00EF1688"/>
    <w:rsid w:val="00EF22A4"/>
    <w:rsid w:val="00EF22F4"/>
    <w:rsid w:val="00EF270C"/>
    <w:rsid w:val="00EF2A40"/>
    <w:rsid w:val="00EF38AB"/>
    <w:rsid w:val="00EF39A9"/>
    <w:rsid w:val="00EF3FF5"/>
    <w:rsid w:val="00EF44D1"/>
    <w:rsid w:val="00EF5889"/>
    <w:rsid w:val="00EF60F7"/>
    <w:rsid w:val="00EF628E"/>
    <w:rsid w:val="00EF72EE"/>
    <w:rsid w:val="00EF773B"/>
    <w:rsid w:val="00EF77D5"/>
    <w:rsid w:val="00EF7B31"/>
    <w:rsid w:val="00F0016E"/>
    <w:rsid w:val="00F00BA5"/>
    <w:rsid w:val="00F00EB4"/>
    <w:rsid w:val="00F00F76"/>
    <w:rsid w:val="00F01455"/>
    <w:rsid w:val="00F0179F"/>
    <w:rsid w:val="00F01E11"/>
    <w:rsid w:val="00F03E34"/>
    <w:rsid w:val="00F0443C"/>
    <w:rsid w:val="00F058A9"/>
    <w:rsid w:val="00F05B23"/>
    <w:rsid w:val="00F05CD4"/>
    <w:rsid w:val="00F05CFC"/>
    <w:rsid w:val="00F06176"/>
    <w:rsid w:val="00F064B4"/>
    <w:rsid w:val="00F066D9"/>
    <w:rsid w:val="00F0671D"/>
    <w:rsid w:val="00F06B55"/>
    <w:rsid w:val="00F06EFE"/>
    <w:rsid w:val="00F07DF3"/>
    <w:rsid w:val="00F109F2"/>
    <w:rsid w:val="00F10DC6"/>
    <w:rsid w:val="00F11B9D"/>
    <w:rsid w:val="00F11F7F"/>
    <w:rsid w:val="00F12146"/>
    <w:rsid w:val="00F1304E"/>
    <w:rsid w:val="00F130CC"/>
    <w:rsid w:val="00F134FC"/>
    <w:rsid w:val="00F141D9"/>
    <w:rsid w:val="00F14DF7"/>
    <w:rsid w:val="00F1501D"/>
    <w:rsid w:val="00F1549E"/>
    <w:rsid w:val="00F1575F"/>
    <w:rsid w:val="00F15EE2"/>
    <w:rsid w:val="00F1603E"/>
    <w:rsid w:val="00F164D2"/>
    <w:rsid w:val="00F164D7"/>
    <w:rsid w:val="00F1730D"/>
    <w:rsid w:val="00F1731B"/>
    <w:rsid w:val="00F17C85"/>
    <w:rsid w:val="00F20595"/>
    <w:rsid w:val="00F20982"/>
    <w:rsid w:val="00F20B97"/>
    <w:rsid w:val="00F21140"/>
    <w:rsid w:val="00F21592"/>
    <w:rsid w:val="00F21CAE"/>
    <w:rsid w:val="00F21D6C"/>
    <w:rsid w:val="00F2237F"/>
    <w:rsid w:val="00F22C68"/>
    <w:rsid w:val="00F23754"/>
    <w:rsid w:val="00F23982"/>
    <w:rsid w:val="00F23EBE"/>
    <w:rsid w:val="00F24083"/>
    <w:rsid w:val="00F245F8"/>
    <w:rsid w:val="00F2499B"/>
    <w:rsid w:val="00F24BF3"/>
    <w:rsid w:val="00F252B2"/>
    <w:rsid w:val="00F25EB2"/>
    <w:rsid w:val="00F26090"/>
    <w:rsid w:val="00F268BD"/>
    <w:rsid w:val="00F268DC"/>
    <w:rsid w:val="00F26CD5"/>
    <w:rsid w:val="00F27151"/>
    <w:rsid w:val="00F2774F"/>
    <w:rsid w:val="00F2778A"/>
    <w:rsid w:val="00F3049A"/>
    <w:rsid w:val="00F30C10"/>
    <w:rsid w:val="00F31167"/>
    <w:rsid w:val="00F315A2"/>
    <w:rsid w:val="00F31BE5"/>
    <w:rsid w:val="00F31C85"/>
    <w:rsid w:val="00F32038"/>
    <w:rsid w:val="00F321CB"/>
    <w:rsid w:val="00F32E8F"/>
    <w:rsid w:val="00F339B4"/>
    <w:rsid w:val="00F33CC0"/>
    <w:rsid w:val="00F34C42"/>
    <w:rsid w:val="00F351AC"/>
    <w:rsid w:val="00F35933"/>
    <w:rsid w:val="00F3653F"/>
    <w:rsid w:val="00F376A6"/>
    <w:rsid w:val="00F3778D"/>
    <w:rsid w:val="00F37DCB"/>
    <w:rsid w:val="00F37DEB"/>
    <w:rsid w:val="00F40067"/>
    <w:rsid w:val="00F4075E"/>
    <w:rsid w:val="00F40ABA"/>
    <w:rsid w:val="00F4120A"/>
    <w:rsid w:val="00F41E29"/>
    <w:rsid w:val="00F4209A"/>
    <w:rsid w:val="00F42728"/>
    <w:rsid w:val="00F42E88"/>
    <w:rsid w:val="00F430F2"/>
    <w:rsid w:val="00F433C5"/>
    <w:rsid w:val="00F43C86"/>
    <w:rsid w:val="00F44181"/>
    <w:rsid w:val="00F446C6"/>
    <w:rsid w:val="00F45672"/>
    <w:rsid w:val="00F461DB"/>
    <w:rsid w:val="00F46A38"/>
    <w:rsid w:val="00F46BF2"/>
    <w:rsid w:val="00F472BC"/>
    <w:rsid w:val="00F4741A"/>
    <w:rsid w:val="00F4770C"/>
    <w:rsid w:val="00F47FB1"/>
    <w:rsid w:val="00F500B7"/>
    <w:rsid w:val="00F50234"/>
    <w:rsid w:val="00F50BED"/>
    <w:rsid w:val="00F51043"/>
    <w:rsid w:val="00F51080"/>
    <w:rsid w:val="00F524DE"/>
    <w:rsid w:val="00F52C6B"/>
    <w:rsid w:val="00F52CB7"/>
    <w:rsid w:val="00F53325"/>
    <w:rsid w:val="00F537AF"/>
    <w:rsid w:val="00F53955"/>
    <w:rsid w:val="00F53A97"/>
    <w:rsid w:val="00F54417"/>
    <w:rsid w:val="00F54DED"/>
    <w:rsid w:val="00F54E07"/>
    <w:rsid w:val="00F55206"/>
    <w:rsid w:val="00F5543D"/>
    <w:rsid w:val="00F55FC3"/>
    <w:rsid w:val="00F56005"/>
    <w:rsid w:val="00F5698A"/>
    <w:rsid w:val="00F56C3E"/>
    <w:rsid w:val="00F57D0E"/>
    <w:rsid w:val="00F61056"/>
    <w:rsid w:val="00F617CA"/>
    <w:rsid w:val="00F61A1E"/>
    <w:rsid w:val="00F61AC5"/>
    <w:rsid w:val="00F627D4"/>
    <w:rsid w:val="00F6290D"/>
    <w:rsid w:val="00F62AC9"/>
    <w:rsid w:val="00F63051"/>
    <w:rsid w:val="00F63261"/>
    <w:rsid w:val="00F63D44"/>
    <w:rsid w:val="00F6421B"/>
    <w:rsid w:val="00F648DA"/>
    <w:rsid w:val="00F652E2"/>
    <w:rsid w:val="00F65557"/>
    <w:rsid w:val="00F66404"/>
    <w:rsid w:val="00F665D5"/>
    <w:rsid w:val="00F66DCE"/>
    <w:rsid w:val="00F6795E"/>
    <w:rsid w:val="00F67FEF"/>
    <w:rsid w:val="00F700DC"/>
    <w:rsid w:val="00F70FDC"/>
    <w:rsid w:val="00F71809"/>
    <w:rsid w:val="00F71DA3"/>
    <w:rsid w:val="00F71F5D"/>
    <w:rsid w:val="00F720E6"/>
    <w:rsid w:val="00F722E3"/>
    <w:rsid w:val="00F724AA"/>
    <w:rsid w:val="00F725C7"/>
    <w:rsid w:val="00F72AA3"/>
    <w:rsid w:val="00F72DF0"/>
    <w:rsid w:val="00F72E30"/>
    <w:rsid w:val="00F732F7"/>
    <w:rsid w:val="00F73CEA"/>
    <w:rsid w:val="00F74191"/>
    <w:rsid w:val="00F7490E"/>
    <w:rsid w:val="00F74D40"/>
    <w:rsid w:val="00F74F60"/>
    <w:rsid w:val="00F75233"/>
    <w:rsid w:val="00F75260"/>
    <w:rsid w:val="00F764DA"/>
    <w:rsid w:val="00F7657B"/>
    <w:rsid w:val="00F76E2D"/>
    <w:rsid w:val="00F77003"/>
    <w:rsid w:val="00F7768F"/>
    <w:rsid w:val="00F805AB"/>
    <w:rsid w:val="00F814D3"/>
    <w:rsid w:val="00F8186B"/>
    <w:rsid w:val="00F81AF1"/>
    <w:rsid w:val="00F81B21"/>
    <w:rsid w:val="00F81F56"/>
    <w:rsid w:val="00F82206"/>
    <w:rsid w:val="00F82877"/>
    <w:rsid w:val="00F82FD7"/>
    <w:rsid w:val="00F831CA"/>
    <w:rsid w:val="00F83796"/>
    <w:rsid w:val="00F83A76"/>
    <w:rsid w:val="00F83C61"/>
    <w:rsid w:val="00F83F7F"/>
    <w:rsid w:val="00F84BDC"/>
    <w:rsid w:val="00F854D6"/>
    <w:rsid w:val="00F859D5"/>
    <w:rsid w:val="00F85A0B"/>
    <w:rsid w:val="00F86843"/>
    <w:rsid w:val="00F872A1"/>
    <w:rsid w:val="00F87788"/>
    <w:rsid w:val="00F87ABA"/>
    <w:rsid w:val="00F90240"/>
    <w:rsid w:val="00F91380"/>
    <w:rsid w:val="00F929FE"/>
    <w:rsid w:val="00F93895"/>
    <w:rsid w:val="00F93A99"/>
    <w:rsid w:val="00F93C8A"/>
    <w:rsid w:val="00F93E28"/>
    <w:rsid w:val="00F944CA"/>
    <w:rsid w:val="00F9478D"/>
    <w:rsid w:val="00F948D1"/>
    <w:rsid w:val="00F94B45"/>
    <w:rsid w:val="00F9534F"/>
    <w:rsid w:val="00F95C9E"/>
    <w:rsid w:val="00F95DFC"/>
    <w:rsid w:val="00F95EBB"/>
    <w:rsid w:val="00F96943"/>
    <w:rsid w:val="00F96A8F"/>
    <w:rsid w:val="00F97D28"/>
    <w:rsid w:val="00FA06B3"/>
    <w:rsid w:val="00FA06BA"/>
    <w:rsid w:val="00FA08F0"/>
    <w:rsid w:val="00FA0BF4"/>
    <w:rsid w:val="00FA0DD0"/>
    <w:rsid w:val="00FA1689"/>
    <w:rsid w:val="00FA1C54"/>
    <w:rsid w:val="00FA1D98"/>
    <w:rsid w:val="00FA2AF4"/>
    <w:rsid w:val="00FA2D20"/>
    <w:rsid w:val="00FA3A73"/>
    <w:rsid w:val="00FA3B95"/>
    <w:rsid w:val="00FA5E85"/>
    <w:rsid w:val="00FA62BB"/>
    <w:rsid w:val="00FA63D2"/>
    <w:rsid w:val="00FA6891"/>
    <w:rsid w:val="00FA699D"/>
    <w:rsid w:val="00FA7A51"/>
    <w:rsid w:val="00FA7C3B"/>
    <w:rsid w:val="00FA7D94"/>
    <w:rsid w:val="00FB0E33"/>
    <w:rsid w:val="00FB1648"/>
    <w:rsid w:val="00FB1822"/>
    <w:rsid w:val="00FB1C3A"/>
    <w:rsid w:val="00FB1D9F"/>
    <w:rsid w:val="00FB2052"/>
    <w:rsid w:val="00FB2754"/>
    <w:rsid w:val="00FB281B"/>
    <w:rsid w:val="00FB3391"/>
    <w:rsid w:val="00FB3658"/>
    <w:rsid w:val="00FB37EC"/>
    <w:rsid w:val="00FB3871"/>
    <w:rsid w:val="00FB39C2"/>
    <w:rsid w:val="00FB3B3C"/>
    <w:rsid w:val="00FB3D6F"/>
    <w:rsid w:val="00FB3E8A"/>
    <w:rsid w:val="00FB56B6"/>
    <w:rsid w:val="00FB5713"/>
    <w:rsid w:val="00FB57BF"/>
    <w:rsid w:val="00FB638E"/>
    <w:rsid w:val="00FB650F"/>
    <w:rsid w:val="00FB6865"/>
    <w:rsid w:val="00FB6DAB"/>
    <w:rsid w:val="00FC0751"/>
    <w:rsid w:val="00FC150D"/>
    <w:rsid w:val="00FC15E8"/>
    <w:rsid w:val="00FC1642"/>
    <w:rsid w:val="00FC197E"/>
    <w:rsid w:val="00FC2E3A"/>
    <w:rsid w:val="00FC2E55"/>
    <w:rsid w:val="00FC337B"/>
    <w:rsid w:val="00FC342C"/>
    <w:rsid w:val="00FC3BAA"/>
    <w:rsid w:val="00FC4A42"/>
    <w:rsid w:val="00FC527C"/>
    <w:rsid w:val="00FC5679"/>
    <w:rsid w:val="00FC5AB8"/>
    <w:rsid w:val="00FC6665"/>
    <w:rsid w:val="00FC6944"/>
    <w:rsid w:val="00FC6E01"/>
    <w:rsid w:val="00FC7035"/>
    <w:rsid w:val="00FC7353"/>
    <w:rsid w:val="00FC77AD"/>
    <w:rsid w:val="00FC7C51"/>
    <w:rsid w:val="00FC7CE8"/>
    <w:rsid w:val="00FC7E75"/>
    <w:rsid w:val="00FD024A"/>
    <w:rsid w:val="00FD2075"/>
    <w:rsid w:val="00FD2339"/>
    <w:rsid w:val="00FD25F5"/>
    <w:rsid w:val="00FD2C9D"/>
    <w:rsid w:val="00FD30BB"/>
    <w:rsid w:val="00FD32F5"/>
    <w:rsid w:val="00FD383B"/>
    <w:rsid w:val="00FD39B4"/>
    <w:rsid w:val="00FD3CEF"/>
    <w:rsid w:val="00FD3F57"/>
    <w:rsid w:val="00FD4EE0"/>
    <w:rsid w:val="00FD6650"/>
    <w:rsid w:val="00FD731A"/>
    <w:rsid w:val="00FD73E3"/>
    <w:rsid w:val="00FD7CE1"/>
    <w:rsid w:val="00FD7EB8"/>
    <w:rsid w:val="00FD7F71"/>
    <w:rsid w:val="00FE07CC"/>
    <w:rsid w:val="00FE26A7"/>
    <w:rsid w:val="00FE32B3"/>
    <w:rsid w:val="00FE382C"/>
    <w:rsid w:val="00FE4AF7"/>
    <w:rsid w:val="00FE577A"/>
    <w:rsid w:val="00FE5B9E"/>
    <w:rsid w:val="00FE5C9E"/>
    <w:rsid w:val="00FE61D0"/>
    <w:rsid w:val="00FE6CA7"/>
    <w:rsid w:val="00FE7AFD"/>
    <w:rsid w:val="00FF0B2A"/>
    <w:rsid w:val="00FF0B96"/>
    <w:rsid w:val="00FF1125"/>
    <w:rsid w:val="00FF15BE"/>
    <w:rsid w:val="00FF162E"/>
    <w:rsid w:val="00FF17B1"/>
    <w:rsid w:val="00FF1818"/>
    <w:rsid w:val="00FF1938"/>
    <w:rsid w:val="00FF2ABF"/>
    <w:rsid w:val="00FF2B30"/>
    <w:rsid w:val="00FF2DD8"/>
    <w:rsid w:val="00FF310A"/>
    <w:rsid w:val="00FF3AC0"/>
    <w:rsid w:val="00FF4D8C"/>
    <w:rsid w:val="00FF5E9A"/>
    <w:rsid w:val="00FF6F36"/>
    <w:rsid w:val="00FF6F9A"/>
    <w:rsid w:val="00FF70F7"/>
    <w:rsid w:val="00FF7D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292F2"/>
  <w15:chartTrackingRefBased/>
  <w15:docId w15:val="{5E32791F-883D-41F9-BD47-64263E172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David"/>
        <w:color w:val="000000"/>
        <w:sz w:val="24"/>
        <w:szCs w:val="24"/>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84878"/>
    <w:pPr>
      <w:spacing w:after="160" w:line="360" w:lineRule="auto"/>
      <w:ind w:firstLine="425"/>
    </w:pPr>
    <w:rPr>
      <w:rFonts w:ascii="Times New Roman" w:eastAsia="Calibri" w:hAnsi="Times New Roman"/>
      <w:kern w:val="2"/>
      <w:sz w:val="22"/>
      <w:shd w:val="clear" w:color="auto" w:fill="FFFFFF"/>
      <w14:ligatures w14:val="standardContextual"/>
    </w:rPr>
  </w:style>
  <w:style w:type="paragraph" w:styleId="1">
    <w:name w:val="heading 1"/>
    <w:next w:val="a0"/>
    <w:link w:val="10"/>
    <w:autoRedefine/>
    <w:uiPriority w:val="9"/>
    <w:qFormat/>
    <w:rsid w:val="0049566E"/>
    <w:pPr>
      <w:spacing w:after="240"/>
      <w:jc w:val="center"/>
      <w:outlineLvl w:val="0"/>
    </w:pPr>
    <w:rPr>
      <w:rFonts w:eastAsia="Arial Unicode MS"/>
      <w:b/>
      <w:bCs/>
      <w:sz w:val="32"/>
      <w:szCs w:val="32"/>
      <w:lang w:eastAsia="he-IL"/>
    </w:rPr>
  </w:style>
  <w:style w:type="paragraph" w:styleId="2">
    <w:name w:val="heading 2"/>
    <w:next w:val="a0"/>
    <w:link w:val="20"/>
    <w:autoRedefine/>
    <w:uiPriority w:val="9"/>
    <w:qFormat/>
    <w:rsid w:val="00FE07CC"/>
    <w:pPr>
      <w:spacing w:before="360" w:after="240"/>
      <w:ind w:left="1276" w:hanging="1276"/>
      <w:jc w:val="both"/>
      <w:outlineLvl w:val="1"/>
    </w:pPr>
    <w:rPr>
      <w:rFonts w:eastAsia="Arial Unicode MS"/>
      <w:b/>
      <w:bCs/>
      <w:sz w:val="26"/>
      <w:szCs w:val="28"/>
    </w:rPr>
  </w:style>
  <w:style w:type="paragraph" w:styleId="3">
    <w:name w:val="heading 3"/>
    <w:next w:val="a0"/>
    <w:link w:val="30"/>
    <w:autoRedefine/>
    <w:uiPriority w:val="9"/>
    <w:qFormat/>
    <w:rsid w:val="009A6C93"/>
    <w:pPr>
      <w:spacing w:before="240" w:after="240"/>
      <w:outlineLvl w:val="2"/>
    </w:pPr>
    <w:rPr>
      <w:rFonts w:ascii="David" w:eastAsia="Calibri" w:hAnsi="David"/>
      <w:b/>
      <w:bCs/>
      <w:shd w:val="clear" w:color="auto" w:fill="FFFFFF"/>
      <w:lang w:eastAsia="he-IL" w:bidi="ar-SA"/>
    </w:rPr>
  </w:style>
  <w:style w:type="paragraph" w:styleId="4">
    <w:name w:val="heading 4"/>
    <w:next w:val="a0"/>
    <w:link w:val="40"/>
    <w:autoRedefine/>
    <w:uiPriority w:val="9"/>
    <w:qFormat/>
    <w:rsid w:val="00750247"/>
    <w:pPr>
      <w:spacing w:before="240" w:after="240"/>
      <w:ind w:left="425"/>
      <w:outlineLvl w:val="3"/>
    </w:pPr>
    <w:rPr>
      <w:rFonts w:eastAsia="Calibri"/>
      <w:b/>
      <w:bCs/>
      <w:i/>
      <w:iCs/>
      <w:sz w:val="22"/>
      <w:shd w:val="clear" w:color="auto" w:fill="FFFFFF"/>
      <w:lang w:bidi="ar-SA"/>
    </w:rPr>
  </w:style>
  <w:style w:type="paragraph" w:styleId="5">
    <w:name w:val="heading 5"/>
    <w:next w:val="a0"/>
    <w:link w:val="50"/>
    <w:autoRedefine/>
    <w:uiPriority w:val="9"/>
    <w:qFormat/>
    <w:rsid w:val="003E0F27"/>
    <w:pPr>
      <w:outlineLvl w:val="4"/>
    </w:pPr>
    <w:rPr>
      <w:b/>
      <w:bCs/>
      <w:i/>
      <w:iCs/>
      <w:sz w:val="22"/>
      <w:shd w:val="clear" w:color="auto" w:fill="FFFFFF"/>
    </w:rPr>
  </w:style>
  <w:style w:type="paragraph" w:styleId="6">
    <w:name w:val="heading 6"/>
    <w:next w:val="a0"/>
    <w:link w:val="60"/>
    <w:autoRedefine/>
    <w:uiPriority w:val="9"/>
    <w:qFormat/>
    <w:rsid w:val="001E63FC"/>
    <w:pPr>
      <w:outlineLvl w:val="5"/>
    </w:pPr>
    <w:rPr>
      <w:sz w:val="22"/>
      <w:u w:val="single"/>
      <w:shd w:val="clear" w:color="auto" w:fill="FFFFFF"/>
    </w:rPr>
  </w:style>
  <w:style w:type="paragraph" w:styleId="7">
    <w:name w:val="heading 7"/>
    <w:next w:val="a0"/>
    <w:link w:val="70"/>
    <w:autoRedefine/>
    <w:uiPriority w:val="9"/>
    <w:qFormat/>
    <w:rsid w:val="004C6621"/>
    <w:pPr>
      <w:outlineLvl w:val="6"/>
    </w:pPr>
    <w:rPr>
      <w:b/>
      <w:bCs/>
      <w:color w:val="1F4E79" w:themeColor="accent1" w:themeShade="80"/>
      <w:sz w:val="18"/>
      <w:szCs w:val="20"/>
      <w:shd w:val="clear" w:color="auto" w:fill="FFFFFF"/>
    </w:rPr>
  </w:style>
  <w:style w:type="paragraph" w:styleId="8">
    <w:name w:val="heading 8"/>
    <w:next w:val="a0"/>
    <w:link w:val="80"/>
    <w:autoRedefine/>
    <w:uiPriority w:val="9"/>
    <w:qFormat/>
    <w:rsid w:val="00EA3A80"/>
    <w:pPr>
      <w:outlineLvl w:val="7"/>
    </w:pPr>
    <w:rPr>
      <w:i/>
      <w:iCs/>
      <w:color w:val="FF0000"/>
      <w:sz w:val="20"/>
      <w:szCs w:val="22"/>
      <w:shd w:val="clear" w:color="auto" w:fill="FFFFFF"/>
    </w:rPr>
  </w:style>
  <w:style w:type="paragraph" w:styleId="9">
    <w:name w:val="heading 9"/>
    <w:next w:val="a0"/>
    <w:link w:val="90"/>
    <w:autoRedefine/>
    <w:uiPriority w:val="9"/>
    <w:qFormat/>
    <w:rsid w:val="0063468F"/>
    <w:pPr>
      <w:spacing w:line="360" w:lineRule="auto"/>
      <w:outlineLvl w:val="8"/>
    </w:pPr>
    <w:rPr>
      <w:color w:val="3B3838" w:themeColor="background2" w:themeShade="40"/>
      <w:sz w:val="20"/>
      <w:szCs w:val="22"/>
      <w:shd w:val="clear" w:color="auto" w:fill="FFFFF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uiPriority w:val="99"/>
    <w:semiHidden/>
    <w:unhideWhenUsed/>
    <w:rsid w:val="00C54A37"/>
    <w:rPr>
      <w:sz w:val="16"/>
      <w:szCs w:val="16"/>
    </w:rPr>
  </w:style>
  <w:style w:type="paragraph" w:styleId="a5">
    <w:name w:val="annotation text"/>
    <w:basedOn w:val="a0"/>
    <w:link w:val="a6"/>
    <w:uiPriority w:val="99"/>
    <w:semiHidden/>
    <w:unhideWhenUsed/>
    <w:rsid w:val="00C54A37"/>
    <w:rPr>
      <w:sz w:val="20"/>
      <w:szCs w:val="20"/>
    </w:rPr>
  </w:style>
  <w:style w:type="character" w:customStyle="1" w:styleId="a6">
    <w:name w:val="טקסט הערה תו"/>
    <w:basedOn w:val="a1"/>
    <w:link w:val="a5"/>
    <w:uiPriority w:val="99"/>
    <w:semiHidden/>
    <w:rsid w:val="00C54A37"/>
    <w:rPr>
      <w:sz w:val="20"/>
      <w:szCs w:val="20"/>
    </w:rPr>
  </w:style>
  <w:style w:type="character" w:customStyle="1" w:styleId="20">
    <w:name w:val="כותרת 2 תו"/>
    <w:basedOn w:val="a1"/>
    <w:link w:val="2"/>
    <w:uiPriority w:val="9"/>
    <w:rsid w:val="00FE07CC"/>
    <w:rPr>
      <w:rFonts w:eastAsia="Arial Unicode MS"/>
      <w:b/>
      <w:bCs/>
      <w:sz w:val="26"/>
      <w:szCs w:val="28"/>
    </w:rPr>
  </w:style>
  <w:style w:type="paragraph" w:customStyle="1" w:styleId="11">
    <w:name w:val="סעיפים 1"/>
    <w:link w:val="12"/>
    <w:autoRedefine/>
    <w:uiPriority w:val="2"/>
    <w:qFormat/>
    <w:rsid w:val="00C751BF"/>
    <w:pPr>
      <w:spacing w:after="240" w:line="360" w:lineRule="auto"/>
      <w:ind w:left="425" w:hanging="425"/>
    </w:pPr>
    <w:rPr>
      <w:rFonts w:ascii="David" w:eastAsia="Calibri" w:hAnsi="David"/>
    </w:rPr>
  </w:style>
  <w:style w:type="character" w:customStyle="1" w:styleId="30">
    <w:name w:val="כותרת 3 תו"/>
    <w:basedOn w:val="a1"/>
    <w:link w:val="3"/>
    <w:uiPriority w:val="9"/>
    <w:rsid w:val="009A6C93"/>
    <w:rPr>
      <w:rFonts w:ascii="David" w:eastAsia="Calibri" w:hAnsi="David"/>
      <w:b/>
      <w:bCs/>
      <w:lang w:eastAsia="he-IL" w:bidi="ar-SA"/>
    </w:rPr>
  </w:style>
  <w:style w:type="character" w:customStyle="1" w:styleId="40">
    <w:name w:val="כותרת 4 תו"/>
    <w:basedOn w:val="a1"/>
    <w:link w:val="4"/>
    <w:uiPriority w:val="9"/>
    <w:rsid w:val="00750247"/>
    <w:rPr>
      <w:rFonts w:eastAsia="Calibri"/>
      <w:b/>
      <w:bCs/>
      <w:i/>
      <w:iCs/>
      <w:sz w:val="22"/>
      <w:lang w:bidi="ar-SA"/>
    </w:rPr>
  </w:style>
  <w:style w:type="paragraph" w:styleId="a7">
    <w:name w:val="footnote text"/>
    <w:link w:val="a8"/>
    <w:autoRedefine/>
    <w:uiPriority w:val="99"/>
    <w:qFormat/>
    <w:rsid w:val="0039224E"/>
    <w:pPr>
      <w:spacing w:before="120" w:line="276" w:lineRule="auto"/>
      <w:ind w:left="227" w:hanging="227"/>
    </w:pPr>
    <w:rPr>
      <w:sz w:val="18"/>
      <w:szCs w:val="20"/>
    </w:rPr>
  </w:style>
  <w:style w:type="character" w:customStyle="1" w:styleId="a8">
    <w:name w:val="טקסט הערת שוליים תו"/>
    <w:basedOn w:val="a1"/>
    <w:link w:val="a7"/>
    <w:uiPriority w:val="99"/>
    <w:rsid w:val="0039224E"/>
    <w:rPr>
      <w:sz w:val="18"/>
      <w:szCs w:val="20"/>
    </w:rPr>
  </w:style>
  <w:style w:type="paragraph" w:customStyle="1" w:styleId="21">
    <w:name w:val="סעיפים 2"/>
    <w:link w:val="22"/>
    <w:autoRedefine/>
    <w:uiPriority w:val="2"/>
    <w:qFormat/>
    <w:rsid w:val="00FF6F9A"/>
    <w:pPr>
      <w:spacing w:after="240"/>
      <w:ind w:left="992" w:hanging="369"/>
    </w:pPr>
    <w:rPr>
      <w:lang w:eastAsia="he-IL"/>
    </w:rPr>
  </w:style>
  <w:style w:type="character" w:customStyle="1" w:styleId="12">
    <w:name w:val="סעיפים 1 תו"/>
    <w:basedOn w:val="a1"/>
    <w:link w:val="11"/>
    <w:uiPriority w:val="2"/>
    <w:rsid w:val="00C751BF"/>
    <w:rPr>
      <w:rFonts w:ascii="David" w:eastAsia="Calibri" w:hAnsi="David"/>
    </w:rPr>
  </w:style>
  <w:style w:type="character" w:customStyle="1" w:styleId="50">
    <w:name w:val="כותרת 5 תו"/>
    <w:basedOn w:val="a1"/>
    <w:link w:val="5"/>
    <w:uiPriority w:val="9"/>
    <w:rsid w:val="003E0F27"/>
    <w:rPr>
      <w:b/>
      <w:bCs/>
      <w:i/>
      <w:iCs/>
      <w:sz w:val="22"/>
    </w:rPr>
  </w:style>
  <w:style w:type="paragraph" w:customStyle="1" w:styleId="31">
    <w:name w:val="סעיפים 3"/>
    <w:link w:val="32"/>
    <w:autoRedefine/>
    <w:uiPriority w:val="2"/>
    <w:qFormat/>
    <w:rsid w:val="005F4BA2"/>
    <w:pPr>
      <w:spacing w:line="360" w:lineRule="auto"/>
      <w:ind w:left="1276" w:hanging="1276"/>
    </w:pPr>
    <w:rPr>
      <w:rFonts w:ascii="David" w:hAnsi="David"/>
      <w:lang w:eastAsia="he-IL"/>
    </w:rPr>
  </w:style>
  <w:style w:type="character" w:customStyle="1" w:styleId="22">
    <w:name w:val="סעיפים 2 תו"/>
    <w:basedOn w:val="12"/>
    <w:link w:val="21"/>
    <w:uiPriority w:val="2"/>
    <w:rsid w:val="00FF6F9A"/>
    <w:rPr>
      <w:rFonts w:ascii="David" w:eastAsia="Calibri" w:hAnsi="David"/>
      <w:sz w:val="24"/>
      <w:lang w:eastAsia="he-IL"/>
    </w:rPr>
  </w:style>
  <w:style w:type="character" w:customStyle="1" w:styleId="32">
    <w:name w:val="סעיפים 3 תו"/>
    <w:basedOn w:val="22"/>
    <w:link w:val="31"/>
    <w:uiPriority w:val="2"/>
    <w:rsid w:val="005F4BA2"/>
    <w:rPr>
      <w:rFonts w:ascii="David" w:eastAsia="Calibri" w:hAnsi="David"/>
      <w:sz w:val="24"/>
      <w:lang w:eastAsia="he-IL"/>
    </w:rPr>
  </w:style>
  <w:style w:type="character" w:customStyle="1" w:styleId="10">
    <w:name w:val="כותרת 1 תו"/>
    <w:link w:val="1"/>
    <w:uiPriority w:val="9"/>
    <w:rsid w:val="0049566E"/>
    <w:rPr>
      <w:rFonts w:eastAsia="Arial Unicode MS"/>
      <w:b/>
      <w:bCs/>
      <w:sz w:val="32"/>
      <w:szCs w:val="32"/>
      <w:lang w:eastAsia="he-IL"/>
    </w:rPr>
  </w:style>
  <w:style w:type="paragraph" w:customStyle="1" w:styleId="13">
    <w:name w:val="תוכן עניינים ידני 1"/>
    <w:basedOn w:val="a0"/>
    <w:link w:val="14"/>
    <w:autoRedefine/>
    <w:uiPriority w:val="99"/>
    <w:qFormat/>
    <w:rsid w:val="006E053F"/>
    <w:pPr>
      <w:ind w:left="85"/>
    </w:pPr>
    <w:rPr>
      <w:sz w:val="20"/>
    </w:rPr>
  </w:style>
  <w:style w:type="character" w:customStyle="1" w:styleId="14">
    <w:name w:val="תוכן עניינים ידני 1 תו"/>
    <w:basedOn w:val="a1"/>
    <w:link w:val="13"/>
    <w:uiPriority w:val="99"/>
    <w:rsid w:val="006518FC"/>
    <w:rPr>
      <w:rFonts w:ascii="Arial" w:eastAsia="Arial Unicode MS" w:hAnsi="Arial" w:cs="David"/>
      <w:szCs w:val="24"/>
      <w:lang w:val="de-DE"/>
    </w:rPr>
  </w:style>
  <w:style w:type="character" w:styleId="a9">
    <w:name w:val="footnote reference"/>
    <w:basedOn w:val="a8"/>
    <w:uiPriority w:val="99"/>
    <w:unhideWhenUsed/>
    <w:qFormat/>
    <w:rsid w:val="007E59D3"/>
    <w:rPr>
      <w:rFonts w:ascii="Arial" w:hAnsi="Arial" w:cs="Calibri"/>
      <w:color w:val="auto"/>
      <w:sz w:val="22"/>
      <w:szCs w:val="22"/>
      <w:vertAlign w:val="superscript"/>
    </w:rPr>
  </w:style>
  <w:style w:type="paragraph" w:styleId="aa">
    <w:name w:val="endnote text"/>
    <w:basedOn w:val="a0"/>
    <w:link w:val="ab"/>
    <w:uiPriority w:val="99"/>
    <w:rsid w:val="004410D7"/>
    <w:rPr>
      <w:sz w:val="20"/>
      <w:szCs w:val="20"/>
    </w:rPr>
  </w:style>
  <w:style w:type="character" w:customStyle="1" w:styleId="ab">
    <w:name w:val="טקסט הערת סיום תו"/>
    <w:basedOn w:val="a1"/>
    <w:link w:val="aa"/>
    <w:uiPriority w:val="99"/>
    <w:rsid w:val="006518FC"/>
    <w:rPr>
      <w:rFonts w:ascii="Arial" w:eastAsia="Arial Unicode MS" w:hAnsi="Arial" w:cs="David"/>
      <w:lang w:val="de-DE"/>
    </w:rPr>
  </w:style>
  <w:style w:type="character" w:styleId="ac">
    <w:name w:val="endnote reference"/>
    <w:basedOn w:val="a1"/>
    <w:uiPriority w:val="99"/>
    <w:semiHidden/>
    <w:unhideWhenUsed/>
    <w:rsid w:val="004410D7"/>
    <w:rPr>
      <w:vertAlign w:val="superscript"/>
    </w:rPr>
  </w:style>
  <w:style w:type="character" w:customStyle="1" w:styleId="apple-converted-space">
    <w:name w:val="apple-converted-space"/>
    <w:basedOn w:val="a1"/>
    <w:semiHidden/>
    <w:rsid w:val="003B1B83"/>
  </w:style>
  <w:style w:type="character" w:styleId="Hyperlink">
    <w:name w:val="Hyperlink"/>
    <w:basedOn w:val="a1"/>
    <w:uiPriority w:val="99"/>
    <w:rsid w:val="003B1B83"/>
    <w:rPr>
      <w:color w:val="0000FF"/>
      <w:u w:val="single"/>
    </w:rPr>
  </w:style>
  <w:style w:type="character" w:customStyle="1" w:styleId="word">
    <w:name w:val="word"/>
    <w:basedOn w:val="a1"/>
    <w:semiHidden/>
    <w:rsid w:val="00F164D7"/>
  </w:style>
  <w:style w:type="character" w:customStyle="1" w:styleId="60">
    <w:name w:val="כותרת 6 תו"/>
    <w:basedOn w:val="a1"/>
    <w:link w:val="6"/>
    <w:uiPriority w:val="9"/>
    <w:rsid w:val="001E63FC"/>
    <w:rPr>
      <w:sz w:val="22"/>
      <w:u w:val="single"/>
    </w:rPr>
  </w:style>
  <w:style w:type="paragraph" w:styleId="ad">
    <w:name w:val="header"/>
    <w:basedOn w:val="a0"/>
    <w:link w:val="ae"/>
    <w:uiPriority w:val="99"/>
    <w:unhideWhenUsed/>
    <w:rsid w:val="006D52B3"/>
    <w:pPr>
      <w:tabs>
        <w:tab w:val="center" w:pos="4153"/>
        <w:tab w:val="right" w:pos="8306"/>
      </w:tabs>
    </w:pPr>
  </w:style>
  <w:style w:type="character" w:customStyle="1" w:styleId="ae">
    <w:name w:val="כותרת עליונה תו"/>
    <w:basedOn w:val="a1"/>
    <w:link w:val="ad"/>
    <w:uiPriority w:val="99"/>
    <w:rsid w:val="006D52B3"/>
    <w:rPr>
      <w:rFonts w:asciiTheme="minorBidi" w:hAnsiTheme="minorBidi" w:cs="David"/>
      <w:sz w:val="24"/>
      <w:szCs w:val="24"/>
      <w:lang w:eastAsia="he-IL"/>
    </w:rPr>
  </w:style>
  <w:style w:type="paragraph" w:styleId="af">
    <w:name w:val="footer"/>
    <w:basedOn w:val="a0"/>
    <w:link w:val="af0"/>
    <w:autoRedefine/>
    <w:uiPriority w:val="99"/>
    <w:unhideWhenUsed/>
    <w:rsid w:val="00A713DA"/>
    <w:pPr>
      <w:tabs>
        <w:tab w:val="center" w:pos="4153"/>
        <w:tab w:val="right" w:pos="8306"/>
      </w:tabs>
      <w:ind w:firstLine="426"/>
      <w:jc w:val="center"/>
    </w:pPr>
    <w:rPr>
      <w:rFonts w:asciiTheme="minorBidi" w:hAnsiTheme="minorBidi"/>
      <w:color w:val="auto"/>
      <w:lang w:eastAsia="he-IL"/>
    </w:rPr>
  </w:style>
  <w:style w:type="character" w:customStyle="1" w:styleId="af0">
    <w:name w:val="כותרת תחתונה תו"/>
    <w:basedOn w:val="a1"/>
    <w:link w:val="af"/>
    <w:uiPriority w:val="99"/>
    <w:rsid w:val="00A713DA"/>
    <w:rPr>
      <w:rFonts w:asciiTheme="minorBidi" w:hAnsiTheme="minorBidi"/>
      <w:lang w:eastAsia="he-IL"/>
    </w:rPr>
  </w:style>
  <w:style w:type="paragraph" w:customStyle="1" w:styleId="af1">
    <w:name w:val="רגיל כניסה"/>
    <w:basedOn w:val="a0"/>
    <w:link w:val="af2"/>
    <w:autoRedefine/>
    <w:qFormat/>
    <w:rsid w:val="004F34D8"/>
    <w:pPr>
      <w:ind w:firstLine="283"/>
    </w:pPr>
    <w:rPr>
      <w:lang w:eastAsia="he-IL"/>
    </w:rPr>
  </w:style>
  <w:style w:type="character" w:customStyle="1" w:styleId="af2">
    <w:name w:val="רגיל כניסה תו"/>
    <w:basedOn w:val="a1"/>
    <w:link w:val="af1"/>
    <w:rsid w:val="004F34D8"/>
    <w:rPr>
      <w:rFonts w:ascii="Calibri" w:hAnsi="Calibri"/>
      <w:color w:val="000000"/>
      <w:lang w:eastAsia="he-IL"/>
    </w:rPr>
  </w:style>
  <w:style w:type="paragraph" w:styleId="af3">
    <w:name w:val="Quote"/>
    <w:link w:val="af4"/>
    <w:autoRedefine/>
    <w:uiPriority w:val="29"/>
    <w:qFormat/>
    <w:rsid w:val="00EA2FBC"/>
    <w:pPr>
      <w:spacing w:after="240"/>
      <w:ind w:left="1073" w:right="709"/>
      <w:contextualSpacing/>
      <w:jc w:val="both"/>
    </w:pPr>
    <w:rPr>
      <w:rFonts w:eastAsiaTheme="minorHAnsi"/>
      <w:sz w:val="20"/>
      <w:szCs w:val="22"/>
    </w:rPr>
  </w:style>
  <w:style w:type="character" w:customStyle="1" w:styleId="af4">
    <w:name w:val="ציטוט תו"/>
    <w:basedOn w:val="a1"/>
    <w:link w:val="af3"/>
    <w:uiPriority w:val="29"/>
    <w:rsid w:val="00EA2FBC"/>
    <w:rPr>
      <w:rFonts w:eastAsiaTheme="minorHAnsi"/>
      <w:sz w:val="20"/>
      <w:szCs w:val="22"/>
    </w:rPr>
  </w:style>
  <w:style w:type="paragraph" w:styleId="af5">
    <w:name w:val="Balloon Text"/>
    <w:basedOn w:val="a0"/>
    <w:link w:val="af6"/>
    <w:uiPriority w:val="99"/>
    <w:semiHidden/>
    <w:unhideWhenUsed/>
    <w:rsid w:val="00FC6944"/>
    <w:rPr>
      <w:rFonts w:ascii="Tahoma" w:hAnsi="Tahoma" w:cs="Tahoma"/>
      <w:sz w:val="18"/>
      <w:szCs w:val="18"/>
    </w:rPr>
  </w:style>
  <w:style w:type="character" w:customStyle="1" w:styleId="af6">
    <w:name w:val="טקסט בלונים תו"/>
    <w:basedOn w:val="a1"/>
    <w:link w:val="af5"/>
    <w:uiPriority w:val="99"/>
    <w:semiHidden/>
    <w:rsid w:val="00FC6944"/>
    <w:rPr>
      <w:rFonts w:ascii="Tahoma" w:hAnsi="Tahoma" w:cs="Tahoma"/>
      <w:sz w:val="18"/>
      <w:szCs w:val="18"/>
      <w:lang w:eastAsia="he-IL"/>
    </w:rPr>
  </w:style>
  <w:style w:type="character" w:customStyle="1" w:styleId="70">
    <w:name w:val="כותרת 7 תו"/>
    <w:basedOn w:val="a1"/>
    <w:link w:val="7"/>
    <w:uiPriority w:val="9"/>
    <w:rsid w:val="004C6621"/>
    <w:rPr>
      <w:b/>
      <w:bCs/>
      <w:color w:val="1F4E79" w:themeColor="accent1" w:themeShade="80"/>
      <w:sz w:val="18"/>
      <w:szCs w:val="20"/>
    </w:rPr>
  </w:style>
  <w:style w:type="character" w:customStyle="1" w:styleId="80">
    <w:name w:val="כותרת 8 תו"/>
    <w:basedOn w:val="a1"/>
    <w:link w:val="8"/>
    <w:uiPriority w:val="9"/>
    <w:rsid w:val="00EA3A80"/>
    <w:rPr>
      <w:i/>
      <w:iCs/>
      <w:color w:val="FF0000"/>
      <w:sz w:val="20"/>
      <w:szCs w:val="22"/>
    </w:rPr>
  </w:style>
  <w:style w:type="paragraph" w:customStyle="1" w:styleId="15">
    <w:name w:val="כותרת חופשית 1"/>
    <w:link w:val="16"/>
    <w:autoRedefine/>
    <w:qFormat/>
    <w:rsid w:val="00D05812"/>
    <w:rPr>
      <w:rFonts w:eastAsiaTheme="minorHAnsi"/>
      <w:b/>
      <w:bCs/>
      <w:sz w:val="38"/>
      <w:szCs w:val="38"/>
    </w:rPr>
  </w:style>
  <w:style w:type="paragraph" w:customStyle="1" w:styleId="23">
    <w:name w:val="כותרת חופשית 2"/>
    <w:next w:val="a0"/>
    <w:link w:val="24"/>
    <w:autoRedefine/>
    <w:qFormat/>
    <w:rsid w:val="00D05812"/>
    <w:rPr>
      <w:rFonts w:asciiTheme="majorBidi" w:eastAsiaTheme="minorHAnsi" w:hAnsiTheme="majorBidi"/>
      <w:b/>
      <w:bCs/>
    </w:rPr>
  </w:style>
  <w:style w:type="character" w:customStyle="1" w:styleId="16">
    <w:name w:val="כותרת חופשית 1 תו"/>
    <w:basedOn w:val="a1"/>
    <w:link w:val="15"/>
    <w:rsid w:val="00D05812"/>
    <w:rPr>
      <w:rFonts w:eastAsiaTheme="minorHAnsi"/>
      <w:b/>
      <w:bCs/>
      <w:sz w:val="38"/>
      <w:szCs w:val="38"/>
    </w:rPr>
  </w:style>
  <w:style w:type="paragraph" w:customStyle="1" w:styleId="33">
    <w:name w:val="כותרת חופשית 3"/>
    <w:next w:val="a0"/>
    <w:link w:val="34"/>
    <w:autoRedefine/>
    <w:qFormat/>
    <w:rsid w:val="00D05812"/>
    <w:rPr>
      <w:rFonts w:asciiTheme="majorBidi" w:eastAsiaTheme="minorHAnsi" w:hAnsiTheme="majorBidi"/>
      <w:b/>
      <w:bCs/>
      <w:sz w:val="20"/>
      <w:szCs w:val="20"/>
    </w:rPr>
  </w:style>
  <w:style w:type="character" w:customStyle="1" w:styleId="24">
    <w:name w:val="כותרת חופשית 2 תו"/>
    <w:basedOn w:val="a1"/>
    <w:link w:val="23"/>
    <w:rsid w:val="00D05812"/>
    <w:rPr>
      <w:rFonts w:asciiTheme="majorBidi" w:eastAsiaTheme="minorHAnsi" w:hAnsiTheme="majorBidi"/>
      <w:b/>
      <w:bCs/>
      <w:sz w:val="24"/>
    </w:rPr>
  </w:style>
  <w:style w:type="character" w:customStyle="1" w:styleId="34">
    <w:name w:val="כותרת חופשית 3 תו"/>
    <w:basedOn w:val="a1"/>
    <w:link w:val="33"/>
    <w:rsid w:val="00D05812"/>
    <w:rPr>
      <w:rFonts w:asciiTheme="majorBidi" w:eastAsiaTheme="minorHAnsi" w:hAnsiTheme="majorBidi"/>
      <w:b/>
      <w:bCs/>
      <w:sz w:val="20"/>
      <w:szCs w:val="20"/>
    </w:rPr>
  </w:style>
  <w:style w:type="character" w:customStyle="1" w:styleId="90">
    <w:name w:val="כותרת 9 תו"/>
    <w:basedOn w:val="a1"/>
    <w:link w:val="9"/>
    <w:uiPriority w:val="9"/>
    <w:rsid w:val="0063468F"/>
    <w:rPr>
      <w:color w:val="3B3838" w:themeColor="background2" w:themeShade="40"/>
      <w:sz w:val="20"/>
      <w:szCs w:val="22"/>
    </w:rPr>
  </w:style>
  <w:style w:type="paragraph" w:customStyle="1" w:styleId="af7">
    <w:name w:val="שיר"/>
    <w:link w:val="af8"/>
    <w:autoRedefine/>
    <w:qFormat/>
    <w:rsid w:val="001216FE"/>
    <w:rPr>
      <w:rFonts w:ascii="Assistant" w:hAnsi="Assistant"/>
      <w:shd w:val="clear" w:color="auto" w:fill="FFFFFF"/>
    </w:rPr>
  </w:style>
  <w:style w:type="character" w:customStyle="1" w:styleId="af8">
    <w:name w:val="שיר תו"/>
    <w:basedOn w:val="a1"/>
    <w:link w:val="af7"/>
    <w:rsid w:val="001216FE"/>
    <w:rPr>
      <w:rFonts w:ascii="Assistant" w:hAnsi="Assistant"/>
      <w:color w:val="000000"/>
      <w:sz w:val="24"/>
    </w:rPr>
  </w:style>
  <w:style w:type="paragraph" w:customStyle="1" w:styleId="a">
    <w:name w:val="תמונה"/>
    <w:link w:val="af9"/>
    <w:autoRedefine/>
    <w:qFormat/>
    <w:rsid w:val="006D30DD"/>
    <w:pPr>
      <w:numPr>
        <w:numId w:val="18"/>
      </w:numPr>
    </w:pPr>
    <w:rPr>
      <w:rFonts w:eastAsia="Arial Unicode MS"/>
      <w:noProof/>
      <w:color w:val="1F4E79" w:themeColor="accent1" w:themeShade="80"/>
      <w:sz w:val="18"/>
      <w:szCs w:val="20"/>
    </w:rPr>
  </w:style>
  <w:style w:type="character" w:customStyle="1" w:styleId="af9">
    <w:name w:val="תמונה תו"/>
    <w:basedOn w:val="60"/>
    <w:link w:val="a"/>
    <w:rsid w:val="006D30DD"/>
    <w:rPr>
      <w:rFonts w:ascii="Arial" w:eastAsia="Arial Unicode MS" w:hAnsi="Arial" w:cs="David"/>
      <w:b w:val="0"/>
      <w:bCs w:val="0"/>
      <w:noProof/>
      <w:color w:val="1F4E79" w:themeColor="accent1" w:themeShade="80"/>
      <w:sz w:val="18"/>
      <w:szCs w:val="20"/>
      <w:u w:val="single"/>
      <w:lang w:eastAsia="he-IL"/>
    </w:rPr>
  </w:style>
  <w:style w:type="paragraph" w:styleId="TOC2">
    <w:name w:val="toc 2"/>
    <w:basedOn w:val="a0"/>
    <w:next w:val="a0"/>
    <w:autoRedefine/>
    <w:uiPriority w:val="39"/>
    <w:unhideWhenUsed/>
    <w:rsid w:val="00410002"/>
    <w:pPr>
      <w:tabs>
        <w:tab w:val="right" w:leader="dot" w:pos="9204"/>
      </w:tabs>
      <w:spacing w:after="100" w:line="276" w:lineRule="auto"/>
      <w:ind w:left="220"/>
    </w:pPr>
    <w:rPr>
      <w:rFonts w:asciiTheme="minorHAnsi" w:eastAsiaTheme="minorEastAsia" w:hAnsiTheme="minorHAnsi"/>
      <w:bCs/>
      <w:color w:val="auto"/>
      <w:szCs w:val="28"/>
      <w:rtl/>
      <w:cs/>
    </w:rPr>
  </w:style>
  <w:style w:type="paragraph" w:styleId="TOC3">
    <w:name w:val="toc 3"/>
    <w:basedOn w:val="a0"/>
    <w:next w:val="a0"/>
    <w:autoRedefine/>
    <w:uiPriority w:val="39"/>
    <w:unhideWhenUsed/>
    <w:rsid w:val="00124C7F"/>
    <w:pPr>
      <w:tabs>
        <w:tab w:val="right" w:leader="dot" w:pos="9204"/>
      </w:tabs>
      <w:spacing w:after="100" w:line="259" w:lineRule="auto"/>
      <w:ind w:left="440"/>
    </w:pPr>
    <w:rPr>
      <w:rFonts w:asciiTheme="minorHAnsi" w:eastAsiaTheme="minorEastAsia" w:hAnsiTheme="minorHAnsi"/>
      <w:bCs/>
      <w:noProof/>
      <w:color w:val="auto"/>
      <w:sz w:val="26"/>
    </w:rPr>
  </w:style>
  <w:style w:type="paragraph" w:styleId="TOC1">
    <w:name w:val="toc 1"/>
    <w:basedOn w:val="a0"/>
    <w:next w:val="a0"/>
    <w:autoRedefine/>
    <w:uiPriority w:val="39"/>
    <w:unhideWhenUsed/>
    <w:rsid w:val="009558F4"/>
    <w:pPr>
      <w:tabs>
        <w:tab w:val="right" w:leader="dot" w:pos="9204"/>
      </w:tabs>
      <w:spacing w:after="100" w:line="259" w:lineRule="auto"/>
    </w:pPr>
    <w:rPr>
      <w:rFonts w:asciiTheme="minorHAnsi" w:eastAsiaTheme="minorEastAsia" w:hAnsiTheme="minorHAnsi"/>
      <w:b/>
      <w:bCs/>
      <w:noProof/>
      <w:color w:val="auto"/>
      <w:sz w:val="26"/>
      <w:szCs w:val="26"/>
    </w:rPr>
  </w:style>
  <w:style w:type="paragraph" w:styleId="TOC4">
    <w:name w:val="toc 4"/>
    <w:basedOn w:val="a0"/>
    <w:next w:val="a0"/>
    <w:autoRedefine/>
    <w:uiPriority w:val="39"/>
    <w:unhideWhenUsed/>
    <w:rsid w:val="00715A4D"/>
    <w:pPr>
      <w:tabs>
        <w:tab w:val="right" w:leader="dot" w:pos="9204"/>
      </w:tabs>
      <w:spacing w:after="100" w:line="276" w:lineRule="auto"/>
      <w:ind w:left="660"/>
    </w:pPr>
    <w:rPr>
      <w:bCs/>
      <w:noProof/>
      <w:color w:val="auto"/>
      <w:sz w:val="20"/>
      <w:szCs w:val="22"/>
    </w:rPr>
  </w:style>
  <w:style w:type="paragraph" w:styleId="TOC5">
    <w:name w:val="toc 5"/>
    <w:basedOn w:val="a0"/>
    <w:next w:val="a0"/>
    <w:autoRedefine/>
    <w:uiPriority w:val="39"/>
    <w:unhideWhenUsed/>
    <w:rsid w:val="002C2F4D"/>
    <w:pPr>
      <w:spacing w:after="100"/>
      <w:ind w:left="880"/>
    </w:pPr>
    <w:rPr>
      <w:color w:val="auto"/>
      <w:szCs w:val="20"/>
    </w:rPr>
  </w:style>
  <w:style w:type="paragraph" w:customStyle="1" w:styleId="17">
    <w:name w:val="גוף טקסט1"/>
    <w:autoRedefine/>
    <w:qFormat/>
    <w:rsid w:val="00DC4E17"/>
    <w:rPr>
      <w:rFonts w:cs="Calibri"/>
      <w:color w:val="0070C0"/>
    </w:rPr>
  </w:style>
  <w:style w:type="paragraph" w:customStyle="1" w:styleId="afa">
    <w:name w:val="כתובות"/>
    <w:link w:val="afb"/>
    <w:autoRedefine/>
    <w:qFormat/>
    <w:rsid w:val="008B7065"/>
    <w:pPr>
      <w:jc w:val="center"/>
    </w:pPr>
    <w:rPr>
      <w:rFonts w:eastAsia="Arial Unicode MS"/>
      <w:b/>
      <w:bCs/>
      <w:sz w:val="26"/>
    </w:rPr>
  </w:style>
  <w:style w:type="character" w:customStyle="1" w:styleId="afb">
    <w:name w:val="כתובות תו"/>
    <w:basedOn w:val="af2"/>
    <w:link w:val="afa"/>
    <w:rsid w:val="008B7065"/>
    <w:rPr>
      <w:rFonts w:ascii="Calibri" w:eastAsia="Arial Unicode MS" w:hAnsi="Calibri"/>
      <w:b/>
      <w:bCs/>
      <w:color w:val="000000"/>
      <w:sz w:val="26"/>
      <w:lang w:eastAsia="he-IL"/>
    </w:rPr>
  </w:style>
  <w:style w:type="paragraph" w:customStyle="1" w:styleId="English1">
    <w:name w:val="English 1"/>
    <w:basedOn w:val="a0"/>
    <w:link w:val="English10"/>
    <w:autoRedefine/>
    <w:qFormat/>
    <w:rsid w:val="00216A4B"/>
    <w:pPr>
      <w:bidi w:val="0"/>
      <w:spacing w:line="276" w:lineRule="auto"/>
    </w:pPr>
    <w:rPr>
      <w:rFonts w:eastAsia="Arial" w:cs="Arial"/>
      <w:szCs w:val="22"/>
    </w:rPr>
  </w:style>
  <w:style w:type="character" w:customStyle="1" w:styleId="English10">
    <w:name w:val="English 1 תו"/>
    <w:basedOn w:val="a1"/>
    <w:link w:val="English1"/>
    <w:rsid w:val="00216A4B"/>
    <w:rPr>
      <w:rFonts w:ascii="Times New Roman" w:eastAsia="Arial" w:hAnsi="Times New Roman" w:cs="Arial"/>
      <w:kern w:val="2"/>
      <w:sz w:val="22"/>
      <w:szCs w:val="22"/>
      <w14:ligatures w14:val="standardContextual"/>
    </w:rPr>
  </w:style>
  <w:style w:type="paragraph" w:customStyle="1" w:styleId="HeadingsLegal">
    <w:name w:val="Headings Legal"/>
    <w:link w:val="HeadingsLegal0"/>
    <w:autoRedefine/>
    <w:qFormat/>
    <w:rsid w:val="00773CE2"/>
    <w:rPr>
      <w:shd w:val="clear" w:color="auto" w:fill="FFFFFF"/>
    </w:rPr>
  </w:style>
  <w:style w:type="character" w:customStyle="1" w:styleId="HeadingsLegal0">
    <w:name w:val="Headings Legal תו"/>
    <w:basedOn w:val="a1"/>
    <w:link w:val="HeadingsLegal"/>
    <w:rsid w:val="00773CE2"/>
  </w:style>
  <w:style w:type="paragraph" w:customStyle="1" w:styleId="afc">
    <w:name w:val="כל הזכויות שמורות"/>
    <w:basedOn w:val="a0"/>
    <w:autoRedefine/>
    <w:qFormat/>
    <w:rsid w:val="00016A23"/>
    <w:pPr>
      <w:jc w:val="center"/>
    </w:pPr>
    <w:rPr>
      <w:rFonts w:ascii="MF Ada" w:eastAsiaTheme="minorHAnsi" w:hAnsi="MF Ada" w:cs="MF Ada"/>
      <w:b/>
      <w:bCs/>
      <w:color w:val="auto"/>
      <w:sz w:val="36"/>
      <w:szCs w:val="36"/>
      <w:shd w:val="clear" w:color="auto" w:fill="auto"/>
    </w:rPr>
  </w:style>
  <w:style w:type="paragraph" w:customStyle="1" w:styleId="41">
    <w:name w:val="כותרת חופשית 4 אנגלית"/>
    <w:basedOn w:val="a0"/>
    <w:autoRedefine/>
    <w:qFormat/>
    <w:rsid w:val="0048606D"/>
    <w:pPr>
      <w:jc w:val="center"/>
    </w:pPr>
    <w:rPr>
      <w:rFonts w:ascii="MF Ada" w:eastAsiaTheme="minorHAnsi" w:hAnsi="MF Ada" w:cs="MF Ada"/>
      <w:b/>
      <w:bCs/>
      <w:color w:val="auto"/>
      <w:sz w:val="36"/>
      <w:szCs w:val="36"/>
      <w:shd w:val="clear" w:color="auto" w:fill="auto"/>
    </w:rPr>
  </w:style>
  <w:style w:type="paragraph" w:customStyle="1" w:styleId="afd">
    <w:name w:val="רווח בין שורות שיר"/>
    <w:basedOn w:val="a0"/>
    <w:autoRedefine/>
    <w:qFormat/>
    <w:rsid w:val="00303392"/>
    <w:pPr>
      <w:spacing w:line="276" w:lineRule="auto"/>
    </w:pPr>
    <w:rPr>
      <w:lang w:eastAsia="he-IL"/>
    </w:rPr>
  </w:style>
  <w:style w:type="paragraph" w:styleId="afe">
    <w:name w:val="toa heading"/>
    <w:basedOn w:val="a0"/>
    <w:next w:val="a0"/>
    <w:autoRedefine/>
    <w:uiPriority w:val="99"/>
    <w:unhideWhenUsed/>
    <w:rsid w:val="00D341D5"/>
    <w:pPr>
      <w:spacing w:before="120"/>
    </w:pPr>
    <w:rPr>
      <w:rFonts w:eastAsiaTheme="majorEastAsia"/>
      <w:b/>
      <w:bCs/>
    </w:rPr>
  </w:style>
  <w:style w:type="paragraph" w:styleId="aff">
    <w:name w:val="table of authorities"/>
    <w:basedOn w:val="a0"/>
    <w:next w:val="a0"/>
    <w:autoRedefine/>
    <w:uiPriority w:val="99"/>
    <w:unhideWhenUsed/>
    <w:qFormat/>
    <w:rsid w:val="001F2408"/>
    <w:pPr>
      <w:ind w:left="709" w:hanging="709"/>
    </w:pPr>
  </w:style>
  <w:style w:type="paragraph" w:customStyle="1" w:styleId="-">
    <w:name w:val="רשימת מקורות - אנגלית"/>
    <w:autoRedefine/>
    <w:qFormat/>
    <w:rsid w:val="00014AF3"/>
    <w:pPr>
      <w:bidi w:val="0"/>
      <w:spacing w:after="240"/>
      <w:ind w:left="709" w:hanging="709"/>
    </w:pPr>
    <w:rPr>
      <w:sz w:val="22"/>
      <w:shd w:val="clear" w:color="auto" w:fill="FFFFFF"/>
    </w:rPr>
  </w:style>
  <w:style w:type="paragraph" w:styleId="aff0">
    <w:name w:val="TOC Heading"/>
    <w:basedOn w:val="1"/>
    <w:next w:val="a0"/>
    <w:autoRedefine/>
    <w:uiPriority w:val="39"/>
    <w:unhideWhenUsed/>
    <w:qFormat/>
    <w:rsid w:val="00FD2339"/>
    <w:pPr>
      <w:keepNext/>
      <w:keepLines/>
      <w:spacing w:before="240" w:line="259" w:lineRule="auto"/>
      <w:jc w:val="left"/>
      <w:outlineLvl w:val="9"/>
    </w:pPr>
    <w:rPr>
      <w:rFonts w:asciiTheme="majorHAnsi" w:eastAsiaTheme="majorEastAsia" w:hAnsiTheme="majorHAnsi" w:cstheme="majorBidi"/>
      <w:b w:val="0"/>
      <w:bCs w:val="0"/>
      <w:color w:val="2E74B5" w:themeColor="accent1" w:themeShade="BF"/>
      <w:rtl/>
      <w:cs/>
      <w:lang w:eastAsia="en-US"/>
    </w:rPr>
  </w:style>
  <w:style w:type="table" w:styleId="aff1">
    <w:name w:val="Table Grid"/>
    <w:basedOn w:val="a2"/>
    <w:uiPriority w:val="59"/>
    <w:rsid w:val="004741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טבלה 12"/>
    <w:basedOn w:val="a2"/>
    <w:uiPriority w:val="99"/>
    <w:rsid w:val="00B544B1"/>
    <w:pPr>
      <w:bidi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סגנון1"/>
    <w:basedOn w:val="a2"/>
    <w:uiPriority w:val="99"/>
    <w:rsid w:val="00B544B1"/>
    <w:pPr>
      <w:bidi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סגנון1 טבלה"/>
    <w:basedOn w:val="a2"/>
    <w:uiPriority w:val="99"/>
    <w:rsid w:val="00B544B1"/>
    <w:pPr>
      <w:bidi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2">
    <w:name w:val="טקסט טבלה"/>
    <w:link w:val="aff3"/>
    <w:autoRedefine/>
    <w:qFormat/>
    <w:rsid w:val="00474168"/>
    <w:rPr>
      <w:rFonts w:ascii="David" w:hAnsi="David"/>
      <w:color w:val="auto"/>
      <w:sz w:val="36"/>
      <w:szCs w:val="36"/>
    </w:rPr>
  </w:style>
  <w:style w:type="character" w:customStyle="1" w:styleId="aff3">
    <w:name w:val="טקסט טבלה תו"/>
    <w:basedOn w:val="a1"/>
    <w:link w:val="aff2"/>
    <w:rsid w:val="00474168"/>
    <w:rPr>
      <w:rFonts w:ascii="David" w:hAnsi="David"/>
      <w:color w:val="auto"/>
      <w:sz w:val="36"/>
      <w:szCs w:val="36"/>
    </w:rPr>
  </w:style>
  <w:style w:type="paragraph" w:styleId="aff4">
    <w:name w:val="No Spacing"/>
    <w:uiPriority w:val="1"/>
    <w:qFormat/>
    <w:rsid w:val="00FC337B"/>
    <w:pPr>
      <w:bidi w:val="0"/>
    </w:pPr>
    <w:rPr>
      <w:rFonts w:asciiTheme="minorHAnsi" w:eastAsiaTheme="minorEastAsia" w:hAnsiTheme="minorHAnsi" w:cstheme="minorBidi"/>
      <w:color w:val="auto"/>
      <w:sz w:val="22"/>
      <w:szCs w:val="22"/>
      <w:lang w:bidi="ar-SA"/>
    </w:rPr>
  </w:style>
  <w:style w:type="paragraph" w:styleId="aff5">
    <w:name w:val="Title"/>
    <w:basedOn w:val="a0"/>
    <w:next w:val="a0"/>
    <w:link w:val="aff6"/>
    <w:uiPriority w:val="10"/>
    <w:qFormat/>
    <w:rsid w:val="00FC337B"/>
    <w:pPr>
      <w:pBdr>
        <w:bottom w:val="single" w:sz="8" w:space="4" w:color="5B9BD5" w:themeColor="accent1"/>
      </w:pBdr>
      <w:bidi w:val="0"/>
      <w:spacing w:after="300" w:line="240" w:lineRule="auto"/>
      <w:contextualSpacing/>
    </w:pPr>
    <w:rPr>
      <w:rFonts w:asciiTheme="majorHAnsi" w:eastAsiaTheme="majorEastAsia" w:hAnsiTheme="majorHAnsi" w:cstheme="majorBidi"/>
      <w:color w:val="323E4F" w:themeColor="text2" w:themeShade="BF"/>
      <w:spacing w:val="5"/>
      <w:kern w:val="28"/>
      <w:sz w:val="52"/>
      <w:szCs w:val="52"/>
      <w:shd w:val="clear" w:color="auto" w:fill="auto"/>
      <w:lang w:bidi="ar-SA"/>
    </w:rPr>
  </w:style>
  <w:style w:type="character" w:customStyle="1" w:styleId="aff6">
    <w:name w:val="כותרת טקסט תו"/>
    <w:basedOn w:val="a1"/>
    <w:link w:val="aff5"/>
    <w:uiPriority w:val="10"/>
    <w:rsid w:val="00FC337B"/>
    <w:rPr>
      <w:rFonts w:asciiTheme="majorHAnsi" w:eastAsiaTheme="majorEastAsia" w:hAnsiTheme="majorHAnsi" w:cstheme="majorBidi"/>
      <w:color w:val="323E4F" w:themeColor="text2" w:themeShade="BF"/>
      <w:spacing w:val="5"/>
      <w:kern w:val="28"/>
      <w:sz w:val="52"/>
      <w:szCs w:val="52"/>
      <w:lang w:bidi="ar-SA"/>
    </w:rPr>
  </w:style>
  <w:style w:type="paragraph" w:styleId="aff7">
    <w:name w:val="Subtitle"/>
    <w:basedOn w:val="a0"/>
    <w:next w:val="a0"/>
    <w:link w:val="aff8"/>
    <w:uiPriority w:val="11"/>
    <w:qFormat/>
    <w:rsid w:val="00FC337B"/>
    <w:pPr>
      <w:numPr>
        <w:ilvl w:val="1"/>
      </w:numPr>
      <w:bidi w:val="0"/>
      <w:spacing w:after="200" w:line="276" w:lineRule="auto"/>
      <w:ind w:firstLine="425"/>
    </w:pPr>
    <w:rPr>
      <w:rFonts w:asciiTheme="majorHAnsi" w:eastAsiaTheme="majorEastAsia" w:hAnsiTheme="majorHAnsi" w:cstheme="majorBidi"/>
      <w:i/>
      <w:iCs/>
      <w:color w:val="5B9BD5" w:themeColor="accent1"/>
      <w:spacing w:val="15"/>
      <w:shd w:val="clear" w:color="auto" w:fill="auto"/>
      <w:lang w:bidi="ar-SA"/>
    </w:rPr>
  </w:style>
  <w:style w:type="character" w:customStyle="1" w:styleId="aff8">
    <w:name w:val="כותרת משנה תו"/>
    <w:basedOn w:val="a1"/>
    <w:link w:val="aff7"/>
    <w:uiPriority w:val="11"/>
    <w:rsid w:val="00FC337B"/>
    <w:rPr>
      <w:rFonts w:asciiTheme="majorHAnsi" w:eastAsiaTheme="majorEastAsia" w:hAnsiTheme="majorHAnsi" w:cstheme="majorBidi"/>
      <w:i/>
      <w:iCs/>
      <w:color w:val="5B9BD5" w:themeColor="accent1"/>
      <w:spacing w:val="15"/>
      <w:lang w:bidi="ar-SA"/>
    </w:rPr>
  </w:style>
  <w:style w:type="paragraph" w:styleId="aff9">
    <w:name w:val="List Paragraph"/>
    <w:basedOn w:val="a0"/>
    <w:uiPriority w:val="34"/>
    <w:qFormat/>
    <w:rsid w:val="00FC337B"/>
    <w:pPr>
      <w:bidi w:val="0"/>
      <w:spacing w:after="200" w:line="276" w:lineRule="auto"/>
      <w:ind w:left="720"/>
      <w:contextualSpacing/>
    </w:pPr>
    <w:rPr>
      <w:rFonts w:asciiTheme="minorHAnsi" w:eastAsiaTheme="minorEastAsia" w:hAnsiTheme="minorHAnsi" w:cstheme="minorBidi"/>
      <w:color w:val="auto"/>
      <w:szCs w:val="22"/>
      <w:shd w:val="clear" w:color="auto" w:fill="auto"/>
      <w:lang w:bidi="ar-SA"/>
    </w:rPr>
  </w:style>
  <w:style w:type="paragraph" w:styleId="affa">
    <w:name w:val="Body Text"/>
    <w:basedOn w:val="a0"/>
    <w:link w:val="affb"/>
    <w:uiPriority w:val="99"/>
    <w:unhideWhenUsed/>
    <w:rsid w:val="00FC337B"/>
    <w:pPr>
      <w:bidi w:val="0"/>
      <w:spacing w:after="120" w:line="276" w:lineRule="auto"/>
    </w:pPr>
    <w:rPr>
      <w:rFonts w:asciiTheme="minorHAnsi" w:eastAsiaTheme="minorEastAsia" w:hAnsiTheme="minorHAnsi" w:cstheme="minorBidi"/>
      <w:color w:val="auto"/>
      <w:szCs w:val="22"/>
      <w:shd w:val="clear" w:color="auto" w:fill="auto"/>
      <w:lang w:bidi="ar-SA"/>
    </w:rPr>
  </w:style>
  <w:style w:type="character" w:customStyle="1" w:styleId="affb">
    <w:name w:val="גוף טקסט תו"/>
    <w:basedOn w:val="a1"/>
    <w:link w:val="affa"/>
    <w:uiPriority w:val="99"/>
    <w:rsid w:val="00FC337B"/>
    <w:rPr>
      <w:rFonts w:asciiTheme="minorHAnsi" w:eastAsiaTheme="minorEastAsia" w:hAnsiTheme="minorHAnsi" w:cstheme="minorBidi"/>
      <w:color w:val="auto"/>
      <w:sz w:val="22"/>
      <w:szCs w:val="22"/>
      <w:lang w:bidi="ar-SA"/>
    </w:rPr>
  </w:style>
  <w:style w:type="paragraph" w:styleId="25">
    <w:name w:val="Body Text 2"/>
    <w:basedOn w:val="a0"/>
    <w:link w:val="26"/>
    <w:uiPriority w:val="99"/>
    <w:unhideWhenUsed/>
    <w:rsid w:val="00FC337B"/>
    <w:pPr>
      <w:bidi w:val="0"/>
      <w:spacing w:after="120" w:line="480" w:lineRule="auto"/>
    </w:pPr>
    <w:rPr>
      <w:rFonts w:asciiTheme="minorHAnsi" w:eastAsiaTheme="minorEastAsia" w:hAnsiTheme="minorHAnsi" w:cstheme="minorBidi"/>
      <w:color w:val="auto"/>
      <w:szCs w:val="22"/>
      <w:shd w:val="clear" w:color="auto" w:fill="auto"/>
      <w:lang w:bidi="ar-SA"/>
    </w:rPr>
  </w:style>
  <w:style w:type="character" w:customStyle="1" w:styleId="26">
    <w:name w:val="גוף טקסט 2 תו"/>
    <w:basedOn w:val="a1"/>
    <w:link w:val="25"/>
    <w:uiPriority w:val="99"/>
    <w:rsid w:val="00FC337B"/>
    <w:rPr>
      <w:rFonts w:asciiTheme="minorHAnsi" w:eastAsiaTheme="minorEastAsia" w:hAnsiTheme="minorHAnsi" w:cstheme="minorBidi"/>
      <w:color w:val="auto"/>
      <w:sz w:val="22"/>
      <w:szCs w:val="22"/>
      <w:lang w:bidi="ar-SA"/>
    </w:rPr>
  </w:style>
  <w:style w:type="paragraph" w:styleId="35">
    <w:name w:val="Body Text 3"/>
    <w:basedOn w:val="a0"/>
    <w:link w:val="36"/>
    <w:uiPriority w:val="99"/>
    <w:unhideWhenUsed/>
    <w:rsid w:val="00FC337B"/>
    <w:pPr>
      <w:bidi w:val="0"/>
      <w:spacing w:after="120" w:line="276" w:lineRule="auto"/>
    </w:pPr>
    <w:rPr>
      <w:rFonts w:asciiTheme="minorHAnsi" w:eastAsiaTheme="minorEastAsia" w:hAnsiTheme="minorHAnsi" w:cstheme="minorBidi"/>
      <w:color w:val="auto"/>
      <w:sz w:val="16"/>
      <w:szCs w:val="16"/>
      <w:shd w:val="clear" w:color="auto" w:fill="auto"/>
      <w:lang w:bidi="ar-SA"/>
    </w:rPr>
  </w:style>
  <w:style w:type="character" w:customStyle="1" w:styleId="36">
    <w:name w:val="גוף טקסט 3 תו"/>
    <w:basedOn w:val="a1"/>
    <w:link w:val="35"/>
    <w:uiPriority w:val="99"/>
    <w:rsid w:val="00FC337B"/>
    <w:rPr>
      <w:rFonts w:asciiTheme="minorHAnsi" w:eastAsiaTheme="minorEastAsia" w:hAnsiTheme="minorHAnsi" w:cstheme="minorBidi"/>
      <w:color w:val="auto"/>
      <w:sz w:val="16"/>
      <w:szCs w:val="16"/>
      <w:lang w:bidi="ar-SA"/>
    </w:rPr>
  </w:style>
  <w:style w:type="paragraph" w:styleId="affc">
    <w:name w:val="List"/>
    <w:basedOn w:val="a0"/>
    <w:uiPriority w:val="99"/>
    <w:unhideWhenUsed/>
    <w:rsid w:val="00FC337B"/>
    <w:pPr>
      <w:bidi w:val="0"/>
      <w:spacing w:after="200" w:line="276" w:lineRule="auto"/>
      <w:ind w:left="360" w:hanging="360"/>
      <w:contextualSpacing/>
    </w:pPr>
    <w:rPr>
      <w:rFonts w:asciiTheme="minorHAnsi" w:eastAsiaTheme="minorEastAsia" w:hAnsiTheme="minorHAnsi" w:cstheme="minorBidi"/>
      <w:color w:val="auto"/>
      <w:szCs w:val="22"/>
      <w:shd w:val="clear" w:color="auto" w:fill="auto"/>
      <w:lang w:bidi="ar-SA"/>
    </w:rPr>
  </w:style>
  <w:style w:type="paragraph" w:styleId="27">
    <w:name w:val="List 2"/>
    <w:basedOn w:val="a0"/>
    <w:uiPriority w:val="99"/>
    <w:unhideWhenUsed/>
    <w:rsid w:val="00FC337B"/>
    <w:pPr>
      <w:bidi w:val="0"/>
      <w:spacing w:after="200" w:line="276" w:lineRule="auto"/>
      <w:ind w:left="720" w:hanging="360"/>
      <w:contextualSpacing/>
    </w:pPr>
    <w:rPr>
      <w:rFonts w:asciiTheme="minorHAnsi" w:eastAsiaTheme="minorEastAsia" w:hAnsiTheme="minorHAnsi" w:cstheme="minorBidi"/>
      <w:color w:val="auto"/>
      <w:szCs w:val="22"/>
      <w:shd w:val="clear" w:color="auto" w:fill="auto"/>
      <w:lang w:bidi="ar-SA"/>
    </w:rPr>
  </w:style>
  <w:style w:type="paragraph" w:styleId="37">
    <w:name w:val="List 3"/>
    <w:basedOn w:val="a0"/>
    <w:uiPriority w:val="99"/>
    <w:unhideWhenUsed/>
    <w:rsid w:val="00FC337B"/>
    <w:pPr>
      <w:bidi w:val="0"/>
      <w:spacing w:after="200" w:line="276" w:lineRule="auto"/>
      <w:ind w:left="1080" w:hanging="360"/>
      <w:contextualSpacing/>
    </w:pPr>
    <w:rPr>
      <w:rFonts w:asciiTheme="minorHAnsi" w:eastAsiaTheme="minorEastAsia" w:hAnsiTheme="minorHAnsi" w:cstheme="minorBidi"/>
      <w:color w:val="auto"/>
      <w:szCs w:val="22"/>
      <w:shd w:val="clear" w:color="auto" w:fill="auto"/>
      <w:lang w:bidi="ar-SA"/>
    </w:rPr>
  </w:style>
  <w:style w:type="paragraph" w:styleId="affd">
    <w:name w:val="List Bullet"/>
    <w:basedOn w:val="a0"/>
    <w:uiPriority w:val="99"/>
    <w:unhideWhenUsed/>
    <w:rsid w:val="00FC337B"/>
    <w:pPr>
      <w:bidi w:val="0"/>
      <w:spacing w:after="200" w:line="276" w:lineRule="auto"/>
      <w:contextualSpacing/>
    </w:pPr>
    <w:rPr>
      <w:rFonts w:asciiTheme="minorHAnsi" w:eastAsiaTheme="minorEastAsia" w:hAnsiTheme="minorHAnsi" w:cstheme="minorBidi"/>
      <w:color w:val="auto"/>
      <w:szCs w:val="22"/>
      <w:shd w:val="clear" w:color="auto" w:fill="auto"/>
      <w:lang w:bidi="ar-SA"/>
    </w:rPr>
  </w:style>
  <w:style w:type="paragraph" w:styleId="28">
    <w:name w:val="List Bullet 2"/>
    <w:basedOn w:val="a0"/>
    <w:uiPriority w:val="99"/>
    <w:unhideWhenUsed/>
    <w:rsid w:val="00FC337B"/>
    <w:pPr>
      <w:bidi w:val="0"/>
      <w:spacing w:after="200" w:line="276" w:lineRule="auto"/>
      <w:contextualSpacing/>
    </w:pPr>
    <w:rPr>
      <w:rFonts w:asciiTheme="minorHAnsi" w:eastAsiaTheme="minorEastAsia" w:hAnsiTheme="minorHAnsi" w:cstheme="minorBidi"/>
      <w:color w:val="auto"/>
      <w:szCs w:val="22"/>
      <w:shd w:val="clear" w:color="auto" w:fill="auto"/>
      <w:lang w:bidi="ar-SA"/>
    </w:rPr>
  </w:style>
  <w:style w:type="paragraph" w:styleId="38">
    <w:name w:val="List Bullet 3"/>
    <w:basedOn w:val="a0"/>
    <w:uiPriority w:val="99"/>
    <w:unhideWhenUsed/>
    <w:rsid w:val="00FC337B"/>
    <w:pPr>
      <w:bidi w:val="0"/>
      <w:spacing w:after="200" w:line="276" w:lineRule="auto"/>
      <w:contextualSpacing/>
    </w:pPr>
    <w:rPr>
      <w:rFonts w:asciiTheme="minorHAnsi" w:eastAsiaTheme="minorEastAsia" w:hAnsiTheme="minorHAnsi" w:cstheme="minorBidi"/>
      <w:color w:val="auto"/>
      <w:szCs w:val="22"/>
      <w:shd w:val="clear" w:color="auto" w:fill="auto"/>
      <w:lang w:bidi="ar-SA"/>
    </w:rPr>
  </w:style>
  <w:style w:type="paragraph" w:styleId="affe">
    <w:name w:val="List Number"/>
    <w:basedOn w:val="a0"/>
    <w:uiPriority w:val="99"/>
    <w:unhideWhenUsed/>
    <w:rsid w:val="00FC337B"/>
    <w:pPr>
      <w:bidi w:val="0"/>
      <w:spacing w:after="200" w:line="276" w:lineRule="auto"/>
      <w:contextualSpacing/>
    </w:pPr>
    <w:rPr>
      <w:rFonts w:asciiTheme="minorHAnsi" w:eastAsiaTheme="minorEastAsia" w:hAnsiTheme="minorHAnsi" w:cstheme="minorBidi"/>
      <w:color w:val="auto"/>
      <w:szCs w:val="22"/>
      <w:shd w:val="clear" w:color="auto" w:fill="auto"/>
      <w:lang w:bidi="ar-SA"/>
    </w:rPr>
  </w:style>
  <w:style w:type="paragraph" w:styleId="29">
    <w:name w:val="List Number 2"/>
    <w:basedOn w:val="a0"/>
    <w:uiPriority w:val="99"/>
    <w:unhideWhenUsed/>
    <w:rsid w:val="00FC337B"/>
    <w:pPr>
      <w:bidi w:val="0"/>
      <w:spacing w:after="200" w:line="276" w:lineRule="auto"/>
      <w:contextualSpacing/>
    </w:pPr>
    <w:rPr>
      <w:rFonts w:asciiTheme="minorHAnsi" w:eastAsiaTheme="minorEastAsia" w:hAnsiTheme="minorHAnsi" w:cstheme="minorBidi"/>
      <w:color w:val="auto"/>
      <w:szCs w:val="22"/>
      <w:shd w:val="clear" w:color="auto" w:fill="auto"/>
      <w:lang w:bidi="ar-SA"/>
    </w:rPr>
  </w:style>
  <w:style w:type="paragraph" w:styleId="39">
    <w:name w:val="List Number 3"/>
    <w:basedOn w:val="a0"/>
    <w:uiPriority w:val="99"/>
    <w:unhideWhenUsed/>
    <w:rsid w:val="00FC337B"/>
    <w:pPr>
      <w:bidi w:val="0"/>
      <w:spacing w:after="200" w:line="276" w:lineRule="auto"/>
      <w:contextualSpacing/>
    </w:pPr>
    <w:rPr>
      <w:rFonts w:asciiTheme="minorHAnsi" w:eastAsiaTheme="minorEastAsia" w:hAnsiTheme="minorHAnsi" w:cstheme="minorBidi"/>
      <w:color w:val="auto"/>
      <w:szCs w:val="22"/>
      <w:shd w:val="clear" w:color="auto" w:fill="auto"/>
      <w:lang w:bidi="ar-SA"/>
    </w:rPr>
  </w:style>
  <w:style w:type="paragraph" w:styleId="afff">
    <w:name w:val="List Continue"/>
    <w:basedOn w:val="a0"/>
    <w:uiPriority w:val="99"/>
    <w:unhideWhenUsed/>
    <w:rsid w:val="00FC337B"/>
    <w:pPr>
      <w:bidi w:val="0"/>
      <w:spacing w:after="120" w:line="276" w:lineRule="auto"/>
      <w:ind w:left="360"/>
      <w:contextualSpacing/>
    </w:pPr>
    <w:rPr>
      <w:rFonts w:asciiTheme="minorHAnsi" w:eastAsiaTheme="minorEastAsia" w:hAnsiTheme="minorHAnsi" w:cstheme="minorBidi"/>
      <w:color w:val="auto"/>
      <w:szCs w:val="22"/>
      <w:shd w:val="clear" w:color="auto" w:fill="auto"/>
      <w:lang w:bidi="ar-SA"/>
    </w:rPr>
  </w:style>
  <w:style w:type="paragraph" w:styleId="2a">
    <w:name w:val="List Continue 2"/>
    <w:basedOn w:val="a0"/>
    <w:uiPriority w:val="99"/>
    <w:unhideWhenUsed/>
    <w:rsid w:val="00FC337B"/>
    <w:pPr>
      <w:bidi w:val="0"/>
      <w:spacing w:after="120" w:line="276" w:lineRule="auto"/>
      <w:ind w:left="720"/>
      <w:contextualSpacing/>
    </w:pPr>
    <w:rPr>
      <w:rFonts w:asciiTheme="minorHAnsi" w:eastAsiaTheme="minorEastAsia" w:hAnsiTheme="minorHAnsi" w:cstheme="minorBidi"/>
      <w:color w:val="auto"/>
      <w:szCs w:val="22"/>
      <w:shd w:val="clear" w:color="auto" w:fill="auto"/>
      <w:lang w:bidi="ar-SA"/>
    </w:rPr>
  </w:style>
  <w:style w:type="paragraph" w:styleId="3a">
    <w:name w:val="List Continue 3"/>
    <w:basedOn w:val="a0"/>
    <w:uiPriority w:val="99"/>
    <w:unhideWhenUsed/>
    <w:rsid w:val="00FC337B"/>
    <w:pPr>
      <w:bidi w:val="0"/>
      <w:spacing w:after="120" w:line="276" w:lineRule="auto"/>
      <w:ind w:left="1080"/>
      <w:contextualSpacing/>
    </w:pPr>
    <w:rPr>
      <w:rFonts w:asciiTheme="minorHAnsi" w:eastAsiaTheme="minorEastAsia" w:hAnsiTheme="minorHAnsi" w:cstheme="minorBidi"/>
      <w:color w:val="auto"/>
      <w:szCs w:val="22"/>
      <w:shd w:val="clear" w:color="auto" w:fill="auto"/>
      <w:lang w:bidi="ar-SA"/>
    </w:rPr>
  </w:style>
  <w:style w:type="paragraph" w:styleId="afff0">
    <w:name w:val="macro"/>
    <w:link w:val="afff1"/>
    <w:uiPriority w:val="99"/>
    <w:unhideWhenUsed/>
    <w:rsid w:val="00FC337B"/>
    <w:pPr>
      <w:tabs>
        <w:tab w:val="left" w:pos="576"/>
        <w:tab w:val="left" w:pos="1152"/>
        <w:tab w:val="left" w:pos="1728"/>
        <w:tab w:val="left" w:pos="2304"/>
        <w:tab w:val="left" w:pos="2880"/>
        <w:tab w:val="left" w:pos="3456"/>
        <w:tab w:val="left" w:pos="4032"/>
      </w:tabs>
      <w:bidi w:val="0"/>
      <w:spacing w:after="200" w:line="276" w:lineRule="auto"/>
    </w:pPr>
    <w:rPr>
      <w:rFonts w:ascii="Courier" w:eastAsiaTheme="minorEastAsia" w:hAnsi="Courier" w:cstheme="minorBidi"/>
      <w:color w:val="auto"/>
      <w:sz w:val="20"/>
      <w:szCs w:val="20"/>
      <w:lang w:bidi="ar-SA"/>
    </w:rPr>
  </w:style>
  <w:style w:type="character" w:customStyle="1" w:styleId="afff1">
    <w:name w:val="טקסט מאקרו תו"/>
    <w:basedOn w:val="a1"/>
    <w:link w:val="afff0"/>
    <w:uiPriority w:val="99"/>
    <w:rsid w:val="00FC337B"/>
    <w:rPr>
      <w:rFonts w:ascii="Courier" w:eastAsiaTheme="minorEastAsia" w:hAnsi="Courier" w:cstheme="minorBidi"/>
      <w:color w:val="auto"/>
      <w:sz w:val="20"/>
      <w:szCs w:val="20"/>
      <w:lang w:bidi="ar-SA"/>
    </w:rPr>
  </w:style>
  <w:style w:type="paragraph" w:styleId="afff2">
    <w:name w:val="caption"/>
    <w:basedOn w:val="a0"/>
    <w:next w:val="a0"/>
    <w:uiPriority w:val="35"/>
    <w:semiHidden/>
    <w:unhideWhenUsed/>
    <w:qFormat/>
    <w:rsid w:val="00FC337B"/>
    <w:pPr>
      <w:bidi w:val="0"/>
      <w:spacing w:after="200" w:line="240" w:lineRule="auto"/>
    </w:pPr>
    <w:rPr>
      <w:rFonts w:asciiTheme="minorHAnsi" w:eastAsiaTheme="minorEastAsia" w:hAnsiTheme="minorHAnsi" w:cstheme="minorBidi"/>
      <w:b/>
      <w:bCs/>
      <w:color w:val="5B9BD5" w:themeColor="accent1"/>
      <w:sz w:val="18"/>
      <w:szCs w:val="18"/>
      <w:shd w:val="clear" w:color="auto" w:fill="auto"/>
      <w:lang w:bidi="ar-SA"/>
    </w:rPr>
  </w:style>
  <w:style w:type="character" w:styleId="afff3">
    <w:name w:val="Strong"/>
    <w:basedOn w:val="a1"/>
    <w:uiPriority w:val="22"/>
    <w:qFormat/>
    <w:rsid w:val="00FC337B"/>
    <w:rPr>
      <w:b/>
      <w:bCs/>
    </w:rPr>
  </w:style>
  <w:style w:type="character" w:styleId="afff4">
    <w:name w:val="Emphasis"/>
    <w:basedOn w:val="a1"/>
    <w:uiPriority w:val="20"/>
    <w:qFormat/>
    <w:rsid w:val="00FC337B"/>
    <w:rPr>
      <w:i/>
      <w:iCs/>
    </w:rPr>
  </w:style>
  <w:style w:type="paragraph" w:styleId="afff5">
    <w:name w:val="Intense Quote"/>
    <w:basedOn w:val="a0"/>
    <w:next w:val="a0"/>
    <w:link w:val="afff6"/>
    <w:uiPriority w:val="30"/>
    <w:qFormat/>
    <w:rsid w:val="00FC337B"/>
    <w:pPr>
      <w:pBdr>
        <w:bottom w:val="single" w:sz="4" w:space="4" w:color="5B9BD5" w:themeColor="accent1"/>
      </w:pBdr>
      <w:bidi w:val="0"/>
      <w:spacing w:before="200" w:after="280" w:line="276" w:lineRule="auto"/>
      <w:ind w:left="936" w:right="936"/>
    </w:pPr>
    <w:rPr>
      <w:rFonts w:asciiTheme="minorHAnsi" w:eastAsiaTheme="minorEastAsia" w:hAnsiTheme="minorHAnsi" w:cstheme="minorBidi"/>
      <w:b/>
      <w:bCs/>
      <w:i/>
      <w:iCs/>
      <w:color w:val="5B9BD5" w:themeColor="accent1"/>
      <w:szCs w:val="22"/>
      <w:shd w:val="clear" w:color="auto" w:fill="auto"/>
      <w:lang w:bidi="ar-SA"/>
    </w:rPr>
  </w:style>
  <w:style w:type="character" w:customStyle="1" w:styleId="afff6">
    <w:name w:val="ציטוט חזק תו"/>
    <w:basedOn w:val="a1"/>
    <w:link w:val="afff5"/>
    <w:uiPriority w:val="30"/>
    <w:rsid w:val="00FC337B"/>
    <w:rPr>
      <w:rFonts w:asciiTheme="minorHAnsi" w:eastAsiaTheme="minorEastAsia" w:hAnsiTheme="minorHAnsi" w:cstheme="minorBidi"/>
      <w:b/>
      <w:bCs/>
      <w:i/>
      <w:iCs/>
      <w:color w:val="5B9BD5" w:themeColor="accent1"/>
      <w:sz w:val="22"/>
      <w:szCs w:val="22"/>
      <w:lang w:bidi="ar-SA"/>
    </w:rPr>
  </w:style>
  <w:style w:type="character" w:styleId="afff7">
    <w:name w:val="Subtle Emphasis"/>
    <w:basedOn w:val="a1"/>
    <w:uiPriority w:val="19"/>
    <w:qFormat/>
    <w:rsid w:val="00FC337B"/>
    <w:rPr>
      <w:i/>
      <w:iCs/>
      <w:color w:val="808080" w:themeColor="text1" w:themeTint="7F"/>
    </w:rPr>
  </w:style>
  <w:style w:type="character" w:styleId="afff8">
    <w:name w:val="Intense Emphasis"/>
    <w:basedOn w:val="a1"/>
    <w:uiPriority w:val="21"/>
    <w:qFormat/>
    <w:rsid w:val="00FC337B"/>
    <w:rPr>
      <w:b/>
      <w:bCs/>
      <w:i/>
      <w:iCs/>
      <w:color w:val="5B9BD5" w:themeColor="accent1"/>
    </w:rPr>
  </w:style>
  <w:style w:type="character" w:styleId="afff9">
    <w:name w:val="Subtle Reference"/>
    <w:basedOn w:val="a1"/>
    <w:uiPriority w:val="31"/>
    <w:qFormat/>
    <w:rsid w:val="00FC337B"/>
    <w:rPr>
      <w:smallCaps/>
      <w:color w:val="ED7D31" w:themeColor="accent2"/>
      <w:u w:val="single"/>
    </w:rPr>
  </w:style>
  <w:style w:type="character" w:styleId="afffa">
    <w:name w:val="Intense Reference"/>
    <w:basedOn w:val="a1"/>
    <w:uiPriority w:val="32"/>
    <w:qFormat/>
    <w:rsid w:val="00FC337B"/>
    <w:rPr>
      <w:b/>
      <w:bCs/>
      <w:smallCaps/>
      <w:color w:val="ED7D31" w:themeColor="accent2"/>
      <w:spacing w:val="5"/>
      <w:u w:val="single"/>
    </w:rPr>
  </w:style>
  <w:style w:type="character" w:styleId="afffb">
    <w:name w:val="Book Title"/>
    <w:basedOn w:val="a1"/>
    <w:uiPriority w:val="33"/>
    <w:qFormat/>
    <w:rsid w:val="00FC337B"/>
    <w:rPr>
      <w:b/>
      <w:bCs/>
      <w:smallCaps/>
      <w:spacing w:val="5"/>
    </w:rPr>
  </w:style>
  <w:style w:type="table" w:styleId="afffc">
    <w:name w:val="Light Shading"/>
    <w:basedOn w:val="a2"/>
    <w:uiPriority w:val="60"/>
    <w:rsid w:val="00FC337B"/>
    <w:pPr>
      <w:bidi w:val="0"/>
    </w:pPr>
    <w:rPr>
      <w:rFonts w:asciiTheme="minorHAnsi" w:eastAsiaTheme="minorEastAsia" w:hAnsiTheme="minorHAnsi" w:cstheme="minorBidi"/>
      <w:color w:val="000000" w:themeColor="text1" w:themeShade="BF"/>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337B"/>
    <w:pPr>
      <w:bidi w:val="0"/>
    </w:pPr>
    <w:rPr>
      <w:rFonts w:asciiTheme="minorHAnsi" w:eastAsiaTheme="minorEastAsia" w:hAnsiTheme="minorHAnsi" w:cstheme="minorBidi"/>
      <w:color w:val="2E74B5" w:themeColor="accent1" w:themeShade="BF"/>
      <w:sz w:val="22"/>
      <w:szCs w:val="22"/>
      <w:lang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2"/>
    <w:uiPriority w:val="60"/>
    <w:rsid w:val="00FC337B"/>
    <w:pPr>
      <w:bidi w:val="0"/>
    </w:pPr>
    <w:rPr>
      <w:rFonts w:asciiTheme="minorHAnsi" w:eastAsiaTheme="minorEastAsia" w:hAnsiTheme="minorHAnsi" w:cstheme="minorBidi"/>
      <w:color w:val="C45911" w:themeColor="accent2" w:themeShade="BF"/>
      <w:sz w:val="22"/>
      <w:szCs w:val="22"/>
      <w:lang w:bidi="ar-SA"/>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2"/>
    <w:uiPriority w:val="60"/>
    <w:rsid w:val="00FC337B"/>
    <w:pPr>
      <w:bidi w:val="0"/>
    </w:pPr>
    <w:rPr>
      <w:rFonts w:asciiTheme="minorHAnsi" w:eastAsiaTheme="minorEastAsia" w:hAnsiTheme="minorHAnsi" w:cstheme="minorBidi"/>
      <w:color w:val="7B7B7B" w:themeColor="accent3" w:themeShade="BF"/>
      <w:sz w:val="22"/>
      <w:szCs w:val="22"/>
      <w:lang w:bidi="ar-SA"/>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2"/>
    <w:uiPriority w:val="60"/>
    <w:rsid w:val="00FC337B"/>
    <w:pPr>
      <w:bidi w:val="0"/>
    </w:pPr>
    <w:rPr>
      <w:rFonts w:asciiTheme="minorHAnsi" w:eastAsiaTheme="minorEastAsia" w:hAnsiTheme="minorHAnsi" w:cstheme="minorBidi"/>
      <w:color w:val="BF8F00" w:themeColor="accent4" w:themeShade="BF"/>
      <w:sz w:val="22"/>
      <w:szCs w:val="22"/>
      <w:lang w:bidi="ar-SA"/>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2"/>
    <w:uiPriority w:val="60"/>
    <w:rsid w:val="00FC337B"/>
    <w:pPr>
      <w:bidi w:val="0"/>
    </w:pPr>
    <w:rPr>
      <w:rFonts w:asciiTheme="minorHAnsi" w:eastAsiaTheme="minorEastAsia" w:hAnsiTheme="minorHAnsi" w:cstheme="minorBidi"/>
      <w:color w:val="2F5496" w:themeColor="accent5" w:themeShade="BF"/>
      <w:sz w:val="22"/>
      <w:szCs w:val="22"/>
      <w:lang w:bidi="ar-SA"/>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2"/>
    <w:uiPriority w:val="60"/>
    <w:rsid w:val="00FC337B"/>
    <w:pPr>
      <w:bidi w:val="0"/>
    </w:pPr>
    <w:rPr>
      <w:rFonts w:asciiTheme="minorHAnsi" w:eastAsiaTheme="minorEastAsia" w:hAnsiTheme="minorHAnsi" w:cstheme="minorBidi"/>
      <w:color w:val="538135" w:themeColor="accent6" w:themeShade="BF"/>
      <w:sz w:val="22"/>
      <w:szCs w:val="22"/>
      <w:lang w:bidi="ar-SA"/>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d">
    <w:name w:val="Light List"/>
    <w:basedOn w:val="a2"/>
    <w:uiPriority w:val="61"/>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2"/>
    <w:uiPriority w:val="61"/>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2"/>
    <w:uiPriority w:val="61"/>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2"/>
    <w:uiPriority w:val="61"/>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2"/>
    <w:uiPriority w:val="61"/>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2"/>
    <w:uiPriority w:val="61"/>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e">
    <w:name w:val="Light Grid"/>
    <w:basedOn w:val="a2"/>
    <w:uiPriority w:val="62"/>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2"/>
    <w:uiPriority w:val="62"/>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2"/>
    <w:uiPriority w:val="62"/>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2"/>
    <w:uiPriority w:val="62"/>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2"/>
    <w:uiPriority w:val="62"/>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2"/>
    <w:uiPriority w:val="62"/>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a">
    <w:name w:val="Medium Shading 1"/>
    <w:basedOn w:val="a2"/>
    <w:uiPriority w:val="63"/>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b">
    <w:name w:val="Medium Shading 2"/>
    <w:basedOn w:val="a2"/>
    <w:uiPriority w:val="64"/>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2"/>
    <w:uiPriority w:val="64"/>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a2"/>
    <w:uiPriority w:val="65"/>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2"/>
    <w:uiPriority w:val="65"/>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2"/>
    <w:uiPriority w:val="65"/>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2"/>
    <w:uiPriority w:val="65"/>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2"/>
    <w:uiPriority w:val="65"/>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2"/>
    <w:uiPriority w:val="65"/>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c">
    <w:name w:val="Medium List 2"/>
    <w:basedOn w:val="a2"/>
    <w:uiPriority w:val="66"/>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2"/>
    <w:uiPriority w:val="66"/>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a2"/>
    <w:uiPriority w:val="67"/>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2"/>
    <w:uiPriority w:val="67"/>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2"/>
    <w:uiPriority w:val="67"/>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2"/>
    <w:uiPriority w:val="67"/>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2"/>
    <w:uiPriority w:val="67"/>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2"/>
    <w:uiPriority w:val="67"/>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2"/>
    <w:uiPriority w:val="67"/>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d">
    <w:name w:val="Medium Grid 2"/>
    <w:basedOn w:val="a2"/>
    <w:uiPriority w:val="68"/>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0">
    <w:name w:val="Medium Grid 2 Accent 4"/>
    <w:basedOn w:val="a2"/>
    <w:uiPriority w:val="68"/>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FC337B"/>
    <w:pPr>
      <w:bidi w:val="0"/>
    </w:pPr>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b">
    <w:name w:val="Medium Grid 3"/>
    <w:basedOn w:val="a2"/>
    <w:uiPriority w:val="69"/>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2"/>
    <w:uiPriority w:val="69"/>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2"/>
    <w:uiPriority w:val="69"/>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2"/>
    <w:uiPriority w:val="69"/>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2"/>
    <w:uiPriority w:val="69"/>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2"/>
    <w:uiPriority w:val="69"/>
    <w:rsid w:val="00FC337B"/>
    <w:pPr>
      <w:bidi w:val="0"/>
    </w:pPr>
    <w:rPr>
      <w:rFonts w:asciiTheme="minorHAnsi" w:eastAsiaTheme="minorEastAsia" w:hAnsiTheme="minorHAnsi" w:cstheme="minorBidi"/>
      <w:color w:val="auto"/>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
    <w:name w:val="Dark List"/>
    <w:basedOn w:val="a2"/>
    <w:uiPriority w:val="70"/>
    <w:rsid w:val="00FC337B"/>
    <w:pPr>
      <w:bidi w:val="0"/>
    </w:pPr>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2"/>
    <w:uiPriority w:val="70"/>
    <w:rsid w:val="00FC337B"/>
    <w:pPr>
      <w:bidi w:val="0"/>
    </w:pPr>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2"/>
    <w:uiPriority w:val="70"/>
    <w:rsid w:val="00FC337B"/>
    <w:pPr>
      <w:bidi w:val="0"/>
    </w:pPr>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2"/>
    <w:uiPriority w:val="70"/>
    <w:rsid w:val="00FC337B"/>
    <w:pPr>
      <w:bidi w:val="0"/>
    </w:pPr>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2"/>
    <w:uiPriority w:val="70"/>
    <w:rsid w:val="00FC337B"/>
    <w:pPr>
      <w:bidi w:val="0"/>
    </w:pPr>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2"/>
    <w:uiPriority w:val="70"/>
    <w:rsid w:val="00FC337B"/>
    <w:pPr>
      <w:bidi w:val="0"/>
    </w:pPr>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2"/>
    <w:uiPriority w:val="70"/>
    <w:rsid w:val="00FC337B"/>
    <w:pPr>
      <w:bidi w:val="0"/>
    </w:pPr>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0">
    <w:name w:val="Colorful Shading"/>
    <w:basedOn w:val="a2"/>
    <w:uiPriority w:val="71"/>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2"/>
    <w:uiPriority w:val="71"/>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4">
    <w:name w:val="Colorful Shading Accent 4"/>
    <w:basedOn w:val="a2"/>
    <w:uiPriority w:val="71"/>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1">
    <w:name w:val="Colorful List"/>
    <w:basedOn w:val="a2"/>
    <w:uiPriority w:val="72"/>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2"/>
    <w:uiPriority w:val="72"/>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2"/>
    <w:uiPriority w:val="72"/>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2"/>
    <w:uiPriority w:val="72"/>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5">
    <w:name w:val="Colorful List Accent 4"/>
    <w:basedOn w:val="a2"/>
    <w:uiPriority w:val="72"/>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2"/>
    <w:uiPriority w:val="72"/>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2"/>
    <w:uiPriority w:val="72"/>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2">
    <w:name w:val="Colorful Grid"/>
    <w:basedOn w:val="a2"/>
    <w:uiPriority w:val="73"/>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2"/>
    <w:uiPriority w:val="73"/>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2"/>
    <w:uiPriority w:val="73"/>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2"/>
    <w:uiPriority w:val="73"/>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2"/>
    <w:uiPriority w:val="73"/>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2"/>
    <w:uiPriority w:val="73"/>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2"/>
    <w:uiPriority w:val="73"/>
    <w:rsid w:val="00FC337B"/>
    <w:pPr>
      <w:bidi w:val="0"/>
    </w:pPr>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UnresolvedMention">
    <w:name w:val="Unresolved Mention"/>
    <w:basedOn w:val="a1"/>
    <w:uiPriority w:val="99"/>
    <w:semiHidden/>
    <w:unhideWhenUsed/>
    <w:rsid w:val="00FC337B"/>
    <w:rPr>
      <w:color w:val="605E5C"/>
      <w:shd w:val="clear" w:color="auto" w:fill="E1DFDD"/>
    </w:rPr>
  </w:style>
  <w:style w:type="paragraph" w:styleId="affff3">
    <w:name w:val="Revision"/>
    <w:hidden/>
    <w:uiPriority w:val="99"/>
    <w:semiHidden/>
    <w:rsid w:val="00765470"/>
    <w:pPr>
      <w:bidi w:val="0"/>
    </w:pPr>
    <w:rPr>
      <w:rFonts w:ascii="David" w:eastAsia="Calibri" w:hAnsi="David"/>
      <w:kern w:val="2"/>
      <w:shd w:val="clear" w:color="auto" w:fill="FFFFFF"/>
      <w14:ligatures w14:val="standardContextual"/>
    </w:rPr>
  </w:style>
  <w:style w:type="paragraph" w:styleId="affff4">
    <w:name w:val="annotation subject"/>
    <w:basedOn w:val="a5"/>
    <w:next w:val="a5"/>
    <w:link w:val="affff5"/>
    <w:uiPriority w:val="99"/>
    <w:semiHidden/>
    <w:unhideWhenUsed/>
    <w:rsid w:val="004242BF"/>
    <w:pPr>
      <w:spacing w:line="240" w:lineRule="auto"/>
    </w:pPr>
    <w:rPr>
      <w:b/>
      <w:bCs/>
    </w:rPr>
  </w:style>
  <w:style w:type="character" w:customStyle="1" w:styleId="affff5">
    <w:name w:val="נושא הערה תו"/>
    <w:basedOn w:val="a6"/>
    <w:link w:val="affff4"/>
    <w:uiPriority w:val="99"/>
    <w:semiHidden/>
    <w:rsid w:val="004242BF"/>
    <w:rPr>
      <w:rFonts w:ascii="David" w:eastAsia="Calibri" w:hAnsi="David"/>
      <w:b/>
      <w:bCs/>
      <w:kern w:val="2"/>
      <w:sz w:val="20"/>
      <w:szCs w:val="20"/>
      <w14:ligatures w14:val="standardContextual"/>
    </w:rPr>
  </w:style>
  <w:style w:type="paragraph" w:styleId="NormalWeb">
    <w:name w:val="Normal (Web)"/>
    <w:basedOn w:val="a0"/>
    <w:uiPriority w:val="99"/>
    <w:semiHidden/>
    <w:unhideWhenUsed/>
    <w:rsid w:val="003B4340"/>
    <w:pPr>
      <w:bidi w:val="0"/>
      <w:spacing w:before="100" w:beforeAutospacing="1" w:after="100" w:afterAutospacing="1" w:line="240" w:lineRule="auto"/>
      <w:ind w:firstLine="0"/>
    </w:pPr>
    <w:rPr>
      <w:rFonts w:eastAsia="Times New Roman" w:cs="Times New Roman"/>
      <w:color w:val="auto"/>
      <w:kern w:val="0"/>
      <w:shd w:val="clear" w:color="auto" w:fill="auto"/>
      <w14:ligatures w14:val="none"/>
    </w:rPr>
  </w:style>
  <w:style w:type="paragraph" w:styleId="TOC6">
    <w:name w:val="toc 6"/>
    <w:basedOn w:val="a0"/>
    <w:next w:val="a0"/>
    <w:autoRedefine/>
    <w:uiPriority w:val="39"/>
    <w:unhideWhenUsed/>
    <w:rsid w:val="00924015"/>
    <w:pPr>
      <w:spacing w:after="100" w:line="278" w:lineRule="auto"/>
      <w:ind w:left="1200" w:firstLine="0"/>
    </w:pPr>
    <w:rPr>
      <w:rFonts w:asciiTheme="minorHAnsi" w:eastAsiaTheme="minorEastAsia" w:hAnsiTheme="minorHAnsi" w:cstheme="minorBidi"/>
      <w:color w:val="auto"/>
      <w:sz w:val="24"/>
      <w:shd w:val="clear" w:color="auto" w:fill="auto"/>
    </w:rPr>
  </w:style>
  <w:style w:type="paragraph" w:styleId="TOC7">
    <w:name w:val="toc 7"/>
    <w:basedOn w:val="a0"/>
    <w:next w:val="a0"/>
    <w:autoRedefine/>
    <w:uiPriority w:val="39"/>
    <w:unhideWhenUsed/>
    <w:rsid w:val="00924015"/>
    <w:pPr>
      <w:spacing w:after="100" w:line="278" w:lineRule="auto"/>
      <w:ind w:left="1440" w:firstLine="0"/>
    </w:pPr>
    <w:rPr>
      <w:rFonts w:asciiTheme="minorHAnsi" w:eastAsiaTheme="minorEastAsia" w:hAnsiTheme="minorHAnsi" w:cstheme="minorBidi"/>
      <w:color w:val="auto"/>
      <w:sz w:val="24"/>
      <w:shd w:val="clear" w:color="auto" w:fill="auto"/>
    </w:rPr>
  </w:style>
  <w:style w:type="paragraph" w:styleId="TOC8">
    <w:name w:val="toc 8"/>
    <w:basedOn w:val="a0"/>
    <w:next w:val="a0"/>
    <w:autoRedefine/>
    <w:uiPriority w:val="39"/>
    <w:unhideWhenUsed/>
    <w:rsid w:val="00924015"/>
    <w:pPr>
      <w:spacing w:after="100" w:line="278" w:lineRule="auto"/>
      <w:ind w:left="1680" w:firstLine="0"/>
    </w:pPr>
    <w:rPr>
      <w:rFonts w:asciiTheme="minorHAnsi" w:eastAsiaTheme="minorEastAsia" w:hAnsiTheme="minorHAnsi" w:cstheme="minorBidi"/>
      <w:color w:val="auto"/>
      <w:sz w:val="24"/>
      <w:shd w:val="clear" w:color="auto" w:fill="auto"/>
    </w:rPr>
  </w:style>
  <w:style w:type="paragraph" w:styleId="TOC9">
    <w:name w:val="toc 9"/>
    <w:basedOn w:val="a0"/>
    <w:next w:val="a0"/>
    <w:autoRedefine/>
    <w:uiPriority w:val="39"/>
    <w:unhideWhenUsed/>
    <w:rsid w:val="00924015"/>
    <w:pPr>
      <w:spacing w:after="100" w:line="278" w:lineRule="auto"/>
      <w:ind w:left="1920" w:firstLine="0"/>
    </w:pPr>
    <w:rPr>
      <w:rFonts w:asciiTheme="minorHAnsi" w:eastAsiaTheme="minorEastAsia" w:hAnsiTheme="minorHAnsi" w:cstheme="minorBidi"/>
      <w:color w:val="auto"/>
      <w:sz w:val="24"/>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145430">
      <w:bodyDiv w:val="1"/>
      <w:marLeft w:val="0"/>
      <w:marRight w:val="0"/>
      <w:marTop w:val="0"/>
      <w:marBottom w:val="0"/>
      <w:divBdr>
        <w:top w:val="none" w:sz="0" w:space="0" w:color="auto"/>
        <w:left w:val="none" w:sz="0" w:space="0" w:color="auto"/>
        <w:bottom w:val="none" w:sz="0" w:space="0" w:color="auto"/>
        <w:right w:val="none" w:sz="0" w:space="0" w:color="auto"/>
      </w:divBdr>
    </w:div>
    <w:div w:id="1217088292">
      <w:bodyDiv w:val="1"/>
      <w:marLeft w:val="0"/>
      <w:marRight w:val="0"/>
      <w:marTop w:val="0"/>
      <w:marBottom w:val="0"/>
      <w:divBdr>
        <w:top w:val="none" w:sz="0" w:space="0" w:color="auto"/>
        <w:left w:val="none" w:sz="0" w:space="0" w:color="auto"/>
        <w:bottom w:val="none" w:sz="0" w:space="0" w:color="auto"/>
        <w:right w:val="none" w:sz="0" w:space="0" w:color="auto"/>
      </w:divBdr>
      <w:divsChild>
        <w:div w:id="1739858248">
          <w:marLeft w:val="0"/>
          <w:marRight w:val="300"/>
          <w:marTop w:val="0"/>
          <w:marBottom w:val="0"/>
          <w:divBdr>
            <w:top w:val="none" w:sz="0" w:space="0" w:color="auto"/>
            <w:left w:val="none" w:sz="0" w:space="0" w:color="auto"/>
            <w:bottom w:val="none" w:sz="0" w:space="0" w:color="auto"/>
            <w:right w:val="none" w:sz="0" w:space="0" w:color="auto"/>
          </w:divBdr>
        </w:div>
      </w:divsChild>
    </w:div>
    <w:div w:id="2004625396">
      <w:bodyDiv w:val="1"/>
      <w:marLeft w:val="0"/>
      <w:marRight w:val="0"/>
      <w:marTop w:val="0"/>
      <w:marBottom w:val="0"/>
      <w:divBdr>
        <w:top w:val="none" w:sz="0" w:space="0" w:color="auto"/>
        <w:left w:val="none" w:sz="0" w:space="0" w:color="auto"/>
        <w:bottom w:val="none" w:sz="0" w:space="0" w:color="auto"/>
        <w:right w:val="none" w:sz="0" w:space="0" w:color="auto"/>
      </w:divBdr>
    </w:div>
    <w:div w:id="2089183346">
      <w:bodyDiv w:val="1"/>
      <w:marLeft w:val="0"/>
      <w:marRight w:val="0"/>
      <w:marTop w:val="0"/>
      <w:marBottom w:val="0"/>
      <w:divBdr>
        <w:top w:val="none" w:sz="0" w:space="0" w:color="auto"/>
        <w:left w:val="none" w:sz="0" w:space="0" w:color="auto"/>
        <w:bottom w:val="none" w:sz="0" w:space="0" w:color="auto"/>
        <w:right w:val="none" w:sz="0" w:space="0" w:color="auto"/>
      </w:divBdr>
    </w:div>
    <w:div w:id="212915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aldorfbuch.de/en/buch/the-first-teachers-course-978616572876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sejourn.com/index.php/rose/article/download/665/60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77/2043610622109417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86/1747-5341-4-5" TargetMode="External"/><Relationship Id="rId5" Type="http://schemas.openxmlformats.org/officeDocument/2006/relationships/webSettings" Target="webSettings.xml"/><Relationship Id="rId15" Type="http://schemas.openxmlformats.org/officeDocument/2006/relationships/hyperlink" Target="https://doi.org/10.1080/17405904.2013.852984" TargetMode="External"/><Relationship Id="rId10" Type="http://schemas.openxmlformats.org/officeDocument/2006/relationships/hyperlink" Target="https://doi.org/10.3352/jeehp.2016.13.19"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daniel-zahavi.co.il/%D7%90%D7%9E%D7%99%D7%AA%D7%95%D7%AA-%D7%94%D7%A7%D7%A9%D7%95%D7%A8%D7%95%D7%AA-%D7%9C%D7%90%D7%91%D7%95%D7%9C%D7%95%D7%A6%D7%99%D7%94-%D7%A9%D7%9C-%D7%94%D7%90%D7%93%D7%9D-%D7%95%D7%94%D7%90%D7%A0/" TargetMode="External"/><Relationship Id="rId14" Type="http://schemas.openxmlformats.org/officeDocument/2006/relationships/hyperlink" Target="https://www.rudolfsteinerbookcentre.com.au/products/keyword/waldorf%20education/~/product_price_asc?page=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er\OneDrive\&#1502;&#1505;&#1502;&#1499;&#1497;&#1501;\&#8235;&#1514;&#1489;&#1504;&#1497;&#1493;&#1514;%20&#1502;&#1493;&#1514;&#1488;&#1502;&#1493;&#1514;%20&#1488;&#1497;&#1513;&#1497;&#1514;%20&#1513;&#1500;%20Office&#8236;\&#1506;&#1489;&#1512;&#1497;&#1514;%2012.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EADCB-12B8-4333-A3DC-085E7AB5F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עברית 12.dotx</Template>
  <TotalTime>1</TotalTime>
  <Pages>107</Pages>
  <Words>42911</Words>
  <Characters>214560</Characters>
  <Application>Microsoft Office Word</Application>
  <DocSecurity>0</DocSecurity>
  <Lines>1788</Lines>
  <Paragraphs>513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256958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Rosen Grace</dc:creator>
  <cp:keywords/>
  <dc:description/>
  <cp:lastModifiedBy>גלעד גולדשמידט</cp:lastModifiedBy>
  <cp:revision>2</cp:revision>
  <cp:lastPrinted>2016-01-25T18:12:00Z</cp:lastPrinted>
  <dcterms:created xsi:type="dcterms:W3CDTF">2026-09-06T07:35:00Z</dcterms:created>
  <dcterms:modified xsi:type="dcterms:W3CDTF">2026-09-06T07:35:00Z</dcterms:modified>
</cp:coreProperties>
</file>