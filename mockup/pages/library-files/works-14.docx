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B04AD6" w14:textId="03664429" w:rsidR="008533FE" w:rsidRDefault="008533FE" w:rsidP="008533FE">
      <w:pPr>
        <w:spacing w:line="360" w:lineRule="auto"/>
        <w:jc w:val="center"/>
        <w:rPr>
          <w:rFonts w:ascii="David" w:eastAsia="David" w:hAnsi="David" w:cs="David"/>
          <w:b/>
          <w:sz w:val="28"/>
          <w:szCs w:val="28"/>
          <w:rtl/>
        </w:rPr>
      </w:pPr>
      <w:bookmarkStart w:id="0" w:name="_Hlk82387686"/>
      <w:bookmarkStart w:id="1" w:name="_GoBack"/>
      <w:bookmarkEnd w:id="1"/>
      <w:r>
        <w:rPr>
          <w:noProof/>
        </w:rPr>
        <w:drawing>
          <wp:inline distT="0" distB="0" distL="0" distR="0" wp14:anchorId="0551827C" wp14:editId="23077B42">
            <wp:extent cx="1919332" cy="60080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19332" cy="600802"/>
                    </a:xfrm>
                    <a:prstGeom prst="rect">
                      <a:avLst/>
                    </a:prstGeom>
                    <a:ln/>
                  </pic:spPr>
                </pic:pic>
              </a:graphicData>
            </a:graphic>
          </wp:inline>
        </w:drawing>
      </w:r>
    </w:p>
    <w:p w14:paraId="778BA7FF" w14:textId="3344279C" w:rsidR="008533FE" w:rsidRDefault="008533FE" w:rsidP="008533FE">
      <w:pPr>
        <w:spacing w:line="360" w:lineRule="auto"/>
        <w:jc w:val="center"/>
        <w:rPr>
          <w:rFonts w:ascii="David" w:eastAsia="David" w:hAnsi="David" w:cs="David"/>
          <w:b/>
          <w:sz w:val="28"/>
          <w:szCs w:val="28"/>
        </w:rPr>
      </w:pPr>
      <w:r>
        <w:rPr>
          <w:rFonts w:ascii="David" w:eastAsia="David" w:hAnsi="David" w:cs="David"/>
          <w:b/>
          <w:sz w:val="28"/>
          <w:szCs w:val="28"/>
          <w:rtl/>
        </w:rPr>
        <w:t>הפקולטה לתארים מתקדמים</w:t>
      </w:r>
    </w:p>
    <w:p w14:paraId="43B8C9F0" w14:textId="77777777" w:rsidR="008533FE" w:rsidRDefault="008533FE" w:rsidP="008533FE">
      <w:pPr>
        <w:spacing w:line="360" w:lineRule="auto"/>
        <w:jc w:val="center"/>
        <w:rPr>
          <w:rFonts w:ascii="David" w:eastAsia="David" w:hAnsi="David" w:cs="David"/>
          <w:b/>
          <w:sz w:val="28"/>
          <w:szCs w:val="28"/>
        </w:rPr>
      </w:pPr>
      <w:r>
        <w:rPr>
          <w:rFonts w:ascii="David" w:eastAsia="David" w:hAnsi="David" w:cs="David"/>
          <w:b/>
          <w:sz w:val="28"/>
          <w:szCs w:val="28"/>
          <w:rtl/>
        </w:rPr>
        <w:t>התוכנית למנהיגות – תואר שני בניהול מערכות חינוך</w:t>
      </w:r>
    </w:p>
    <w:p w14:paraId="2327D009" w14:textId="77777777" w:rsidR="008533FE" w:rsidRDefault="008533FE" w:rsidP="008533FE">
      <w:pPr>
        <w:spacing w:line="360" w:lineRule="auto"/>
        <w:jc w:val="center"/>
        <w:rPr>
          <w:rFonts w:ascii="David" w:eastAsia="David" w:hAnsi="David" w:cs="David"/>
          <w:b/>
          <w:color w:val="000000"/>
          <w:sz w:val="28"/>
          <w:szCs w:val="28"/>
        </w:rPr>
      </w:pPr>
    </w:p>
    <w:p w14:paraId="4964A690" w14:textId="77777777" w:rsidR="008533FE" w:rsidRDefault="008533FE" w:rsidP="008533FE">
      <w:pPr>
        <w:spacing w:line="360" w:lineRule="auto"/>
        <w:jc w:val="center"/>
        <w:rPr>
          <w:rFonts w:ascii="David" w:eastAsia="David" w:hAnsi="David" w:cs="David"/>
          <w:b/>
          <w:color w:val="000000"/>
          <w:sz w:val="28"/>
          <w:szCs w:val="28"/>
        </w:rPr>
      </w:pPr>
    </w:p>
    <w:p w14:paraId="3556AC1E" w14:textId="3488BEA3" w:rsidR="008533FE" w:rsidRPr="00D874CC" w:rsidRDefault="008533FE" w:rsidP="008533FE">
      <w:pPr>
        <w:spacing w:line="360" w:lineRule="auto"/>
        <w:jc w:val="center"/>
        <w:rPr>
          <w:rFonts w:ascii="David" w:eastAsia="David" w:hAnsi="David" w:cs="David"/>
          <w:bCs/>
          <w:sz w:val="24"/>
          <w:szCs w:val="24"/>
        </w:rPr>
      </w:pPr>
      <w:r w:rsidRPr="00D874CC">
        <w:rPr>
          <w:rFonts w:ascii="David" w:eastAsia="David" w:hAnsi="David" w:cs="David"/>
          <w:bCs/>
          <w:color w:val="000000"/>
          <w:sz w:val="32"/>
          <w:szCs w:val="32"/>
          <w:rtl/>
        </w:rPr>
        <w:t>עבודת גמר</w:t>
      </w:r>
    </w:p>
    <w:p w14:paraId="5915D184" w14:textId="77777777" w:rsidR="008533FE" w:rsidRDefault="008533FE" w:rsidP="008533FE">
      <w:pPr>
        <w:spacing w:after="200" w:line="360" w:lineRule="auto"/>
        <w:jc w:val="center"/>
        <w:rPr>
          <w:rFonts w:ascii="David" w:eastAsia="David" w:hAnsi="David" w:cs="David"/>
          <w:b/>
          <w:color w:val="000000"/>
          <w:sz w:val="28"/>
          <w:szCs w:val="28"/>
        </w:rPr>
      </w:pPr>
      <w:r>
        <w:rPr>
          <w:rFonts w:ascii="David" w:eastAsia="David" w:hAnsi="David" w:cs="David"/>
          <w:b/>
          <w:color w:val="000000"/>
          <w:sz w:val="28"/>
          <w:szCs w:val="28"/>
          <w:rtl/>
        </w:rPr>
        <w:t>נושא העבודה:</w:t>
      </w:r>
    </w:p>
    <w:p w14:paraId="35138DE5" w14:textId="77777777" w:rsidR="008533FE" w:rsidRDefault="008533FE" w:rsidP="008533FE">
      <w:pPr>
        <w:pBdr>
          <w:top w:val="nil"/>
          <w:left w:val="nil"/>
          <w:bottom w:val="nil"/>
          <w:right w:val="nil"/>
          <w:between w:val="nil"/>
        </w:pBdr>
        <w:spacing w:after="200" w:line="360" w:lineRule="auto"/>
        <w:jc w:val="center"/>
        <w:rPr>
          <w:rFonts w:ascii="David" w:eastAsia="David" w:hAnsi="David" w:cs="David"/>
          <w:color w:val="000000"/>
          <w:sz w:val="24"/>
          <w:szCs w:val="24"/>
        </w:rPr>
      </w:pPr>
      <w:r>
        <w:rPr>
          <w:rFonts w:ascii="David" w:eastAsia="David" w:hAnsi="David" w:cs="David"/>
          <w:color w:val="000000"/>
          <w:sz w:val="28"/>
          <w:szCs w:val="28"/>
          <w:rtl/>
        </w:rPr>
        <w:t>מקומו של חינוך וולדורף בתוך מערכת החינוך הממלכתי בישראל -</w:t>
      </w:r>
    </w:p>
    <w:p w14:paraId="4A3754F8" w14:textId="1BB6FCF1" w:rsidR="008533FE" w:rsidRDefault="00D07F3A" w:rsidP="008533FE">
      <w:pPr>
        <w:pBdr>
          <w:top w:val="nil"/>
          <w:left w:val="nil"/>
          <w:bottom w:val="nil"/>
          <w:right w:val="nil"/>
          <w:between w:val="nil"/>
        </w:pBdr>
        <w:spacing w:after="200" w:line="360" w:lineRule="auto"/>
        <w:jc w:val="center"/>
        <w:rPr>
          <w:rFonts w:ascii="David" w:eastAsia="David" w:hAnsi="David" w:cs="David"/>
          <w:color w:val="000000"/>
          <w:sz w:val="24"/>
          <w:szCs w:val="24"/>
        </w:rPr>
      </w:pPr>
      <w:r>
        <w:rPr>
          <w:rFonts w:ascii="David" w:eastAsia="David" w:hAnsi="David" w:cs="David" w:hint="cs"/>
          <w:color w:val="000000"/>
          <w:sz w:val="28"/>
          <w:szCs w:val="28"/>
          <w:rtl/>
        </w:rPr>
        <w:t>תפיסות</w:t>
      </w:r>
      <w:r w:rsidR="008533FE">
        <w:rPr>
          <w:rFonts w:ascii="David" w:eastAsia="David" w:hAnsi="David" w:cs="David"/>
          <w:color w:val="000000"/>
          <w:sz w:val="28"/>
          <w:szCs w:val="28"/>
          <w:rtl/>
        </w:rPr>
        <w:t xml:space="preserve"> אנשי.ות חינוך מובילים מהקהילה האנתרופוסופית</w:t>
      </w:r>
    </w:p>
    <w:p w14:paraId="47C39293" w14:textId="77777777" w:rsidR="008533FE" w:rsidRDefault="008533FE" w:rsidP="008533FE">
      <w:pPr>
        <w:spacing w:after="240" w:line="360" w:lineRule="auto"/>
        <w:rPr>
          <w:rFonts w:ascii="David" w:eastAsia="David" w:hAnsi="David" w:cs="David"/>
        </w:rPr>
      </w:pPr>
    </w:p>
    <w:p w14:paraId="34DADB22" w14:textId="77777777" w:rsidR="008533FE" w:rsidRDefault="008533FE" w:rsidP="008533FE">
      <w:pPr>
        <w:spacing w:after="240" w:line="360" w:lineRule="auto"/>
        <w:rPr>
          <w:rFonts w:ascii="David" w:eastAsia="David" w:hAnsi="David" w:cs="David"/>
        </w:rPr>
      </w:pPr>
    </w:p>
    <w:p w14:paraId="4B157700" w14:textId="77777777" w:rsidR="008533FE" w:rsidRDefault="008533FE" w:rsidP="008533FE">
      <w:pPr>
        <w:spacing w:after="240" w:line="360" w:lineRule="auto"/>
        <w:rPr>
          <w:rFonts w:ascii="David" w:eastAsia="David" w:hAnsi="David" w:cs="David"/>
        </w:rPr>
      </w:pPr>
    </w:p>
    <w:p w14:paraId="11831810" w14:textId="77777777" w:rsidR="008533FE" w:rsidRDefault="008533FE" w:rsidP="008533FE">
      <w:pPr>
        <w:spacing w:after="200" w:line="360" w:lineRule="auto"/>
        <w:jc w:val="center"/>
        <w:rPr>
          <w:rFonts w:ascii="David" w:eastAsia="David" w:hAnsi="David" w:cs="David"/>
        </w:rPr>
      </w:pPr>
      <w:r>
        <w:rPr>
          <w:rFonts w:ascii="David" w:eastAsia="David" w:hAnsi="David" w:cs="David"/>
          <w:b/>
          <w:color w:val="000000"/>
          <w:sz w:val="28"/>
          <w:szCs w:val="28"/>
          <w:rtl/>
        </w:rPr>
        <w:t>שם הסטודנטית:</w:t>
      </w:r>
      <w:r>
        <w:rPr>
          <w:rFonts w:ascii="David" w:eastAsia="David" w:hAnsi="David" w:cs="David"/>
          <w:color w:val="000000"/>
          <w:sz w:val="28"/>
          <w:szCs w:val="28"/>
          <w:rtl/>
        </w:rPr>
        <w:t xml:space="preserve"> יעל הרן, ת.ז. 200573178</w:t>
      </w:r>
    </w:p>
    <w:p w14:paraId="6D3EE837" w14:textId="77777777" w:rsidR="008533FE" w:rsidRDefault="008533FE" w:rsidP="008533FE">
      <w:pPr>
        <w:spacing w:after="200" w:line="360" w:lineRule="auto"/>
        <w:jc w:val="center"/>
        <w:rPr>
          <w:rFonts w:ascii="David" w:eastAsia="David" w:hAnsi="David" w:cs="David"/>
        </w:rPr>
      </w:pPr>
      <w:r>
        <w:rPr>
          <w:rFonts w:ascii="David" w:eastAsia="David" w:hAnsi="David" w:cs="David"/>
          <w:b/>
          <w:color w:val="000000"/>
          <w:sz w:val="28"/>
          <w:szCs w:val="28"/>
          <w:rtl/>
        </w:rPr>
        <w:t>שם המרצה:</w:t>
      </w:r>
      <w:r>
        <w:rPr>
          <w:rFonts w:ascii="David" w:eastAsia="David" w:hAnsi="David" w:cs="David"/>
          <w:color w:val="000000"/>
          <w:sz w:val="28"/>
          <w:szCs w:val="28"/>
          <w:rtl/>
        </w:rPr>
        <w:t xml:space="preserve"> ד"ר ניבי גל-אריאלי</w:t>
      </w:r>
    </w:p>
    <w:p w14:paraId="215F6DFC" w14:textId="77777777" w:rsidR="008533FE" w:rsidRDefault="008533FE" w:rsidP="008533FE">
      <w:pPr>
        <w:spacing w:line="360" w:lineRule="auto"/>
        <w:rPr>
          <w:rFonts w:ascii="David" w:eastAsia="David" w:hAnsi="David" w:cs="David"/>
        </w:rPr>
      </w:pPr>
    </w:p>
    <w:p w14:paraId="650B1484" w14:textId="77777777" w:rsidR="008533FE" w:rsidRDefault="008533FE" w:rsidP="008533FE">
      <w:pPr>
        <w:spacing w:line="360" w:lineRule="auto"/>
        <w:rPr>
          <w:rFonts w:ascii="David" w:eastAsia="David" w:hAnsi="David" w:cs="David"/>
        </w:rPr>
      </w:pPr>
      <w:r>
        <w:rPr>
          <w:rFonts w:ascii="David" w:eastAsia="David" w:hAnsi="David" w:cs="David"/>
        </w:rPr>
        <w:br/>
      </w:r>
    </w:p>
    <w:p w14:paraId="751F0017" w14:textId="77777777" w:rsidR="008533FE" w:rsidRDefault="008533FE" w:rsidP="008533FE">
      <w:pPr>
        <w:spacing w:line="360" w:lineRule="auto"/>
        <w:jc w:val="center"/>
        <w:rPr>
          <w:rFonts w:ascii="David" w:eastAsia="David" w:hAnsi="David" w:cs="David"/>
        </w:rPr>
      </w:pPr>
      <w:r>
        <w:rPr>
          <w:rFonts w:ascii="David" w:eastAsia="David" w:hAnsi="David" w:cs="David"/>
        </w:rPr>
        <w:br/>
      </w:r>
      <w:r>
        <w:rPr>
          <w:rFonts w:ascii="David" w:eastAsia="David" w:hAnsi="David" w:cs="David"/>
          <w:b/>
          <w:color w:val="000000"/>
          <w:sz w:val="28"/>
          <w:szCs w:val="28"/>
          <w:rtl/>
        </w:rPr>
        <w:t>תאריך הגשה</w:t>
      </w:r>
      <w:r>
        <w:rPr>
          <w:rFonts w:ascii="David" w:eastAsia="David" w:hAnsi="David" w:cs="David" w:hint="cs"/>
          <w:sz w:val="28"/>
          <w:szCs w:val="28"/>
          <w:rtl/>
        </w:rPr>
        <w:t>: 15/9/2021</w:t>
      </w:r>
    </w:p>
    <w:p w14:paraId="703267A5" w14:textId="77777777" w:rsidR="008533FE" w:rsidRDefault="008533FE" w:rsidP="00112FFD">
      <w:pPr>
        <w:spacing w:line="360" w:lineRule="auto"/>
        <w:rPr>
          <w:rFonts w:ascii="David" w:hAnsi="David" w:cs="David"/>
          <w:sz w:val="24"/>
          <w:szCs w:val="24"/>
          <w:rtl/>
        </w:rPr>
      </w:pPr>
    </w:p>
    <w:p w14:paraId="38C16599" w14:textId="77777777" w:rsidR="008533FE" w:rsidRDefault="008533FE" w:rsidP="00112FFD">
      <w:pPr>
        <w:spacing w:line="360" w:lineRule="auto"/>
        <w:rPr>
          <w:rFonts w:ascii="David" w:hAnsi="David" w:cs="David"/>
          <w:sz w:val="24"/>
          <w:szCs w:val="24"/>
          <w:rtl/>
        </w:rPr>
      </w:pPr>
    </w:p>
    <w:p w14:paraId="79F2AEB0" w14:textId="77777777" w:rsidR="008533FE" w:rsidRDefault="008533FE" w:rsidP="00112FFD">
      <w:pPr>
        <w:spacing w:line="360" w:lineRule="auto"/>
        <w:rPr>
          <w:rFonts w:ascii="David" w:hAnsi="David" w:cs="David"/>
          <w:sz w:val="24"/>
          <w:szCs w:val="24"/>
          <w:rtl/>
        </w:rPr>
      </w:pPr>
    </w:p>
    <w:p w14:paraId="09C695AD" w14:textId="77777777" w:rsidR="008533FE" w:rsidRDefault="008533FE" w:rsidP="00112FFD">
      <w:pPr>
        <w:spacing w:line="360" w:lineRule="auto"/>
        <w:rPr>
          <w:rFonts w:ascii="David" w:hAnsi="David" w:cs="David"/>
          <w:sz w:val="24"/>
          <w:szCs w:val="24"/>
          <w:rtl/>
        </w:rPr>
      </w:pPr>
    </w:p>
    <w:p w14:paraId="2A6E0090" w14:textId="77777777" w:rsidR="008533FE" w:rsidRDefault="008533FE" w:rsidP="00112FFD">
      <w:pPr>
        <w:spacing w:line="360" w:lineRule="auto"/>
        <w:rPr>
          <w:rFonts w:ascii="David" w:hAnsi="David" w:cs="David"/>
          <w:sz w:val="24"/>
          <w:szCs w:val="24"/>
          <w:rtl/>
        </w:rPr>
      </w:pPr>
    </w:p>
    <w:p w14:paraId="186C29AC" w14:textId="77777777" w:rsidR="008533FE" w:rsidRDefault="008533FE" w:rsidP="00112FFD">
      <w:pPr>
        <w:spacing w:line="360" w:lineRule="auto"/>
        <w:rPr>
          <w:rFonts w:ascii="David" w:hAnsi="David" w:cs="David"/>
          <w:sz w:val="24"/>
          <w:szCs w:val="24"/>
          <w:rtl/>
        </w:rPr>
      </w:pPr>
    </w:p>
    <w:p w14:paraId="0B83D4BB" w14:textId="77777777" w:rsidR="008533FE" w:rsidRPr="006730BB" w:rsidRDefault="008533FE" w:rsidP="008533FE">
      <w:pPr>
        <w:tabs>
          <w:tab w:val="center" w:pos="4153"/>
          <w:tab w:val="left" w:pos="6326"/>
        </w:tabs>
        <w:spacing w:line="360" w:lineRule="auto"/>
        <w:rPr>
          <w:rFonts w:ascii="David" w:eastAsia="David" w:hAnsi="David" w:cs="David"/>
          <w:bCs/>
          <w:sz w:val="28"/>
          <w:szCs w:val="28"/>
          <w:rtl/>
        </w:rPr>
      </w:pPr>
      <w:r w:rsidRPr="006730BB">
        <w:rPr>
          <w:rFonts w:ascii="David" w:eastAsia="David" w:hAnsi="David" w:cs="David"/>
          <w:bCs/>
          <w:sz w:val="28"/>
          <w:szCs w:val="28"/>
          <w:rtl/>
        </w:rPr>
        <w:lastRenderedPageBreak/>
        <w:tab/>
      </w:r>
      <w:r w:rsidRPr="006730BB">
        <w:rPr>
          <w:rFonts w:ascii="David" w:eastAsia="David" w:hAnsi="David" w:cs="David" w:hint="cs"/>
          <w:bCs/>
          <w:sz w:val="28"/>
          <w:szCs w:val="28"/>
          <w:rtl/>
        </w:rPr>
        <w:t>תקציר</w:t>
      </w:r>
      <w:r w:rsidRPr="006730BB">
        <w:rPr>
          <w:rFonts w:ascii="David" w:eastAsia="David" w:hAnsi="David" w:cs="David"/>
          <w:bCs/>
          <w:sz w:val="28"/>
          <w:szCs w:val="28"/>
          <w:rtl/>
        </w:rPr>
        <w:tab/>
      </w:r>
    </w:p>
    <w:p w14:paraId="04D79815" w14:textId="594FE905" w:rsidR="008533FE" w:rsidRPr="00684C15" w:rsidRDefault="008533FE" w:rsidP="008533FE">
      <w:pPr>
        <w:spacing w:line="360" w:lineRule="auto"/>
        <w:rPr>
          <w:rFonts w:ascii="David" w:eastAsia="David" w:hAnsi="David" w:cs="David"/>
          <w:b/>
          <w:sz w:val="24"/>
          <w:szCs w:val="24"/>
          <w:rtl/>
        </w:rPr>
      </w:pPr>
      <w:r w:rsidRPr="00684C15">
        <w:rPr>
          <w:rFonts w:ascii="David" w:eastAsia="David" w:hAnsi="David" w:cs="David" w:hint="cs"/>
          <w:b/>
          <w:sz w:val="24"/>
          <w:szCs w:val="24"/>
          <w:rtl/>
        </w:rPr>
        <w:t xml:space="preserve">מחקר זה עסק בשאלת </w:t>
      </w:r>
      <w:r>
        <w:rPr>
          <w:rFonts w:ascii="David" w:eastAsia="David" w:hAnsi="David" w:cs="David" w:hint="cs"/>
          <w:b/>
          <w:sz w:val="24"/>
          <w:szCs w:val="24"/>
          <w:rtl/>
        </w:rPr>
        <w:t>חיבורו של</w:t>
      </w:r>
      <w:r w:rsidRPr="00684C15">
        <w:rPr>
          <w:rFonts w:ascii="David" w:eastAsia="David" w:hAnsi="David" w:cs="David" w:hint="cs"/>
          <w:b/>
          <w:sz w:val="24"/>
          <w:szCs w:val="24"/>
          <w:rtl/>
        </w:rPr>
        <w:t xml:space="preserve"> חינוך ולדורף </w:t>
      </w:r>
      <w:r>
        <w:rPr>
          <w:rFonts w:ascii="David" w:eastAsia="David" w:hAnsi="David" w:cs="David" w:hint="cs"/>
          <w:b/>
          <w:sz w:val="24"/>
          <w:szCs w:val="24"/>
          <w:rtl/>
        </w:rPr>
        <w:t>ל</w:t>
      </w:r>
      <w:r w:rsidRPr="00684C15">
        <w:rPr>
          <w:rFonts w:ascii="David" w:eastAsia="David" w:hAnsi="David" w:cs="David" w:hint="cs"/>
          <w:b/>
          <w:sz w:val="24"/>
          <w:szCs w:val="24"/>
          <w:rtl/>
        </w:rPr>
        <w:t xml:space="preserve">מערכת החינוך הממלכתי בישראל. בירור שאלה זו הצריך את בחינת ההתאמות הנדרשות משיטת חינוך זו בפוגשה את החברה הישראלית, </w:t>
      </w:r>
      <w:r>
        <w:rPr>
          <w:rFonts w:ascii="David" w:eastAsia="David" w:hAnsi="David" w:cs="David" w:hint="cs"/>
          <w:b/>
          <w:sz w:val="24"/>
          <w:szCs w:val="24"/>
          <w:rtl/>
        </w:rPr>
        <w:t xml:space="preserve">מבנה מערכת החינוך שלה, </w:t>
      </w:r>
      <w:r w:rsidRPr="00684C15">
        <w:rPr>
          <w:rFonts w:ascii="David" w:eastAsia="David" w:hAnsi="David" w:cs="David" w:hint="cs"/>
          <w:b/>
          <w:sz w:val="24"/>
          <w:szCs w:val="24"/>
          <w:rtl/>
        </w:rPr>
        <w:t>אופי</w:t>
      </w:r>
      <w:r>
        <w:rPr>
          <w:rFonts w:ascii="David" w:eastAsia="David" w:hAnsi="David" w:cs="David" w:hint="cs"/>
          <w:b/>
          <w:sz w:val="24"/>
          <w:szCs w:val="24"/>
          <w:rtl/>
        </w:rPr>
        <w:t>י</w:t>
      </w:r>
      <w:r w:rsidRPr="00684C15">
        <w:rPr>
          <w:rFonts w:ascii="David" w:eastAsia="David" w:hAnsi="David" w:cs="David" w:hint="cs"/>
          <w:b/>
          <w:sz w:val="24"/>
          <w:szCs w:val="24"/>
          <w:rtl/>
        </w:rPr>
        <w:t>ה</w:t>
      </w:r>
      <w:r>
        <w:rPr>
          <w:rFonts w:ascii="David" w:eastAsia="David" w:hAnsi="David" w:cs="David" w:hint="cs"/>
          <w:b/>
          <w:sz w:val="24"/>
          <w:szCs w:val="24"/>
          <w:rtl/>
        </w:rPr>
        <w:t xml:space="preserve"> החברתי</w:t>
      </w:r>
      <w:r w:rsidRPr="00684C15">
        <w:rPr>
          <w:rFonts w:ascii="David" w:eastAsia="David" w:hAnsi="David" w:cs="David" w:hint="cs"/>
          <w:b/>
          <w:sz w:val="24"/>
          <w:szCs w:val="24"/>
          <w:rtl/>
        </w:rPr>
        <w:t xml:space="preserve"> ואקלימה הסביבתי.</w:t>
      </w:r>
    </w:p>
    <w:p w14:paraId="4324F89C" w14:textId="76D05AA4" w:rsidR="00627465" w:rsidRDefault="00627465" w:rsidP="008533FE">
      <w:pPr>
        <w:spacing w:line="360" w:lineRule="auto"/>
        <w:rPr>
          <w:rFonts w:ascii="David" w:eastAsia="David" w:hAnsi="David" w:cs="David"/>
          <w:b/>
          <w:sz w:val="24"/>
          <w:szCs w:val="24"/>
          <w:rtl/>
        </w:rPr>
      </w:pPr>
      <w:r>
        <w:rPr>
          <w:rFonts w:ascii="David" w:eastAsia="David" w:hAnsi="David" w:cs="David"/>
          <w:b/>
          <w:sz w:val="24"/>
          <w:szCs w:val="24"/>
          <w:rtl/>
        </w:rPr>
        <w:tab/>
      </w:r>
      <w:r>
        <w:rPr>
          <w:rFonts w:ascii="David" w:eastAsia="David" w:hAnsi="David" w:cs="David" w:hint="cs"/>
          <w:b/>
          <w:sz w:val="24"/>
          <w:szCs w:val="24"/>
          <w:rtl/>
        </w:rPr>
        <w:t xml:space="preserve">בשנת 1989 הוקם בית הספר הראשון בארץ בשיטת ולדורף בקיבוץ הרדוף. </w:t>
      </w:r>
      <w:r w:rsidR="008533FE">
        <w:rPr>
          <w:rFonts w:ascii="David" w:eastAsia="David" w:hAnsi="David" w:cs="David" w:hint="cs"/>
          <w:b/>
          <w:sz w:val="24"/>
          <w:szCs w:val="24"/>
          <w:rtl/>
        </w:rPr>
        <w:t xml:space="preserve">כיום פועלים </w:t>
      </w:r>
      <w:r>
        <w:rPr>
          <w:rFonts w:ascii="David" w:eastAsia="David" w:hAnsi="David" w:cs="David" w:hint="cs"/>
          <w:b/>
          <w:sz w:val="24"/>
          <w:szCs w:val="24"/>
          <w:rtl/>
        </w:rPr>
        <w:t xml:space="preserve">בישראל, בפריסה ארצית, </w:t>
      </w:r>
      <w:r w:rsidRPr="006D2B52">
        <w:rPr>
          <w:rFonts w:ascii="David" w:eastAsia="David" w:hAnsi="David" w:cs="David"/>
          <w:sz w:val="24"/>
          <w:szCs w:val="24"/>
          <w:rtl/>
        </w:rPr>
        <w:t>בחינוך הממלכתי כ-119 גני ילדים</w:t>
      </w:r>
      <w:r>
        <w:rPr>
          <w:rFonts w:ascii="David" w:eastAsia="David" w:hAnsi="David" w:cs="David" w:hint="cs"/>
          <w:b/>
          <w:sz w:val="24"/>
          <w:szCs w:val="24"/>
          <w:rtl/>
        </w:rPr>
        <w:t xml:space="preserve"> </w:t>
      </w:r>
      <w:r w:rsidRPr="006D2B52">
        <w:rPr>
          <w:rFonts w:ascii="David" w:eastAsia="David" w:hAnsi="David" w:cs="David"/>
          <w:sz w:val="24"/>
          <w:szCs w:val="24"/>
          <w:rtl/>
        </w:rPr>
        <w:t>ו-36 בתי ספר</w:t>
      </w:r>
      <w:r>
        <w:rPr>
          <w:rFonts w:ascii="David" w:eastAsia="David" w:hAnsi="David" w:cs="David" w:hint="cs"/>
          <w:sz w:val="24"/>
          <w:szCs w:val="24"/>
          <w:rtl/>
        </w:rPr>
        <w:t xml:space="preserve"> ברוח </w:t>
      </w:r>
      <w:r w:rsidR="008D2FAA">
        <w:rPr>
          <w:rFonts w:ascii="David" w:eastAsia="David" w:hAnsi="David" w:cs="David" w:hint="cs"/>
          <w:sz w:val="24"/>
          <w:szCs w:val="24"/>
          <w:rtl/>
        </w:rPr>
        <w:t>ה</w:t>
      </w:r>
      <w:r>
        <w:rPr>
          <w:rFonts w:ascii="David" w:eastAsia="David" w:hAnsi="David" w:cs="David" w:hint="cs"/>
          <w:sz w:val="24"/>
          <w:szCs w:val="24"/>
          <w:rtl/>
        </w:rPr>
        <w:t>שיט</w:t>
      </w:r>
      <w:r w:rsidR="008D2FAA">
        <w:rPr>
          <w:rFonts w:ascii="David" w:eastAsia="David" w:hAnsi="David" w:cs="David" w:hint="cs"/>
          <w:sz w:val="24"/>
          <w:szCs w:val="24"/>
          <w:rtl/>
        </w:rPr>
        <w:t>ה</w:t>
      </w:r>
      <w:r w:rsidRPr="006D2B52">
        <w:rPr>
          <w:rFonts w:ascii="David" w:eastAsia="David" w:hAnsi="David" w:cs="David"/>
          <w:sz w:val="24"/>
          <w:szCs w:val="24"/>
          <w:rtl/>
        </w:rPr>
        <w:t xml:space="preserve"> (מיסודי ועד תיכונים, במעמד רשמי </w:t>
      </w:r>
      <w:r w:rsidR="008D2FAA">
        <w:rPr>
          <w:rFonts w:ascii="David" w:eastAsia="David" w:hAnsi="David" w:cs="David" w:hint="cs"/>
          <w:sz w:val="24"/>
          <w:szCs w:val="24"/>
          <w:rtl/>
        </w:rPr>
        <w:t>או</w:t>
      </w:r>
      <w:r w:rsidRPr="006D2B52">
        <w:rPr>
          <w:rFonts w:ascii="David" w:eastAsia="David" w:hAnsi="David" w:cs="David"/>
          <w:sz w:val="24"/>
          <w:szCs w:val="24"/>
          <w:rtl/>
        </w:rPr>
        <w:t xml:space="preserve"> במעמד מוכר שאינו רשמי)</w:t>
      </w:r>
      <w:r>
        <w:rPr>
          <w:rStyle w:val="40"/>
          <w:rFonts w:ascii="David" w:eastAsia="David" w:hAnsi="David" w:cs="David"/>
          <w:rtl/>
        </w:rPr>
        <w:footnoteReference w:id="1"/>
      </w:r>
      <w:r w:rsidRPr="006D2B52">
        <w:rPr>
          <w:rFonts w:ascii="David" w:eastAsia="David" w:hAnsi="David" w:cs="David"/>
          <w:sz w:val="24"/>
          <w:szCs w:val="24"/>
          <w:rtl/>
        </w:rPr>
        <w:t>.</w:t>
      </w:r>
      <w:r>
        <w:rPr>
          <w:rFonts w:ascii="David" w:eastAsia="David" w:hAnsi="David" w:cs="David" w:hint="cs"/>
          <w:sz w:val="24"/>
          <w:szCs w:val="24"/>
          <w:rtl/>
        </w:rPr>
        <w:t xml:space="preserve"> נוסף עליהם פועלות שלוחות נוספות לשיטת חינוך זו </w:t>
      </w:r>
      <w:r w:rsidR="008D2FAA">
        <w:rPr>
          <w:rFonts w:ascii="David" w:eastAsia="David" w:hAnsi="David" w:cs="David" w:hint="cs"/>
          <w:sz w:val="24"/>
          <w:szCs w:val="24"/>
          <w:rtl/>
        </w:rPr>
        <w:t>ב</w:t>
      </w:r>
      <w:r>
        <w:rPr>
          <w:rFonts w:ascii="David" w:eastAsia="David" w:hAnsi="David" w:cs="David" w:hint="cs"/>
          <w:sz w:val="24"/>
          <w:szCs w:val="24"/>
          <w:rtl/>
        </w:rPr>
        <w:t xml:space="preserve">גני ילדים הפועלים בחינוך הערבי ורשת </w:t>
      </w:r>
      <w:r w:rsidR="008D2FAA">
        <w:rPr>
          <w:rFonts w:ascii="David" w:eastAsia="David" w:hAnsi="David" w:cs="David" w:hint="cs"/>
          <w:sz w:val="24"/>
          <w:szCs w:val="24"/>
          <w:rtl/>
        </w:rPr>
        <w:t>בתי החינוך</w:t>
      </w:r>
      <w:r>
        <w:rPr>
          <w:rFonts w:ascii="David" w:eastAsia="David" w:hAnsi="David" w:cs="David" w:hint="cs"/>
          <w:sz w:val="24"/>
          <w:szCs w:val="24"/>
          <w:rtl/>
        </w:rPr>
        <w:t xml:space="preserve"> "מעיינות רבי חייא" בחינוך הממלכתי- דתי. </w:t>
      </w:r>
    </w:p>
    <w:p w14:paraId="0E96AA45" w14:textId="09195C3F" w:rsidR="008533FE" w:rsidRPr="006D2B52" w:rsidRDefault="008533FE" w:rsidP="00627465">
      <w:pPr>
        <w:shd w:val="clear" w:color="auto" w:fill="FFFFFF"/>
        <w:spacing w:after="0" w:line="360" w:lineRule="auto"/>
        <w:rPr>
          <w:rFonts w:ascii="David" w:eastAsia="David" w:hAnsi="David" w:cs="David"/>
          <w:sz w:val="24"/>
          <w:szCs w:val="24"/>
          <w:rtl/>
        </w:rPr>
      </w:pPr>
      <w:r w:rsidRPr="006D2B52">
        <w:rPr>
          <w:rFonts w:ascii="David" w:eastAsia="David" w:hAnsi="David" w:cs="David"/>
          <w:sz w:val="24"/>
          <w:szCs w:val="24"/>
          <w:rtl/>
        </w:rPr>
        <w:tab/>
        <w:t>נתונים אלו מ</w:t>
      </w:r>
      <w:r w:rsidR="00627465">
        <w:rPr>
          <w:rFonts w:ascii="David" w:eastAsia="David" w:hAnsi="David" w:cs="David" w:hint="cs"/>
          <w:sz w:val="24"/>
          <w:szCs w:val="24"/>
          <w:rtl/>
        </w:rPr>
        <w:t xml:space="preserve">שקפים תהליך </w:t>
      </w:r>
      <w:r w:rsidR="008D2FAA">
        <w:rPr>
          <w:rFonts w:ascii="David" w:eastAsia="David" w:hAnsi="David" w:cs="David" w:hint="cs"/>
          <w:sz w:val="24"/>
          <w:szCs w:val="24"/>
          <w:rtl/>
        </w:rPr>
        <w:t>צמיחתה</w:t>
      </w:r>
      <w:r w:rsidR="00627465">
        <w:rPr>
          <w:rFonts w:ascii="David" w:eastAsia="David" w:hAnsi="David" w:cs="David" w:hint="cs"/>
          <w:sz w:val="24"/>
          <w:szCs w:val="24"/>
          <w:rtl/>
        </w:rPr>
        <w:t xml:space="preserve"> של שיטת חינוך זו בארץ ו</w:t>
      </w:r>
      <w:r w:rsidR="00FA064E">
        <w:rPr>
          <w:rFonts w:ascii="David" w:eastAsia="David" w:hAnsi="David" w:cs="David" w:hint="cs"/>
          <w:sz w:val="24"/>
          <w:szCs w:val="24"/>
          <w:rtl/>
        </w:rPr>
        <w:t>הם היוו את הרקע ל</w:t>
      </w:r>
      <w:r w:rsidR="00627465">
        <w:rPr>
          <w:rFonts w:ascii="David" w:eastAsia="David" w:hAnsi="David" w:cs="David" w:hint="cs"/>
          <w:sz w:val="24"/>
          <w:szCs w:val="24"/>
          <w:rtl/>
        </w:rPr>
        <w:t xml:space="preserve">שאלת </w:t>
      </w:r>
      <w:r w:rsidR="00FA064E">
        <w:rPr>
          <w:rFonts w:ascii="David" w:eastAsia="David" w:hAnsi="David" w:cs="David" w:hint="cs"/>
          <w:sz w:val="24"/>
          <w:szCs w:val="24"/>
          <w:rtl/>
        </w:rPr>
        <w:t>המחקר</w:t>
      </w:r>
      <w:r w:rsidR="00627465">
        <w:rPr>
          <w:rFonts w:ascii="David" w:eastAsia="David" w:hAnsi="David" w:cs="David" w:hint="cs"/>
          <w:sz w:val="24"/>
          <w:szCs w:val="24"/>
          <w:rtl/>
        </w:rPr>
        <w:t xml:space="preserve"> אודות תנאי הקרקע החברתיים בתוכם תהליך זה מתרחש. כמו כן, מחקר זה יצא לאור מתוך תהליך לימוד וסקרנות אישית של החוקרת שבמקביל ללימודי התואר השני במכללת אורנים עוברת הכשרה בסמינר "רימון" בפרדס חנה לחינוך ולדורף. </w:t>
      </w:r>
    </w:p>
    <w:p w14:paraId="676D247C" w14:textId="1C819787" w:rsidR="00627465" w:rsidRPr="00627465" w:rsidRDefault="00627465" w:rsidP="00627465">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ab/>
      </w:r>
      <w:r w:rsidRPr="00627465">
        <w:rPr>
          <w:rFonts w:ascii="David" w:eastAsia="David" w:hAnsi="David" w:cs="David"/>
          <w:color w:val="000000"/>
          <w:sz w:val="24"/>
          <w:szCs w:val="24"/>
          <w:rtl/>
        </w:rPr>
        <w:t xml:space="preserve">מחקר זה </w:t>
      </w:r>
      <w:r w:rsidRPr="00627465">
        <w:rPr>
          <w:rFonts w:ascii="David" w:eastAsia="David" w:hAnsi="David" w:cs="David" w:hint="cs"/>
          <w:color w:val="000000"/>
          <w:sz w:val="24"/>
          <w:szCs w:val="24"/>
          <w:rtl/>
        </w:rPr>
        <w:t>נערך כמח</w:t>
      </w:r>
      <w:r w:rsidRPr="00627465">
        <w:rPr>
          <w:rFonts w:ascii="David" w:eastAsia="David" w:hAnsi="David" w:cs="David"/>
          <w:color w:val="000000"/>
          <w:sz w:val="24"/>
          <w:szCs w:val="24"/>
          <w:rtl/>
        </w:rPr>
        <w:t>קר איכותני</w:t>
      </w:r>
      <w:r>
        <w:rPr>
          <w:rFonts w:ascii="David" w:eastAsia="David" w:hAnsi="David" w:cs="David" w:hint="cs"/>
          <w:color w:val="000000"/>
          <w:sz w:val="24"/>
          <w:szCs w:val="24"/>
          <w:rtl/>
        </w:rPr>
        <w:t>,</w:t>
      </w:r>
      <w:r w:rsidRPr="00627465">
        <w:rPr>
          <w:rFonts w:ascii="David" w:eastAsia="David" w:hAnsi="David" w:cs="David"/>
          <w:color w:val="000000"/>
          <w:sz w:val="24"/>
          <w:szCs w:val="24"/>
          <w:rtl/>
        </w:rPr>
        <w:t xml:space="preserve"> במסגרתו </w:t>
      </w:r>
      <w:r>
        <w:rPr>
          <w:rFonts w:ascii="David" w:eastAsia="David" w:hAnsi="David" w:cs="David" w:hint="cs"/>
          <w:color w:val="000000"/>
          <w:sz w:val="24"/>
          <w:szCs w:val="24"/>
          <w:rtl/>
        </w:rPr>
        <w:t>נ</w:t>
      </w:r>
      <w:r w:rsidRPr="00627465">
        <w:rPr>
          <w:rFonts w:ascii="David" w:eastAsia="David" w:hAnsi="David" w:cs="David"/>
          <w:color w:val="000000"/>
          <w:sz w:val="24"/>
          <w:szCs w:val="24"/>
          <w:rtl/>
        </w:rPr>
        <w:t xml:space="preserve">ערכו ראיונות עומק חצי מובנים עם אנשי.ות חינוך מובילים מתוך קהילת מחנכי ולדורף בישראל. הראיונות </w:t>
      </w:r>
      <w:r w:rsidRPr="00627465">
        <w:rPr>
          <w:rFonts w:ascii="David" w:eastAsia="David" w:hAnsi="David" w:cs="David" w:hint="cs"/>
          <w:color w:val="000000"/>
          <w:sz w:val="24"/>
          <w:szCs w:val="24"/>
          <w:rtl/>
        </w:rPr>
        <w:t>ה</w:t>
      </w:r>
      <w:r w:rsidRPr="00627465">
        <w:rPr>
          <w:rFonts w:ascii="David" w:eastAsia="David" w:hAnsi="David" w:cs="David"/>
          <w:color w:val="000000"/>
          <w:sz w:val="24"/>
          <w:szCs w:val="24"/>
          <w:rtl/>
        </w:rPr>
        <w:t xml:space="preserve">תמקדו בשאלת המחקר ובחנו את הקשר של המרואיינים לחינוך ולדורף וכן ההתאמות הנדרשות לחינוך ולדורף בפגשו את מערכת החינוך הישראלית לתפיסתם. לאחר תמלול הראיונות ואיסוף היגדים מתוכם </w:t>
      </w:r>
      <w:r w:rsidRPr="00627465">
        <w:rPr>
          <w:rFonts w:ascii="David" w:eastAsia="David" w:hAnsi="David" w:cs="David" w:hint="cs"/>
          <w:color w:val="000000"/>
          <w:sz w:val="24"/>
          <w:szCs w:val="24"/>
          <w:rtl/>
        </w:rPr>
        <w:t>נ</w:t>
      </w:r>
      <w:r w:rsidRPr="00627465">
        <w:rPr>
          <w:rFonts w:ascii="David" w:eastAsia="David" w:hAnsi="David" w:cs="David"/>
          <w:color w:val="000000"/>
          <w:sz w:val="24"/>
          <w:szCs w:val="24"/>
          <w:rtl/>
        </w:rPr>
        <w:t>בנו תמות מרכזיות שה</w:t>
      </w:r>
      <w:r w:rsidRPr="00627465">
        <w:rPr>
          <w:rFonts w:ascii="David" w:eastAsia="David" w:hAnsi="David" w:cs="David" w:hint="cs"/>
          <w:color w:val="000000"/>
          <w:sz w:val="24"/>
          <w:szCs w:val="24"/>
          <w:rtl/>
        </w:rPr>
        <w:t>י</w:t>
      </w:r>
      <w:r w:rsidRPr="00627465">
        <w:rPr>
          <w:rFonts w:ascii="David" w:eastAsia="David" w:hAnsi="David" w:cs="David"/>
          <w:color w:val="000000"/>
          <w:sz w:val="24"/>
          <w:szCs w:val="24"/>
          <w:rtl/>
        </w:rPr>
        <w:t>וו את התשובה לשאלת המחקר (קופפרברג,</w:t>
      </w:r>
      <w:r w:rsidRPr="00627465">
        <w:rPr>
          <w:rFonts w:ascii="David" w:eastAsia="David" w:hAnsi="David" w:cs="David" w:hint="cs"/>
          <w:color w:val="000000"/>
          <w:sz w:val="24"/>
          <w:szCs w:val="24"/>
          <w:rtl/>
        </w:rPr>
        <w:t xml:space="preserve"> 2009). </w:t>
      </w:r>
      <w:r w:rsidRPr="00627465">
        <w:rPr>
          <w:rFonts w:ascii="David" w:eastAsia="David" w:hAnsi="David" w:cs="David"/>
          <w:color w:val="000000"/>
          <w:sz w:val="24"/>
          <w:szCs w:val="24"/>
          <w:rtl/>
        </w:rPr>
        <w:t xml:space="preserve">התמות נותחו בהקשר לרקע התיאורטי המוצג בסקירת הספרות (קופפרברג, </w:t>
      </w:r>
      <w:r>
        <w:rPr>
          <w:rFonts w:ascii="David" w:eastAsia="David" w:hAnsi="David" w:cs="David" w:hint="cs"/>
          <w:color w:val="000000"/>
          <w:sz w:val="24"/>
          <w:szCs w:val="24"/>
          <w:rtl/>
        </w:rPr>
        <w:t>2009</w:t>
      </w:r>
      <w:r w:rsidRPr="00627465">
        <w:rPr>
          <w:rFonts w:ascii="David" w:eastAsia="David" w:hAnsi="David" w:cs="David"/>
          <w:color w:val="000000"/>
          <w:sz w:val="24"/>
          <w:szCs w:val="24"/>
          <w:rtl/>
        </w:rPr>
        <w:t xml:space="preserve">). </w:t>
      </w:r>
    </w:p>
    <w:p w14:paraId="18701DF2" w14:textId="3AFDB988" w:rsidR="00FA064E" w:rsidRPr="0050745B" w:rsidRDefault="00627465" w:rsidP="0050745B">
      <w:pPr>
        <w:spacing w:line="360" w:lineRule="auto"/>
        <w:rPr>
          <w:rFonts w:ascii="David" w:eastAsia="David" w:hAnsi="David" w:cs="David"/>
          <w:b/>
          <w:sz w:val="24"/>
          <w:szCs w:val="24"/>
          <w:rtl/>
        </w:rPr>
      </w:pPr>
      <w:r>
        <w:rPr>
          <w:rFonts w:ascii="David" w:eastAsia="David" w:hAnsi="David" w:cs="David"/>
          <w:b/>
          <w:sz w:val="24"/>
          <w:szCs w:val="24"/>
          <w:rtl/>
        </w:rPr>
        <w:tab/>
      </w:r>
      <w:bookmarkStart w:id="2" w:name="_Hlk82472320"/>
      <w:r>
        <w:rPr>
          <w:rFonts w:ascii="David" w:eastAsia="David" w:hAnsi="David" w:cs="David" w:hint="cs"/>
          <w:b/>
          <w:sz w:val="24"/>
          <w:szCs w:val="24"/>
          <w:rtl/>
        </w:rPr>
        <w:t xml:space="preserve">ממצאי המחקר העלו </w:t>
      </w:r>
      <w:r w:rsidR="000768A0">
        <w:rPr>
          <w:rFonts w:ascii="David" w:eastAsia="David" w:hAnsi="David" w:cs="David" w:hint="cs"/>
          <w:b/>
          <w:sz w:val="24"/>
          <w:szCs w:val="24"/>
          <w:rtl/>
        </w:rPr>
        <w:t xml:space="preserve">שלוש תמות מרכזיות, שכל אחת מהווה מענה מסוים לשאלת המחקר, אך כמובן שהתמונה המלאה היא החיבור ביניהן. הראשונה היא סיפורה הביוגרפי של קהילת מחנכי ולדורף בישראל. קהילה זו, </w:t>
      </w:r>
      <w:r w:rsidR="00330294">
        <w:rPr>
          <w:rFonts w:ascii="David" w:eastAsia="David" w:hAnsi="David" w:cs="David" w:hint="cs"/>
          <w:b/>
          <w:sz w:val="24"/>
          <w:szCs w:val="24"/>
          <w:rtl/>
        </w:rPr>
        <w:t>ב</w:t>
      </w:r>
      <w:r w:rsidR="000768A0">
        <w:rPr>
          <w:rFonts w:ascii="David" w:eastAsia="David" w:hAnsi="David" w:cs="David" w:hint="cs"/>
          <w:b/>
          <w:sz w:val="24"/>
          <w:szCs w:val="24"/>
          <w:rtl/>
        </w:rPr>
        <w:t>שיח פנימי שלה, מסמנת בתו</w:t>
      </w:r>
      <w:r w:rsidR="00330294">
        <w:rPr>
          <w:rFonts w:ascii="David" w:eastAsia="David" w:hAnsi="David" w:cs="David" w:hint="cs"/>
          <w:b/>
          <w:sz w:val="24"/>
          <w:szCs w:val="24"/>
          <w:rtl/>
        </w:rPr>
        <w:t>כה</w:t>
      </w:r>
      <w:r w:rsidR="000768A0">
        <w:rPr>
          <w:rFonts w:ascii="David" w:eastAsia="David" w:hAnsi="David" w:cs="David" w:hint="cs"/>
          <w:b/>
          <w:sz w:val="24"/>
          <w:szCs w:val="24"/>
          <w:rtl/>
        </w:rPr>
        <w:t xml:space="preserve"> שלושה דורות מחנכים: דור המייסדים, דור הביניים והדור הצעיר. דרך אפיוני הדורות ותהליכים פנימיים שהתרחשו בתוכ</w:t>
      </w:r>
      <w:r w:rsidR="00330294">
        <w:rPr>
          <w:rFonts w:ascii="David" w:eastAsia="David" w:hAnsi="David" w:cs="David" w:hint="cs"/>
          <w:b/>
          <w:sz w:val="24"/>
          <w:szCs w:val="24"/>
          <w:rtl/>
        </w:rPr>
        <w:t>ם</w:t>
      </w:r>
      <w:r w:rsidR="000768A0">
        <w:rPr>
          <w:rFonts w:ascii="David" w:eastAsia="David" w:hAnsi="David" w:cs="David" w:hint="cs"/>
          <w:b/>
          <w:sz w:val="24"/>
          <w:szCs w:val="24"/>
          <w:rtl/>
        </w:rPr>
        <w:t xml:space="preserve"> ניתן להבין את תנועת השתרשות שיטה זו בארץ ולהעלות שאלות ודאגות לגבי כיוונם של הדברים. התמה השנייה קשורה לתפיסת תפקידו, מהותו ומקומו של בית הספר ואופיו בתוך החברה בה הוא פועל לתפיסת המרואיינים. תמה זו מרחיבה את דימוי הנשימה המעגלית שמתקיים בין מוסד חינוכי ובין האקלים החברתי (זמן, מקום, אנשים) בה הוא פועל. תמה שלישית ואחרונה עוסקת באפיון תרבותי של החברה הישראלי לתפיסת המרואיינים, ובנושאים נבחרים עליהם אנשי חינוך ולדורף בארץ נדרשים לתת מענה ולספק תשובות הולמות, למשל חיבור לחגים, מועדים ומסורות, נושא האקלים, הצורך בתנועה ובטיולים הטבוע בחברה זו, ה</w:t>
      </w:r>
      <w:r w:rsidR="000768A0">
        <w:rPr>
          <w:rFonts w:ascii="David" w:eastAsia="David" w:hAnsi="David" w:cs="David" w:hint="cs"/>
          <w:color w:val="000000"/>
          <w:sz w:val="24"/>
          <w:szCs w:val="24"/>
          <w:rtl/>
        </w:rPr>
        <w:t>י</w:t>
      </w:r>
      <w:r w:rsidR="000768A0">
        <w:rPr>
          <w:rFonts w:ascii="David" w:eastAsia="David" w:hAnsi="David" w:cs="David"/>
          <w:color w:val="000000"/>
          <w:sz w:val="24"/>
          <w:szCs w:val="24"/>
          <w:rtl/>
        </w:rPr>
        <w:t>חס לאינטימיות ופמיליאריות בשדות החינוך הישראלי </w:t>
      </w:r>
      <w:r w:rsidR="000768A0">
        <w:rPr>
          <w:rFonts w:ascii="David" w:eastAsia="David" w:hAnsi="David" w:cs="David" w:hint="cs"/>
          <w:b/>
          <w:sz w:val="24"/>
          <w:szCs w:val="24"/>
          <w:rtl/>
        </w:rPr>
        <w:t>והיחס לאסטתיקה</w:t>
      </w:r>
      <w:r w:rsidR="00FA064E">
        <w:rPr>
          <w:rFonts w:ascii="David" w:eastAsia="David" w:hAnsi="David" w:cs="David" w:hint="cs"/>
          <w:b/>
          <w:sz w:val="24"/>
          <w:szCs w:val="24"/>
          <w:rtl/>
        </w:rPr>
        <w:t xml:space="preserve"> ומקומה בחינוך</w:t>
      </w:r>
      <w:r w:rsidR="000768A0">
        <w:rPr>
          <w:rFonts w:ascii="David" w:eastAsia="David" w:hAnsi="David" w:cs="David" w:hint="cs"/>
          <w:b/>
          <w:sz w:val="24"/>
          <w:szCs w:val="24"/>
          <w:rtl/>
        </w:rPr>
        <w:t>.</w:t>
      </w:r>
    </w:p>
    <w:bookmarkEnd w:id="2"/>
    <w:p w14:paraId="5C0D2AD2" w14:textId="557F08B3" w:rsidR="00FA064E" w:rsidRDefault="00FA064E" w:rsidP="00112FFD">
      <w:pPr>
        <w:spacing w:line="360" w:lineRule="auto"/>
        <w:rPr>
          <w:rFonts w:ascii="David" w:hAnsi="David" w:cs="David"/>
          <w:sz w:val="24"/>
          <w:szCs w:val="24"/>
          <w:rtl/>
        </w:rPr>
      </w:pPr>
      <w:r>
        <w:rPr>
          <w:rFonts w:ascii="David" w:hAnsi="David" w:cs="David" w:hint="cs"/>
          <w:sz w:val="24"/>
          <w:szCs w:val="24"/>
          <w:rtl/>
        </w:rPr>
        <w:t>מילות מפתח: חינוך ולדורף, אנתרופוסופיה, ייחודיות חינוכית, מערכת החינוך הישראלית</w:t>
      </w:r>
    </w:p>
    <w:p w14:paraId="38A40FE0" w14:textId="77777777" w:rsidR="008533FE" w:rsidRDefault="008533FE" w:rsidP="00112FFD">
      <w:pPr>
        <w:spacing w:line="360" w:lineRule="auto"/>
        <w:rPr>
          <w:rFonts w:ascii="David" w:hAnsi="David" w:cs="David"/>
          <w:sz w:val="24"/>
          <w:szCs w:val="24"/>
          <w:rtl/>
        </w:rPr>
      </w:pPr>
    </w:p>
    <w:p w14:paraId="05FCC2AD" w14:textId="7D065285" w:rsidR="00442DF7" w:rsidRPr="006730BB" w:rsidRDefault="00442DF7" w:rsidP="003E233A">
      <w:pPr>
        <w:spacing w:line="276" w:lineRule="auto"/>
        <w:jc w:val="center"/>
        <w:rPr>
          <w:rFonts w:ascii="David" w:eastAsia="David" w:hAnsi="David" w:cs="David"/>
          <w:bCs/>
          <w:sz w:val="28"/>
          <w:szCs w:val="28"/>
        </w:rPr>
      </w:pPr>
      <w:r w:rsidRPr="006730BB">
        <w:rPr>
          <w:rFonts w:ascii="David" w:eastAsia="David" w:hAnsi="David" w:cs="David"/>
          <w:bCs/>
          <w:sz w:val="28"/>
          <w:szCs w:val="28"/>
          <w:rtl/>
        </w:rPr>
        <w:lastRenderedPageBreak/>
        <w:t>תוכן עניינים</w:t>
      </w:r>
    </w:p>
    <w:p w14:paraId="4CC50CE9" w14:textId="68419FEA" w:rsidR="00442DF7" w:rsidRPr="004977EB" w:rsidRDefault="00442DF7" w:rsidP="003E233A">
      <w:pPr>
        <w:numPr>
          <w:ilvl w:val="0"/>
          <w:numId w:val="3"/>
        </w:numPr>
        <w:spacing w:after="0" w:line="360" w:lineRule="auto"/>
        <w:rPr>
          <w:rFonts w:ascii="David" w:eastAsia="David" w:hAnsi="David" w:cs="David"/>
          <w:sz w:val="24"/>
          <w:szCs w:val="24"/>
        </w:rPr>
      </w:pPr>
      <w:r w:rsidRPr="004977EB">
        <w:rPr>
          <w:rFonts w:ascii="David" w:eastAsia="David" w:hAnsi="David" w:cs="David"/>
          <w:sz w:val="24"/>
          <w:szCs w:val="24"/>
          <w:rtl/>
        </w:rPr>
        <w:t>מבוא</w:t>
      </w:r>
      <w:r w:rsidRPr="004977EB">
        <w:rPr>
          <w:rFonts w:ascii="David" w:eastAsia="David" w:hAnsi="David" w:cs="David"/>
          <w:sz w:val="24"/>
          <w:szCs w:val="24"/>
          <w:rtl/>
        </w:rPr>
        <w:tab/>
      </w:r>
      <w:r w:rsidRPr="004977EB">
        <w:rPr>
          <w:rFonts w:ascii="David" w:eastAsia="David" w:hAnsi="David" w:cs="David"/>
          <w:sz w:val="24"/>
          <w:szCs w:val="24"/>
          <w:rtl/>
        </w:rPr>
        <w:tab/>
      </w:r>
      <w:r w:rsidRPr="004977EB">
        <w:rPr>
          <w:rFonts w:ascii="David" w:eastAsia="David" w:hAnsi="David" w:cs="David"/>
          <w:sz w:val="24"/>
          <w:szCs w:val="24"/>
          <w:rtl/>
        </w:rPr>
        <w:tab/>
      </w:r>
      <w:r w:rsidRPr="004977EB">
        <w:rPr>
          <w:rFonts w:ascii="David" w:eastAsia="David" w:hAnsi="David" w:cs="David"/>
          <w:sz w:val="24"/>
          <w:szCs w:val="24"/>
          <w:rtl/>
        </w:rPr>
        <w:tab/>
      </w:r>
      <w:r w:rsidRPr="004977EB">
        <w:rPr>
          <w:rFonts w:ascii="David" w:eastAsia="David" w:hAnsi="David" w:cs="David"/>
          <w:sz w:val="24"/>
          <w:szCs w:val="24"/>
          <w:rtl/>
        </w:rPr>
        <w:tab/>
      </w:r>
      <w:r w:rsidR="0052014E">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hint="cs"/>
          <w:sz w:val="24"/>
          <w:szCs w:val="24"/>
          <w:rtl/>
        </w:rPr>
        <w:t>4</w:t>
      </w:r>
    </w:p>
    <w:p w14:paraId="3E8D2AF9" w14:textId="2AE9CB0A" w:rsidR="00442DF7" w:rsidRPr="004977EB" w:rsidRDefault="00442DF7" w:rsidP="003E233A">
      <w:pPr>
        <w:numPr>
          <w:ilvl w:val="0"/>
          <w:numId w:val="3"/>
        </w:numPr>
        <w:pBdr>
          <w:top w:val="nil"/>
          <w:left w:val="nil"/>
          <w:bottom w:val="nil"/>
          <w:right w:val="nil"/>
          <w:between w:val="nil"/>
        </w:pBdr>
        <w:spacing w:after="0" w:line="360" w:lineRule="auto"/>
        <w:rPr>
          <w:rFonts w:ascii="David" w:eastAsia="David" w:hAnsi="David" w:cs="David"/>
          <w:color w:val="000000"/>
          <w:sz w:val="24"/>
          <w:szCs w:val="24"/>
        </w:rPr>
      </w:pPr>
      <w:r w:rsidRPr="004977EB">
        <w:rPr>
          <w:rFonts w:ascii="David" w:eastAsia="David" w:hAnsi="David" w:cs="David"/>
          <w:color w:val="000000"/>
          <w:sz w:val="24"/>
          <w:szCs w:val="24"/>
          <w:rtl/>
        </w:rPr>
        <w:t>סקירת ספרות</w:t>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3E233A">
        <w:rPr>
          <w:rFonts w:ascii="David" w:eastAsia="David" w:hAnsi="David" w:cs="David" w:hint="cs"/>
          <w:color w:val="000000"/>
          <w:sz w:val="24"/>
          <w:szCs w:val="24"/>
          <w:rtl/>
        </w:rPr>
        <w:t>5</w:t>
      </w:r>
    </w:p>
    <w:p w14:paraId="478AC359" w14:textId="672C03C1" w:rsidR="00442DF7" w:rsidRDefault="006730BB" w:rsidP="003E233A">
      <w:pPr>
        <w:pBdr>
          <w:top w:val="nil"/>
          <w:left w:val="nil"/>
          <w:bottom w:val="nil"/>
          <w:right w:val="nil"/>
          <w:between w:val="nil"/>
        </w:pBdr>
        <w:spacing w:after="0" w:line="360" w:lineRule="auto"/>
        <w:rPr>
          <w:rFonts w:ascii="David" w:eastAsia="David" w:hAnsi="David" w:cs="David"/>
          <w:color w:val="000000"/>
          <w:sz w:val="24"/>
          <w:szCs w:val="24"/>
          <w:rtl/>
        </w:rPr>
      </w:pPr>
      <w:r>
        <w:rPr>
          <w:rFonts w:ascii="David" w:eastAsia="David" w:hAnsi="David" w:cs="David"/>
          <w:color w:val="000000"/>
          <w:sz w:val="24"/>
          <w:szCs w:val="24"/>
          <w:rtl/>
        </w:rPr>
        <w:tab/>
      </w:r>
      <w:r w:rsidR="00442DF7" w:rsidRPr="00442DF7">
        <w:rPr>
          <w:rFonts w:ascii="David" w:eastAsia="David" w:hAnsi="David" w:cs="David"/>
          <w:color w:val="000000"/>
          <w:sz w:val="24"/>
          <w:szCs w:val="24"/>
          <w:rtl/>
        </w:rPr>
        <w:t xml:space="preserve">פרק </w:t>
      </w:r>
      <w:r w:rsidR="00442DF7">
        <w:rPr>
          <w:rFonts w:ascii="David" w:eastAsia="David" w:hAnsi="David" w:cs="David" w:hint="cs"/>
          <w:color w:val="000000"/>
          <w:sz w:val="24"/>
          <w:szCs w:val="24"/>
          <w:rtl/>
        </w:rPr>
        <w:t>ראשון</w:t>
      </w:r>
      <w:r w:rsidR="00442DF7" w:rsidRPr="00442DF7">
        <w:rPr>
          <w:rFonts w:ascii="David" w:eastAsia="David" w:hAnsi="David" w:cs="David"/>
          <w:color w:val="000000"/>
          <w:sz w:val="24"/>
          <w:szCs w:val="24"/>
          <w:rtl/>
        </w:rPr>
        <w:t xml:space="preserve"> - </w:t>
      </w:r>
      <w:hyperlink r:id="rId9" w:anchor="heading=h.tyjcwt">
        <w:r w:rsidR="00442DF7" w:rsidRPr="00442DF7">
          <w:rPr>
            <w:rFonts w:ascii="David" w:eastAsia="David" w:hAnsi="David" w:cs="David"/>
            <w:color w:val="000000"/>
            <w:sz w:val="24"/>
            <w:szCs w:val="24"/>
            <w:rtl/>
          </w:rPr>
          <w:t>חינוך</w:t>
        </w:r>
      </w:hyperlink>
      <w:hyperlink r:id="rId10" w:anchor="heading=h.tyjcwt">
        <w:r w:rsidR="00442DF7" w:rsidRPr="00442DF7">
          <w:rPr>
            <w:rFonts w:ascii="David" w:eastAsia="David" w:hAnsi="David" w:cs="David"/>
            <w:color w:val="000000"/>
            <w:sz w:val="24"/>
            <w:szCs w:val="24"/>
            <w:rtl/>
          </w:rPr>
          <w:t xml:space="preserve"> </w:t>
        </w:r>
      </w:hyperlink>
      <w:hyperlink r:id="rId11" w:anchor="heading=h.tyjcwt">
        <w:r w:rsidR="00442DF7" w:rsidRPr="00442DF7">
          <w:rPr>
            <w:rFonts w:ascii="David" w:eastAsia="David" w:hAnsi="David" w:cs="David"/>
            <w:color w:val="000000"/>
            <w:sz w:val="24"/>
            <w:szCs w:val="24"/>
            <w:rtl/>
          </w:rPr>
          <w:t>ולדורף</w:t>
        </w:r>
      </w:hyperlink>
      <w:hyperlink r:id="rId12" w:anchor="heading=h.tyjcwt">
        <w:r w:rsidR="00442DF7" w:rsidRPr="00442DF7">
          <w:rPr>
            <w:rFonts w:ascii="David" w:eastAsia="David" w:hAnsi="David" w:cs="David"/>
            <w:color w:val="000000"/>
            <w:sz w:val="24"/>
            <w:szCs w:val="24"/>
            <w:rtl/>
          </w:rPr>
          <w:tab/>
        </w:r>
      </w:hyperlink>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3E233A">
        <w:rPr>
          <w:rFonts w:ascii="David" w:eastAsia="David" w:hAnsi="David" w:cs="David"/>
          <w:color w:val="000000"/>
          <w:sz w:val="24"/>
          <w:szCs w:val="24"/>
          <w:rtl/>
        </w:rPr>
        <w:tab/>
      </w:r>
      <w:r w:rsidR="003E233A">
        <w:rPr>
          <w:rFonts w:ascii="David" w:eastAsia="David" w:hAnsi="David" w:cs="David"/>
          <w:color w:val="000000"/>
          <w:sz w:val="24"/>
          <w:szCs w:val="24"/>
          <w:rtl/>
        </w:rPr>
        <w:tab/>
      </w:r>
      <w:r w:rsidR="003E233A">
        <w:rPr>
          <w:rFonts w:ascii="David" w:eastAsia="David" w:hAnsi="David" w:cs="David"/>
          <w:color w:val="000000"/>
          <w:sz w:val="24"/>
          <w:szCs w:val="24"/>
          <w:rtl/>
        </w:rPr>
        <w:tab/>
      </w:r>
      <w:r w:rsidR="003E233A">
        <w:rPr>
          <w:rFonts w:ascii="David" w:eastAsia="David" w:hAnsi="David" w:cs="David"/>
          <w:color w:val="000000"/>
          <w:sz w:val="24"/>
          <w:szCs w:val="24"/>
          <w:rtl/>
        </w:rPr>
        <w:tab/>
      </w:r>
      <w:r w:rsidR="0052014E">
        <w:rPr>
          <w:rFonts w:ascii="David" w:eastAsia="David" w:hAnsi="David" w:cs="David" w:hint="cs"/>
          <w:color w:val="000000"/>
          <w:sz w:val="24"/>
          <w:szCs w:val="24"/>
          <w:rtl/>
        </w:rPr>
        <w:t>5</w:t>
      </w:r>
    </w:p>
    <w:p w14:paraId="6B31F1C5" w14:textId="4F84FA55" w:rsidR="00442DF7" w:rsidRPr="00442DF7" w:rsidRDefault="006730BB" w:rsidP="003E233A">
      <w:pPr>
        <w:pBdr>
          <w:top w:val="nil"/>
          <w:left w:val="nil"/>
          <w:bottom w:val="nil"/>
          <w:right w:val="nil"/>
          <w:between w:val="nil"/>
        </w:pBdr>
        <w:spacing w:after="0" w:line="360" w:lineRule="auto"/>
        <w:ind w:left="360"/>
        <w:rPr>
          <w:rFonts w:ascii="David" w:eastAsia="David" w:hAnsi="David" w:cs="David"/>
          <w:color w:val="000000"/>
          <w:sz w:val="24"/>
          <w:szCs w:val="24"/>
          <w:rtl/>
        </w:rPr>
      </w:pPr>
      <w:r>
        <w:rPr>
          <w:rFonts w:ascii="David" w:eastAsia="David" w:hAnsi="David" w:cs="David" w:hint="cs"/>
          <w:color w:val="000000"/>
          <w:sz w:val="24"/>
          <w:szCs w:val="24"/>
          <w:rtl/>
        </w:rPr>
        <w:t xml:space="preserve">2.1 </w:t>
      </w:r>
      <w:hyperlink r:id="rId13" w:anchor="heading=h.3dy6vkm">
        <w:r w:rsidR="00442DF7" w:rsidRPr="00442DF7">
          <w:rPr>
            <w:rFonts w:ascii="David" w:eastAsia="David" w:hAnsi="David" w:cs="David"/>
            <w:color w:val="000000"/>
            <w:sz w:val="24"/>
            <w:szCs w:val="24"/>
            <w:rtl/>
          </w:rPr>
          <w:t>היסטוריית</w:t>
        </w:r>
      </w:hyperlink>
      <w:hyperlink r:id="rId14" w:anchor="heading=h.3dy6vkm">
        <w:r w:rsidR="00442DF7" w:rsidRPr="00442DF7">
          <w:rPr>
            <w:rFonts w:ascii="David" w:eastAsia="David" w:hAnsi="David" w:cs="David"/>
            <w:color w:val="000000"/>
            <w:sz w:val="24"/>
            <w:szCs w:val="24"/>
            <w:rtl/>
          </w:rPr>
          <w:t xml:space="preserve"> </w:t>
        </w:r>
      </w:hyperlink>
      <w:hyperlink r:id="rId15" w:anchor="heading=h.3dy6vkm">
        <w:r w:rsidR="00442DF7" w:rsidRPr="00442DF7">
          <w:rPr>
            <w:rFonts w:ascii="David" w:eastAsia="David" w:hAnsi="David" w:cs="David"/>
            <w:color w:val="000000"/>
            <w:sz w:val="24"/>
            <w:szCs w:val="24"/>
            <w:rtl/>
          </w:rPr>
          <w:t>חינוך</w:t>
        </w:r>
      </w:hyperlink>
      <w:hyperlink r:id="rId16" w:anchor="heading=h.3dy6vkm">
        <w:r w:rsidR="00442DF7" w:rsidRPr="00442DF7">
          <w:rPr>
            <w:rFonts w:ascii="David" w:eastAsia="David" w:hAnsi="David" w:cs="David"/>
            <w:color w:val="000000"/>
            <w:sz w:val="24"/>
            <w:szCs w:val="24"/>
            <w:rtl/>
          </w:rPr>
          <w:t xml:space="preserve"> </w:t>
        </w:r>
      </w:hyperlink>
      <w:hyperlink r:id="rId17" w:anchor="heading=h.3dy6vkm">
        <w:r w:rsidR="00442DF7" w:rsidRPr="00442DF7">
          <w:rPr>
            <w:rFonts w:ascii="David" w:eastAsia="David" w:hAnsi="David" w:cs="David"/>
            <w:color w:val="000000"/>
            <w:sz w:val="24"/>
            <w:szCs w:val="24"/>
            <w:rtl/>
          </w:rPr>
          <w:t>ולדורף</w:t>
        </w:r>
      </w:hyperlink>
      <w:hyperlink r:id="rId18" w:anchor="heading=h.3dy6vkm">
        <w:r w:rsidR="00442DF7" w:rsidRPr="00442DF7">
          <w:rPr>
            <w:rFonts w:ascii="David" w:eastAsia="David" w:hAnsi="David" w:cs="David"/>
            <w:color w:val="000000"/>
            <w:sz w:val="24"/>
            <w:szCs w:val="24"/>
            <w:rtl/>
          </w:rPr>
          <w:tab/>
        </w:r>
      </w:hyperlink>
      <w:r w:rsidR="00442DF7" w:rsidRPr="00442DF7">
        <w:rPr>
          <w:rFonts w:ascii="David" w:eastAsia="David" w:hAnsi="David" w:cs="David"/>
          <w:color w:val="000000"/>
          <w:sz w:val="24"/>
          <w:szCs w:val="24"/>
        </w:rPr>
        <w:tab/>
      </w:r>
      <w:r w:rsidR="00442DF7" w:rsidRPr="00442DF7">
        <w:rPr>
          <w:rFonts w:ascii="David" w:eastAsia="David" w:hAnsi="David" w:cs="David"/>
          <w:color w:val="000000"/>
          <w:sz w:val="24"/>
          <w:szCs w:val="24"/>
        </w:rPr>
        <w:tab/>
      </w:r>
      <w:r w:rsidR="00442DF7" w:rsidRPr="00442DF7">
        <w:rPr>
          <w:rFonts w:ascii="David" w:eastAsia="David" w:hAnsi="David" w:cs="David"/>
          <w:color w:val="000000"/>
          <w:sz w:val="24"/>
          <w:szCs w:val="24"/>
        </w:rPr>
        <w:tab/>
      </w:r>
      <w:r w:rsidR="003E233A">
        <w:rPr>
          <w:rFonts w:ascii="David" w:eastAsia="David" w:hAnsi="David" w:cs="David"/>
          <w:color w:val="000000"/>
          <w:sz w:val="24"/>
          <w:szCs w:val="24"/>
        </w:rPr>
        <w:tab/>
      </w:r>
      <w:r w:rsidR="003E233A">
        <w:rPr>
          <w:rFonts w:ascii="David" w:eastAsia="David" w:hAnsi="David" w:cs="David"/>
          <w:color w:val="000000"/>
          <w:sz w:val="24"/>
          <w:szCs w:val="24"/>
        </w:rPr>
        <w:tab/>
      </w:r>
      <w:r w:rsidR="003E233A">
        <w:rPr>
          <w:rFonts w:ascii="David" w:eastAsia="David" w:hAnsi="David" w:cs="David"/>
          <w:color w:val="000000"/>
          <w:sz w:val="24"/>
          <w:szCs w:val="24"/>
        </w:rPr>
        <w:tab/>
      </w:r>
      <w:r w:rsidR="003E233A">
        <w:rPr>
          <w:rFonts w:ascii="David" w:eastAsia="David" w:hAnsi="David" w:cs="David"/>
          <w:color w:val="000000"/>
          <w:sz w:val="24"/>
          <w:szCs w:val="24"/>
        </w:rPr>
        <w:tab/>
      </w:r>
      <w:r w:rsidR="0052014E">
        <w:rPr>
          <w:rFonts w:ascii="David" w:eastAsia="David" w:hAnsi="David" w:cs="David"/>
          <w:color w:val="000000"/>
          <w:sz w:val="24"/>
          <w:szCs w:val="24"/>
        </w:rPr>
        <w:t>5</w:t>
      </w:r>
    </w:p>
    <w:p w14:paraId="76150C2C" w14:textId="75E47F47" w:rsidR="00442DF7" w:rsidRPr="00442DF7" w:rsidRDefault="00472E3F" w:rsidP="003E233A">
      <w:pPr>
        <w:spacing w:after="0" w:line="360" w:lineRule="auto"/>
        <w:ind w:left="360"/>
        <w:rPr>
          <w:rFonts w:ascii="David" w:eastAsia="David" w:hAnsi="David" w:cs="David"/>
          <w:sz w:val="24"/>
          <w:szCs w:val="24"/>
          <w:rtl/>
        </w:rPr>
      </w:pPr>
      <w:hyperlink r:id="rId19" w:anchor="heading=h.4d34og8"/>
      <w:r w:rsidR="006730BB">
        <w:rPr>
          <w:rFonts w:ascii="David" w:hAnsi="David" w:cs="David"/>
          <w:sz w:val="24"/>
          <w:szCs w:val="24"/>
        </w:rPr>
        <w:t>2.2</w:t>
      </w:r>
      <w:r w:rsidR="006730BB">
        <w:rPr>
          <w:rFonts w:ascii="David" w:hAnsi="David" w:cs="David" w:hint="cs"/>
          <w:sz w:val="24"/>
          <w:szCs w:val="24"/>
          <w:rtl/>
        </w:rPr>
        <w:t xml:space="preserve"> </w:t>
      </w:r>
      <w:hyperlink r:id="rId20" w:anchor="heading=h.4d34og8">
        <w:r w:rsidR="00442DF7" w:rsidRPr="00442DF7">
          <w:rPr>
            <w:rFonts w:ascii="David" w:eastAsia="David" w:hAnsi="David" w:cs="David"/>
            <w:color w:val="000000"/>
            <w:sz w:val="24"/>
            <w:szCs w:val="24"/>
            <w:rtl/>
          </w:rPr>
          <w:t>חינוך</w:t>
        </w:r>
      </w:hyperlink>
      <w:hyperlink r:id="rId21" w:anchor="heading=h.4d34og8">
        <w:r w:rsidR="00442DF7" w:rsidRPr="00442DF7">
          <w:rPr>
            <w:rFonts w:ascii="David" w:eastAsia="David" w:hAnsi="David" w:cs="David"/>
            <w:color w:val="000000"/>
            <w:sz w:val="24"/>
            <w:szCs w:val="24"/>
            <w:rtl/>
          </w:rPr>
          <w:t xml:space="preserve"> </w:t>
        </w:r>
      </w:hyperlink>
      <w:hyperlink r:id="rId22" w:anchor="heading=h.4d34og8">
        <w:r w:rsidR="00442DF7" w:rsidRPr="00442DF7">
          <w:rPr>
            <w:rFonts w:ascii="David" w:eastAsia="David" w:hAnsi="David" w:cs="David"/>
            <w:color w:val="000000"/>
            <w:sz w:val="24"/>
            <w:szCs w:val="24"/>
            <w:rtl/>
          </w:rPr>
          <w:t>בשיטת</w:t>
        </w:r>
      </w:hyperlink>
      <w:hyperlink r:id="rId23" w:anchor="heading=h.4d34og8">
        <w:r w:rsidR="00442DF7" w:rsidRPr="00442DF7">
          <w:rPr>
            <w:rFonts w:ascii="David" w:eastAsia="David" w:hAnsi="David" w:cs="David"/>
            <w:color w:val="000000"/>
            <w:sz w:val="24"/>
            <w:szCs w:val="24"/>
            <w:rtl/>
          </w:rPr>
          <w:t xml:space="preserve"> </w:t>
        </w:r>
      </w:hyperlink>
      <w:hyperlink r:id="rId24" w:anchor="heading=h.4d34og8">
        <w:r w:rsidR="00442DF7" w:rsidRPr="00442DF7">
          <w:rPr>
            <w:rFonts w:ascii="David" w:eastAsia="David" w:hAnsi="David" w:cs="David"/>
            <w:color w:val="000000"/>
            <w:sz w:val="24"/>
            <w:szCs w:val="24"/>
            <w:rtl/>
          </w:rPr>
          <w:t>ולדורף</w:t>
        </w:r>
      </w:hyperlink>
      <w:hyperlink r:id="rId25" w:anchor="heading=h.4d34og8">
        <w:r w:rsidR="00442DF7" w:rsidRPr="00442DF7">
          <w:rPr>
            <w:rFonts w:ascii="David" w:eastAsia="David" w:hAnsi="David" w:cs="David"/>
            <w:color w:val="000000"/>
            <w:sz w:val="24"/>
            <w:szCs w:val="24"/>
            <w:rtl/>
          </w:rPr>
          <w:t xml:space="preserve"> </w:t>
        </w:r>
      </w:hyperlink>
      <w:hyperlink r:id="rId26" w:anchor="heading=h.4d34og8">
        <w:r w:rsidR="00442DF7" w:rsidRPr="00442DF7">
          <w:rPr>
            <w:rFonts w:ascii="David" w:eastAsia="David" w:hAnsi="David" w:cs="David"/>
            <w:color w:val="000000"/>
            <w:sz w:val="24"/>
            <w:szCs w:val="24"/>
            <w:rtl/>
          </w:rPr>
          <w:t>במדינת</w:t>
        </w:r>
      </w:hyperlink>
      <w:hyperlink r:id="rId27" w:anchor="heading=h.4d34og8">
        <w:r w:rsidR="00442DF7" w:rsidRPr="00442DF7">
          <w:rPr>
            <w:rFonts w:ascii="David" w:eastAsia="David" w:hAnsi="David" w:cs="David"/>
            <w:color w:val="000000"/>
            <w:sz w:val="24"/>
            <w:szCs w:val="24"/>
            <w:rtl/>
          </w:rPr>
          <w:t xml:space="preserve"> </w:t>
        </w:r>
      </w:hyperlink>
      <w:hyperlink r:id="rId28" w:anchor="heading=h.4d34og8">
        <w:r w:rsidR="00442DF7" w:rsidRPr="00442DF7">
          <w:rPr>
            <w:rFonts w:ascii="David" w:eastAsia="David" w:hAnsi="David" w:cs="David"/>
            <w:color w:val="000000"/>
            <w:sz w:val="24"/>
            <w:szCs w:val="24"/>
            <w:rtl/>
          </w:rPr>
          <w:t>ישראל</w:t>
        </w:r>
      </w:hyperlink>
      <w:hyperlink r:id="rId29" w:anchor="heading=h.4d34og8">
        <w:r w:rsidR="00442DF7" w:rsidRPr="00442DF7">
          <w:rPr>
            <w:rFonts w:ascii="David" w:eastAsia="David" w:hAnsi="David" w:cs="David"/>
            <w:color w:val="000000"/>
            <w:sz w:val="24"/>
            <w:szCs w:val="24"/>
            <w:rtl/>
          </w:rPr>
          <w:t xml:space="preserve"> </w:t>
        </w:r>
      </w:hyperlink>
      <w:r w:rsidR="00442DF7" w:rsidRPr="00442DF7">
        <w:rPr>
          <w:rFonts w:ascii="David" w:eastAsia="David" w:hAnsi="David" w:cs="David"/>
          <w:sz w:val="24"/>
          <w:szCs w:val="24"/>
        </w:rPr>
        <w:tab/>
      </w:r>
      <w:r w:rsidR="00442DF7" w:rsidRPr="00442DF7">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52014E">
        <w:rPr>
          <w:rFonts w:ascii="David" w:eastAsia="David" w:hAnsi="David" w:cs="David"/>
          <w:sz w:val="24"/>
          <w:szCs w:val="24"/>
        </w:rPr>
        <w:t>8</w:t>
      </w:r>
    </w:p>
    <w:p w14:paraId="052F3132" w14:textId="2BA55C79" w:rsidR="00442DF7" w:rsidRDefault="006730BB" w:rsidP="003E233A">
      <w:pPr>
        <w:pBdr>
          <w:top w:val="nil"/>
          <w:left w:val="nil"/>
          <w:bottom w:val="nil"/>
          <w:right w:val="nil"/>
          <w:between w:val="nil"/>
        </w:pBdr>
        <w:spacing w:after="0" w:line="360" w:lineRule="auto"/>
        <w:ind w:left="360"/>
        <w:rPr>
          <w:rtl/>
        </w:rPr>
      </w:pPr>
      <w:r>
        <w:rPr>
          <w:rFonts w:ascii="David" w:eastAsia="David" w:hAnsi="David" w:cs="David" w:hint="cs"/>
          <w:sz w:val="24"/>
          <w:szCs w:val="24"/>
          <w:rtl/>
        </w:rPr>
        <w:t>2</w:t>
      </w:r>
      <w:r w:rsidR="00442DF7" w:rsidRPr="00442DF7">
        <w:rPr>
          <w:rFonts w:ascii="David" w:eastAsia="David" w:hAnsi="David" w:cs="David"/>
          <w:sz w:val="24"/>
          <w:szCs w:val="24"/>
          <w:rtl/>
        </w:rPr>
        <w:t>.3 חינוך בשיטת ולדורף במדינת ישראל – תמונת מצב</w:t>
      </w:r>
      <w:r w:rsidR="00442DF7" w:rsidRPr="00442DF7">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hint="cs"/>
          <w:sz w:val="24"/>
          <w:szCs w:val="24"/>
          <w:rtl/>
        </w:rPr>
        <w:t>8</w:t>
      </w:r>
    </w:p>
    <w:p w14:paraId="7D607209" w14:textId="08FDFD80" w:rsidR="00442DF7" w:rsidRPr="006D2B52" w:rsidRDefault="00442DF7" w:rsidP="003E233A">
      <w:pPr>
        <w:spacing w:after="0" w:line="360" w:lineRule="auto"/>
        <w:ind w:left="720"/>
        <w:rPr>
          <w:rFonts w:ascii="David" w:eastAsia="David" w:hAnsi="David" w:cs="David"/>
          <w:sz w:val="24"/>
          <w:szCs w:val="24"/>
          <w:rtl/>
        </w:rPr>
      </w:pPr>
      <w:r>
        <w:rPr>
          <w:rtl/>
        </w:rPr>
        <w:tab/>
      </w:r>
      <w:r w:rsidR="006730BB">
        <w:rPr>
          <w:rFonts w:ascii="David" w:eastAsia="David" w:hAnsi="David" w:cs="David" w:hint="cs"/>
          <w:sz w:val="24"/>
          <w:szCs w:val="24"/>
          <w:rtl/>
        </w:rPr>
        <w:t>2</w:t>
      </w:r>
      <w:r w:rsidRPr="00442DF7">
        <w:rPr>
          <w:rFonts w:ascii="David" w:eastAsia="David" w:hAnsi="David" w:cs="David" w:hint="cs"/>
          <w:sz w:val="24"/>
          <w:szCs w:val="24"/>
          <w:rtl/>
        </w:rPr>
        <w:t>.3.1</w:t>
      </w:r>
      <w:r w:rsidRPr="006D2B52">
        <w:rPr>
          <w:rFonts w:ascii="David" w:eastAsia="David" w:hAnsi="David" w:cs="David" w:hint="cs"/>
          <w:sz w:val="24"/>
          <w:szCs w:val="24"/>
          <w:rtl/>
        </w:rPr>
        <w:t xml:space="preserve"> תמונה ארצית מספרית</w:t>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Pr="006D2B52">
        <w:rPr>
          <w:rFonts w:ascii="David" w:eastAsia="David" w:hAnsi="David" w:cs="David"/>
          <w:sz w:val="24"/>
          <w:szCs w:val="24"/>
          <w:rtl/>
        </w:rPr>
        <w:tab/>
      </w:r>
      <w:r w:rsidR="0052014E">
        <w:rPr>
          <w:rFonts w:ascii="David" w:eastAsia="David" w:hAnsi="David" w:cs="David" w:hint="cs"/>
          <w:sz w:val="24"/>
          <w:szCs w:val="24"/>
          <w:rtl/>
        </w:rPr>
        <w:t>8</w:t>
      </w:r>
    </w:p>
    <w:p w14:paraId="147B6E28" w14:textId="0C48F3F6" w:rsidR="00442DF7" w:rsidRDefault="00442DF7" w:rsidP="003E233A">
      <w:pPr>
        <w:pBdr>
          <w:top w:val="nil"/>
          <w:left w:val="nil"/>
          <w:bottom w:val="nil"/>
          <w:right w:val="nil"/>
          <w:between w:val="nil"/>
        </w:pBdr>
        <w:spacing w:after="0" w:line="360" w:lineRule="auto"/>
        <w:ind w:left="360"/>
      </w:pPr>
      <w:r>
        <w:rPr>
          <w:rtl/>
        </w:rPr>
        <w:tab/>
      </w:r>
      <w:r>
        <w:rPr>
          <w:rtl/>
        </w:rPr>
        <w:tab/>
      </w:r>
      <w:r w:rsidR="006730BB">
        <w:rPr>
          <w:rFonts w:ascii="David" w:eastAsia="David" w:hAnsi="David" w:cs="David" w:hint="cs"/>
          <w:sz w:val="24"/>
          <w:szCs w:val="24"/>
          <w:rtl/>
        </w:rPr>
        <w:t>2</w:t>
      </w:r>
      <w:r w:rsidRPr="00442DF7">
        <w:rPr>
          <w:rFonts w:ascii="David" w:eastAsia="David" w:hAnsi="David" w:cs="David" w:hint="cs"/>
          <w:sz w:val="24"/>
          <w:szCs w:val="24"/>
          <w:rtl/>
        </w:rPr>
        <w:t>.3.2</w:t>
      </w:r>
      <w:r w:rsidRPr="006D2B52">
        <w:rPr>
          <w:rFonts w:ascii="David" w:eastAsia="David" w:hAnsi="David" w:cs="David" w:hint="cs"/>
          <w:sz w:val="24"/>
          <w:szCs w:val="24"/>
          <w:rtl/>
        </w:rPr>
        <w:t xml:space="preserve"> התפתחויות בענפי העץ מהשנים אחרונות</w:t>
      </w:r>
      <w:r w:rsidR="003E233A">
        <w:rPr>
          <w:rtl/>
        </w:rPr>
        <w:tab/>
      </w:r>
      <w:r w:rsidR="003E233A">
        <w:rPr>
          <w:rtl/>
        </w:rPr>
        <w:tab/>
      </w:r>
      <w:r w:rsidR="003E233A">
        <w:rPr>
          <w:rtl/>
        </w:rPr>
        <w:tab/>
      </w:r>
      <w:r w:rsidR="003E233A">
        <w:rPr>
          <w:rtl/>
        </w:rPr>
        <w:tab/>
      </w:r>
      <w:r w:rsidR="0052014E">
        <w:rPr>
          <w:rFonts w:hint="cs"/>
          <w:rtl/>
        </w:rPr>
        <w:t xml:space="preserve"> 9</w:t>
      </w:r>
    </w:p>
    <w:p w14:paraId="48B6749D" w14:textId="26953BA0" w:rsidR="00442DF7" w:rsidRDefault="006730BB" w:rsidP="003E233A">
      <w:pPr>
        <w:pBdr>
          <w:top w:val="nil"/>
          <w:left w:val="nil"/>
          <w:bottom w:val="nil"/>
          <w:right w:val="nil"/>
          <w:between w:val="nil"/>
        </w:pBdr>
        <w:spacing w:after="0" w:line="360" w:lineRule="auto"/>
        <w:rPr>
          <w:rFonts w:ascii="David" w:eastAsia="David" w:hAnsi="David" w:cs="David"/>
          <w:color w:val="000000"/>
          <w:sz w:val="24"/>
          <w:szCs w:val="24"/>
          <w:rtl/>
        </w:rPr>
      </w:pPr>
      <w:r>
        <w:tab/>
      </w:r>
      <w:hyperlink r:id="rId30" w:anchor="heading=h.30j0zll">
        <w:r w:rsidR="00442DF7">
          <w:rPr>
            <w:rFonts w:ascii="David" w:eastAsia="David" w:hAnsi="David" w:cs="David"/>
            <w:color w:val="000000"/>
            <w:sz w:val="24"/>
            <w:szCs w:val="24"/>
            <w:rtl/>
          </w:rPr>
          <w:t>פרק</w:t>
        </w:r>
      </w:hyperlink>
      <w:hyperlink r:id="rId31" w:anchor="heading=h.30j0zll">
        <w:r w:rsidR="00442DF7" w:rsidRPr="00CC5ABF">
          <w:rPr>
            <w:rFonts w:ascii="David" w:eastAsia="David" w:hAnsi="David" w:cs="David"/>
            <w:color w:val="000000"/>
            <w:sz w:val="28"/>
            <w:szCs w:val="28"/>
            <w:rtl/>
          </w:rPr>
          <w:t xml:space="preserve"> </w:t>
        </w:r>
      </w:hyperlink>
      <w:r w:rsidR="00442DF7" w:rsidRPr="00CC5ABF">
        <w:rPr>
          <w:rFonts w:ascii="David" w:hAnsi="David" w:cs="David"/>
          <w:sz w:val="24"/>
          <w:szCs w:val="24"/>
          <w:rtl/>
        </w:rPr>
        <w:t xml:space="preserve">שני - </w:t>
      </w:r>
      <w:hyperlink r:id="rId32" w:anchor="heading=h.30j0zll">
        <w:r w:rsidR="00442DF7">
          <w:rPr>
            <w:rFonts w:ascii="David" w:eastAsia="David" w:hAnsi="David" w:cs="David"/>
            <w:color w:val="000000"/>
            <w:sz w:val="24"/>
            <w:szCs w:val="24"/>
            <w:rtl/>
          </w:rPr>
          <w:t>מערכת</w:t>
        </w:r>
      </w:hyperlink>
      <w:hyperlink r:id="rId33" w:anchor="heading=h.30j0zll">
        <w:r w:rsidR="00442DF7">
          <w:rPr>
            <w:rFonts w:ascii="David" w:eastAsia="David" w:hAnsi="David" w:cs="David"/>
            <w:color w:val="000000"/>
            <w:sz w:val="24"/>
            <w:szCs w:val="24"/>
            <w:rtl/>
          </w:rPr>
          <w:t xml:space="preserve"> </w:t>
        </w:r>
      </w:hyperlink>
      <w:hyperlink r:id="rId34" w:anchor="heading=h.30j0zll">
        <w:r w:rsidR="00442DF7">
          <w:rPr>
            <w:rFonts w:ascii="David" w:eastAsia="David" w:hAnsi="David" w:cs="David"/>
            <w:color w:val="000000"/>
            <w:sz w:val="24"/>
            <w:szCs w:val="24"/>
            <w:rtl/>
          </w:rPr>
          <w:t>החינוך</w:t>
        </w:r>
      </w:hyperlink>
      <w:hyperlink r:id="rId35" w:anchor="heading=h.30j0zll">
        <w:r w:rsidR="00442DF7">
          <w:rPr>
            <w:rFonts w:ascii="David" w:eastAsia="David" w:hAnsi="David" w:cs="David"/>
            <w:color w:val="000000"/>
            <w:sz w:val="24"/>
            <w:szCs w:val="24"/>
            <w:rtl/>
          </w:rPr>
          <w:t xml:space="preserve"> </w:t>
        </w:r>
      </w:hyperlink>
      <w:hyperlink r:id="rId36" w:anchor="heading=h.30j0zll">
        <w:r w:rsidR="00442DF7">
          <w:rPr>
            <w:rFonts w:ascii="David" w:eastAsia="David" w:hAnsi="David" w:cs="David"/>
            <w:color w:val="000000"/>
            <w:sz w:val="24"/>
            <w:szCs w:val="24"/>
            <w:rtl/>
          </w:rPr>
          <w:t>במדינת</w:t>
        </w:r>
      </w:hyperlink>
      <w:hyperlink r:id="rId37" w:anchor="heading=h.30j0zll">
        <w:r w:rsidR="00442DF7">
          <w:rPr>
            <w:rFonts w:ascii="David" w:eastAsia="David" w:hAnsi="David" w:cs="David"/>
            <w:color w:val="000000"/>
            <w:sz w:val="24"/>
            <w:szCs w:val="24"/>
            <w:rtl/>
          </w:rPr>
          <w:t xml:space="preserve"> </w:t>
        </w:r>
      </w:hyperlink>
      <w:hyperlink r:id="rId38" w:anchor="heading=h.30j0zll">
        <w:r w:rsidR="00442DF7">
          <w:rPr>
            <w:rFonts w:ascii="David" w:eastAsia="David" w:hAnsi="David" w:cs="David"/>
            <w:color w:val="000000"/>
            <w:sz w:val="24"/>
            <w:szCs w:val="24"/>
            <w:rtl/>
          </w:rPr>
          <w:t>ישראל</w:t>
        </w:r>
      </w:hyperlink>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color w:val="000000"/>
          <w:sz w:val="24"/>
          <w:szCs w:val="24"/>
          <w:rtl/>
        </w:rPr>
        <w:tab/>
      </w:r>
      <w:r w:rsidR="003E233A">
        <w:rPr>
          <w:rFonts w:ascii="David" w:eastAsia="David" w:hAnsi="David" w:cs="David"/>
          <w:color w:val="000000"/>
          <w:sz w:val="24"/>
          <w:szCs w:val="24"/>
          <w:rtl/>
        </w:rPr>
        <w:tab/>
      </w:r>
      <w:r w:rsidR="003E233A">
        <w:rPr>
          <w:rFonts w:ascii="David" w:eastAsia="David" w:hAnsi="David" w:cs="David"/>
          <w:color w:val="000000"/>
          <w:sz w:val="24"/>
          <w:szCs w:val="24"/>
          <w:rtl/>
        </w:rPr>
        <w:tab/>
      </w:r>
      <w:r w:rsidR="0052014E">
        <w:rPr>
          <w:rFonts w:ascii="David" w:eastAsia="David" w:hAnsi="David" w:cs="David"/>
          <w:color w:val="000000"/>
          <w:sz w:val="24"/>
          <w:szCs w:val="24"/>
          <w:rtl/>
        </w:rPr>
        <w:tab/>
      </w:r>
      <w:r w:rsidR="0052014E">
        <w:rPr>
          <w:rFonts w:ascii="David" w:eastAsia="David" w:hAnsi="David" w:cs="David" w:hint="cs"/>
          <w:color w:val="000000"/>
          <w:sz w:val="24"/>
          <w:szCs w:val="24"/>
          <w:rtl/>
        </w:rPr>
        <w:t>11</w:t>
      </w:r>
    </w:p>
    <w:p w14:paraId="4C701975" w14:textId="666ECB26" w:rsidR="00CC5ABF" w:rsidRPr="00CC5ABF" w:rsidRDefault="004977EB" w:rsidP="003E233A">
      <w:pPr>
        <w:spacing w:after="0" w:line="360" w:lineRule="auto"/>
        <w:rPr>
          <w:rFonts w:ascii="David" w:eastAsia="David" w:hAnsi="David" w:cs="David"/>
          <w:sz w:val="24"/>
          <w:szCs w:val="24"/>
          <w:rtl/>
        </w:rPr>
      </w:pPr>
      <w:r>
        <w:rPr>
          <w:rFonts w:ascii="David" w:hAnsi="David" w:cs="David" w:hint="cs"/>
          <w:sz w:val="24"/>
          <w:szCs w:val="24"/>
          <w:rtl/>
        </w:rPr>
        <w:t xml:space="preserve">       </w:t>
      </w:r>
      <w:r w:rsidR="006730BB">
        <w:rPr>
          <w:rFonts w:ascii="David" w:hAnsi="David" w:cs="David" w:hint="cs"/>
          <w:sz w:val="24"/>
          <w:szCs w:val="24"/>
          <w:rtl/>
        </w:rPr>
        <w:t>2</w:t>
      </w:r>
      <w:r w:rsidR="00CC5ABF" w:rsidRPr="00CC5ABF">
        <w:rPr>
          <w:rFonts w:ascii="David" w:hAnsi="David" w:cs="David" w:hint="cs"/>
          <w:sz w:val="24"/>
          <w:szCs w:val="24"/>
          <w:rtl/>
        </w:rPr>
        <w:t>.</w:t>
      </w:r>
      <w:r w:rsidR="006730BB">
        <w:rPr>
          <w:rFonts w:ascii="David" w:hAnsi="David" w:cs="David" w:hint="cs"/>
          <w:sz w:val="24"/>
          <w:szCs w:val="24"/>
          <w:rtl/>
        </w:rPr>
        <w:t>4</w:t>
      </w:r>
      <w:r w:rsidR="00D14226">
        <w:rPr>
          <w:rFonts w:ascii="David" w:hAnsi="David" w:cs="David" w:hint="cs"/>
          <w:sz w:val="24"/>
          <w:szCs w:val="24"/>
          <w:rtl/>
        </w:rPr>
        <w:t xml:space="preserve"> </w:t>
      </w:r>
      <w:bookmarkStart w:id="3" w:name="_Hlk82473991"/>
      <w:r w:rsidR="00CC5ABF" w:rsidRPr="00CC5ABF">
        <w:rPr>
          <w:rFonts w:ascii="David" w:hAnsi="David" w:cs="David" w:hint="cs"/>
          <w:sz w:val="24"/>
          <w:szCs w:val="24"/>
          <w:rtl/>
        </w:rPr>
        <w:t>התפתחויות היסטוריות בסיפורה של מערכת החינוך הישראלית</w:t>
      </w:r>
      <w:r w:rsidR="0052014E">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hint="cs"/>
          <w:sz w:val="24"/>
          <w:szCs w:val="24"/>
          <w:rtl/>
        </w:rPr>
        <w:t>11</w:t>
      </w:r>
    </w:p>
    <w:p w14:paraId="038D8D4D" w14:textId="62ECC4BF" w:rsidR="00CC5ABF" w:rsidRPr="00CC5ABF" w:rsidRDefault="00CC5ABF" w:rsidP="003E233A">
      <w:pPr>
        <w:pBdr>
          <w:top w:val="nil"/>
          <w:left w:val="nil"/>
          <w:bottom w:val="nil"/>
          <w:right w:val="nil"/>
          <w:between w:val="nil"/>
        </w:pBdr>
        <w:spacing w:after="0" w:line="360" w:lineRule="auto"/>
        <w:ind w:left="720"/>
        <w:rPr>
          <w:rFonts w:ascii="David" w:eastAsia="David" w:hAnsi="David" w:cs="David"/>
          <w:sz w:val="24"/>
          <w:szCs w:val="24"/>
          <w:rtl/>
        </w:rPr>
      </w:pPr>
      <w:r w:rsidRPr="00CC5ABF">
        <w:rPr>
          <w:rFonts w:ascii="David" w:eastAsia="David" w:hAnsi="David" w:cs="David"/>
          <w:sz w:val="24"/>
          <w:szCs w:val="24"/>
          <w:rtl/>
        </w:rPr>
        <w:tab/>
      </w:r>
      <w:r w:rsidR="006730BB">
        <w:rPr>
          <w:rFonts w:ascii="David" w:eastAsia="David" w:hAnsi="David" w:cs="David" w:hint="cs"/>
          <w:sz w:val="24"/>
          <w:szCs w:val="24"/>
          <w:rtl/>
        </w:rPr>
        <w:t>2</w:t>
      </w:r>
      <w:r w:rsidRPr="00CC5ABF">
        <w:rPr>
          <w:rFonts w:ascii="David" w:eastAsia="David" w:hAnsi="David" w:cs="David" w:hint="cs"/>
          <w:sz w:val="24"/>
          <w:szCs w:val="24"/>
          <w:rtl/>
        </w:rPr>
        <w:t>.</w:t>
      </w:r>
      <w:r w:rsidR="006730BB">
        <w:rPr>
          <w:rFonts w:ascii="David" w:eastAsia="David" w:hAnsi="David" w:cs="David" w:hint="cs"/>
          <w:sz w:val="24"/>
          <w:szCs w:val="24"/>
          <w:rtl/>
        </w:rPr>
        <w:t>4</w:t>
      </w:r>
      <w:r w:rsidRPr="00CC5ABF">
        <w:rPr>
          <w:rFonts w:ascii="David" w:eastAsia="David" w:hAnsi="David" w:cs="David" w:hint="cs"/>
          <w:sz w:val="24"/>
          <w:szCs w:val="24"/>
          <w:rtl/>
        </w:rPr>
        <w:t>.1 מצע של פקודות וחוקים</w:t>
      </w:r>
      <w:r w:rsidRPr="00CC5ABF">
        <w:rPr>
          <w:rFonts w:ascii="David" w:eastAsia="David" w:hAnsi="David" w:cs="David"/>
          <w:sz w:val="24"/>
          <w:szCs w:val="24"/>
          <w:rtl/>
        </w:rPr>
        <w:tab/>
      </w:r>
      <w:r w:rsidR="0052014E">
        <w:rPr>
          <w:rFonts w:ascii="David" w:eastAsia="David" w:hAnsi="David" w:cs="David" w:hint="cs"/>
          <w:sz w:val="24"/>
          <w:szCs w:val="24"/>
          <w:rtl/>
        </w:rPr>
        <w:t xml:space="preserve">  </w:t>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hint="cs"/>
          <w:sz w:val="24"/>
          <w:szCs w:val="24"/>
          <w:rtl/>
        </w:rPr>
        <w:t>11</w:t>
      </w:r>
    </w:p>
    <w:p w14:paraId="310D1BBB" w14:textId="55F598E5" w:rsidR="00CC5ABF" w:rsidRPr="006D2B52" w:rsidRDefault="006730BB" w:rsidP="003E233A">
      <w:pPr>
        <w:pBdr>
          <w:top w:val="nil"/>
          <w:left w:val="nil"/>
          <w:bottom w:val="nil"/>
          <w:right w:val="nil"/>
          <w:between w:val="nil"/>
        </w:pBdr>
        <w:spacing w:after="0" w:line="360" w:lineRule="auto"/>
        <w:ind w:left="1440"/>
        <w:rPr>
          <w:rFonts w:ascii="David" w:eastAsia="David" w:hAnsi="David" w:cs="David"/>
          <w:sz w:val="24"/>
          <w:szCs w:val="24"/>
          <w:rtl/>
        </w:rPr>
      </w:pPr>
      <w:r>
        <w:rPr>
          <w:rFonts w:ascii="David" w:eastAsia="David" w:hAnsi="David" w:cs="David" w:hint="cs"/>
          <w:sz w:val="24"/>
          <w:szCs w:val="24"/>
          <w:rtl/>
        </w:rPr>
        <w:t>2</w:t>
      </w:r>
      <w:r w:rsidR="00CC5ABF" w:rsidRPr="00CC5ABF">
        <w:rPr>
          <w:rFonts w:ascii="David" w:eastAsia="David" w:hAnsi="David" w:cs="David" w:hint="cs"/>
          <w:sz w:val="24"/>
          <w:szCs w:val="24"/>
          <w:rtl/>
        </w:rPr>
        <w:t>.</w:t>
      </w:r>
      <w:r>
        <w:rPr>
          <w:rFonts w:ascii="David" w:eastAsia="David" w:hAnsi="David" w:cs="David" w:hint="cs"/>
          <w:sz w:val="24"/>
          <w:szCs w:val="24"/>
          <w:rtl/>
        </w:rPr>
        <w:t>4</w:t>
      </w:r>
      <w:r w:rsidR="00CC5ABF" w:rsidRPr="00CC5ABF">
        <w:rPr>
          <w:rFonts w:ascii="David" w:eastAsia="David" w:hAnsi="David" w:cs="David" w:hint="cs"/>
          <w:sz w:val="24"/>
          <w:szCs w:val="24"/>
          <w:rtl/>
        </w:rPr>
        <w:t>.2</w:t>
      </w:r>
      <w:r w:rsidR="00CC5ABF" w:rsidRPr="006D2B52">
        <w:rPr>
          <w:rFonts w:ascii="David" w:eastAsia="David" w:hAnsi="David" w:cs="David" w:hint="cs"/>
          <w:sz w:val="24"/>
          <w:szCs w:val="24"/>
          <w:rtl/>
        </w:rPr>
        <w:t xml:space="preserve"> מגמות ותהליכים נוספים </w:t>
      </w:r>
      <w:r w:rsidR="00CC5ABF" w:rsidRPr="006D2B52">
        <w:rPr>
          <w:rFonts w:ascii="David" w:eastAsia="David" w:hAnsi="David" w:cs="David"/>
          <w:sz w:val="24"/>
          <w:szCs w:val="24"/>
          <w:rtl/>
        </w:rPr>
        <w:t>–</w:t>
      </w:r>
      <w:r w:rsidR="00CC5ABF" w:rsidRPr="006D2B52">
        <w:rPr>
          <w:rFonts w:ascii="David" w:eastAsia="David" w:hAnsi="David" w:cs="David" w:hint="cs"/>
          <w:sz w:val="24"/>
          <w:szCs w:val="24"/>
          <w:rtl/>
        </w:rPr>
        <w:t xml:space="preserve"> שנות ה-80 ואילך</w:t>
      </w:r>
      <w:r w:rsidR="0052014E">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hint="cs"/>
          <w:sz w:val="24"/>
          <w:szCs w:val="24"/>
          <w:rtl/>
        </w:rPr>
        <w:t>12</w:t>
      </w:r>
    </w:p>
    <w:p w14:paraId="343F9A69" w14:textId="13FF13C2" w:rsidR="00442DF7" w:rsidRDefault="00472E3F" w:rsidP="003E233A">
      <w:pPr>
        <w:pBdr>
          <w:top w:val="nil"/>
          <w:left w:val="nil"/>
          <w:bottom w:val="nil"/>
          <w:right w:val="nil"/>
          <w:between w:val="nil"/>
        </w:pBdr>
        <w:spacing w:after="0" w:line="360" w:lineRule="auto"/>
        <w:ind w:left="480"/>
        <w:rPr>
          <w:rFonts w:ascii="David" w:eastAsia="David" w:hAnsi="David" w:cs="David"/>
          <w:color w:val="000000"/>
          <w:sz w:val="24"/>
          <w:szCs w:val="24"/>
          <w:rtl/>
        </w:rPr>
      </w:pPr>
      <w:hyperlink r:id="rId39" w:anchor="heading=h.3znysh7"/>
      <w:r w:rsidR="00CC5ABF" w:rsidRPr="00CC5ABF">
        <w:rPr>
          <w:rFonts w:ascii="David" w:hAnsi="David" w:cs="David"/>
          <w:sz w:val="24"/>
          <w:szCs w:val="24"/>
          <w:rtl/>
        </w:rPr>
        <w:t>2</w:t>
      </w:r>
      <w:r w:rsidR="00CC5ABF" w:rsidRPr="004977EB">
        <w:rPr>
          <w:rFonts w:ascii="David" w:hAnsi="David" w:cs="David"/>
          <w:sz w:val="24"/>
          <w:szCs w:val="24"/>
          <w:rtl/>
        </w:rPr>
        <w:t>.</w:t>
      </w:r>
      <w:r w:rsidR="006730BB">
        <w:rPr>
          <w:rFonts w:ascii="David" w:hAnsi="David" w:cs="David" w:hint="cs"/>
          <w:sz w:val="24"/>
          <w:szCs w:val="24"/>
          <w:rtl/>
        </w:rPr>
        <w:t>5</w:t>
      </w:r>
      <w:r w:rsidR="00CC5ABF">
        <w:rPr>
          <w:rFonts w:hint="cs"/>
          <w:rtl/>
        </w:rPr>
        <w:t xml:space="preserve"> </w:t>
      </w:r>
      <w:hyperlink r:id="rId40" w:anchor="heading=h.3znysh7">
        <w:r w:rsidR="00442DF7">
          <w:rPr>
            <w:rFonts w:ascii="David" w:eastAsia="David" w:hAnsi="David" w:cs="David"/>
            <w:color w:val="000000"/>
            <w:sz w:val="24"/>
            <w:szCs w:val="24"/>
            <w:rtl/>
          </w:rPr>
          <w:t>השתרשות</w:t>
        </w:r>
      </w:hyperlink>
      <w:hyperlink r:id="rId41" w:anchor="heading=h.3znysh7">
        <w:r w:rsidR="00442DF7">
          <w:rPr>
            <w:rFonts w:ascii="David" w:eastAsia="David" w:hAnsi="David" w:cs="David"/>
            <w:color w:val="000000"/>
            <w:sz w:val="24"/>
            <w:szCs w:val="24"/>
            <w:rtl/>
          </w:rPr>
          <w:t xml:space="preserve"> </w:t>
        </w:r>
      </w:hyperlink>
      <w:hyperlink r:id="rId42" w:anchor="heading=h.3znysh7">
        <w:r w:rsidR="00442DF7">
          <w:rPr>
            <w:rFonts w:ascii="David" w:eastAsia="David" w:hAnsi="David" w:cs="David"/>
            <w:color w:val="000000"/>
            <w:sz w:val="24"/>
            <w:szCs w:val="24"/>
            <w:rtl/>
          </w:rPr>
          <w:t>ההיתר</w:t>
        </w:r>
      </w:hyperlink>
      <w:hyperlink r:id="rId43" w:anchor="heading=h.3znysh7">
        <w:r w:rsidR="00442DF7">
          <w:rPr>
            <w:rFonts w:ascii="David" w:eastAsia="David" w:hAnsi="David" w:cs="David"/>
            <w:color w:val="000000"/>
            <w:sz w:val="24"/>
            <w:szCs w:val="24"/>
            <w:rtl/>
          </w:rPr>
          <w:t xml:space="preserve"> </w:t>
        </w:r>
      </w:hyperlink>
      <w:hyperlink r:id="rId44" w:anchor="heading=h.3znysh7">
        <w:r w:rsidR="00442DF7">
          <w:rPr>
            <w:rFonts w:ascii="David" w:eastAsia="David" w:hAnsi="David" w:cs="David"/>
            <w:color w:val="000000"/>
            <w:sz w:val="24"/>
            <w:szCs w:val="24"/>
            <w:rtl/>
          </w:rPr>
          <w:t>להקמת</w:t>
        </w:r>
      </w:hyperlink>
      <w:hyperlink r:id="rId45" w:anchor="heading=h.3znysh7">
        <w:r w:rsidR="00442DF7">
          <w:rPr>
            <w:rFonts w:ascii="David" w:eastAsia="David" w:hAnsi="David" w:cs="David"/>
            <w:color w:val="000000"/>
            <w:sz w:val="24"/>
            <w:szCs w:val="24"/>
            <w:rtl/>
          </w:rPr>
          <w:t xml:space="preserve"> </w:t>
        </w:r>
      </w:hyperlink>
      <w:hyperlink r:id="rId46" w:anchor="heading=h.3znysh7">
        <w:r w:rsidR="00442DF7">
          <w:rPr>
            <w:rFonts w:ascii="David" w:eastAsia="David" w:hAnsi="David" w:cs="David"/>
            <w:color w:val="000000"/>
            <w:sz w:val="24"/>
            <w:szCs w:val="24"/>
            <w:rtl/>
          </w:rPr>
          <w:t>מוסדות</w:t>
        </w:r>
      </w:hyperlink>
      <w:hyperlink r:id="rId47" w:anchor="heading=h.3znysh7">
        <w:r w:rsidR="00442DF7">
          <w:rPr>
            <w:rFonts w:ascii="David" w:eastAsia="David" w:hAnsi="David" w:cs="David"/>
            <w:color w:val="000000"/>
            <w:sz w:val="24"/>
            <w:szCs w:val="24"/>
            <w:rtl/>
          </w:rPr>
          <w:t xml:space="preserve"> </w:t>
        </w:r>
      </w:hyperlink>
      <w:hyperlink r:id="rId48" w:anchor="heading=h.3znysh7">
        <w:r w:rsidR="00442DF7">
          <w:rPr>
            <w:rFonts w:ascii="David" w:eastAsia="David" w:hAnsi="David" w:cs="David"/>
            <w:color w:val="000000"/>
            <w:sz w:val="24"/>
            <w:szCs w:val="24"/>
            <w:rtl/>
          </w:rPr>
          <w:t>ייחודיים</w:t>
        </w:r>
      </w:hyperlink>
      <w:hyperlink r:id="rId49" w:anchor="heading=h.3znysh7">
        <w:r w:rsidR="00442DF7">
          <w:rPr>
            <w:rFonts w:ascii="David" w:eastAsia="David" w:hAnsi="David" w:cs="David"/>
            <w:color w:val="000000"/>
            <w:sz w:val="24"/>
            <w:szCs w:val="24"/>
            <w:rtl/>
          </w:rPr>
          <w:tab/>
        </w:r>
      </w:hyperlink>
      <w:r w:rsidR="003E233A">
        <w:rPr>
          <w:rFonts w:ascii="David" w:eastAsia="David" w:hAnsi="David" w:cs="David"/>
          <w:color w:val="000000"/>
          <w:sz w:val="24"/>
          <w:szCs w:val="24"/>
        </w:rPr>
        <w:tab/>
      </w:r>
      <w:r w:rsidR="003E233A">
        <w:rPr>
          <w:rFonts w:ascii="David" w:eastAsia="David" w:hAnsi="David" w:cs="David"/>
          <w:color w:val="000000"/>
          <w:sz w:val="24"/>
          <w:szCs w:val="24"/>
        </w:rPr>
        <w:tab/>
      </w:r>
      <w:r w:rsidR="003E233A">
        <w:rPr>
          <w:rFonts w:ascii="David" w:eastAsia="David" w:hAnsi="David" w:cs="David"/>
          <w:color w:val="000000"/>
          <w:sz w:val="24"/>
          <w:szCs w:val="24"/>
        </w:rPr>
        <w:tab/>
      </w:r>
      <w:r w:rsidR="003E233A">
        <w:rPr>
          <w:rFonts w:ascii="David" w:eastAsia="David" w:hAnsi="David" w:cs="David"/>
          <w:color w:val="000000"/>
          <w:sz w:val="24"/>
          <w:szCs w:val="24"/>
        </w:rPr>
        <w:tab/>
      </w:r>
      <w:r w:rsidR="003E233A">
        <w:rPr>
          <w:rFonts w:ascii="David" w:eastAsia="David" w:hAnsi="David" w:cs="David" w:hint="cs"/>
          <w:color w:val="000000"/>
          <w:sz w:val="24"/>
          <w:szCs w:val="24"/>
          <w:rtl/>
        </w:rPr>
        <w:t>14</w:t>
      </w:r>
    </w:p>
    <w:p w14:paraId="7A1E7E1A" w14:textId="0CFF267D" w:rsidR="00442DF7" w:rsidRPr="00442DF7" w:rsidRDefault="00472E3F" w:rsidP="003E233A">
      <w:pPr>
        <w:pBdr>
          <w:top w:val="nil"/>
          <w:left w:val="nil"/>
          <w:bottom w:val="nil"/>
          <w:right w:val="nil"/>
          <w:between w:val="nil"/>
        </w:pBdr>
        <w:spacing w:after="0" w:line="360" w:lineRule="auto"/>
        <w:ind w:left="480"/>
        <w:rPr>
          <w:rFonts w:ascii="David" w:eastAsia="David" w:hAnsi="David" w:cs="David"/>
          <w:color w:val="000000"/>
          <w:sz w:val="24"/>
          <w:szCs w:val="24"/>
          <w:rtl/>
        </w:rPr>
      </w:pPr>
      <w:hyperlink r:id="rId50" w:anchor="heading=h.2et92p0"/>
      <w:r w:rsidR="00CC5ABF" w:rsidRPr="00CC5ABF">
        <w:rPr>
          <w:rFonts w:ascii="David" w:hAnsi="David" w:cs="David"/>
          <w:sz w:val="24"/>
          <w:szCs w:val="24"/>
          <w:rtl/>
        </w:rPr>
        <w:t>2.</w:t>
      </w:r>
      <w:r w:rsidR="006730BB">
        <w:rPr>
          <w:rFonts w:ascii="David" w:hAnsi="David" w:cs="David" w:hint="cs"/>
          <w:sz w:val="24"/>
          <w:szCs w:val="24"/>
          <w:rtl/>
        </w:rPr>
        <w:t>6</w:t>
      </w:r>
      <w:r w:rsidR="00CC5ABF" w:rsidRPr="00CC5ABF">
        <w:rPr>
          <w:rFonts w:hint="cs"/>
          <w:sz w:val="24"/>
          <w:szCs w:val="24"/>
          <w:rtl/>
        </w:rPr>
        <w:t xml:space="preserve"> </w:t>
      </w:r>
      <w:hyperlink r:id="rId51" w:anchor="heading=h.2et92p0">
        <w:r w:rsidR="00442DF7">
          <w:rPr>
            <w:rFonts w:ascii="David" w:eastAsia="David" w:hAnsi="David" w:cs="David"/>
            <w:color w:val="000000"/>
            <w:sz w:val="24"/>
            <w:szCs w:val="24"/>
            <w:rtl/>
          </w:rPr>
          <w:t>החינוך</w:t>
        </w:r>
      </w:hyperlink>
      <w:hyperlink r:id="rId52" w:anchor="heading=h.2et92p0">
        <w:r w:rsidR="00442DF7">
          <w:rPr>
            <w:rFonts w:ascii="David" w:eastAsia="David" w:hAnsi="David" w:cs="David"/>
            <w:color w:val="000000"/>
            <w:sz w:val="24"/>
            <w:szCs w:val="24"/>
            <w:rtl/>
          </w:rPr>
          <w:t xml:space="preserve"> </w:t>
        </w:r>
      </w:hyperlink>
      <w:hyperlink r:id="rId53" w:anchor="heading=h.2et92p0">
        <w:r w:rsidR="00442DF7">
          <w:rPr>
            <w:rFonts w:ascii="David" w:eastAsia="David" w:hAnsi="David" w:cs="David"/>
            <w:color w:val="000000"/>
            <w:sz w:val="24"/>
            <w:szCs w:val="24"/>
            <w:rtl/>
          </w:rPr>
          <w:t>בישראל</w:t>
        </w:r>
      </w:hyperlink>
      <w:hyperlink r:id="rId54" w:anchor="heading=h.2et92p0">
        <w:r w:rsidR="00442DF7">
          <w:rPr>
            <w:rFonts w:ascii="David" w:eastAsia="David" w:hAnsi="David" w:cs="David"/>
            <w:color w:val="000000"/>
            <w:sz w:val="24"/>
            <w:szCs w:val="24"/>
            <w:rtl/>
          </w:rPr>
          <w:t xml:space="preserve"> - </w:t>
        </w:r>
      </w:hyperlink>
      <w:hyperlink r:id="rId55" w:anchor="heading=h.2et92p0">
        <w:r w:rsidR="00442DF7">
          <w:rPr>
            <w:rFonts w:ascii="David" w:eastAsia="David" w:hAnsi="David" w:cs="David"/>
            <w:color w:val="000000"/>
            <w:sz w:val="24"/>
            <w:szCs w:val="24"/>
            <w:rtl/>
          </w:rPr>
          <w:t>בין</w:t>
        </w:r>
      </w:hyperlink>
      <w:hyperlink r:id="rId56" w:anchor="heading=h.2et92p0">
        <w:r w:rsidR="00442DF7">
          <w:rPr>
            <w:rFonts w:ascii="David" w:eastAsia="David" w:hAnsi="David" w:cs="David"/>
            <w:color w:val="000000"/>
            <w:sz w:val="24"/>
            <w:szCs w:val="24"/>
            <w:rtl/>
          </w:rPr>
          <w:t xml:space="preserve"> </w:t>
        </w:r>
      </w:hyperlink>
      <w:hyperlink r:id="rId57" w:anchor="heading=h.2et92p0">
        <w:r w:rsidR="00442DF7">
          <w:rPr>
            <w:rFonts w:ascii="David" w:eastAsia="David" w:hAnsi="David" w:cs="David"/>
            <w:color w:val="000000"/>
            <w:sz w:val="24"/>
            <w:szCs w:val="24"/>
            <w:rtl/>
          </w:rPr>
          <w:t>כור</w:t>
        </w:r>
      </w:hyperlink>
      <w:hyperlink r:id="rId58" w:anchor="heading=h.2et92p0">
        <w:r w:rsidR="00442DF7">
          <w:rPr>
            <w:rFonts w:ascii="David" w:eastAsia="David" w:hAnsi="David" w:cs="David"/>
            <w:color w:val="000000"/>
            <w:sz w:val="24"/>
            <w:szCs w:val="24"/>
            <w:rtl/>
          </w:rPr>
          <w:t xml:space="preserve"> </w:t>
        </w:r>
      </w:hyperlink>
      <w:hyperlink r:id="rId59" w:anchor="heading=h.2et92p0">
        <w:r w:rsidR="00442DF7">
          <w:rPr>
            <w:rFonts w:ascii="David" w:eastAsia="David" w:hAnsi="David" w:cs="David"/>
            <w:color w:val="000000"/>
            <w:sz w:val="24"/>
            <w:szCs w:val="24"/>
            <w:rtl/>
          </w:rPr>
          <w:t>היתוך</w:t>
        </w:r>
      </w:hyperlink>
      <w:hyperlink r:id="rId60" w:anchor="heading=h.2et92p0">
        <w:r w:rsidR="00442DF7">
          <w:rPr>
            <w:rFonts w:ascii="David" w:eastAsia="David" w:hAnsi="David" w:cs="David"/>
            <w:color w:val="000000"/>
            <w:sz w:val="24"/>
            <w:szCs w:val="24"/>
            <w:rtl/>
          </w:rPr>
          <w:t xml:space="preserve"> </w:t>
        </w:r>
      </w:hyperlink>
      <w:hyperlink r:id="rId61" w:anchor="heading=h.2et92p0">
        <w:r w:rsidR="00442DF7">
          <w:rPr>
            <w:rFonts w:ascii="David" w:eastAsia="David" w:hAnsi="David" w:cs="David"/>
            <w:color w:val="000000"/>
            <w:sz w:val="24"/>
            <w:szCs w:val="24"/>
            <w:rtl/>
          </w:rPr>
          <w:t>לפלורליזם</w:t>
        </w:r>
      </w:hyperlink>
      <w:hyperlink r:id="rId62" w:anchor="heading=h.2et92p0">
        <w:r w:rsidR="00442DF7">
          <w:rPr>
            <w:rFonts w:ascii="David" w:eastAsia="David" w:hAnsi="David" w:cs="David"/>
            <w:color w:val="000000"/>
            <w:sz w:val="24"/>
            <w:szCs w:val="24"/>
            <w:rtl/>
          </w:rPr>
          <w:tab/>
        </w:r>
      </w:hyperlink>
      <w:r w:rsidR="0052014E">
        <w:rPr>
          <w:rFonts w:ascii="David" w:eastAsia="David" w:hAnsi="David" w:cs="David"/>
          <w:color w:val="000000"/>
          <w:sz w:val="24"/>
          <w:szCs w:val="24"/>
        </w:rPr>
        <w:tab/>
      </w:r>
      <w:r w:rsidR="0052014E">
        <w:rPr>
          <w:rFonts w:ascii="David" w:eastAsia="David" w:hAnsi="David" w:cs="David"/>
          <w:color w:val="000000"/>
          <w:sz w:val="24"/>
          <w:szCs w:val="24"/>
        </w:rPr>
        <w:tab/>
      </w:r>
      <w:r w:rsidR="003E233A">
        <w:rPr>
          <w:rFonts w:ascii="David" w:eastAsia="David" w:hAnsi="David" w:cs="David"/>
          <w:color w:val="000000"/>
          <w:sz w:val="24"/>
          <w:szCs w:val="24"/>
        </w:rPr>
        <w:tab/>
      </w:r>
      <w:r w:rsidR="003E233A">
        <w:rPr>
          <w:rFonts w:ascii="David" w:eastAsia="David" w:hAnsi="David" w:cs="David"/>
          <w:color w:val="000000"/>
          <w:sz w:val="24"/>
          <w:szCs w:val="24"/>
        </w:rPr>
        <w:tab/>
      </w:r>
      <w:r w:rsidR="0052014E">
        <w:rPr>
          <w:rFonts w:ascii="David" w:eastAsia="David" w:hAnsi="David" w:cs="David"/>
          <w:color w:val="000000"/>
          <w:sz w:val="24"/>
          <w:szCs w:val="24"/>
        </w:rPr>
        <w:t>15</w:t>
      </w:r>
      <w:bookmarkEnd w:id="3"/>
    </w:p>
    <w:p w14:paraId="7ED8A3C7" w14:textId="7594F282" w:rsidR="00442DF7" w:rsidRDefault="00264392" w:rsidP="003E233A">
      <w:pPr>
        <w:spacing w:after="0" w:line="360" w:lineRule="auto"/>
        <w:rPr>
          <w:rFonts w:ascii="David" w:eastAsia="David" w:hAnsi="David" w:cs="David"/>
          <w:sz w:val="24"/>
          <w:szCs w:val="24"/>
        </w:rPr>
      </w:pPr>
      <w:r>
        <w:rPr>
          <w:rFonts w:ascii="David" w:eastAsia="David" w:hAnsi="David" w:cs="David" w:hint="cs"/>
          <w:sz w:val="24"/>
          <w:szCs w:val="24"/>
          <w:rtl/>
        </w:rPr>
        <w:t>3</w:t>
      </w:r>
      <w:r w:rsidR="00442DF7">
        <w:rPr>
          <w:rFonts w:ascii="David" w:eastAsia="David" w:hAnsi="David" w:cs="David"/>
          <w:sz w:val="24"/>
          <w:szCs w:val="24"/>
          <w:rtl/>
        </w:rPr>
        <w:t xml:space="preserve">. </w:t>
      </w:r>
      <w:r w:rsidR="0052014E">
        <w:rPr>
          <w:rFonts w:ascii="David" w:eastAsia="David" w:hAnsi="David" w:cs="David"/>
          <w:sz w:val="24"/>
          <w:szCs w:val="24"/>
          <w:rtl/>
        </w:rPr>
        <w:t>שאלת המחקר</w:t>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hint="cs"/>
          <w:sz w:val="24"/>
          <w:szCs w:val="24"/>
          <w:rtl/>
        </w:rPr>
        <w:t>17</w:t>
      </w:r>
    </w:p>
    <w:p w14:paraId="580FFEB4" w14:textId="08B98141" w:rsidR="00442DF7" w:rsidRDefault="00264392" w:rsidP="003E233A">
      <w:pPr>
        <w:spacing w:after="0" w:line="360" w:lineRule="auto"/>
        <w:rPr>
          <w:rFonts w:ascii="David" w:eastAsia="David" w:hAnsi="David" w:cs="David"/>
          <w:sz w:val="24"/>
          <w:szCs w:val="24"/>
        </w:rPr>
      </w:pPr>
      <w:r>
        <w:rPr>
          <w:rFonts w:ascii="David" w:eastAsia="David" w:hAnsi="David" w:cs="David" w:hint="cs"/>
          <w:sz w:val="24"/>
          <w:szCs w:val="24"/>
          <w:rtl/>
        </w:rPr>
        <w:t>4</w:t>
      </w:r>
      <w:r w:rsidR="00442DF7">
        <w:rPr>
          <w:rFonts w:ascii="David" w:eastAsia="David" w:hAnsi="David" w:cs="David"/>
          <w:sz w:val="24"/>
          <w:szCs w:val="24"/>
          <w:rtl/>
        </w:rPr>
        <w:t>. שיטת המחקר</w:t>
      </w:r>
      <w:r w:rsidR="00442DF7">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hint="cs"/>
          <w:sz w:val="24"/>
          <w:szCs w:val="24"/>
          <w:rtl/>
        </w:rPr>
        <w:t>17</w:t>
      </w:r>
    </w:p>
    <w:p w14:paraId="78AB3181" w14:textId="52AFE7BC" w:rsidR="00442DF7" w:rsidRDefault="00264392" w:rsidP="003E233A">
      <w:pPr>
        <w:spacing w:after="0" w:line="360" w:lineRule="auto"/>
        <w:rPr>
          <w:rFonts w:ascii="David" w:eastAsia="David" w:hAnsi="David" w:cs="David"/>
          <w:sz w:val="24"/>
          <w:szCs w:val="24"/>
        </w:rPr>
      </w:pPr>
      <w:r>
        <w:rPr>
          <w:rFonts w:ascii="David" w:eastAsia="David" w:hAnsi="David" w:cs="David" w:hint="cs"/>
          <w:sz w:val="24"/>
          <w:szCs w:val="24"/>
          <w:rtl/>
        </w:rPr>
        <w:t>5</w:t>
      </w:r>
      <w:r w:rsidR="00442DF7">
        <w:rPr>
          <w:rFonts w:ascii="David" w:eastAsia="David" w:hAnsi="David" w:cs="David"/>
          <w:sz w:val="24"/>
          <w:szCs w:val="24"/>
          <w:rtl/>
        </w:rPr>
        <w:t>. הצגת הממצאים</w:t>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hint="cs"/>
          <w:sz w:val="24"/>
          <w:szCs w:val="24"/>
          <w:rtl/>
        </w:rPr>
        <w:t>20</w:t>
      </w:r>
    </w:p>
    <w:p w14:paraId="5A971434" w14:textId="6FFC7383" w:rsidR="00442DF7" w:rsidRDefault="00442DF7" w:rsidP="003E233A">
      <w:pPr>
        <w:spacing w:after="0" w:line="360" w:lineRule="auto"/>
        <w:rPr>
          <w:rFonts w:ascii="David" w:eastAsia="David" w:hAnsi="David" w:cs="David"/>
          <w:sz w:val="24"/>
          <w:szCs w:val="24"/>
          <w:rtl/>
        </w:rPr>
      </w:pPr>
      <w:bookmarkStart w:id="4" w:name="_Hlk82468773"/>
      <w:r>
        <w:rPr>
          <w:rFonts w:ascii="David" w:eastAsia="David" w:hAnsi="David" w:cs="David"/>
          <w:sz w:val="24"/>
          <w:szCs w:val="24"/>
          <w:rtl/>
        </w:rPr>
        <w:tab/>
      </w:r>
      <w:r w:rsidR="00264392">
        <w:rPr>
          <w:rFonts w:ascii="David" w:eastAsia="David" w:hAnsi="David" w:cs="David" w:hint="cs"/>
          <w:sz w:val="24"/>
          <w:szCs w:val="24"/>
          <w:rtl/>
        </w:rPr>
        <w:t>5</w:t>
      </w:r>
      <w:r>
        <w:rPr>
          <w:rFonts w:ascii="David" w:eastAsia="David" w:hAnsi="David" w:cs="David"/>
          <w:sz w:val="24"/>
          <w:szCs w:val="24"/>
          <w:rtl/>
        </w:rPr>
        <w:t xml:space="preserve">.1 </w:t>
      </w:r>
      <w:r w:rsidR="0052014E">
        <w:rPr>
          <w:rFonts w:ascii="David" w:eastAsia="David" w:hAnsi="David" w:cs="David" w:hint="cs"/>
          <w:sz w:val="24"/>
          <w:szCs w:val="24"/>
          <w:rtl/>
        </w:rPr>
        <w:t>"</w:t>
      </w:r>
      <w:r>
        <w:rPr>
          <w:rFonts w:ascii="David" w:eastAsia="David" w:hAnsi="David" w:cs="David"/>
          <w:sz w:val="24"/>
          <w:szCs w:val="24"/>
          <w:rtl/>
        </w:rPr>
        <w:t>נעשה אותה כדרכנו</w:t>
      </w:r>
      <w:r w:rsidR="0052014E">
        <w:rPr>
          <w:rFonts w:ascii="David" w:eastAsia="David" w:hAnsi="David" w:cs="David" w:hint="cs"/>
          <w:sz w:val="24"/>
          <w:szCs w:val="24"/>
          <w:rtl/>
        </w:rPr>
        <w:t>"</w:t>
      </w:r>
      <w:r w:rsidR="003E233A">
        <w:rPr>
          <w:rFonts w:ascii="David" w:eastAsia="David" w:hAnsi="David" w:cs="David"/>
          <w:sz w:val="24"/>
          <w:szCs w:val="24"/>
          <w:rtl/>
        </w:rPr>
        <w:tab/>
      </w:r>
      <w:r w:rsidR="003E233A">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sz w:val="24"/>
          <w:szCs w:val="24"/>
          <w:rtl/>
        </w:rPr>
        <w:tab/>
      </w:r>
      <w:r w:rsidR="0052014E">
        <w:rPr>
          <w:rFonts w:ascii="David" w:eastAsia="David" w:hAnsi="David" w:cs="David" w:hint="cs"/>
          <w:sz w:val="24"/>
          <w:szCs w:val="24"/>
          <w:rtl/>
        </w:rPr>
        <w:t>20</w:t>
      </w:r>
    </w:p>
    <w:p w14:paraId="70EEEFEC" w14:textId="2953A426"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Pr>
        <w:tab/>
      </w:r>
      <w:r>
        <w:rPr>
          <w:rFonts w:ascii="David" w:eastAsia="David" w:hAnsi="David" w:cs="David"/>
          <w:sz w:val="24"/>
          <w:szCs w:val="24"/>
        </w:rPr>
        <w:tab/>
      </w:r>
      <w:r w:rsidR="00264392">
        <w:rPr>
          <w:rFonts w:ascii="David" w:eastAsia="David" w:hAnsi="David" w:cs="David" w:hint="cs"/>
          <w:color w:val="000000"/>
          <w:sz w:val="24"/>
          <w:szCs w:val="24"/>
          <w:rtl/>
        </w:rPr>
        <w:t>5</w:t>
      </w:r>
      <w:r>
        <w:rPr>
          <w:rFonts w:ascii="David" w:eastAsia="David" w:hAnsi="David" w:cs="David"/>
          <w:color w:val="000000"/>
          <w:sz w:val="24"/>
          <w:szCs w:val="24"/>
          <w:rtl/>
        </w:rPr>
        <w:t>.1.1 "בכל דור ודור חייב אדם לראות עצמו"</w:t>
      </w:r>
      <w:r>
        <w:rPr>
          <w:rFonts w:ascii="David" w:eastAsia="David" w:hAnsi="David" w:cs="David"/>
          <w:sz w:val="24"/>
          <w:szCs w:val="24"/>
        </w:rPr>
        <w:tab/>
      </w:r>
      <w:r>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52014E">
        <w:rPr>
          <w:rFonts w:ascii="David" w:eastAsia="David" w:hAnsi="David" w:cs="David"/>
          <w:sz w:val="24"/>
          <w:szCs w:val="24"/>
        </w:rPr>
        <w:t>20</w:t>
      </w:r>
    </w:p>
    <w:p w14:paraId="19771331" w14:textId="46671941" w:rsidR="00442DF7" w:rsidRDefault="00442DF7" w:rsidP="003E233A">
      <w:pPr>
        <w:spacing w:after="0" w:line="360" w:lineRule="auto"/>
        <w:rPr>
          <w:rFonts w:ascii="David" w:eastAsia="David" w:hAnsi="David" w:cs="David"/>
          <w:sz w:val="24"/>
          <w:szCs w:val="24"/>
          <w:rtl/>
        </w:rPr>
      </w:pPr>
      <w:r>
        <w:rPr>
          <w:rFonts w:ascii="David" w:eastAsia="David" w:hAnsi="David" w:cs="David"/>
          <w:color w:val="000000"/>
          <w:sz w:val="24"/>
          <w:szCs w:val="24"/>
          <w:rtl/>
        </w:rPr>
        <w:tab/>
      </w:r>
      <w:r>
        <w:rPr>
          <w:rFonts w:ascii="David" w:eastAsia="David" w:hAnsi="David" w:cs="David"/>
          <w:color w:val="000000"/>
          <w:sz w:val="24"/>
          <w:szCs w:val="24"/>
          <w:rtl/>
        </w:rPr>
        <w:tab/>
      </w:r>
      <w:r w:rsidR="00264392">
        <w:rPr>
          <w:rFonts w:ascii="David" w:eastAsia="David" w:hAnsi="David" w:cs="David" w:hint="cs"/>
          <w:color w:val="000000"/>
          <w:sz w:val="24"/>
          <w:szCs w:val="24"/>
          <w:rtl/>
        </w:rPr>
        <w:t>5</w:t>
      </w:r>
      <w:r>
        <w:rPr>
          <w:rFonts w:ascii="David" w:eastAsia="David" w:hAnsi="David" w:cs="David"/>
          <w:color w:val="000000"/>
          <w:sz w:val="24"/>
          <w:szCs w:val="24"/>
          <w:rtl/>
        </w:rPr>
        <w:t>.1.2  "ענף יצחק"</w:t>
      </w:r>
      <w:r>
        <w:rPr>
          <w:rFonts w:ascii="David" w:eastAsia="David" w:hAnsi="David" w:cs="David"/>
          <w:sz w:val="24"/>
          <w:szCs w:val="24"/>
        </w:rPr>
        <w:tab/>
      </w:r>
      <w:r>
        <w:rPr>
          <w:rFonts w:ascii="David" w:eastAsia="David" w:hAnsi="David" w:cs="David"/>
          <w:sz w:val="24"/>
          <w:szCs w:val="24"/>
        </w:rPr>
        <w:tab/>
      </w:r>
      <w:r>
        <w:rPr>
          <w:rFonts w:ascii="David" w:eastAsia="David" w:hAnsi="David" w:cs="David"/>
          <w:sz w:val="24"/>
          <w:szCs w:val="24"/>
        </w:rPr>
        <w:tab/>
      </w:r>
      <w:r>
        <w:rPr>
          <w:rFonts w:ascii="David" w:eastAsia="David" w:hAnsi="David" w:cs="David"/>
          <w:sz w:val="24"/>
          <w:szCs w:val="24"/>
        </w:rPr>
        <w:tab/>
      </w:r>
      <w:r>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52014E">
        <w:rPr>
          <w:rFonts w:ascii="David" w:eastAsia="David" w:hAnsi="David" w:cs="David"/>
          <w:sz w:val="24"/>
          <w:szCs w:val="24"/>
        </w:rPr>
        <w:t>2</w:t>
      </w:r>
      <w:r w:rsidR="003E233A">
        <w:rPr>
          <w:rFonts w:ascii="David" w:eastAsia="David" w:hAnsi="David" w:cs="David"/>
          <w:sz w:val="24"/>
          <w:szCs w:val="24"/>
        </w:rPr>
        <w:t>2</w:t>
      </w:r>
    </w:p>
    <w:p w14:paraId="08280C5B" w14:textId="691B97F6" w:rsidR="00442DF7" w:rsidRDefault="00442DF7" w:rsidP="003E233A">
      <w:pPr>
        <w:spacing w:after="0" w:line="360" w:lineRule="auto"/>
        <w:ind w:left="720"/>
        <w:rPr>
          <w:rFonts w:ascii="David" w:eastAsia="David" w:hAnsi="David" w:cs="David"/>
          <w:sz w:val="24"/>
          <w:szCs w:val="24"/>
        </w:rPr>
      </w:pPr>
      <w:r>
        <w:rPr>
          <w:rFonts w:ascii="David" w:eastAsia="David" w:hAnsi="David" w:cs="David"/>
          <w:sz w:val="24"/>
          <w:szCs w:val="24"/>
          <w:rtl/>
        </w:rPr>
        <w:tab/>
      </w:r>
      <w:r w:rsidR="00264392">
        <w:rPr>
          <w:rFonts w:ascii="David" w:eastAsia="David" w:hAnsi="David" w:cs="David" w:hint="cs"/>
          <w:sz w:val="24"/>
          <w:szCs w:val="24"/>
          <w:rtl/>
        </w:rPr>
        <w:t>5</w:t>
      </w:r>
      <w:r>
        <w:rPr>
          <w:rFonts w:ascii="David" w:eastAsia="David" w:hAnsi="David" w:cs="David"/>
          <w:sz w:val="24"/>
          <w:szCs w:val="24"/>
          <w:rtl/>
        </w:rPr>
        <w:t xml:space="preserve">.1.3 </w:t>
      </w:r>
      <w:r w:rsidR="003E233A">
        <w:rPr>
          <w:rFonts w:ascii="David" w:eastAsia="David" w:hAnsi="David" w:cs="David" w:hint="cs"/>
          <w:sz w:val="24"/>
          <w:szCs w:val="24"/>
          <w:rtl/>
        </w:rPr>
        <w:t>"</w:t>
      </w:r>
      <w:r>
        <w:rPr>
          <w:rFonts w:ascii="David" w:eastAsia="David" w:hAnsi="David" w:cs="David"/>
          <w:sz w:val="24"/>
          <w:szCs w:val="24"/>
          <w:rtl/>
        </w:rPr>
        <w:t>שלושה אצטרובלים ונר לא הופכים את זה לולדורף</w:t>
      </w:r>
      <w:r w:rsidR="003E233A">
        <w:rPr>
          <w:rFonts w:ascii="David" w:eastAsia="David" w:hAnsi="David" w:cs="David" w:hint="cs"/>
          <w:sz w:val="24"/>
          <w:szCs w:val="24"/>
          <w:rtl/>
        </w:rPr>
        <w:t xml:space="preserve">" </w:t>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hint="cs"/>
          <w:sz w:val="24"/>
          <w:szCs w:val="24"/>
          <w:rtl/>
        </w:rPr>
        <w:t>23</w:t>
      </w:r>
    </w:p>
    <w:p w14:paraId="036EB277" w14:textId="1812F04C"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tl/>
        </w:rPr>
        <w:tab/>
      </w:r>
      <w:r w:rsidR="00264392">
        <w:rPr>
          <w:rFonts w:ascii="David" w:eastAsia="David" w:hAnsi="David" w:cs="David" w:hint="cs"/>
          <w:sz w:val="24"/>
          <w:szCs w:val="24"/>
          <w:rtl/>
        </w:rPr>
        <w:t>5</w:t>
      </w:r>
      <w:r>
        <w:rPr>
          <w:rFonts w:ascii="David" w:eastAsia="David" w:hAnsi="David" w:cs="David"/>
          <w:sz w:val="24"/>
          <w:szCs w:val="24"/>
          <w:rtl/>
        </w:rPr>
        <w:t>.2 בית ספר נושם תרבות</w:t>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hint="cs"/>
          <w:sz w:val="24"/>
          <w:szCs w:val="24"/>
          <w:rtl/>
        </w:rPr>
        <w:t>23</w:t>
      </w:r>
    </w:p>
    <w:p w14:paraId="48C12392" w14:textId="6908A500"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Pr>
        <w:tab/>
      </w:r>
      <w:r>
        <w:rPr>
          <w:rFonts w:ascii="David" w:eastAsia="David" w:hAnsi="David" w:cs="David"/>
          <w:sz w:val="24"/>
          <w:szCs w:val="24"/>
        </w:rPr>
        <w:tab/>
      </w:r>
      <w:r w:rsidR="00264392">
        <w:rPr>
          <w:rFonts w:ascii="David" w:eastAsia="David" w:hAnsi="David" w:cs="David" w:hint="cs"/>
          <w:color w:val="000000"/>
          <w:sz w:val="24"/>
          <w:szCs w:val="24"/>
          <w:rtl/>
        </w:rPr>
        <w:t>5</w:t>
      </w:r>
      <w:r>
        <w:rPr>
          <w:rFonts w:ascii="David" w:eastAsia="David" w:hAnsi="David" w:cs="David"/>
          <w:color w:val="000000"/>
          <w:sz w:val="24"/>
          <w:szCs w:val="24"/>
          <w:rtl/>
        </w:rPr>
        <w:t xml:space="preserve">.2.1 </w:t>
      </w:r>
      <w:r w:rsidR="003E233A">
        <w:rPr>
          <w:rFonts w:ascii="David" w:eastAsia="David" w:hAnsi="David" w:cs="David"/>
          <w:color w:val="000000"/>
          <w:sz w:val="24"/>
          <w:szCs w:val="24"/>
          <w:rtl/>
        </w:rPr>
        <w:t>דימוי תנועת הנשימה</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3E233A">
        <w:rPr>
          <w:rFonts w:ascii="Times New Roman" w:eastAsia="Times New Roman" w:hAnsi="Times New Roman" w:cs="Times New Roman"/>
          <w:sz w:val="24"/>
          <w:szCs w:val="24"/>
        </w:rPr>
        <w:tab/>
      </w:r>
      <w:r w:rsidR="003E233A">
        <w:rPr>
          <w:rFonts w:ascii="Times New Roman" w:eastAsia="Times New Roman" w:hAnsi="Times New Roman" w:cs="Times New Roman"/>
          <w:sz w:val="24"/>
          <w:szCs w:val="24"/>
        </w:rPr>
        <w:tab/>
        <w:t>26</w:t>
      </w:r>
    </w:p>
    <w:p w14:paraId="347E758D" w14:textId="5BA83E55" w:rsidR="00442DF7" w:rsidRDefault="00264392" w:rsidP="003E233A">
      <w:pPr>
        <w:spacing w:after="0" w:line="360" w:lineRule="auto"/>
        <w:ind w:left="1440"/>
        <w:rPr>
          <w:rFonts w:ascii="David" w:eastAsia="David" w:hAnsi="David" w:cs="David"/>
          <w:sz w:val="24"/>
          <w:szCs w:val="24"/>
          <w:rtl/>
        </w:rPr>
      </w:pPr>
      <w:r>
        <w:rPr>
          <w:rFonts w:ascii="David" w:eastAsia="David" w:hAnsi="David" w:cs="David" w:hint="cs"/>
          <w:color w:val="000000"/>
          <w:sz w:val="24"/>
          <w:szCs w:val="24"/>
          <w:rtl/>
        </w:rPr>
        <w:t>5</w:t>
      </w:r>
      <w:r w:rsidR="00442DF7">
        <w:rPr>
          <w:rFonts w:ascii="David" w:eastAsia="David" w:hAnsi="David" w:cs="David"/>
          <w:color w:val="000000"/>
          <w:sz w:val="24"/>
          <w:szCs w:val="24"/>
          <w:rtl/>
        </w:rPr>
        <w:t>.2.2 ההקשר הסביבתי </w:t>
      </w:r>
      <w:r w:rsidR="00442DF7">
        <w:rPr>
          <w:rFonts w:ascii="David" w:eastAsia="David" w:hAnsi="David" w:cs="David"/>
          <w:sz w:val="24"/>
          <w:szCs w:val="24"/>
        </w:rPr>
        <w:tab/>
      </w:r>
      <w:r w:rsidR="00442DF7">
        <w:rPr>
          <w:rFonts w:ascii="David" w:eastAsia="David" w:hAnsi="David" w:cs="David"/>
          <w:sz w:val="24"/>
          <w:szCs w:val="24"/>
        </w:rPr>
        <w:tab/>
      </w:r>
      <w:r w:rsidR="00442DF7">
        <w:rPr>
          <w:rFonts w:ascii="David" w:eastAsia="David" w:hAnsi="David" w:cs="David"/>
          <w:sz w:val="24"/>
          <w:szCs w:val="24"/>
        </w:rPr>
        <w:tab/>
      </w:r>
      <w:r w:rsidR="00442DF7">
        <w:rPr>
          <w:rFonts w:ascii="David" w:eastAsia="David" w:hAnsi="David" w:cs="David"/>
          <w:sz w:val="24"/>
          <w:szCs w:val="24"/>
        </w:rPr>
        <w:tab/>
      </w:r>
      <w:r w:rsidR="00442DF7">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t>26</w:t>
      </w:r>
    </w:p>
    <w:p w14:paraId="72707012" w14:textId="2F268E71" w:rsidR="00442DF7" w:rsidRDefault="00264392" w:rsidP="003E233A">
      <w:pPr>
        <w:spacing w:after="0" w:line="360" w:lineRule="auto"/>
        <w:ind w:left="1440"/>
        <w:rPr>
          <w:rFonts w:ascii="Times New Roman" w:eastAsia="Times New Roman" w:hAnsi="Times New Roman" w:cs="Times New Roman"/>
          <w:sz w:val="24"/>
          <w:szCs w:val="24"/>
          <w:rtl/>
        </w:rPr>
      </w:pPr>
      <w:r>
        <w:rPr>
          <w:rFonts w:ascii="David" w:eastAsia="David" w:hAnsi="David" w:cs="David" w:hint="cs"/>
          <w:color w:val="000000"/>
          <w:sz w:val="24"/>
          <w:szCs w:val="24"/>
          <w:rtl/>
        </w:rPr>
        <w:t>5</w:t>
      </w:r>
      <w:r w:rsidR="00442DF7">
        <w:rPr>
          <w:rFonts w:ascii="David" w:eastAsia="David" w:hAnsi="David" w:cs="David"/>
          <w:color w:val="000000"/>
          <w:sz w:val="24"/>
          <w:szCs w:val="24"/>
          <w:rtl/>
        </w:rPr>
        <w:t>.2.3 האדפטציה האנושית</w:t>
      </w:r>
      <w:r w:rsidR="00442DF7">
        <w:rPr>
          <w:rFonts w:ascii="David" w:eastAsia="David" w:hAnsi="David" w:cs="David"/>
          <w:sz w:val="24"/>
          <w:szCs w:val="24"/>
        </w:rPr>
        <w:tab/>
      </w:r>
      <w:r w:rsidR="00442DF7">
        <w:rPr>
          <w:rFonts w:ascii="David" w:eastAsia="David" w:hAnsi="David" w:cs="David"/>
          <w:sz w:val="24"/>
          <w:szCs w:val="24"/>
        </w:rPr>
        <w:tab/>
      </w:r>
      <w:r w:rsidR="00442DF7">
        <w:rPr>
          <w:rFonts w:ascii="David" w:eastAsia="David" w:hAnsi="David" w:cs="David"/>
          <w:sz w:val="24"/>
          <w:szCs w:val="24"/>
        </w:rPr>
        <w:tab/>
      </w:r>
      <w:r w:rsidR="00442DF7">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t>27</w:t>
      </w:r>
    </w:p>
    <w:p w14:paraId="5E88582D" w14:textId="2A9B58D6"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tl/>
        </w:rPr>
        <w:tab/>
      </w:r>
      <w:r w:rsidR="00264392">
        <w:rPr>
          <w:rFonts w:ascii="David" w:eastAsia="David" w:hAnsi="David" w:cs="David" w:hint="cs"/>
          <w:sz w:val="24"/>
          <w:szCs w:val="24"/>
          <w:rtl/>
        </w:rPr>
        <w:t>5</w:t>
      </w:r>
      <w:r>
        <w:rPr>
          <w:rFonts w:ascii="David" w:eastAsia="David" w:hAnsi="David" w:cs="David"/>
          <w:sz w:val="24"/>
          <w:szCs w:val="24"/>
          <w:rtl/>
        </w:rPr>
        <w:t xml:space="preserve">.3 אנחנו תרבות של סף </w:t>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hint="cs"/>
          <w:sz w:val="24"/>
          <w:szCs w:val="24"/>
          <w:rtl/>
        </w:rPr>
        <w:t>28</w:t>
      </w:r>
    </w:p>
    <w:p w14:paraId="2FAB9715" w14:textId="2F54EF86"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Pr>
        <w:tab/>
      </w:r>
      <w:r>
        <w:rPr>
          <w:rFonts w:ascii="David" w:eastAsia="David" w:hAnsi="David" w:cs="David"/>
          <w:sz w:val="24"/>
          <w:szCs w:val="24"/>
        </w:rPr>
        <w:tab/>
      </w:r>
      <w:r w:rsidR="00264392">
        <w:rPr>
          <w:rFonts w:ascii="David" w:eastAsia="David" w:hAnsi="David" w:cs="David" w:hint="cs"/>
          <w:color w:val="000000"/>
          <w:sz w:val="24"/>
          <w:szCs w:val="24"/>
          <w:rtl/>
        </w:rPr>
        <w:t>5</w:t>
      </w:r>
      <w:r>
        <w:rPr>
          <w:rFonts w:ascii="David" w:eastAsia="David" w:hAnsi="David" w:cs="David"/>
          <w:color w:val="000000"/>
          <w:sz w:val="24"/>
          <w:szCs w:val="24"/>
          <w:rtl/>
        </w:rPr>
        <w:t>.3.1 מבט ממעוף הציפור</w:t>
      </w:r>
      <w:r>
        <w:rPr>
          <w:rFonts w:ascii="Times New Roman" w:eastAsia="Times New Roman" w:hAnsi="Times New Roman" w:cs="Times New Roman"/>
          <w:sz w:val="24"/>
          <w:szCs w:val="24"/>
        </w:rPr>
        <w:tab/>
      </w:r>
      <w:r w:rsidR="003E233A">
        <w:rPr>
          <w:rFonts w:ascii="Times New Roman" w:eastAsia="Times New Roman" w:hAnsi="Times New Roman" w:cs="Times New Roman"/>
          <w:sz w:val="24"/>
          <w:szCs w:val="24"/>
        </w:rPr>
        <w:tab/>
      </w:r>
      <w:r w:rsidR="003E233A">
        <w:rPr>
          <w:rFonts w:ascii="Times New Roman" w:eastAsia="Times New Roman" w:hAnsi="Times New Roman" w:cs="Times New Roman"/>
          <w:sz w:val="24"/>
          <w:szCs w:val="24"/>
        </w:rPr>
        <w:tab/>
      </w:r>
      <w:r w:rsidR="003E233A">
        <w:rPr>
          <w:rFonts w:ascii="Times New Roman" w:eastAsia="Times New Roman" w:hAnsi="Times New Roman" w:cs="Times New Roman"/>
          <w:sz w:val="24"/>
          <w:szCs w:val="24"/>
        </w:rPr>
        <w:tab/>
      </w:r>
      <w:r w:rsidR="003E233A">
        <w:rPr>
          <w:rFonts w:ascii="Times New Roman" w:eastAsia="Times New Roman" w:hAnsi="Times New Roman" w:cs="Times New Roman"/>
          <w:sz w:val="24"/>
          <w:szCs w:val="24"/>
        </w:rPr>
        <w:tab/>
      </w:r>
      <w:r w:rsidR="003E233A">
        <w:rPr>
          <w:rFonts w:ascii="Times New Roman" w:eastAsia="Times New Roman" w:hAnsi="Times New Roman" w:cs="Times New Roman"/>
          <w:sz w:val="24"/>
          <w:szCs w:val="24"/>
        </w:rPr>
        <w:tab/>
        <w:t>28</w:t>
      </w:r>
    </w:p>
    <w:p w14:paraId="64CFC736" w14:textId="15DB8375"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Pr>
        <w:tab/>
      </w:r>
      <w:r>
        <w:rPr>
          <w:rFonts w:ascii="David" w:eastAsia="David" w:hAnsi="David" w:cs="David"/>
          <w:sz w:val="24"/>
          <w:szCs w:val="24"/>
        </w:rPr>
        <w:tab/>
      </w:r>
      <w:r w:rsidR="00264392">
        <w:rPr>
          <w:rFonts w:ascii="David" w:eastAsia="David" w:hAnsi="David" w:cs="David" w:hint="cs"/>
          <w:color w:val="000000"/>
          <w:sz w:val="24"/>
          <w:szCs w:val="24"/>
          <w:rtl/>
        </w:rPr>
        <w:t>5</w:t>
      </w:r>
      <w:r>
        <w:rPr>
          <w:rFonts w:ascii="David" w:eastAsia="David" w:hAnsi="David" w:cs="David"/>
          <w:color w:val="000000"/>
          <w:sz w:val="24"/>
          <w:szCs w:val="24"/>
          <w:rtl/>
        </w:rPr>
        <w:t>.3.2 חיבור לחגים, מועדים ומסורת</w:t>
      </w:r>
      <w:r>
        <w:rPr>
          <w:rFonts w:ascii="David" w:eastAsia="David" w:hAnsi="David" w:cs="David"/>
          <w:sz w:val="24"/>
          <w:szCs w:val="24"/>
        </w:rPr>
        <w:tab/>
      </w:r>
      <w:r>
        <w:rPr>
          <w:rFonts w:ascii="David" w:eastAsia="David" w:hAnsi="David" w:cs="David"/>
          <w:sz w:val="24"/>
          <w:szCs w:val="24"/>
        </w:rPr>
        <w:tab/>
      </w:r>
      <w:r>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t>29</w:t>
      </w:r>
    </w:p>
    <w:p w14:paraId="121A4081" w14:textId="56C4DFF6"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sidR="00264392">
        <w:rPr>
          <w:rFonts w:ascii="David" w:eastAsia="David" w:hAnsi="David" w:cs="David" w:hint="cs"/>
          <w:sz w:val="24"/>
          <w:szCs w:val="24"/>
          <w:rtl/>
        </w:rPr>
        <w:t>5</w:t>
      </w:r>
      <w:r>
        <w:rPr>
          <w:rFonts w:ascii="David" w:eastAsia="David" w:hAnsi="David" w:cs="David"/>
          <w:sz w:val="24"/>
          <w:szCs w:val="24"/>
          <w:rtl/>
        </w:rPr>
        <w:t>.3.2.1. הוראת התנ"ך</w:t>
      </w:r>
      <w:r>
        <w:rPr>
          <w:rFonts w:ascii="David" w:eastAsia="David" w:hAnsi="David" w:cs="David"/>
          <w:sz w:val="24"/>
          <w:szCs w:val="24"/>
          <w:rtl/>
        </w:rPr>
        <w:tab/>
      </w:r>
      <w:r>
        <w:rPr>
          <w:rFonts w:ascii="David" w:eastAsia="David" w:hAnsi="David" w:cs="David"/>
          <w:sz w:val="24"/>
          <w:szCs w:val="24"/>
          <w:rtl/>
        </w:rPr>
        <w:tab/>
      </w:r>
      <w:r>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Pr>
          <w:rFonts w:ascii="David" w:eastAsia="David" w:hAnsi="David" w:cs="David"/>
          <w:sz w:val="24"/>
          <w:szCs w:val="24"/>
          <w:rtl/>
        </w:rPr>
        <w:tab/>
      </w:r>
      <w:r w:rsidR="003E233A">
        <w:rPr>
          <w:rFonts w:ascii="David" w:eastAsia="David" w:hAnsi="David" w:cs="David" w:hint="cs"/>
          <w:sz w:val="24"/>
          <w:szCs w:val="24"/>
          <w:rtl/>
        </w:rPr>
        <w:t>29</w:t>
      </w:r>
    </w:p>
    <w:p w14:paraId="14295F32" w14:textId="75951462" w:rsidR="00442DF7" w:rsidRDefault="00442DF7" w:rsidP="003E233A">
      <w:pPr>
        <w:spacing w:after="0" w:line="360" w:lineRule="auto"/>
        <w:rPr>
          <w:rFonts w:ascii="David" w:eastAsia="David" w:hAnsi="David" w:cs="David"/>
          <w:sz w:val="24"/>
          <w:szCs w:val="24"/>
          <w:rtl/>
        </w:rPr>
      </w:pPr>
      <w:r>
        <w:rPr>
          <w:rFonts w:ascii="David" w:eastAsia="David" w:hAnsi="David" w:cs="David"/>
          <w:sz w:val="24"/>
          <w:szCs w:val="24"/>
        </w:rPr>
        <w:tab/>
      </w:r>
      <w:r>
        <w:rPr>
          <w:rFonts w:ascii="David" w:eastAsia="David" w:hAnsi="David" w:cs="David"/>
          <w:sz w:val="24"/>
          <w:szCs w:val="24"/>
        </w:rPr>
        <w:tab/>
      </w:r>
      <w:r>
        <w:rPr>
          <w:rFonts w:ascii="David" w:eastAsia="David" w:hAnsi="David" w:cs="David"/>
          <w:sz w:val="24"/>
          <w:szCs w:val="24"/>
        </w:rPr>
        <w:tab/>
      </w:r>
      <w:r w:rsidR="00264392">
        <w:rPr>
          <w:rFonts w:ascii="David" w:eastAsia="David" w:hAnsi="David" w:cs="David" w:hint="cs"/>
          <w:color w:val="000000"/>
          <w:sz w:val="24"/>
          <w:szCs w:val="24"/>
          <w:rtl/>
        </w:rPr>
        <w:t>5</w:t>
      </w:r>
      <w:r>
        <w:rPr>
          <w:rFonts w:ascii="David" w:eastAsia="David" w:hAnsi="David" w:cs="David"/>
          <w:color w:val="000000"/>
          <w:sz w:val="24"/>
          <w:szCs w:val="24"/>
          <w:rtl/>
        </w:rPr>
        <w:t xml:space="preserve">.3.2.2 </w:t>
      </w:r>
      <w:r w:rsidR="003E233A">
        <w:rPr>
          <w:rFonts w:ascii="David" w:eastAsia="David" w:hAnsi="David" w:cs="David"/>
          <w:color w:val="000000"/>
          <w:sz w:val="24"/>
          <w:szCs w:val="24"/>
          <w:rtl/>
        </w:rPr>
        <w:t>חג מיכאל</w:t>
      </w:r>
      <w:r>
        <w:rPr>
          <w:rFonts w:ascii="David" w:eastAsia="David" w:hAnsi="David" w:cs="David"/>
          <w:sz w:val="24"/>
          <w:szCs w:val="24"/>
        </w:rPr>
        <w:tab/>
      </w:r>
      <w:r>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t>30</w:t>
      </w:r>
    </w:p>
    <w:p w14:paraId="1235BBD6" w14:textId="3CC09977" w:rsidR="00442DF7" w:rsidRDefault="00442DF7" w:rsidP="003E233A">
      <w:pPr>
        <w:spacing w:after="0" w:line="360" w:lineRule="auto"/>
        <w:rPr>
          <w:rFonts w:ascii="David" w:eastAsia="David" w:hAnsi="David" w:cs="David"/>
          <w:color w:val="000000"/>
          <w:sz w:val="24"/>
          <w:szCs w:val="24"/>
          <w:rtl/>
        </w:rPr>
      </w:pPr>
      <w:r>
        <w:rPr>
          <w:rFonts w:ascii="David" w:eastAsia="David" w:hAnsi="David" w:cs="David"/>
          <w:sz w:val="24"/>
          <w:szCs w:val="24"/>
        </w:rPr>
        <w:tab/>
      </w:r>
      <w:r>
        <w:rPr>
          <w:rFonts w:ascii="David" w:eastAsia="David" w:hAnsi="David" w:cs="David"/>
          <w:sz w:val="24"/>
          <w:szCs w:val="24"/>
        </w:rPr>
        <w:tab/>
      </w:r>
      <w:r>
        <w:rPr>
          <w:rFonts w:ascii="David" w:eastAsia="David" w:hAnsi="David" w:cs="David"/>
          <w:sz w:val="24"/>
          <w:szCs w:val="24"/>
        </w:rPr>
        <w:tab/>
      </w:r>
      <w:r w:rsidR="00264392">
        <w:rPr>
          <w:rFonts w:ascii="David" w:eastAsia="David" w:hAnsi="David" w:cs="David" w:hint="cs"/>
          <w:color w:val="000000"/>
          <w:sz w:val="24"/>
          <w:szCs w:val="24"/>
          <w:rtl/>
        </w:rPr>
        <w:t>5</w:t>
      </w:r>
      <w:r>
        <w:rPr>
          <w:rFonts w:ascii="David" w:eastAsia="David" w:hAnsi="David" w:cs="David"/>
          <w:color w:val="000000"/>
          <w:sz w:val="24"/>
          <w:szCs w:val="24"/>
          <w:rtl/>
        </w:rPr>
        <w:t>.3.2.3 יום השואה ויום הזיכרון </w:t>
      </w:r>
      <w:r>
        <w:rPr>
          <w:rFonts w:ascii="David" w:eastAsia="David" w:hAnsi="David" w:cs="David"/>
          <w:color w:val="000000"/>
          <w:sz w:val="24"/>
          <w:szCs w:val="24"/>
          <w:rtl/>
        </w:rPr>
        <w:tab/>
      </w:r>
      <w:r>
        <w:rPr>
          <w:rFonts w:ascii="David" w:eastAsia="David" w:hAnsi="David" w:cs="David"/>
          <w:color w:val="000000"/>
          <w:sz w:val="24"/>
          <w:szCs w:val="24"/>
          <w:rtl/>
        </w:rPr>
        <w:tab/>
      </w:r>
      <w:r>
        <w:rPr>
          <w:rFonts w:ascii="David" w:eastAsia="David" w:hAnsi="David" w:cs="David"/>
          <w:color w:val="000000"/>
          <w:sz w:val="24"/>
          <w:szCs w:val="24"/>
          <w:rtl/>
        </w:rPr>
        <w:tab/>
      </w:r>
      <w:r w:rsidR="003E233A">
        <w:rPr>
          <w:rFonts w:ascii="David" w:eastAsia="David" w:hAnsi="David" w:cs="David"/>
          <w:color w:val="000000"/>
          <w:sz w:val="24"/>
          <w:szCs w:val="24"/>
          <w:rtl/>
        </w:rPr>
        <w:tab/>
      </w:r>
      <w:r w:rsidR="003E233A">
        <w:rPr>
          <w:rFonts w:ascii="David" w:eastAsia="David" w:hAnsi="David" w:cs="David"/>
          <w:color w:val="000000"/>
          <w:sz w:val="24"/>
          <w:szCs w:val="24"/>
          <w:rtl/>
        </w:rPr>
        <w:tab/>
      </w:r>
      <w:r w:rsidR="003E233A">
        <w:rPr>
          <w:rFonts w:ascii="David" w:eastAsia="David" w:hAnsi="David" w:cs="David" w:hint="cs"/>
          <w:color w:val="000000"/>
          <w:sz w:val="24"/>
          <w:szCs w:val="24"/>
          <w:rtl/>
        </w:rPr>
        <w:t>31</w:t>
      </w:r>
    </w:p>
    <w:p w14:paraId="3273BCD6" w14:textId="21444885" w:rsidR="00442DF7" w:rsidRDefault="00264392" w:rsidP="003E233A">
      <w:pPr>
        <w:spacing w:after="0" w:line="360" w:lineRule="auto"/>
        <w:ind w:left="1440"/>
        <w:rPr>
          <w:rFonts w:ascii="David" w:eastAsia="David" w:hAnsi="David" w:cs="David"/>
          <w:sz w:val="24"/>
          <w:szCs w:val="24"/>
          <w:rtl/>
        </w:rPr>
      </w:pPr>
      <w:r>
        <w:rPr>
          <w:rFonts w:ascii="David" w:eastAsia="David" w:hAnsi="David" w:cs="David" w:hint="cs"/>
          <w:color w:val="000000"/>
          <w:sz w:val="24"/>
          <w:szCs w:val="24"/>
          <w:rtl/>
        </w:rPr>
        <w:t>5</w:t>
      </w:r>
      <w:r w:rsidR="00442DF7">
        <w:rPr>
          <w:rFonts w:ascii="David" w:eastAsia="David" w:hAnsi="David" w:cs="David"/>
          <w:color w:val="000000"/>
          <w:sz w:val="24"/>
          <w:szCs w:val="24"/>
          <w:rtl/>
        </w:rPr>
        <w:t>.3.3 הקשר לתנועה וטיולים</w:t>
      </w:r>
      <w:r w:rsidR="00442DF7">
        <w:rPr>
          <w:rFonts w:ascii="David" w:eastAsia="David" w:hAnsi="David" w:cs="David"/>
          <w:sz w:val="24"/>
          <w:szCs w:val="24"/>
        </w:rPr>
        <w:tab/>
      </w:r>
      <w:r w:rsidR="00442DF7">
        <w:rPr>
          <w:rFonts w:ascii="David" w:eastAsia="David" w:hAnsi="David" w:cs="David"/>
          <w:sz w:val="24"/>
          <w:szCs w:val="24"/>
        </w:rPr>
        <w:tab/>
      </w:r>
      <w:r w:rsidR="00442DF7">
        <w:rPr>
          <w:rFonts w:ascii="David" w:eastAsia="David" w:hAnsi="David" w:cs="David"/>
          <w:sz w:val="24"/>
          <w:szCs w:val="24"/>
        </w:rPr>
        <w:tab/>
      </w:r>
      <w:r w:rsidR="00442DF7">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t>32</w:t>
      </w:r>
    </w:p>
    <w:p w14:paraId="1D202B25" w14:textId="694B83D0" w:rsidR="00442DF7" w:rsidRPr="003E233A" w:rsidRDefault="00264392" w:rsidP="003E233A">
      <w:pPr>
        <w:spacing w:after="0" w:line="360" w:lineRule="auto"/>
        <w:ind w:left="1440"/>
        <w:rPr>
          <w:rFonts w:ascii="David" w:eastAsia="David" w:hAnsi="David" w:cs="David"/>
          <w:sz w:val="24"/>
          <w:szCs w:val="24"/>
          <w:rtl/>
        </w:rPr>
      </w:pPr>
      <w:r>
        <w:rPr>
          <w:rFonts w:ascii="David" w:eastAsia="David" w:hAnsi="David" w:cs="David" w:hint="cs"/>
          <w:color w:val="000000"/>
          <w:sz w:val="24"/>
          <w:szCs w:val="24"/>
          <w:rtl/>
        </w:rPr>
        <w:t>5</w:t>
      </w:r>
      <w:r w:rsidR="00442DF7">
        <w:rPr>
          <w:rFonts w:ascii="David" w:eastAsia="David" w:hAnsi="David" w:cs="David"/>
          <w:color w:val="000000"/>
          <w:sz w:val="24"/>
          <w:szCs w:val="24"/>
          <w:rtl/>
        </w:rPr>
        <w:t>.3.4 יחס לאינטימיות ופמיליאריות בשדות החינוך הישראלי </w:t>
      </w:r>
      <w:r w:rsidR="003E233A">
        <w:rPr>
          <w:rFonts w:ascii="David" w:eastAsia="David" w:hAnsi="David" w:cs="David"/>
          <w:sz w:val="24"/>
          <w:szCs w:val="24"/>
        </w:rPr>
        <w:t xml:space="preserve"> </w:t>
      </w:r>
      <w:r w:rsidR="003E233A">
        <w:rPr>
          <w:rFonts w:ascii="David" w:eastAsia="David" w:hAnsi="David" w:cs="David"/>
          <w:sz w:val="24"/>
          <w:szCs w:val="24"/>
        </w:rPr>
        <w:tab/>
      </w:r>
      <w:r w:rsidR="003E233A">
        <w:rPr>
          <w:rFonts w:ascii="David" w:eastAsia="David" w:hAnsi="David" w:cs="David"/>
          <w:sz w:val="24"/>
          <w:szCs w:val="24"/>
          <w:rtl/>
        </w:rPr>
        <w:tab/>
      </w:r>
      <w:r w:rsidR="003E233A">
        <w:rPr>
          <w:rFonts w:ascii="David" w:eastAsia="David" w:hAnsi="David" w:cs="David" w:hint="cs"/>
          <w:sz w:val="24"/>
          <w:szCs w:val="24"/>
          <w:rtl/>
        </w:rPr>
        <w:t>32</w:t>
      </w:r>
    </w:p>
    <w:p w14:paraId="7623F644" w14:textId="47AEB98A" w:rsidR="00442DF7" w:rsidRDefault="00264392" w:rsidP="003E233A">
      <w:pPr>
        <w:spacing w:after="0" w:line="276" w:lineRule="auto"/>
        <w:ind w:left="1440"/>
        <w:rPr>
          <w:rFonts w:ascii="David" w:eastAsia="David" w:hAnsi="David" w:cs="David"/>
          <w:sz w:val="24"/>
          <w:szCs w:val="24"/>
          <w:rtl/>
        </w:rPr>
      </w:pPr>
      <w:r>
        <w:rPr>
          <w:rFonts w:ascii="David" w:eastAsia="David" w:hAnsi="David" w:cs="David" w:hint="cs"/>
          <w:color w:val="000000"/>
          <w:sz w:val="24"/>
          <w:szCs w:val="24"/>
          <w:rtl/>
        </w:rPr>
        <w:t>5</w:t>
      </w:r>
      <w:r w:rsidR="00442DF7">
        <w:rPr>
          <w:rFonts w:ascii="David" w:eastAsia="David" w:hAnsi="David" w:cs="David"/>
          <w:color w:val="000000"/>
          <w:sz w:val="24"/>
          <w:szCs w:val="24"/>
          <w:rtl/>
        </w:rPr>
        <w:t>.3.5 היחס לאסתטיקה בחברה הישראלית</w:t>
      </w:r>
      <w:bookmarkEnd w:id="4"/>
      <w:r w:rsidR="003E233A">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r>
      <w:r w:rsidR="003E233A">
        <w:rPr>
          <w:rFonts w:ascii="David" w:eastAsia="David" w:hAnsi="David" w:cs="David"/>
          <w:sz w:val="24"/>
          <w:szCs w:val="24"/>
        </w:rPr>
        <w:tab/>
        <w:t>33</w:t>
      </w:r>
    </w:p>
    <w:p w14:paraId="5CAB8803" w14:textId="26359088" w:rsidR="00442DF7" w:rsidRDefault="00264392" w:rsidP="003E233A">
      <w:pPr>
        <w:spacing w:after="0" w:line="276" w:lineRule="auto"/>
        <w:rPr>
          <w:rFonts w:ascii="David" w:eastAsia="David" w:hAnsi="David" w:cs="David"/>
          <w:sz w:val="24"/>
          <w:szCs w:val="24"/>
          <w:rtl/>
        </w:rPr>
      </w:pPr>
      <w:r>
        <w:rPr>
          <w:rFonts w:ascii="David" w:eastAsia="David" w:hAnsi="David" w:cs="David" w:hint="cs"/>
          <w:sz w:val="24"/>
          <w:szCs w:val="24"/>
          <w:rtl/>
        </w:rPr>
        <w:t>6</w:t>
      </w:r>
      <w:r w:rsidR="00442DF7">
        <w:rPr>
          <w:rFonts w:ascii="David" w:eastAsia="David" w:hAnsi="David" w:cs="David"/>
          <w:sz w:val="24"/>
          <w:szCs w:val="24"/>
          <w:rtl/>
        </w:rPr>
        <w:t>. דיון ומסקנות</w:t>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hint="cs"/>
          <w:sz w:val="24"/>
          <w:szCs w:val="24"/>
          <w:rtl/>
        </w:rPr>
        <w:t>35</w:t>
      </w:r>
    </w:p>
    <w:p w14:paraId="3B8DB7ED" w14:textId="74DD75D8" w:rsidR="00442DF7" w:rsidRDefault="00264392" w:rsidP="003E233A">
      <w:pPr>
        <w:spacing w:after="0" w:line="276" w:lineRule="auto"/>
        <w:rPr>
          <w:rFonts w:ascii="David" w:eastAsia="David" w:hAnsi="David" w:cs="David"/>
          <w:sz w:val="24"/>
          <w:szCs w:val="24"/>
        </w:rPr>
      </w:pPr>
      <w:r>
        <w:rPr>
          <w:rFonts w:ascii="David" w:eastAsia="David" w:hAnsi="David" w:cs="David" w:hint="cs"/>
          <w:sz w:val="24"/>
          <w:szCs w:val="24"/>
          <w:rtl/>
        </w:rPr>
        <w:t>7</w:t>
      </w:r>
      <w:r w:rsidR="00442DF7">
        <w:rPr>
          <w:rFonts w:ascii="David" w:eastAsia="David" w:hAnsi="David" w:cs="David"/>
          <w:sz w:val="24"/>
          <w:szCs w:val="24"/>
          <w:rtl/>
        </w:rPr>
        <w:t>. המלצות</w:t>
      </w:r>
      <w:r w:rsidR="00442DF7">
        <w:rPr>
          <w:rFonts w:ascii="David" w:eastAsia="David" w:hAnsi="David" w:cs="David"/>
          <w:sz w:val="24"/>
          <w:szCs w:val="24"/>
          <w:rtl/>
        </w:rPr>
        <w:tab/>
      </w:r>
      <w:r w:rsidR="00442DF7">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hint="cs"/>
          <w:sz w:val="24"/>
          <w:szCs w:val="24"/>
          <w:rtl/>
        </w:rPr>
        <w:t>39</w:t>
      </w:r>
    </w:p>
    <w:p w14:paraId="46D5DAF6" w14:textId="530EC814" w:rsidR="00442DF7" w:rsidRDefault="00264392" w:rsidP="003E233A">
      <w:pPr>
        <w:spacing w:after="0" w:line="276" w:lineRule="auto"/>
        <w:rPr>
          <w:rFonts w:ascii="David" w:eastAsia="David" w:hAnsi="David" w:cs="David"/>
          <w:sz w:val="24"/>
          <w:szCs w:val="24"/>
          <w:rtl/>
        </w:rPr>
      </w:pPr>
      <w:r>
        <w:rPr>
          <w:rFonts w:ascii="David" w:eastAsia="David" w:hAnsi="David" w:cs="David" w:hint="cs"/>
          <w:sz w:val="24"/>
          <w:szCs w:val="24"/>
          <w:rtl/>
        </w:rPr>
        <w:t>8</w:t>
      </w:r>
      <w:r w:rsidR="00442DF7">
        <w:rPr>
          <w:rFonts w:ascii="David" w:eastAsia="David" w:hAnsi="David" w:cs="David"/>
          <w:sz w:val="24"/>
          <w:szCs w:val="24"/>
          <w:rtl/>
        </w:rPr>
        <w:t>. רשימת מקורות</w:t>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442DF7">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sz w:val="24"/>
          <w:szCs w:val="24"/>
          <w:rtl/>
        </w:rPr>
        <w:tab/>
      </w:r>
      <w:r w:rsidR="003E233A">
        <w:rPr>
          <w:rFonts w:ascii="David" w:eastAsia="David" w:hAnsi="David" w:cs="David" w:hint="cs"/>
          <w:sz w:val="24"/>
          <w:szCs w:val="24"/>
          <w:rtl/>
        </w:rPr>
        <w:t>40</w:t>
      </w:r>
    </w:p>
    <w:p w14:paraId="6F6BC896" w14:textId="5530C3C4" w:rsidR="004977EB" w:rsidRDefault="00264392" w:rsidP="003E233A">
      <w:pPr>
        <w:spacing w:after="0" w:line="276" w:lineRule="auto"/>
        <w:rPr>
          <w:rFonts w:ascii="David" w:eastAsia="David" w:hAnsi="David" w:cs="David"/>
          <w:sz w:val="24"/>
          <w:szCs w:val="24"/>
          <w:rtl/>
        </w:rPr>
      </w:pPr>
      <w:r>
        <w:rPr>
          <w:rFonts w:ascii="David" w:eastAsia="David" w:hAnsi="David" w:cs="David" w:hint="cs"/>
          <w:sz w:val="24"/>
          <w:szCs w:val="24"/>
          <w:rtl/>
        </w:rPr>
        <w:t>9</w:t>
      </w:r>
      <w:r w:rsidR="00442DF7">
        <w:rPr>
          <w:rFonts w:ascii="David" w:eastAsia="David" w:hAnsi="David" w:cs="David" w:hint="cs"/>
          <w:sz w:val="24"/>
          <w:szCs w:val="24"/>
          <w:rtl/>
        </w:rPr>
        <w:t>. נספחים</w:t>
      </w:r>
      <w:r w:rsidR="001024BA">
        <w:rPr>
          <w:rFonts w:ascii="David" w:eastAsia="David" w:hAnsi="David" w:cs="David"/>
          <w:sz w:val="24"/>
          <w:szCs w:val="24"/>
          <w:rtl/>
        </w:rPr>
        <w:tab/>
      </w:r>
      <w:r w:rsidR="001024BA">
        <w:rPr>
          <w:rFonts w:ascii="David" w:eastAsia="David" w:hAnsi="David" w:cs="David"/>
          <w:sz w:val="24"/>
          <w:szCs w:val="24"/>
          <w:rtl/>
        </w:rPr>
        <w:tab/>
      </w:r>
      <w:r w:rsidR="001024BA">
        <w:rPr>
          <w:rFonts w:ascii="David" w:eastAsia="David" w:hAnsi="David" w:cs="David"/>
          <w:sz w:val="24"/>
          <w:szCs w:val="24"/>
          <w:rtl/>
        </w:rPr>
        <w:tab/>
      </w:r>
      <w:r w:rsidR="001024BA">
        <w:rPr>
          <w:rFonts w:ascii="David" w:eastAsia="David" w:hAnsi="David" w:cs="David"/>
          <w:sz w:val="24"/>
          <w:szCs w:val="24"/>
          <w:rtl/>
        </w:rPr>
        <w:tab/>
      </w:r>
      <w:r w:rsidR="001024BA">
        <w:rPr>
          <w:rFonts w:ascii="David" w:eastAsia="David" w:hAnsi="David" w:cs="David"/>
          <w:sz w:val="24"/>
          <w:szCs w:val="24"/>
          <w:rtl/>
        </w:rPr>
        <w:tab/>
      </w:r>
      <w:r w:rsidR="001024BA">
        <w:rPr>
          <w:rFonts w:ascii="David" w:eastAsia="David" w:hAnsi="David" w:cs="David"/>
          <w:sz w:val="24"/>
          <w:szCs w:val="24"/>
          <w:rtl/>
        </w:rPr>
        <w:tab/>
      </w:r>
      <w:r w:rsidR="001024BA">
        <w:rPr>
          <w:rFonts w:ascii="David" w:eastAsia="David" w:hAnsi="David" w:cs="David"/>
          <w:sz w:val="24"/>
          <w:szCs w:val="24"/>
          <w:rtl/>
        </w:rPr>
        <w:tab/>
      </w:r>
      <w:r w:rsidR="001024BA">
        <w:rPr>
          <w:rFonts w:ascii="David" w:eastAsia="David" w:hAnsi="David" w:cs="David"/>
          <w:sz w:val="24"/>
          <w:szCs w:val="24"/>
          <w:rtl/>
        </w:rPr>
        <w:tab/>
      </w:r>
      <w:r w:rsidR="001024BA">
        <w:rPr>
          <w:rFonts w:ascii="David" w:eastAsia="David" w:hAnsi="David" w:cs="David"/>
          <w:sz w:val="24"/>
          <w:szCs w:val="24"/>
          <w:rtl/>
        </w:rPr>
        <w:tab/>
      </w:r>
      <w:r w:rsidR="003E233A">
        <w:rPr>
          <w:rFonts w:ascii="David" w:eastAsia="David" w:hAnsi="David" w:cs="David"/>
          <w:sz w:val="24"/>
          <w:szCs w:val="24"/>
          <w:rtl/>
        </w:rPr>
        <w:tab/>
      </w:r>
      <w:r w:rsidR="001024BA">
        <w:rPr>
          <w:rFonts w:ascii="David" w:eastAsia="David" w:hAnsi="David" w:cs="David" w:hint="cs"/>
          <w:sz w:val="24"/>
          <w:szCs w:val="24"/>
          <w:rtl/>
        </w:rPr>
        <w:t>42</w:t>
      </w:r>
    </w:p>
    <w:p w14:paraId="0FDB78DE" w14:textId="77777777" w:rsidR="003E233A" w:rsidRPr="006730BB" w:rsidRDefault="003E233A" w:rsidP="003E233A">
      <w:pPr>
        <w:spacing w:after="0" w:line="276" w:lineRule="auto"/>
        <w:rPr>
          <w:rFonts w:ascii="David" w:eastAsia="David" w:hAnsi="David" w:cs="David"/>
          <w:sz w:val="24"/>
          <w:szCs w:val="24"/>
          <w:rtl/>
        </w:rPr>
      </w:pPr>
    </w:p>
    <w:p w14:paraId="14FB1A28" w14:textId="77777777" w:rsidR="004977EB" w:rsidRPr="006730BB" w:rsidRDefault="004977EB" w:rsidP="004977EB">
      <w:pPr>
        <w:numPr>
          <w:ilvl w:val="0"/>
          <w:numId w:val="2"/>
        </w:numPr>
        <w:spacing w:line="360" w:lineRule="auto"/>
        <w:jc w:val="center"/>
        <w:rPr>
          <w:rFonts w:ascii="David" w:eastAsia="David" w:hAnsi="David" w:cs="David"/>
          <w:b/>
          <w:bCs/>
          <w:sz w:val="28"/>
          <w:szCs w:val="28"/>
          <w:rtl/>
        </w:rPr>
      </w:pPr>
      <w:r w:rsidRPr="006730BB">
        <w:rPr>
          <w:rFonts w:ascii="David" w:eastAsia="David" w:hAnsi="David" w:cs="David" w:hint="cs"/>
          <w:b/>
          <w:bCs/>
          <w:sz w:val="28"/>
          <w:szCs w:val="28"/>
          <w:rtl/>
        </w:rPr>
        <w:lastRenderedPageBreak/>
        <w:t>מבוא</w:t>
      </w:r>
    </w:p>
    <w:p w14:paraId="00272728" w14:textId="77777777" w:rsidR="004977EB" w:rsidRDefault="004977EB" w:rsidP="004977EB">
      <w:pPr>
        <w:spacing w:line="360" w:lineRule="auto"/>
        <w:rPr>
          <w:rFonts w:ascii="David" w:eastAsia="David" w:hAnsi="David" w:cs="David"/>
          <w:sz w:val="24"/>
          <w:szCs w:val="24"/>
          <w:rtl/>
        </w:rPr>
      </w:pPr>
      <w:r>
        <w:rPr>
          <w:rFonts w:ascii="David" w:eastAsia="David" w:hAnsi="David" w:cs="David"/>
          <w:sz w:val="24"/>
          <w:szCs w:val="24"/>
          <w:rtl/>
        </w:rPr>
        <w:t>"אנתרופוסופיה", בתרגום לעברית: מדע הרוח, היא דרך חיים, תפיסת עולם שהגה רודולף שטיינר והיא כיום תנועה עולמית</w:t>
      </w:r>
      <w:sdt>
        <w:sdtPr>
          <w:rPr>
            <w:rtl/>
          </w:rPr>
          <w:tag w:val="goog_rdk_17"/>
          <w:id w:val="709462792"/>
        </w:sdtPr>
        <w:sdtEndPr/>
        <w:sdtContent>
          <w:r>
            <w:rPr>
              <w:rFonts w:hint="cs"/>
              <w:rtl/>
            </w:rPr>
            <w:t xml:space="preserve">, </w:t>
          </w:r>
        </w:sdtContent>
      </w:sdt>
      <w:r>
        <w:rPr>
          <w:rFonts w:ascii="David" w:eastAsia="David" w:hAnsi="David" w:cs="David" w:hint="cs"/>
          <w:sz w:val="24"/>
          <w:szCs w:val="24"/>
          <w:rtl/>
        </w:rPr>
        <w:t xml:space="preserve">מרכזה נמצא בשוויץ בעיר דורנאך וזרועות הפעילות שלה נמצאות ברוב מדינות אירופה, בארצות הברית, בקנדה ובמספר מדינות בדרום אמריקה, פעילות ענפה מתקיימת בסין ובהודו וכמובן </w:t>
      </w:r>
      <w:r>
        <w:rPr>
          <w:rFonts w:ascii="David" w:eastAsia="David" w:hAnsi="David" w:cs="David"/>
          <w:sz w:val="24"/>
          <w:szCs w:val="24"/>
          <w:rtl/>
        </w:rPr>
        <w:t>–</w:t>
      </w:r>
      <w:r>
        <w:rPr>
          <w:rFonts w:ascii="David" w:eastAsia="David" w:hAnsi="David" w:cs="David" w:hint="cs"/>
          <w:sz w:val="24"/>
          <w:szCs w:val="24"/>
          <w:rtl/>
        </w:rPr>
        <w:t xml:space="preserve"> בישראל.</w:t>
      </w:r>
      <w:r>
        <w:rPr>
          <w:rFonts w:ascii="David" w:eastAsia="David" w:hAnsi="David" w:cs="David"/>
          <w:sz w:val="24"/>
          <w:szCs w:val="24"/>
          <w:rtl/>
        </w:rPr>
        <w:t xml:space="preserve"> חינוך ולדורף הוא שיטת חינוך שיצאה מתוך התנועה האנתרופוסופית, מתוך מדע הרוח. שיטה זו תופסת תאוצה כיום בכל העולם, גם במדינת ישראל.</w:t>
      </w:r>
    </w:p>
    <w:p w14:paraId="7915ECF7" w14:textId="77777777" w:rsidR="004977EB" w:rsidRDefault="004977EB" w:rsidP="004977EB">
      <w:pPr>
        <w:spacing w:line="360" w:lineRule="auto"/>
        <w:rPr>
          <w:rFonts w:ascii="David" w:eastAsia="David" w:hAnsi="David" w:cs="David"/>
          <w:sz w:val="24"/>
          <w:szCs w:val="24"/>
        </w:rPr>
      </w:pPr>
      <w:r>
        <w:rPr>
          <w:rFonts w:ascii="David" w:eastAsia="David" w:hAnsi="David" w:cs="David"/>
          <w:sz w:val="24"/>
          <w:szCs w:val="24"/>
          <w:rtl/>
        </w:rPr>
        <w:t>בהמלצות מחקרם של</w:t>
      </w:r>
      <w:r>
        <w:t xml:space="preserve">(2005) Woods &amp; Ashley, Woods </w:t>
      </w:r>
      <w:r>
        <w:rPr>
          <w:rFonts w:ascii="David" w:eastAsia="David" w:hAnsi="David" w:cs="David"/>
          <w:sz w:val="24"/>
          <w:szCs w:val="24"/>
          <w:rtl/>
        </w:rPr>
        <w:t xml:space="preserve"> מתארים החוקרים תהליך נדרש של התקרבות בין חינוך ולדורף למערכת חינוך בה הוא נטמע. החוקרים מתארים את ערכי ההתגמשות והלמידה הדדית כנקודות מפתח בדרך להצלחתו וקיומו של חיבור זה לאורך זמן.  </w:t>
      </w:r>
    </w:p>
    <w:p w14:paraId="5930ABDA" w14:textId="77777777" w:rsidR="004977EB" w:rsidRDefault="004977EB" w:rsidP="004977EB">
      <w:pPr>
        <w:pBdr>
          <w:top w:val="nil"/>
          <w:left w:val="nil"/>
          <w:bottom w:val="nil"/>
          <w:right w:val="nil"/>
          <w:between w:val="nil"/>
        </w:pBdr>
        <w:spacing w:after="200" w:line="360" w:lineRule="auto"/>
        <w:rPr>
          <w:rFonts w:ascii="David" w:eastAsia="David" w:hAnsi="David" w:cs="David"/>
          <w:color w:val="000000"/>
          <w:sz w:val="24"/>
          <w:szCs w:val="24"/>
        </w:rPr>
      </w:pPr>
      <w:r>
        <w:rPr>
          <w:rFonts w:ascii="David" w:eastAsia="David" w:hAnsi="David" w:cs="David"/>
          <w:color w:val="000000"/>
          <w:sz w:val="24"/>
          <w:szCs w:val="24"/>
          <w:rtl/>
        </w:rPr>
        <w:t>מטרת מחקר זה היא בחינת תהליך התקרבות זה בין חינוך ולדורף למערכת החינוך הישראלית. בין היתר ייבחן המחקר את נקודת הכניסה לתהליך זה מכל צד ולאילו התאמות הוא נדרש על מנת ל</w:t>
      </w:r>
      <w:r>
        <w:rPr>
          <w:rFonts w:ascii="David" w:eastAsia="David" w:hAnsi="David" w:cs="David" w:hint="cs"/>
          <w:color w:val="000000"/>
          <w:sz w:val="24"/>
          <w:szCs w:val="24"/>
          <w:rtl/>
        </w:rPr>
        <w:t>פעול בישראל באופן חוקי, תוך שהוא מ</w:t>
      </w:r>
      <w:r w:rsidRPr="00EF4982">
        <w:rPr>
          <w:rFonts w:ascii="David" w:eastAsia="David" w:hAnsi="David" w:cs="David"/>
          <w:sz w:val="24"/>
          <w:szCs w:val="24"/>
          <w:rtl/>
        </w:rPr>
        <w:t xml:space="preserve">קיים </w:t>
      </w:r>
      <w:r>
        <w:rPr>
          <w:rFonts w:ascii="David" w:eastAsia="David" w:hAnsi="David" w:cs="David"/>
          <w:color w:val="000000"/>
          <w:sz w:val="24"/>
          <w:szCs w:val="24"/>
          <w:rtl/>
        </w:rPr>
        <w:t>קשר טוב</w:t>
      </w:r>
      <w:sdt>
        <w:sdtPr>
          <w:rPr>
            <w:rtl/>
          </w:rPr>
          <w:tag w:val="goog_rdk_20"/>
          <w:id w:val="-1009903623"/>
        </w:sdtPr>
        <w:sdtEndPr/>
        <w:sdtContent>
          <w:r>
            <w:rPr>
              <w:rFonts w:hint="cs"/>
              <w:rtl/>
            </w:rPr>
            <w:t xml:space="preserve"> ו</w:t>
          </w:r>
        </w:sdtContent>
      </w:sdt>
      <w:r>
        <w:rPr>
          <w:rFonts w:ascii="David" w:eastAsia="David" w:hAnsi="David" w:cs="David"/>
          <w:color w:val="000000"/>
          <w:sz w:val="24"/>
          <w:szCs w:val="24"/>
          <w:rtl/>
        </w:rPr>
        <w:t>בר-קיימא. שאלת המחקר אם כן, מבקשת לברר את מקומו של חינוך וולדורף בתוך מערכת החינוך הממלכתי בישראל</w:t>
      </w:r>
      <w:r>
        <w:rPr>
          <w:rFonts w:ascii="David" w:eastAsia="David" w:hAnsi="David" w:cs="David" w:hint="cs"/>
          <w:color w:val="000000"/>
          <w:sz w:val="24"/>
          <w:szCs w:val="24"/>
          <w:rtl/>
        </w:rPr>
        <w:t xml:space="preserve">. השאלה תיבחן באמצעות ראיונות עם </w:t>
      </w:r>
      <w:r>
        <w:rPr>
          <w:rFonts w:ascii="David" w:eastAsia="David" w:hAnsi="David" w:cs="David"/>
          <w:color w:val="000000"/>
          <w:sz w:val="24"/>
          <w:szCs w:val="24"/>
          <w:rtl/>
        </w:rPr>
        <w:t>אנשי.ות חינוך מובילים מהקהילה האנתרופוסופית.</w:t>
      </w:r>
    </w:p>
    <w:p w14:paraId="3B3DB69E" w14:textId="77777777" w:rsidR="004977EB" w:rsidRDefault="004977EB" w:rsidP="004977EB">
      <w:pPr>
        <w:spacing w:after="200" w:line="360" w:lineRule="auto"/>
        <w:rPr>
          <w:rFonts w:ascii="David" w:eastAsia="David" w:hAnsi="David" w:cs="David"/>
          <w:sz w:val="24"/>
          <w:szCs w:val="24"/>
        </w:rPr>
      </w:pPr>
      <w:r>
        <w:rPr>
          <w:rFonts w:ascii="David" w:eastAsia="David" w:hAnsi="David" w:cs="David"/>
          <w:sz w:val="24"/>
          <w:szCs w:val="24"/>
          <w:rtl/>
        </w:rPr>
        <w:t xml:space="preserve">חשיבות הדברים קשורה בהבנה שתנועת החינוך של הזרם האנתרופוסופי בישראל נוסדה לפני קרוב לשלושים שנה והיא כבר אינה נמצאת במקום בו מדובר בזרם קטן או שולי. עץ חינוך ולדורף בישראל היכה שורש </w:t>
      </w:r>
      <w:r>
        <w:rPr>
          <w:rFonts w:ascii="David" w:eastAsia="David" w:hAnsi="David" w:cs="David" w:hint="cs"/>
          <w:sz w:val="24"/>
          <w:szCs w:val="24"/>
          <w:rtl/>
        </w:rPr>
        <w:t xml:space="preserve">בקרקע </w:t>
      </w:r>
      <w:r>
        <w:rPr>
          <w:rFonts w:ascii="David" w:eastAsia="David" w:hAnsi="David" w:cs="David"/>
          <w:sz w:val="24"/>
          <w:szCs w:val="24"/>
          <w:rtl/>
        </w:rPr>
        <w:t>החינוך הישראלי וענפיו רבים, חולשים על פריסה ארצית ויצאו לפני מספר שנים מגבולות החינוך האלטרנטיבי</w:t>
      </w:r>
      <w:r>
        <w:rPr>
          <w:rFonts w:ascii="David" w:eastAsia="David" w:hAnsi="David" w:cs="David" w:hint="cs"/>
          <w:sz w:val="24"/>
          <w:szCs w:val="24"/>
          <w:rtl/>
        </w:rPr>
        <w:t xml:space="preserve"> </w:t>
      </w:r>
      <w:r>
        <w:rPr>
          <w:rFonts w:ascii="David" w:eastAsia="David" w:hAnsi="David" w:cs="David"/>
          <w:sz w:val="24"/>
          <w:szCs w:val="24"/>
          <w:rtl/>
        </w:rPr>
        <w:t>ומצאו מקום</w:t>
      </w:r>
      <w:r>
        <w:rPr>
          <w:rFonts w:ascii="David" w:eastAsia="David" w:hAnsi="David" w:cs="David" w:hint="cs"/>
          <w:sz w:val="24"/>
          <w:szCs w:val="24"/>
          <w:rtl/>
        </w:rPr>
        <w:t xml:space="preserve"> בחינוך הממלכתי וכן </w:t>
      </w:r>
      <w:r>
        <w:rPr>
          <w:rFonts w:ascii="David" w:eastAsia="David" w:hAnsi="David" w:cs="David"/>
          <w:sz w:val="24"/>
          <w:szCs w:val="24"/>
          <w:rtl/>
        </w:rPr>
        <w:t xml:space="preserve">במגזר הערבי והממלכתי-דתי. </w:t>
      </w:r>
    </w:p>
    <w:p w14:paraId="49939EDE" w14:textId="77777777" w:rsidR="004977EB" w:rsidRDefault="004977EB" w:rsidP="004977EB">
      <w:pPr>
        <w:spacing w:line="360" w:lineRule="auto"/>
        <w:rPr>
          <w:rFonts w:ascii="David" w:eastAsia="David" w:hAnsi="David" w:cs="David"/>
          <w:sz w:val="24"/>
          <w:szCs w:val="24"/>
        </w:rPr>
      </w:pPr>
      <w:r>
        <w:rPr>
          <w:rFonts w:ascii="David" w:eastAsia="David" w:hAnsi="David" w:cs="David"/>
          <w:sz w:val="24"/>
          <w:szCs w:val="24"/>
          <w:rtl/>
        </w:rPr>
        <w:t>מחקר זה נכתב במסגרת התוכנית למנהיגות לתואר שני במכללת אורנים. תוכנית זו מעודדת בין השאר ראייה ביקורתית, הצמחת תהליכי שינוי מיטיבים והסתכלות חינוכית רחבה על מדינת ישראל בהקשרה הרב-תרבותית. נדמה, כי מחקר זה עוסק במקרה בוחן חשוב בהקשר לשלוש מטרות אלו. חלוצי חינוך ולדורף בארץ וכן קהילת מחנכיו עד היום עוסקים ב</w:t>
      </w:r>
      <w:r>
        <w:rPr>
          <w:rFonts w:ascii="David" w:eastAsia="David" w:hAnsi="David" w:cs="David" w:hint="cs"/>
          <w:sz w:val="24"/>
          <w:szCs w:val="24"/>
          <w:rtl/>
        </w:rPr>
        <w:t xml:space="preserve">מה שהם מכנים </w:t>
      </w:r>
      <w:r>
        <w:rPr>
          <w:rFonts w:ascii="David" w:eastAsia="David" w:hAnsi="David" w:cs="David"/>
          <w:sz w:val="24"/>
          <w:szCs w:val="24"/>
          <w:rtl/>
        </w:rPr>
        <w:t>"אמנות החינוך"</w:t>
      </w:r>
      <w:r>
        <w:rPr>
          <w:rFonts w:ascii="David" w:eastAsia="David" w:hAnsi="David" w:cs="David" w:hint="cs"/>
          <w:sz w:val="24"/>
          <w:szCs w:val="24"/>
          <w:rtl/>
        </w:rPr>
        <w:t xml:space="preserve">, </w:t>
      </w:r>
      <w:r>
        <w:rPr>
          <w:rFonts w:ascii="David" w:eastAsia="David" w:hAnsi="David" w:cs="David"/>
          <w:sz w:val="24"/>
          <w:szCs w:val="24"/>
          <w:rtl/>
        </w:rPr>
        <w:t>כחלק מדרך חיים בה הם מאמינים</w:t>
      </w:r>
      <w:r>
        <w:rPr>
          <w:rFonts w:ascii="David" w:eastAsia="David" w:hAnsi="David" w:cs="David" w:hint="cs"/>
          <w:sz w:val="24"/>
          <w:szCs w:val="24"/>
          <w:rtl/>
        </w:rPr>
        <w:t>, ובהיותם</w:t>
      </w:r>
      <w:r>
        <w:rPr>
          <w:rFonts w:ascii="David" w:eastAsia="David" w:hAnsi="David" w:cs="David"/>
          <w:sz w:val="24"/>
          <w:szCs w:val="24"/>
          <w:rtl/>
        </w:rPr>
        <w:t xml:space="preserve"> </w:t>
      </w:r>
      <w:r>
        <w:rPr>
          <w:rFonts w:ascii="David" w:eastAsia="David" w:hAnsi="David" w:cs="David" w:hint="cs"/>
          <w:sz w:val="24"/>
          <w:szCs w:val="24"/>
          <w:rtl/>
        </w:rPr>
        <w:t>חברים ב</w:t>
      </w:r>
      <w:r>
        <w:rPr>
          <w:rFonts w:ascii="David" w:eastAsia="David" w:hAnsi="David" w:cs="David"/>
          <w:sz w:val="24"/>
          <w:szCs w:val="24"/>
          <w:rtl/>
        </w:rPr>
        <w:t>תנוע</w:t>
      </w:r>
      <w:r>
        <w:rPr>
          <w:rFonts w:ascii="David" w:eastAsia="David" w:hAnsi="David" w:cs="David" w:hint="cs"/>
          <w:sz w:val="24"/>
          <w:szCs w:val="24"/>
          <w:rtl/>
        </w:rPr>
        <w:t>ה הרואה בעבודתה שליחות למציאת מרפא</w:t>
      </w:r>
      <w:r>
        <w:rPr>
          <w:rFonts w:ascii="David" w:eastAsia="David" w:hAnsi="David" w:cs="David"/>
          <w:sz w:val="24"/>
          <w:szCs w:val="24"/>
          <w:rtl/>
        </w:rPr>
        <w:t xml:space="preserve"> לאקלים החינוך הישראלי. מחקר זה ייבחן את משמעות קיומן של שתי תנועות אלו בתוך תהליך ההתקרבות שמובילה התנועה בתוך מערכת החינוך הישראלית. </w:t>
      </w:r>
    </w:p>
    <w:p w14:paraId="19E48916" w14:textId="65270248" w:rsidR="004977EB" w:rsidRDefault="004977EB" w:rsidP="0050745B">
      <w:pPr>
        <w:spacing w:line="360" w:lineRule="auto"/>
        <w:jc w:val="center"/>
        <w:rPr>
          <w:rFonts w:ascii="David" w:hAnsi="David" w:cs="David"/>
          <w:b/>
          <w:bCs/>
          <w:sz w:val="28"/>
          <w:szCs w:val="28"/>
          <w:rtl/>
        </w:rPr>
      </w:pPr>
    </w:p>
    <w:p w14:paraId="248F7F57" w14:textId="3014F7C3" w:rsidR="006730BB" w:rsidRDefault="006730BB" w:rsidP="0050745B">
      <w:pPr>
        <w:spacing w:line="360" w:lineRule="auto"/>
        <w:jc w:val="center"/>
        <w:rPr>
          <w:rFonts w:ascii="David" w:hAnsi="David" w:cs="David"/>
          <w:b/>
          <w:bCs/>
          <w:sz w:val="28"/>
          <w:szCs w:val="28"/>
          <w:rtl/>
        </w:rPr>
      </w:pPr>
    </w:p>
    <w:p w14:paraId="2F71AE6F" w14:textId="373DB3D0" w:rsidR="006730BB" w:rsidRDefault="006730BB" w:rsidP="0050745B">
      <w:pPr>
        <w:spacing w:line="360" w:lineRule="auto"/>
        <w:jc w:val="center"/>
        <w:rPr>
          <w:rFonts w:ascii="David" w:hAnsi="David" w:cs="David"/>
          <w:b/>
          <w:bCs/>
          <w:sz w:val="28"/>
          <w:szCs w:val="28"/>
          <w:rtl/>
        </w:rPr>
      </w:pPr>
    </w:p>
    <w:p w14:paraId="55280415" w14:textId="7B318B71" w:rsidR="006730BB" w:rsidRDefault="006730BB" w:rsidP="0050745B">
      <w:pPr>
        <w:spacing w:line="360" w:lineRule="auto"/>
        <w:jc w:val="center"/>
        <w:rPr>
          <w:rFonts w:ascii="David" w:hAnsi="David" w:cs="David"/>
          <w:b/>
          <w:bCs/>
          <w:sz w:val="28"/>
          <w:szCs w:val="28"/>
          <w:rtl/>
        </w:rPr>
      </w:pPr>
    </w:p>
    <w:p w14:paraId="36BF6AE2" w14:textId="68742B41" w:rsidR="006730BB" w:rsidRDefault="006730BB" w:rsidP="0050745B">
      <w:pPr>
        <w:spacing w:line="360" w:lineRule="auto"/>
        <w:jc w:val="center"/>
        <w:rPr>
          <w:rFonts w:ascii="David" w:hAnsi="David" w:cs="David"/>
          <w:b/>
          <w:bCs/>
          <w:sz w:val="28"/>
          <w:szCs w:val="28"/>
          <w:rtl/>
        </w:rPr>
      </w:pPr>
    </w:p>
    <w:p w14:paraId="4BAC3D92" w14:textId="77777777" w:rsidR="006730BB" w:rsidRPr="004977EB" w:rsidRDefault="006730BB" w:rsidP="0050745B">
      <w:pPr>
        <w:spacing w:line="360" w:lineRule="auto"/>
        <w:jc w:val="center"/>
        <w:rPr>
          <w:rFonts w:ascii="David" w:hAnsi="David" w:cs="David"/>
          <w:b/>
          <w:bCs/>
          <w:sz w:val="28"/>
          <w:szCs w:val="28"/>
          <w:rtl/>
        </w:rPr>
      </w:pPr>
    </w:p>
    <w:p w14:paraId="21F60E34" w14:textId="10055B75" w:rsidR="008533FE" w:rsidRPr="006730BB" w:rsidRDefault="0050745B" w:rsidP="006730BB">
      <w:pPr>
        <w:numPr>
          <w:ilvl w:val="0"/>
          <w:numId w:val="2"/>
        </w:numPr>
        <w:spacing w:line="360" w:lineRule="auto"/>
        <w:jc w:val="center"/>
        <w:rPr>
          <w:rFonts w:ascii="David" w:hAnsi="David" w:cs="David"/>
          <w:b/>
          <w:bCs/>
          <w:sz w:val="28"/>
          <w:szCs w:val="28"/>
          <w:rtl/>
        </w:rPr>
      </w:pPr>
      <w:r w:rsidRPr="006730BB">
        <w:rPr>
          <w:rFonts w:ascii="David" w:hAnsi="David" w:cs="David" w:hint="cs"/>
          <w:b/>
          <w:bCs/>
          <w:sz w:val="28"/>
          <w:szCs w:val="28"/>
          <w:rtl/>
        </w:rPr>
        <w:lastRenderedPageBreak/>
        <w:t>סקירת ספרות</w:t>
      </w:r>
    </w:p>
    <w:p w14:paraId="4FC9A5F4" w14:textId="3E06B261" w:rsidR="002B408A" w:rsidRPr="006D2B52" w:rsidRDefault="002B408A" w:rsidP="00112FFD">
      <w:pPr>
        <w:spacing w:line="360" w:lineRule="auto"/>
        <w:rPr>
          <w:rFonts w:ascii="David" w:hAnsi="David" w:cs="David"/>
          <w:sz w:val="24"/>
          <w:szCs w:val="24"/>
          <w:rtl/>
        </w:rPr>
      </w:pPr>
      <w:r w:rsidRPr="006D2B52">
        <w:rPr>
          <w:rFonts w:ascii="David" w:hAnsi="David" w:cs="David"/>
          <w:sz w:val="24"/>
          <w:szCs w:val="24"/>
          <w:rtl/>
        </w:rPr>
        <w:t>סקירת ספרות זו מטרתה היא לעקוב באופן עדין אחרי תהליכים שעברו על ובתוך מערכת החינוך הישראלית ויצרו את תנאי הקרקע בהם יכול היה חינוך ולדורף להכות שורש. אין זה מובן מאליו שצורת חינוך שהיא במהותה ייחודית ומגדירה עצמה כמרפאת תחלואות חברתיות, תגיע לשגשוג ופריחה בממדים הדומים לממדי חינוך ולדורף בארץ, ונשאלת השאלה על התנאים שהביאו לאפשרות שגשוג זה בד בבד עם שאלת מחקר זה העוסקת בהתאמות להן שיטת חינוך זו נדרשה בתוך תהליך זה.</w:t>
      </w:r>
    </w:p>
    <w:p w14:paraId="126E49D5" w14:textId="714FB349" w:rsidR="002B408A" w:rsidRPr="006D2B52" w:rsidRDefault="002B408A" w:rsidP="00112FFD">
      <w:pPr>
        <w:spacing w:after="0" w:line="360" w:lineRule="auto"/>
        <w:rPr>
          <w:rFonts w:ascii="David" w:hAnsi="David" w:cs="David"/>
          <w:sz w:val="24"/>
          <w:szCs w:val="24"/>
          <w:rtl/>
        </w:rPr>
      </w:pPr>
      <w:r w:rsidRPr="006D2B52">
        <w:rPr>
          <w:rFonts w:ascii="David" w:hAnsi="David" w:cs="David"/>
          <w:sz w:val="24"/>
          <w:szCs w:val="24"/>
          <w:rtl/>
        </w:rPr>
        <w:t xml:space="preserve">במסגרת הראיונות של מחקר זה, נאמר בראיון עם ר.ה.: </w:t>
      </w:r>
    </w:p>
    <w:p w14:paraId="0E5EB8AF" w14:textId="2BCD6080" w:rsidR="002B408A" w:rsidRPr="006D2B52" w:rsidRDefault="002B408A" w:rsidP="00112FFD">
      <w:pPr>
        <w:spacing w:after="0" w:line="360" w:lineRule="auto"/>
        <w:rPr>
          <w:rFonts w:ascii="David" w:hAnsi="David" w:cs="David"/>
          <w:sz w:val="24"/>
          <w:szCs w:val="24"/>
          <w:rtl/>
        </w:rPr>
      </w:pPr>
      <w:r w:rsidRPr="006D2B52">
        <w:rPr>
          <w:rFonts w:ascii="David" w:hAnsi="David" w:cs="David"/>
          <w:sz w:val="24"/>
          <w:szCs w:val="24"/>
          <w:rtl/>
        </w:rPr>
        <w:tab/>
        <w:t>"מראיין: ולמה זה קורה דווקא בישראל שקורה דבר כזה?</w:t>
      </w:r>
    </w:p>
    <w:p w14:paraId="5CD35EEA" w14:textId="18C8A349" w:rsidR="002B408A" w:rsidRPr="006D2B52" w:rsidRDefault="002B408A" w:rsidP="00112FFD">
      <w:pPr>
        <w:spacing w:after="0" w:line="360" w:lineRule="auto"/>
        <w:rPr>
          <w:rFonts w:ascii="David" w:hAnsi="David" w:cs="David"/>
          <w:sz w:val="24"/>
          <w:szCs w:val="24"/>
          <w:rtl/>
        </w:rPr>
      </w:pPr>
      <w:r w:rsidRPr="006D2B52">
        <w:rPr>
          <w:rFonts w:ascii="David" w:hAnsi="David" w:cs="David"/>
          <w:sz w:val="24"/>
          <w:szCs w:val="24"/>
          <w:rtl/>
        </w:rPr>
        <w:tab/>
        <w:t xml:space="preserve">ר': שאלה יפה. זה קשור לאינדיבידואל שמחבר את החלקים של הולדורף, זה קשור אלי </w:t>
      </w:r>
      <w:r w:rsidRPr="006D2B52">
        <w:rPr>
          <w:rFonts w:ascii="David" w:hAnsi="David" w:cs="David"/>
          <w:sz w:val="24"/>
          <w:szCs w:val="24"/>
          <w:rtl/>
        </w:rPr>
        <w:tab/>
        <w:t xml:space="preserve">כמובן. אבל זה קשור גם </w:t>
      </w:r>
      <w:r w:rsidR="00112FFD" w:rsidRPr="006D2B52">
        <w:rPr>
          <w:rFonts w:ascii="David" w:hAnsi="David" w:cs="David" w:hint="cs"/>
          <w:sz w:val="24"/>
          <w:szCs w:val="24"/>
          <w:rtl/>
        </w:rPr>
        <w:t>ב</w:t>
      </w:r>
      <w:r w:rsidRPr="006D2B52">
        <w:rPr>
          <w:rFonts w:ascii="David" w:hAnsi="David" w:cs="David"/>
          <w:sz w:val="24"/>
          <w:szCs w:val="24"/>
          <w:rtl/>
        </w:rPr>
        <w:t xml:space="preserve">ישראל שהיא גם פורצת דרך, ויש בה אלמנטים של שבירת </w:t>
      </w:r>
      <w:r w:rsidRPr="006D2B52">
        <w:rPr>
          <w:rFonts w:ascii="David" w:hAnsi="David" w:cs="David"/>
          <w:sz w:val="24"/>
          <w:szCs w:val="24"/>
          <w:rtl/>
        </w:rPr>
        <w:tab/>
        <w:t>מוסכמות."</w:t>
      </w:r>
    </w:p>
    <w:p w14:paraId="4C94F7EF" w14:textId="77777777" w:rsidR="00112FFD" w:rsidRPr="006D2B52" w:rsidRDefault="00112FFD" w:rsidP="00112FFD">
      <w:pPr>
        <w:spacing w:after="0" w:line="360" w:lineRule="auto"/>
        <w:rPr>
          <w:rFonts w:ascii="David" w:hAnsi="David" w:cs="David"/>
          <w:sz w:val="24"/>
          <w:szCs w:val="24"/>
          <w:rtl/>
        </w:rPr>
      </w:pPr>
    </w:p>
    <w:p w14:paraId="28D41BBA" w14:textId="72409D62" w:rsidR="002B408A" w:rsidRPr="006D2B52" w:rsidRDefault="002B408A" w:rsidP="00112FFD">
      <w:pPr>
        <w:spacing w:line="360" w:lineRule="auto"/>
        <w:rPr>
          <w:rFonts w:ascii="David" w:hAnsi="David" w:cs="David"/>
          <w:sz w:val="24"/>
          <w:szCs w:val="24"/>
          <w:rtl/>
        </w:rPr>
      </w:pPr>
      <w:r w:rsidRPr="006D2B52">
        <w:rPr>
          <w:rFonts w:ascii="David" w:hAnsi="David" w:cs="David"/>
          <w:sz w:val="24"/>
          <w:szCs w:val="24"/>
          <w:rtl/>
        </w:rPr>
        <w:t>תשובתו של ר.ה. במידה מסוימת מתווה את הדרך למבנה סקירת הספרות הזו. בפרק הראשון תבחן התפתחות</w:t>
      </w:r>
      <w:r w:rsidR="0080781E">
        <w:rPr>
          <w:rFonts w:ascii="David" w:hAnsi="David" w:cs="David" w:hint="cs"/>
          <w:sz w:val="24"/>
          <w:szCs w:val="24"/>
          <w:rtl/>
        </w:rPr>
        <w:t>ה</w:t>
      </w:r>
      <w:r w:rsidRPr="006D2B52">
        <w:rPr>
          <w:rFonts w:ascii="David" w:hAnsi="David" w:cs="David"/>
          <w:sz w:val="24"/>
          <w:szCs w:val="24"/>
          <w:rtl/>
        </w:rPr>
        <w:t xml:space="preserve"> ההיסטורית של שיטת חינוך ולדורף ולאחר מכן תסוקר צמיחתו ההיסטורית של חינוך ולדורף הישראלי וכן תתואר תמונת המצב של שיטת חינוך זו היום, ישראל 2021. </w:t>
      </w:r>
    </w:p>
    <w:p w14:paraId="52A42088" w14:textId="58BFE9AD" w:rsidR="00112FFD" w:rsidRPr="006D2B52" w:rsidRDefault="002B408A" w:rsidP="00112FFD">
      <w:pPr>
        <w:spacing w:line="360" w:lineRule="auto"/>
        <w:rPr>
          <w:rFonts w:ascii="David" w:hAnsi="David" w:cs="David"/>
          <w:sz w:val="24"/>
          <w:szCs w:val="24"/>
          <w:rtl/>
        </w:rPr>
      </w:pPr>
      <w:r w:rsidRPr="006D2B52">
        <w:rPr>
          <w:rFonts w:ascii="David" w:hAnsi="David" w:cs="David"/>
          <w:sz w:val="24"/>
          <w:szCs w:val="24"/>
          <w:rtl/>
        </w:rPr>
        <w:t>בפרק השני יסוקרו מספר נקודות היסטוריות רלוונטיות</w:t>
      </w:r>
      <w:r w:rsidR="00112FFD" w:rsidRPr="006D2B52">
        <w:rPr>
          <w:rFonts w:ascii="David" w:hAnsi="David" w:cs="David" w:hint="cs"/>
          <w:sz w:val="24"/>
          <w:szCs w:val="24"/>
          <w:rtl/>
        </w:rPr>
        <w:t xml:space="preserve"> מסיפורה של מערכת החינוך הישראלית</w:t>
      </w:r>
      <w:r w:rsidRPr="006D2B52">
        <w:rPr>
          <w:rFonts w:ascii="David" w:hAnsi="David" w:cs="David"/>
          <w:sz w:val="24"/>
          <w:szCs w:val="24"/>
          <w:rtl/>
        </w:rPr>
        <w:t xml:space="preserve"> שהיוו את תנאי הקרקע </w:t>
      </w:r>
      <w:r w:rsidR="00112FFD" w:rsidRPr="006D2B52">
        <w:rPr>
          <w:rFonts w:ascii="David" w:hAnsi="David" w:cs="David" w:hint="cs"/>
          <w:sz w:val="24"/>
          <w:szCs w:val="24"/>
          <w:rtl/>
        </w:rPr>
        <w:t>להשתרשות חינוך ולדורף בקירבה, יסוקר סיפור השתרשותו של ההיתר להקמת מוסדות ייחודיים בארץ ולאחר מכן אדון בקצרה על המתח שבין כור היתוך לפלורליזם בתוך מערכת החינוך הישראלית</w:t>
      </w:r>
      <w:r w:rsidRPr="006D2B52">
        <w:rPr>
          <w:rFonts w:ascii="David" w:hAnsi="David" w:cs="David"/>
          <w:sz w:val="24"/>
          <w:szCs w:val="24"/>
          <w:rtl/>
        </w:rPr>
        <w:t>.</w:t>
      </w:r>
    </w:p>
    <w:p w14:paraId="01A08A38" w14:textId="0F55437F" w:rsidR="00112FFD" w:rsidRPr="006D2B52" w:rsidRDefault="00112FFD" w:rsidP="00112FFD">
      <w:pPr>
        <w:spacing w:line="360" w:lineRule="auto"/>
        <w:rPr>
          <w:rFonts w:ascii="David" w:eastAsia="David" w:hAnsi="David" w:cs="David"/>
          <w:bCs/>
          <w:sz w:val="24"/>
          <w:szCs w:val="24"/>
          <w:rtl/>
        </w:rPr>
      </w:pPr>
      <w:r w:rsidRPr="006D2B52">
        <w:rPr>
          <w:rFonts w:ascii="David" w:eastAsia="David" w:hAnsi="David" w:cs="David" w:hint="cs"/>
          <w:bCs/>
          <w:sz w:val="24"/>
          <w:szCs w:val="24"/>
          <w:rtl/>
        </w:rPr>
        <w:t xml:space="preserve">פרק ראשון - </w:t>
      </w:r>
      <w:r w:rsidRPr="006D2B52">
        <w:rPr>
          <w:rFonts w:ascii="David" w:eastAsia="David" w:hAnsi="David" w:cs="David"/>
          <w:bCs/>
          <w:sz w:val="24"/>
          <w:szCs w:val="24"/>
          <w:rtl/>
        </w:rPr>
        <w:t>חינוך ולדורף</w:t>
      </w:r>
    </w:p>
    <w:p w14:paraId="550B1A2E" w14:textId="5646F2FE" w:rsidR="00CF17C9" w:rsidRPr="006D2B52" w:rsidRDefault="00CF17C9" w:rsidP="00CF17C9">
      <w:pPr>
        <w:spacing w:line="360" w:lineRule="auto"/>
        <w:rPr>
          <w:rFonts w:ascii="David" w:hAnsi="David" w:cs="David"/>
          <w:sz w:val="24"/>
          <w:szCs w:val="24"/>
          <w:rtl/>
        </w:rPr>
      </w:pPr>
      <w:r w:rsidRPr="0080781E">
        <w:rPr>
          <w:rFonts w:ascii="David" w:eastAsia="David" w:hAnsi="David" w:cs="David" w:hint="cs"/>
          <w:b/>
          <w:sz w:val="24"/>
          <w:szCs w:val="24"/>
          <w:rtl/>
        </w:rPr>
        <w:t>בפרק זה</w:t>
      </w:r>
      <w:r w:rsidRPr="006D2B52">
        <w:rPr>
          <w:rFonts w:ascii="David" w:eastAsia="David" w:hAnsi="David" w:cs="David" w:hint="cs"/>
          <w:bCs/>
          <w:sz w:val="24"/>
          <w:szCs w:val="24"/>
          <w:rtl/>
        </w:rPr>
        <w:t xml:space="preserve"> </w:t>
      </w:r>
      <w:r w:rsidRPr="006D2B52">
        <w:rPr>
          <w:rFonts w:ascii="David" w:hAnsi="David" w:cs="David"/>
          <w:sz w:val="24"/>
          <w:szCs w:val="24"/>
          <w:rtl/>
        </w:rPr>
        <w:t xml:space="preserve">תבחן התפתחותו ההיסטורית של שיטת חינוך ולדורף ולאחר מכן תסוקר צמיחתו ההיסטורית של חינוך ולדורף הישראלי וכן תתואר תמונת המצב של שיטת חינוך זו היום, ישראל 2021. </w:t>
      </w:r>
    </w:p>
    <w:p w14:paraId="06E328E4" w14:textId="1F5B984F" w:rsidR="00112FFD" w:rsidRPr="006D2B52" w:rsidRDefault="006730BB" w:rsidP="00112FFD">
      <w:pPr>
        <w:pBdr>
          <w:top w:val="nil"/>
          <w:left w:val="nil"/>
          <w:bottom w:val="nil"/>
          <w:right w:val="nil"/>
          <w:between w:val="nil"/>
        </w:pBdr>
        <w:spacing w:line="360" w:lineRule="auto"/>
        <w:rPr>
          <w:rFonts w:ascii="David" w:eastAsia="David" w:hAnsi="David" w:cs="David"/>
          <w:sz w:val="24"/>
          <w:szCs w:val="24"/>
          <w:rtl/>
        </w:rPr>
      </w:pPr>
      <w:r>
        <w:rPr>
          <w:rFonts w:ascii="David" w:eastAsia="David" w:hAnsi="David" w:cs="David" w:hint="cs"/>
          <w:b/>
          <w:bCs/>
          <w:sz w:val="24"/>
          <w:szCs w:val="24"/>
          <w:rtl/>
        </w:rPr>
        <w:t>2</w:t>
      </w:r>
      <w:r w:rsidR="00112FFD" w:rsidRPr="006D2B52">
        <w:rPr>
          <w:rFonts w:ascii="David" w:eastAsia="David" w:hAnsi="David" w:cs="David" w:hint="cs"/>
          <w:b/>
          <w:bCs/>
          <w:sz w:val="24"/>
          <w:szCs w:val="24"/>
          <w:rtl/>
        </w:rPr>
        <w:t>.1</w:t>
      </w:r>
      <w:r w:rsidR="00112FFD" w:rsidRPr="006D2B52">
        <w:rPr>
          <w:rFonts w:ascii="David" w:eastAsia="David" w:hAnsi="David" w:cs="David" w:hint="cs"/>
          <w:sz w:val="24"/>
          <w:szCs w:val="24"/>
          <w:rtl/>
        </w:rPr>
        <w:t xml:space="preserve"> </w:t>
      </w:r>
      <w:hyperlink r:id="rId63" w:anchor="heading=h.3dy6vkm">
        <w:r w:rsidR="00112FFD" w:rsidRPr="006D2B52">
          <w:rPr>
            <w:rFonts w:ascii="David" w:eastAsia="David" w:hAnsi="David" w:cs="David"/>
            <w:sz w:val="24"/>
            <w:szCs w:val="24"/>
            <w:rtl/>
          </w:rPr>
          <w:t>חינוך</w:t>
        </w:r>
      </w:hyperlink>
      <w:hyperlink r:id="rId64" w:anchor="heading=h.3dy6vkm">
        <w:r w:rsidR="00112FFD" w:rsidRPr="006D2B52">
          <w:rPr>
            <w:rFonts w:ascii="David" w:eastAsia="David" w:hAnsi="David" w:cs="David"/>
            <w:sz w:val="24"/>
            <w:szCs w:val="24"/>
            <w:rtl/>
          </w:rPr>
          <w:t xml:space="preserve"> </w:t>
        </w:r>
      </w:hyperlink>
      <w:hyperlink r:id="rId65" w:anchor="heading=h.3dy6vkm">
        <w:r w:rsidR="00112FFD" w:rsidRPr="006D2B52">
          <w:rPr>
            <w:rFonts w:ascii="David" w:eastAsia="David" w:hAnsi="David" w:cs="David"/>
            <w:sz w:val="24"/>
            <w:szCs w:val="24"/>
            <w:rtl/>
          </w:rPr>
          <w:t>ולדורף</w:t>
        </w:r>
      </w:hyperlink>
      <w:hyperlink r:id="rId66" w:anchor="heading=h.3dy6vkm">
        <w:r w:rsidR="00112FFD" w:rsidRPr="006D2B52">
          <w:rPr>
            <w:rFonts w:ascii="David" w:eastAsia="David" w:hAnsi="David" w:cs="David"/>
            <w:sz w:val="24"/>
            <w:szCs w:val="24"/>
            <w:rtl/>
          </w:rPr>
          <w:t xml:space="preserve"> – </w:t>
        </w:r>
      </w:hyperlink>
      <w:hyperlink r:id="rId67" w:anchor="heading=h.3dy6vkm">
        <w:r w:rsidR="00112FFD" w:rsidRPr="006D2B52">
          <w:rPr>
            <w:rFonts w:ascii="David" w:eastAsia="David" w:hAnsi="David" w:cs="David"/>
            <w:sz w:val="24"/>
            <w:szCs w:val="24"/>
            <w:rtl/>
          </w:rPr>
          <w:t>היסטוריה</w:t>
        </w:r>
      </w:hyperlink>
      <w:hyperlink r:id="rId68" w:anchor="heading=h.3dy6vkm">
        <w:r w:rsidR="00112FFD" w:rsidRPr="006D2B52">
          <w:rPr>
            <w:rFonts w:ascii="David" w:eastAsia="David" w:hAnsi="David" w:cs="David"/>
            <w:sz w:val="24"/>
            <w:szCs w:val="24"/>
            <w:rtl/>
          </w:rPr>
          <w:t xml:space="preserve"> </w:t>
        </w:r>
      </w:hyperlink>
      <w:hyperlink r:id="rId69" w:anchor="heading=h.3dy6vkm">
        <w:r w:rsidR="00112FFD" w:rsidRPr="006D2B52">
          <w:rPr>
            <w:rFonts w:ascii="David" w:eastAsia="David" w:hAnsi="David" w:cs="David"/>
            <w:sz w:val="24"/>
            <w:szCs w:val="24"/>
            <w:rtl/>
          </w:rPr>
          <w:t>ומהות</w:t>
        </w:r>
      </w:hyperlink>
      <w:hyperlink r:id="rId70" w:anchor="heading=h.3dy6vkm">
        <w:r w:rsidR="00112FFD" w:rsidRPr="006D2B52">
          <w:rPr>
            <w:rFonts w:ascii="David" w:eastAsia="David" w:hAnsi="David" w:cs="David"/>
            <w:sz w:val="24"/>
            <w:szCs w:val="24"/>
            <w:rtl/>
          </w:rPr>
          <w:tab/>
        </w:r>
      </w:hyperlink>
    </w:p>
    <w:p w14:paraId="53A45C30" w14:textId="77777777" w:rsidR="00112FFD" w:rsidRPr="006D2B52" w:rsidRDefault="00112FFD" w:rsidP="00112FFD">
      <w:pPr>
        <w:spacing w:after="0" w:line="360" w:lineRule="auto"/>
        <w:rPr>
          <w:rFonts w:ascii="David" w:eastAsia="David" w:hAnsi="David" w:cs="David"/>
          <w:sz w:val="24"/>
          <w:szCs w:val="24"/>
          <w:rtl/>
        </w:rPr>
      </w:pPr>
      <w:r w:rsidRPr="006D2B52">
        <w:rPr>
          <w:rFonts w:ascii="David" w:eastAsia="David" w:hAnsi="David" w:cs="David"/>
          <w:sz w:val="24"/>
          <w:szCs w:val="24"/>
          <w:rtl/>
        </w:rPr>
        <w:t xml:space="preserve">תנועת האנתרופוסופיה היא תנועה כלל עולמית, שהתחילה את דרכה בתחילת המאה ה-20 באירופה כתנועה פילוסופית רוחנית </w:t>
      </w:r>
      <w:r w:rsidRPr="006D2B52">
        <w:rPr>
          <w:rFonts w:ascii="David" w:eastAsia="David" w:hAnsi="David" w:cs="David"/>
        </w:rPr>
        <w:t>(Dahiln, 2017)</w:t>
      </w:r>
      <w:r w:rsidRPr="006D2B52">
        <w:rPr>
          <w:rFonts w:ascii="David" w:eastAsia="David" w:hAnsi="David" w:cs="David"/>
          <w:sz w:val="24"/>
          <w:szCs w:val="24"/>
          <w:rtl/>
        </w:rPr>
        <w:t xml:space="preserve">. משמעות המילה "אנתרופוסופיה" כפי שהיא מוגדרת בקרב מחזיקי ההשקפה בה היא חוכמת רוח האדם או פשוט מדע הרוח. תנועה זו נוסדה בשנת 1913 על ידי רודולף שטיינר בעיר דורנאך שבשווייץ </w:t>
      </w:r>
      <w:r w:rsidRPr="006D2B52">
        <w:rPr>
          <w:rFonts w:ascii="David" w:eastAsia="David" w:hAnsi="David" w:cs="David"/>
        </w:rPr>
        <w:t>Dahiln, 2017)</w:t>
      </w:r>
      <w:r w:rsidRPr="006D2B52">
        <w:rPr>
          <w:rFonts w:ascii="David" w:eastAsia="David" w:hAnsi="David" w:cs="David" w:hint="cs"/>
          <w:sz w:val="24"/>
          <w:szCs w:val="24"/>
          <w:rtl/>
        </w:rPr>
        <w:t>)</w:t>
      </w:r>
      <w:r w:rsidRPr="006D2B52">
        <w:rPr>
          <w:rFonts w:ascii="David" w:eastAsia="David" w:hAnsi="David" w:cs="David"/>
          <w:sz w:val="24"/>
          <w:szCs w:val="24"/>
          <w:rtl/>
        </w:rPr>
        <w:t xml:space="preserve">. </w:t>
      </w:r>
      <w:r w:rsidRPr="006D2B52">
        <w:rPr>
          <w:rFonts w:ascii="David" w:eastAsia="David" w:hAnsi="David" w:cs="David" w:hint="cs"/>
          <w:sz w:val="24"/>
          <w:szCs w:val="24"/>
          <w:rtl/>
        </w:rPr>
        <w:t xml:space="preserve">דרך </w:t>
      </w:r>
      <w:r w:rsidRPr="006D2B52">
        <w:rPr>
          <w:rFonts w:ascii="David" w:eastAsia="David" w:hAnsi="David" w:cs="David"/>
          <w:sz w:val="24"/>
          <w:szCs w:val="24"/>
          <w:rtl/>
        </w:rPr>
        <w:t xml:space="preserve">ציטוט מקובל של רודולף שטיינר, הוגה השיטה </w:t>
      </w:r>
      <w:r w:rsidRPr="006D2B52">
        <w:rPr>
          <w:rFonts w:ascii="David" w:eastAsia="David" w:hAnsi="David" w:cs="David" w:hint="cs"/>
          <w:sz w:val="24"/>
          <w:szCs w:val="24"/>
          <w:rtl/>
        </w:rPr>
        <w:t xml:space="preserve">ניתן להבין את </w:t>
      </w:r>
      <w:r w:rsidRPr="006D2B52">
        <w:rPr>
          <w:rFonts w:ascii="David" w:eastAsia="David" w:hAnsi="David" w:cs="David"/>
          <w:sz w:val="24"/>
          <w:szCs w:val="24"/>
          <w:rtl/>
        </w:rPr>
        <w:t>כוונ</w:t>
      </w:r>
      <w:r w:rsidRPr="006D2B52">
        <w:rPr>
          <w:rFonts w:ascii="David" w:eastAsia="David" w:hAnsi="David" w:cs="David" w:hint="cs"/>
          <w:sz w:val="24"/>
          <w:szCs w:val="24"/>
          <w:rtl/>
        </w:rPr>
        <w:t>ת הדברים: הכוונה</w:t>
      </w:r>
      <w:r w:rsidRPr="006D2B52">
        <w:rPr>
          <w:rFonts w:ascii="David" w:eastAsia="David" w:hAnsi="David" w:cs="David"/>
          <w:sz w:val="24"/>
          <w:szCs w:val="24"/>
          <w:rtl/>
        </w:rPr>
        <w:t xml:space="preserve"> היא להשקפת עולם, שהמחזיקים בה בעצם פוסעים ב</w:t>
      </w:r>
      <w:r w:rsidRPr="006D2B52">
        <w:rPr>
          <w:rFonts w:ascii="David" w:eastAsia="David" w:hAnsi="David" w:cs="David"/>
          <w:sz w:val="24"/>
          <w:szCs w:val="24"/>
          <w:highlight w:val="white"/>
          <w:rtl/>
        </w:rPr>
        <w:t>"שביל של הדעת, המיועד להדריך את הרוחי שבאדם לקראת הרוחי שבעולם"</w:t>
      </w:r>
      <w:r w:rsidRPr="006D2B52">
        <w:rPr>
          <w:rFonts w:ascii="David" w:eastAsia="David" w:hAnsi="David" w:cs="David" w:hint="cs"/>
          <w:sz w:val="24"/>
          <w:szCs w:val="24"/>
          <w:rtl/>
        </w:rPr>
        <w:t>.</w:t>
      </w:r>
      <w:sdt>
        <w:sdtPr>
          <w:rPr>
            <w:rtl/>
          </w:rPr>
          <w:tag w:val="goog_rdk_84"/>
          <w:id w:val="-2039808401"/>
          <w:showingPlcHdr/>
        </w:sdtPr>
        <w:sdtEndPr/>
        <w:sdtContent>
          <w:r w:rsidRPr="006D2B52">
            <w:rPr>
              <w:rtl/>
            </w:rPr>
            <w:t xml:space="preserve">     </w:t>
          </w:r>
        </w:sdtContent>
      </w:sdt>
    </w:p>
    <w:p w14:paraId="63718CF7"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 xml:space="preserve">זוהי דרך חשיבה, שיטת חיים כוללת, הנוגעת ברבים מתחומי החיים (הגות, רפואה, תזונה, חינוך, חקלאות, שיטות טיפול, שיטה כלכלית וכיוצא בזה) והם כולם רואים את אישיותו העצמאית והחושבת של האדם במרכז, שמטרתה לחבר בין האדם לעולמו (או בין המרכז להיקפו </w:t>
      </w:r>
      <w:r w:rsidRPr="006D2B52">
        <w:rPr>
          <w:rFonts w:ascii="David" w:eastAsia="David" w:hAnsi="David" w:cs="David"/>
          <w:sz w:val="24"/>
          <w:szCs w:val="24"/>
          <w:rtl/>
        </w:rPr>
        <w:lastRenderedPageBreak/>
        <w:t>על פי עולם המושגים של שיטה זו) ולחוות את חוויית הקשר הזו באופן כולל בצורה אחראית (אקולוגית במובן מסוים, ברת-קיימא) ומיטיבה בדרכו של אדם להתפתחות בריאה.</w:t>
      </w:r>
    </w:p>
    <w:p w14:paraId="1639DB11"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 xml:space="preserve">כבר בשנת 1907 הוציא שטיינר ספר בשם "חינוך הילד לאור מדע הרוח" שם הוא פורש את משנתו החינוכית, ועד היום זהו ספר יסוד בהכשרות המורים האלו </w:t>
      </w:r>
      <w:r w:rsidRPr="006D2B52">
        <w:rPr>
          <w:rFonts w:ascii="David" w:eastAsia="David" w:hAnsi="David" w:cs="David"/>
        </w:rPr>
        <w:t>(Dahiln, 2017)</w:t>
      </w:r>
      <w:r w:rsidRPr="006D2B52">
        <w:rPr>
          <w:rFonts w:ascii="David" w:eastAsia="David" w:hAnsi="David" w:cs="David"/>
          <w:sz w:val="24"/>
          <w:szCs w:val="24"/>
          <w:rtl/>
        </w:rPr>
        <w:t>. אך ראשית התפתחותה של דרכה החינוכית של תנועת האנתרופוסופיה מקובל לסמן בשנת 1919, כאשר קיבל שטיינר, אתגר על עצמו ממנהל מפעל לסיגריות "ולדורף אסטוריה", אמיל מולט שהתעניין בתנועה האנתרופוסופית, להקים בית ספר ברוח השיטה האנתרופוסופית. בית הספר שהוקם בתוך המפעל בעיר שטוטגארט שבגרמניה היה הראשון לעבוד בשיטת חינוך זו והיה נקרא: "בית ספר ולדורף החופשי". על שם המפעל קרויה שיטת החינוך השלמה – "חינוך ולדורף" (אדמונדס, 2003). </w:t>
      </w:r>
    </w:p>
    <w:p w14:paraId="4495CDE7" w14:textId="77777777" w:rsidR="00112FFD" w:rsidRPr="006D2B52" w:rsidRDefault="00112FFD" w:rsidP="00112FFD">
      <w:pPr>
        <w:spacing w:after="0" w:line="360" w:lineRule="auto"/>
        <w:rPr>
          <w:rFonts w:ascii="David" w:eastAsia="David" w:hAnsi="David" w:cs="David"/>
          <w:sz w:val="24"/>
          <w:szCs w:val="24"/>
          <w:rtl/>
        </w:rPr>
      </w:pPr>
      <w:r w:rsidRPr="006D2B52">
        <w:rPr>
          <w:rFonts w:ascii="David" w:eastAsia="David" w:hAnsi="David" w:cs="David"/>
          <w:sz w:val="24"/>
          <w:szCs w:val="24"/>
          <w:rtl/>
        </w:rPr>
        <w:t>כיום, מוסדות חינוך המחוברים לעולם האנתרופוסופיה נותנים מענה חינוכי מגילאי לידה עד 21 ובהמשך מוסדות חינוך תומכי חיים רוחניים של אדם שהוא חלק מהתנועה הזו או רוצה ללמוד לאור השקפת העולם הזו</w:t>
      </w:r>
      <w:r w:rsidRPr="006D2B52">
        <w:rPr>
          <w:rFonts w:ascii="David" w:eastAsia="David" w:hAnsi="David" w:cs="David"/>
        </w:rPr>
        <w:t>Dahiln, 2017)</w:t>
      </w:r>
      <w:r w:rsidRPr="006D2B52">
        <w:rPr>
          <w:rFonts w:ascii="David" w:eastAsia="David" w:hAnsi="David" w:cs="David"/>
          <w:sz w:val="24"/>
          <w:szCs w:val="24"/>
        </w:rPr>
        <w:t xml:space="preserve"> </w:t>
      </w:r>
      <w:r w:rsidRPr="006D2B52">
        <w:rPr>
          <w:rFonts w:ascii="David" w:eastAsia="David" w:hAnsi="David" w:cs="David" w:hint="cs"/>
          <w:sz w:val="24"/>
          <w:szCs w:val="24"/>
          <w:rtl/>
        </w:rPr>
        <w:t>).</w:t>
      </w:r>
    </w:p>
    <w:p w14:paraId="4208EFA2"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בסיסי שיטת חינוך זו יונקים מתפיסתו הרוחנית של שטיינר, ומתמקדים בהבנת תהליך התפתחותו של אדם ובמענים אליהם הוא זקוק בשלבים התפתחותיים אל</w:t>
      </w:r>
      <w:r w:rsidRPr="006D2B52">
        <w:rPr>
          <w:rFonts w:ascii="David" w:hAnsi="David" w:cs="David"/>
          <w:sz w:val="24"/>
          <w:szCs w:val="24"/>
          <w:rtl/>
        </w:rPr>
        <w:t>ו</w:t>
      </w:r>
      <w:r w:rsidRPr="006D2B52">
        <w:rPr>
          <w:rFonts w:ascii="David" w:eastAsia="David" w:hAnsi="David" w:cs="David"/>
          <w:sz w:val="24"/>
          <w:szCs w:val="24"/>
          <w:rtl/>
        </w:rPr>
        <w:t xml:space="preserve"> (</w:t>
      </w:r>
      <w:r w:rsidRPr="006D2B52">
        <w:rPr>
          <w:rFonts w:ascii="David" w:hAnsi="David" w:cs="David"/>
          <w:sz w:val="24"/>
          <w:szCs w:val="24"/>
        </w:rPr>
        <w:t>Steiner, 1919/1996</w:t>
      </w:r>
      <w:r w:rsidRPr="006D2B52">
        <w:rPr>
          <w:rFonts w:ascii="David" w:eastAsia="David" w:hAnsi="David" w:cs="David"/>
          <w:sz w:val="24"/>
          <w:szCs w:val="24"/>
          <w:rtl/>
        </w:rPr>
        <w:t>)</w:t>
      </w:r>
      <w:r w:rsidRPr="006D2B52">
        <w:rPr>
          <w:rFonts w:ascii="David" w:eastAsia="David" w:hAnsi="David" w:cs="David" w:hint="cs"/>
          <w:sz w:val="24"/>
          <w:szCs w:val="24"/>
          <w:rtl/>
        </w:rPr>
        <w:t xml:space="preserve"> </w:t>
      </w:r>
      <w:r w:rsidRPr="006D2B52">
        <w:rPr>
          <w:rFonts w:ascii="David" w:eastAsia="David" w:hAnsi="David" w:cs="David"/>
          <w:sz w:val="24"/>
          <w:szCs w:val="24"/>
          <w:rtl/>
        </w:rPr>
        <w:t>החינוך עצמו כולל עבודה נרחבת עם הגוף הפיזי והנפשי דרך יצירה, אומנויות שונות, לימודים עיוניים מותאמי גיל, תפיסה חושית מותאמת גיל על פי תפיסת האנתרופוסופיה ועבודת כפיים רבה (האן, 2004). </w:t>
      </w:r>
    </w:p>
    <w:p w14:paraId="6BDDF616"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 xml:space="preserve">תפיסת תפקידו של חינוך זה קשורה בהבנה כי על החינוך לשמש לילד כמגן וכמרפא על מנת שיתבגר כשנפשו מלאה ומוזנת באופן עקבי ב"מזון רוחני מיטיב" (כלומר תכנים וצורות ההולמות גיל ותפיסת השלב בהתפתחות)  ורוחו חזקה ומתגשמת בעולם בצורה נכונה ומיטיבה (אדמונדס, 2003). קווי המתאר של חינוך זה קשורים בעבודה "צנועה" המבוססת על הקשבה רבה לילדים עצמם, סיוע, תמיכה וטיפוח האדם בעצמו ובחברתו בדרך להגשמתו וביטויו המלא בעולם. עידוד כוחות פנימיים המביאים לשאיפה, צמיחת ועניין במפגשים עם אדם, טבע ותהליכים חינוכיים-לימודיים (גולדשמידט, 2019) כל זאת בהלימה לשלבי ההתפתחות השונים אותם האנתרופוסופיה מבחינה בכל שביעון בגילאי חייו של האדם (כל שבע שנים זהו שלב התפתחותי שונה ולו מאפייני גיל שונים ומובחנים ביותר) (אדמונדס, 2003). .   </w:t>
      </w:r>
    </w:p>
    <w:p w14:paraId="3D369AD6"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אחת מהקריאות המרכזיות בהגותו של שטיינר ופועל יוצא מכך של חינוך ולדורף קשור ביצירת "תמונת אדם" חדשה.  "תמונת אדם" היא בעצם סל האידאות אותן נושא כל אדם על השאלה "מהו אדם?". תשובתו זו תביא אותו לאלפי הכרעות כאדם בעולם, כהורה, כמחנך אולי (גולדשמידט, 2013). תמונת האדם מסבירה מהי מטרת האדם בעולם, מהם הערכים שיובילו את דרכו ומה יתווה את שיקולי הדעת שלו בתוך תהליכי קבלת החלטות והכרעות בצמתים חשובים בחייו. בין אם ירצה אדם ובין אם לאו תהיה בתוכו תמונה שכזו, כיוון שחלק ניכר מהתהליך שעובר כל אדם בהתבגרותו הוא עיצובו על ידי סך מראות תמונת האדם שעולם המבוגרים הסובבים אותו נושא אתו. אם ניתן לסמן שינוי מהותי אותו ניסה רודולף שטיינר לחולל, הרי שהוא הניסיון לכונן תמונת אדם רוחנית, הומאנית ואנושית. תמונה זו תתפתח להיות הבסיס למעשה החינוכי של חינוך ולדורף (גולדשמידט, 2013).</w:t>
      </w:r>
    </w:p>
    <w:p w14:paraId="72DECC7F"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תמונת האדם בחינוך ולדורף קשורה במספר בסיסים (</w:t>
      </w:r>
      <w:r w:rsidRPr="006D2B52">
        <w:rPr>
          <w:rFonts w:ascii="David" w:eastAsia="David" w:hAnsi="David" w:cs="David"/>
          <w:sz w:val="24"/>
          <w:szCs w:val="24"/>
        </w:rPr>
        <w:t>Dahiln</w:t>
      </w:r>
      <w:r w:rsidRPr="006D2B52">
        <w:rPr>
          <w:rFonts w:ascii="David" w:eastAsia="David" w:hAnsi="David" w:cs="David"/>
          <w:sz w:val="24"/>
          <w:szCs w:val="24"/>
          <w:rtl/>
        </w:rPr>
        <w:t xml:space="preserve">, 2017) : בסיס ראשון הוא הבנה כי האדם הוא חד-פעמי, אינדיבידואל מיוחד שאינו ניתן להשוואה, יותר מכך יש להתחשב </w:t>
      </w:r>
      <w:r w:rsidRPr="006D2B52">
        <w:rPr>
          <w:rFonts w:ascii="David" w:eastAsia="David" w:hAnsi="David" w:cs="David"/>
          <w:sz w:val="24"/>
          <w:szCs w:val="24"/>
          <w:rtl/>
        </w:rPr>
        <w:lastRenderedPageBreak/>
        <w:t xml:space="preserve">דווקא בהבדל, בייחודיות איתה הוא בא לעולם. הבסיס השני הוא תפיסת האדם כיישות רוחנית. האדם הוא יותר מתבנית נוף מולדתו, יותר מתוצר תרבותי, יותר מהנוסחה הגנטית איתה הוא בא לעולם. האדם הוא מחזיק בתוכו גם יסוד רוחני, טרנסנדנטלי. בסיס שלישי ואחרון הוא היכולת להביט על האדם כיישות רב-גונית בעלת שלל כישורים ויכולות. אם כך, יש בבסיסו של חינוך ולדורף דבר הקורא להפשטת תמונת האדם מהזמן, המקום, המשא הגנטי והתרבותי מבחינה מסויימת על מנת להגיע לתוך תוכו, לכוון לתוך רוחו של הילד.                   </w:t>
      </w:r>
    </w:p>
    <w:p w14:paraId="68580C49"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אלמנטים רבים מייחדים צורת חינוך זו וביניהם למשל העובדה שמחנך עובד עם כיתתו 8 שנים רצופות (א-ח), לוח השנה ועונותיו המתחלפות מקבלות דגש רב, האומנויות סיפורי עם קדומים מקבלים נפח רב ומיומנויות הבסיס עליהם נבנה סדר היום הן שונות מהמיומנויות המצויינות בסילבוסים והצהרות כוונות של החינוך הממלכתי (למשל שיווי משקל, עבודה על תפיסות חושיות, מיומנות הזיכרון, השירה והעבודה הגופנית האוריתמית) (גולדשמידט, 2013). </w:t>
      </w:r>
    </w:p>
    <w:p w14:paraId="14DC38F2"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"כיצד נוכל לדעת האם מוסד חינוכי שייך לשיטת ולדורף או מנסה לגלות את עולמו דרך שיטת חינוך ולדורף? דרך האוריתמיה. אם ישנה האוריתמיה, אז מחול המלאכים מתקיים. אז מתקיימת הראייה הרוחית של העולם ומקומו באדם". ציטוט זה הוא של יובל נאור, ממנהלי ומקימי מוסדות הכשרת המורים בארץ וממובילי הזרם האנתרופוסופי בארץ והוא מתייחס למוסדות ולדורף ברחבי העולם, כיוון שהמופעים שלהם אינם אחידים, ישנה ורסטיליות רבה מאד בתרגום של שיטת חינוך זאת. האוריתמיה, היא שיטת עבודה ייחודית עם הגוף – המשלבת תנועה ועבודה רוחנית והיא נחשבת כמקצוע ליבה בחינוך ולדורף</w:t>
      </w:r>
      <w:r w:rsidRPr="006D2B52">
        <w:rPr>
          <w:rFonts w:ascii="David" w:eastAsia="David" w:hAnsi="David" w:cs="David"/>
          <w:sz w:val="24"/>
          <w:szCs w:val="24"/>
          <w:vertAlign w:val="superscript"/>
        </w:rPr>
        <w:footnoteReference w:id="2"/>
      </w:r>
      <w:r w:rsidRPr="006D2B52">
        <w:rPr>
          <w:rFonts w:ascii="David" w:eastAsia="David" w:hAnsi="David" w:cs="David"/>
          <w:sz w:val="24"/>
          <w:szCs w:val="24"/>
        </w:rPr>
        <w:t>. </w:t>
      </w:r>
    </w:p>
    <w:p w14:paraId="5F814905"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 xml:space="preserve">תהליכי ההערכה המתקיימים בצורת חינוך זו עובדים דרך התחשבות בהתפתחות הילד ובשלב בו הוא נמצא, הם מלאים באמנות, יצירה ודמיון ומתחייבים בעידוד להשראה ודחיפה בהמשך הדרך. ההערכה בחינוך זה מגיעה מתוך גישה רב תחומית התופסת את ישותו של האדם כרב גונית ולכן היא תכלול אספקטים של דיאלוג מתמיד בין מורה-הורה וילד, עבודות עיוניות רבות המהוות סיכום פרקי למידה או עבודות אומנותיות שיהיו חלק מתחומי הלימוד הראשיים. בנוסף עבודה על פי פרויקטים המשלבים כמה תחומי דעת ואומנות יחד מתחייבים בתוך כך והם חלק בלתי נפרד מהקוריקולום בכל שנה. מכאן, שאפשר יהיה למצוא בין היתר בתעודות מחצית וסוף שנה בעיקר אגדות, סיפורים, מזמורים ושירים פרי עטם של המחנכים כחלק מתהליכי הערכה מעצבים אלו בכל השנים (גולדשמידט, 2019). </w:t>
      </w:r>
    </w:p>
    <w:p w14:paraId="7DDB2BFD"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נדבך נוסף במהות חינוך ולדורף הוא אופן ניהול בתי הספר והגנים בו. אך עוד טרם הכניסה לדרך ניהול זו  בתוך מוסדות החינוך חשוב להבהיר כי דרך ניהול זו קשורה לדרך הניהול בכל מוסדות תנועת האנתרופוסופיה והיא "ניהול ביחד". הכוונה בבתי ספר לניהול שנעשה בצוות שנקרא "קולגיום"</w:t>
      </w:r>
      <w:r w:rsidRPr="006D2B52">
        <w:rPr>
          <w:rFonts w:ascii="David" w:eastAsia="David" w:hAnsi="David" w:cs="David" w:hint="cs"/>
          <w:sz w:val="24"/>
          <w:szCs w:val="24"/>
          <w:rtl/>
        </w:rPr>
        <w:t xml:space="preserve"> (</w:t>
      </w:r>
      <w:r w:rsidRPr="006D2B52">
        <w:rPr>
          <w:rFonts w:ascii="David" w:eastAsia="David" w:hAnsi="David" w:cs="David"/>
          <w:sz w:val="24"/>
          <w:szCs w:val="24"/>
        </w:rPr>
        <w:t>Rawson, 2011</w:t>
      </w:r>
      <w:r w:rsidRPr="006D2B52">
        <w:rPr>
          <w:rFonts w:ascii="David" w:eastAsia="David" w:hAnsi="David" w:cs="David" w:hint="cs"/>
          <w:sz w:val="24"/>
          <w:szCs w:val="24"/>
          <w:rtl/>
        </w:rPr>
        <w:t>)</w:t>
      </w:r>
      <w:r w:rsidRPr="006D2B52">
        <w:rPr>
          <w:rFonts w:ascii="David" w:eastAsia="David" w:hAnsi="David" w:cs="David"/>
          <w:sz w:val="24"/>
          <w:szCs w:val="24"/>
          <w:rtl/>
        </w:rPr>
        <w:t xml:space="preserve">. הרכבו של הקולגיום משתנה, לעיתים הוא מורכב מכל המחנכים לעיתים ברבים מהצוות ולעיתים בצוות מצומצמם. ההרכב קשור בנושא הנידון, אך כל החלטה שעל בית הספר לצורך העניין לקבל מוכרעת בקלגיום ועליה להיות מוכרעת פה אחד. גם אם באופן פורמאלי אל מול רשויות המדינה יהיה אדם שיוגדר כמנהל/ת בית הספר (בשפת הולדורף הוא נקרא "מנהל חוץ"), בקולגיום קולו שקול לקול רגיל. חשוב להגיד כי נושא זה בארץ נמצא בשינוי גדול, בעיקר בבתי ספר באזור המרכז שהולכים ומתכנסים לכדי כניסת תכני </w:t>
      </w:r>
      <w:r w:rsidRPr="006D2B52">
        <w:rPr>
          <w:rFonts w:ascii="David" w:eastAsia="David" w:hAnsi="David" w:cs="David"/>
          <w:sz w:val="24"/>
          <w:szCs w:val="24"/>
          <w:rtl/>
        </w:rPr>
        <w:lastRenderedPageBreak/>
        <w:t xml:space="preserve">מנהיגות, היררכיה והכנסת מנגנוני ניהול לתוך מוסדות החינוך וכן בהכשרות המחנכים (האן, 2020). </w:t>
      </w:r>
    </w:p>
    <w:p w14:paraId="46B8A8FA" w14:textId="1B62DE0D" w:rsidR="00112FFD" w:rsidRDefault="00112FFD" w:rsidP="00112FFD">
      <w:pPr>
        <w:pBdr>
          <w:top w:val="nil"/>
          <w:left w:val="nil"/>
          <w:bottom w:val="nil"/>
          <w:right w:val="nil"/>
          <w:between w:val="nil"/>
        </w:pBdr>
        <w:spacing w:after="0" w:line="360" w:lineRule="auto"/>
        <w:rPr>
          <w:rFonts w:ascii="David" w:eastAsia="David" w:hAnsi="David" w:cs="David"/>
          <w:sz w:val="24"/>
          <w:szCs w:val="24"/>
          <w:rtl/>
        </w:rPr>
      </w:pPr>
    </w:p>
    <w:p w14:paraId="3AED4EF9" w14:textId="77777777" w:rsidR="006730BB" w:rsidRPr="006D2B52" w:rsidRDefault="006730BB" w:rsidP="00112FFD">
      <w:pPr>
        <w:pBdr>
          <w:top w:val="nil"/>
          <w:left w:val="nil"/>
          <w:bottom w:val="nil"/>
          <w:right w:val="nil"/>
          <w:between w:val="nil"/>
        </w:pBdr>
        <w:spacing w:after="0" w:line="360" w:lineRule="auto"/>
        <w:rPr>
          <w:rFonts w:ascii="David" w:eastAsia="David" w:hAnsi="David" w:cs="David"/>
          <w:sz w:val="24"/>
          <w:szCs w:val="24"/>
          <w:rtl/>
        </w:rPr>
      </w:pPr>
    </w:p>
    <w:p w14:paraId="40CF4752" w14:textId="03743005" w:rsidR="00112FFD" w:rsidRPr="006D2B52" w:rsidRDefault="00112FFD" w:rsidP="00112FFD">
      <w:pPr>
        <w:spacing w:after="200" w:line="360" w:lineRule="auto"/>
        <w:rPr>
          <w:rFonts w:ascii="David" w:eastAsia="David" w:hAnsi="David" w:cs="David"/>
          <w:sz w:val="24"/>
          <w:szCs w:val="24"/>
        </w:rPr>
      </w:pPr>
      <w:r w:rsidRPr="006D2B52">
        <w:rPr>
          <w:rFonts w:ascii="David" w:hAnsi="David" w:cs="David"/>
          <w:sz w:val="24"/>
          <w:szCs w:val="24"/>
        </w:rPr>
        <w:t xml:space="preserve"> </w:t>
      </w:r>
      <w:r w:rsidR="006730BB">
        <w:rPr>
          <w:rFonts w:ascii="David" w:hAnsi="David" w:cs="David" w:hint="cs"/>
          <w:b/>
          <w:bCs/>
          <w:sz w:val="24"/>
          <w:szCs w:val="24"/>
          <w:rtl/>
        </w:rPr>
        <w:t xml:space="preserve">2.2 </w:t>
      </w:r>
      <w:hyperlink r:id="rId71" w:anchor="heading=h.4d34og8">
        <w:r w:rsidRPr="006D2B52">
          <w:rPr>
            <w:rFonts w:ascii="David" w:eastAsia="David" w:hAnsi="David" w:cs="David"/>
            <w:sz w:val="24"/>
            <w:szCs w:val="24"/>
            <w:rtl/>
          </w:rPr>
          <w:t>חינוך</w:t>
        </w:r>
      </w:hyperlink>
      <w:hyperlink r:id="rId72" w:anchor="heading=h.4d34og8">
        <w:r w:rsidRPr="006D2B52">
          <w:rPr>
            <w:rFonts w:ascii="David" w:eastAsia="David" w:hAnsi="David" w:cs="David"/>
            <w:sz w:val="24"/>
            <w:szCs w:val="24"/>
            <w:rtl/>
          </w:rPr>
          <w:t xml:space="preserve"> </w:t>
        </w:r>
      </w:hyperlink>
      <w:hyperlink r:id="rId73" w:anchor="heading=h.4d34og8">
        <w:r w:rsidRPr="006D2B52">
          <w:rPr>
            <w:rFonts w:ascii="David" w:eastAsia="David" w:hAnsi="David" w:cs="David"/>
            <w:sz w:val="24"/>
            <w:szCs w:val="24"/>
            <w:rtl/>
          </w:rPr>
          <w:t>בשיטת</w:t>
        </w:r>
      </w:hyperlink>
      <w:hyperlink r:id="rId74" w:anchor="heading=h.4d34og8">
        <w:r w:rsidRPr="006D2B52">
          <w:rPr>
            <w:rFonts w:ascii="David" w:eastAsia="David" w:hAnsi="David" w:cs="David"/>
            <w:sz w:val="24"/>
            <w:szCs w:val="24"/>
            <w:rtl/>
          </w:rPr>
          <w:t xml:space="preserve"> </w:t>
        </w:r>
      </w:hyperlink>
      <w:hyperlink r:id="rId75" w:anchor="heading=h.4d34og8">
        <w:r w:rsidRPr="006D2B52">
          <w:rPr>
            <w:rFonts w:ascii="David" w:eastAsia="David" w:hAnsi="David" w:cs="David"/>
            <w:sz w:val="24"/>
            <w:szCs w:val="24"/>
            <w:rtl/>
          </w:rPr>
          <w:t>ולדורף</w:t>
        </w:r>
      </w:hyperlink>
      <w:hyperlink r:id="rId76" w:anchor="heading=h.4d34og8">
        <w:r w:rsidRPr="006D2B52">
          <w:rPr>
            <w:rFonts w:ascii="David" w:eastAsia="David" w:hAnsi="David" w:cs="David"/>
            <w:sz w:val="24"/>
            <w:szCs w:val="24"/>
            <w:rtl/>
          </w:rPr>
          <w:t xml:space="preserve"> </w:t>
        </w:r>
      </w:hyperlink>
      <w:hyperlink r:id="rId77" w:anchor="heading=h.4d34og8">
        <w:r w:rsidRPr="006D2B52">
          <w:rPr>
            <w:rFonts w:ascii="David" w:eastAsia="David" w:hAnsi="David" w:cs="David"/>
            <w:sz w:val="24"/>
            <w:szCs w:val="24"/>
            <w:rtl/>
          </w:rPr>
          <w:t>במדינת</w:t>
        </w:r>
      </w:hyperlink>
      <w:hyperlink r:id="rId78" w:anchor="heading=h.4d34og8">
        <w:r w:rsidRPr="006D2B52">
          <w:rPr>
            <w:rFonts w:ascii="David" w:eastAsia="David" w:hAnsi="David" w:cs="David"/>
            <w:sz w:val="24"/>
            <w:szCs w:val="24"/>
            <w:rtl/>
          </w:rPr>
          <w:t xml:space="preserve"> </w:t>
        </w:r>
      </w:hyperlink>
      <w:hyperlink r:id="rId79" w:anchor="heading=h.4d34og8">
        <w:r w:rsidRPr="006D2B52">
          <w:rPr>
            <w:rFonts w:ascii="David" w:eastAsia="David" w:hAnsi="David" w:cs="David"/>
            <w:sz w:val="24"/>
            <w:szCs w:val="24"/>
            <w:rtl/>
          </w:rPr>
          <w:t>ישראל</w:t>
        </w:r>
      </w:hyperlink>
      <w:hyperlink r:id="rId80" w:anchor="heading=h.4d34og8">
        <w:r w:rsidRPr="006D2B52">
          <w:rPr>
            <w:rFonts w:ascii="David" w:eastAsia="David" w:hAnsi="David" w:cs="David"/>
            <w:sz w:val="24"/>
            <w:szCs w:val="24"/>
            <w:rtl/>
          </w:rPr>
          <w:t xml:space="preserve"> </w:t>
        </w:r>
      </w:hyperlink>
    </w:p>
    <w:p w14:paraId="6AEFD8F9" w14:textId="4AF4F2E5" w:rsidR="00112FFD" w:rsidRPr="006D2B52" w:rsidRDefault="00A5375A" w:rsidP="00112FFD">
      <w:pPr>
        <w:spacing w:after="0" w:line="360" w:lineRule="auto"/>
        <w:rPr>
          <w:rFonts w:ascii="David" w:eastAsia="David" w:hAnsi="David" w:cs="David"/>
          <w:sz w:val="24"/>
          <w:szCs w:val="24"/>
        </w:rPr>
      </w:pPr>
      <w:r w:rsidRPr="006D2B52">
        <w:rPr>
          <w:rFonts w:ascii="David" w:eastAsia="David" w:hAnsi="David" w:cs="David"/>
          <w:sz w:val="24"/>
          <w:szCs w:val="24"/>
          <w:rtl/>
        </w:rPr>
        <w:tab/>
      </w:r>
      <w:r w:rsidRPr="006D2B52">
        <w:rPr>
          <w:rFonts w:ascii="David" w:eastAsia="David" w:hAnsi="David" w:cs="David" w:hint="cs"/>
          <w:sz w:val="24"/>
          <w:szCs w:val="24"/>
          <w:rtl/>
        </w:rPr>
        <w:t xml:space="preserve">בשנת </w:t>
      </w:r>
      <w:r w:rsidR="00112FFD" w:rsidRPr="006D2B52">
        <w:rPr>
          <w:rFonts w:ascii="David" w:eastAsia="David" w:hAnsi="David" w:cs="David"/>
          <w:sz w:val="24"/>
          <w:szCs w:val="24"/>
          <w:rtl/>
        </w:rPr>
        <w:t>1989 הוקם בישראל בית הספר הראשון ברוח חינוך ולדורף בקיבוץ "הרדוף" כבית ספר צומח על ידי ד"ר גלעד גולדשמידט וקבוצת מחנכים נוספים</w:t>
      </w:r>
      <w:r w:rsidR="00B447D9" w:rsidRPr="006D2B52">
        <w:rPr>
          <w:rFonts w:ascii="David" w:eastAsia="David" w:hAnsi="David" w:cs="David" w:hint="cs"/>
          <w:sz w:val="24"/>
          <w:szCs w:val="24"/>
          <w:rtl/>
        </w:rPr>
        <w:t xml:space="preserve"> (קיבוץ הרדוף הוקם ב-1982 מתוך גרעין של צעירים ומשפחות ששאפו להקים יישוב ברוח האנתרופוסופיה)</w:t>
      </w:r>
      <w:r w:rsidR="00112FFD" w:rsidRPr="006D2B52">
        <w:rPr>
          <w:rFonts w:ascii="David" w:eastAsia="David" w:hAnsi="David" w:cs="David"/>
          <w:sz w:val="24"/>
          <w:szCs w:val="24"/>
          <w:rtl/>
        </w:rPr>
        <w:t>. בשנת 1997 נפתחה בבית הספר לראשונה כיתה תיכונית ובשנת 2000 סיימו את התיכון 12 בוגרים</w:t>
      </w:r>
      <w:r w:rsidR="00112FFD" w:rsidRPr="006D2B52">
        <w:rPr>
          <w:rFonts w:ascii="David" w:hAnsi="David" w:cs="David"/>
          <w:sz w:val="24"/>
          <w:szCs w:val="24"/>
          <w:rtl/>
        </w:rPr>
        <w:t xml:space="preserve"> (אתר ולדורף).</w:t>
      </w:r>
    </w:p>
    <w:p w14:paraId="0E63AD8A"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בתי הספר הבאים אחריו שצמחו בארץ היו בי"ס "אדם" בירושלים ובי"ס "שקד" בטבעון – "הרדוף", "אדם" ו"שקד" היו בעצם חלוצי החינוך האנתרופוסופי בארץ. לאחריהם הוקמו בתי ספר במרכז (רמת השרון ורמת גן) ומשם ההתפתחות עברה לתמונה ארצית רב-גילאית מגן עד י"ב.</w:t>
      </w:r>
    </w:p>
    <w:p w14:paraId="21053BF6"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 xml:space="preserve">בסתיו 2000 הוציאו מורי "בית הספר ולדורף הרדוף" </w:t>
      </w:r>
      <w:r w:rsidRPr="006D2B52">
        <w:rPr>
          <w:rFonts w:ascii="David" w:eastAsia="David" w:hAnsi="David" w:cs="David" w:hint="cs"/>
          <w:sz w:val="24"/>
          <w:szCs w:val="24"/>
          <w:rtl/>
        </w:rPr>
        <w:t xml:space="preserve">ספר שהפך למסמך מנחה </w:t>
      </w:r>
      <w:r w:rsidRPr="006D2B52">
        <w:rPr>
          <w:rFonts w:ascii="David" w:eastAsia="David" w:hAnsi="David" w:cs="David"/>
          <w:sz w:val="24"/>
          <w:szCs w:val="24"/>
          <w:rtl/>
        </w:rPr>
        <w:t>בקרב קהילת מחנכי ולדורף בארץ שנקרא "חינוך ולדורף – עקרונות ויישומים", ובו הם פורסים את עיקרי השיטה ואת האדפטציות הנדרשות לחברה הישראלית כפי שהם מבינים אותה.</w:t>
      </w:r>
    </w:p>
    <w:p w14:paraId="60DA0204" w14:textId="77777777" w:rsidR="00112FFD" w:rsidRPr="006D2B52" w:rsidRDefault="00112FFD" w:rsidP="00112FFD">
      <w:pPr>
        <w:spacing w:after="0" w:line="360" w:lineRule="auto"/>
        <w:rPr>
          <w:rFonts w:ascii="David" w:eastAsia="David" w:hAnsi="David" w:cs="David"/>
          <w:sz w:val="28"/>
          <w:szCs w:val="28"/>
        </w:rPr>
      </w:pPr>
      <w:r w:rsidRPr="006D2B52">
        <w:rPr>
          <w:rFonts w:ascii="David" w:eastAsia="David" w:hAnsi="David" w:cs="David"/>
          <w:sz w:val="24"/>
          <w:szCs w:val="24"/>
          <w:rtl/>
        </w:rPr>
        <w:t>ספר זה ונוספים בעקבותיו נלמדים היום כחלק מהכשרות מורים ומנהלים בארץ הלומדים לאור גישת חינוך ולדורף. חלקם יוצאים תחת אישור המל"ג באוניברסיטאות מוכרות וחלקם דרך הוצאות ספרים עצמאיות של התנועה האנתרופוסופית בארץ (כמו הוצאת מיכאל, הוצאת קיבוץ הרדוף).</w:t>
      </w:r>
    </w:p>
    <w:p w14:paraId="268C2F64" w14:textId="77777777" w:rsidR="00112FFD" w:rsidRPr="006D2B52" w:rsidRDefault="00112FFD" w:rsidP="00112FFD">
      <w:pPr>
        <w:spacing w:after="0" w:line="360" w:lineRule="auto"/>
        <w:rPr>
          <w:rFonts w:ascii="David" w:eastAsia="David" w:hAnsi="David" w:cs="David"/>
          <w:sz w:val="28"/>
          <w:szCs w:val="28"/>
        </w:rPr>
      </w:pPr>
      <w:r w:rsidRPr="006D2B52">
        <w:rPr>
          <w:rFonts w:ascii="David" w:eastAsia="David" w:hAnsi="David" w:cs="David"/>
          <w:sz w:val="28"/>
          <w:szCs w:val="28"/>
        </w:rPr>
        <w:tab/>
      </w:r>
      <w:r w:rsidRPr="006D2B52">
        <w:rPr>
          <w:rFonts w:ascii="David" w:eastAsia="David" w:hAnsi="David" w:cs="David"/>
          <w:sz w:val="24"/>
          <w:szCs w:val="24"/>
          <w:rtl/>
        </w:rPr>
        <w:t>מרכז הביקורת הנמתחת על חינוך ולדורף בישראל נפרס על פני מספר נקודות. רובן קשורות בשקיפות תכני השיטה כלפי ציבור ההורים השולחים ילדיהם למוסדות החינוך שלה וכן נוקשות הפרקטיקות החינוכיות. עבודה זו לא תרחיב נקודות ביקורת אלו.  אולם, נקודת ביקורת שיש בה רלוונטיות לעבודה זו היא הקול הטוען שבדומה לזרמי חינוך אלטרנטיביים אחרים בארץ, חינוך ולדורף מייצר הזדמנות של זו כיתות קטנות משמעותית, תשומת הלב פדגוגית גבוהה מאד בשל יחס ודרך חניכה מיוחדים וכן מיעוט משמעותי במקרי אלימות – רק אלו ממתגים אותה כאלטרנטיבה משמעותית ביותר לחינוך הציבורי, וזוהי החלשה ניכרת שלו. אותו מושג של "בועות חינוכיות" שנידון לעיל קוסם ומושך קבוצות הורים המנסים לגונן על ילדיהם מפני המתרחש בחינוך הציבורי – בעצם היותו הטרוגני וממלכתי- ומגמת הבריחה לחינוך האלטרנטיבי ההולכת וגוברת מחלישה את "הנותרים" ב"מערכת הרגילה" (דו"ח מכון ון-ליר, 2016).</w:t>
      </w:r>
    </w:p>
    <w:p w14:paraId="6B02E44B" w14:textId="77777777" w:rsidR="00112FFD" w:rsidRPr="006D2B52" w:rsidRDefault="00112FFD" w:rsidP="00112FFD">
      <w:pPr>
        <w:pBdr>
          <w:top w:val="nil"/>
          <w:left w:val="nil"/>
          <w:bottom w:val="nil"/>
          <w:right w:val="nil"/>
          <w:between w:val="nil"/>
        </w:pBdr>
        <w:shd w:val="clear" w:color="auto" w:fill="FFFFFF"/>
        <w:spacing w:after="0" w:line="360" w:lineRule="auto"/>
        <w:rPr>
          <w:rFonts w:ascii="David" w:eastAsia="David" w:hAnsi="David" w:cs="David"/>
          <w:sz w:val="24"/>
          <w:szCs w:val="24"/>
        </w:rPr>
      </w:pPr>
    </w:p>
    <w:p w14:paraId="68FD10B2" w14:textId="14A155E0" w:rsidR="00112FFD" w:rsidRPr="006D2B52" w:rsidRDefault="006730BB" w:rsidP="00112FFD">
      <w:pPr>
        <w:spacing w:after="0" w:line="360" w:lineRule="auto"/>
        <w:rPr>
          <w:rFonts w:ascii="David" w:eastAsia="David" w:hAnsi="David" w:cs="David"/>
          <w:b/>
          <w:bCs/>
          <w:sz w:val="27"/>
          <w:szCs w:val="27"/>
        </w:rPr>
      </w:pPr>
      <w:r>
        <w:rPr>
          <w:rFonts w:ascii="David" w:eastAsia="David" w:hAnsi="David" w:cs="David" w:hint="cs"/>
          <w:b/>
          <w:bCs/>
          <w:sz w:val="24"/>
          <w:szCs w:val="24"/>
          <w:rtl/>
        </w:rPr>
        <w:t>2</w:t>
      </w:r>
      <w:r w:rsidR="00112FFD" w:rsidRPr="006D2B52">
        <w:rPr>
          <w:rFonts w:ascii="David" w:eastAsia="David" w:hAnsi="David" w:cs="David"/>
          <w:b/>
          <w:bCs/>
          <w:sz w:val="24"/>
          <w:szCs w:val="24"/>
          <w:rtl/>
        </w:rPr>
        <w:t>.3 חינוך ולדורף בישראל – תמונת מצב</w:t>
      </w:r>
    </w:p>
    <w:p w14:paraId="364B7CE7" w14:textId="12D729FE" w:rsidR="00B447D9" w:rsidRPr="006D2B52" w:rsidRDefault="006730BB" w:rsidP="00B447D9">
      <w:pPr>
        <w:spacing w:after="0" w:line="360" w:lineRule="auto"/>
        <w:ind w:left="720"/>
        <w:rPr>
          <w:rFonts w:ascii="David" w:eastAsia="David" w:hAnsi="David" w:cs="David"/>
          <w:sz w:val="24"/>
          <w:szCs w:val="24"/>
          <w:rtl/>
        </w:rPr>
      </w:pPr>
      <w:r>
        <w:rPr>
          <w:rFonts w:ascii="David" w:eastAsia="David" w:hAnsi="David" w:cs="David" w:hint="cs"/>
          <w:b/>
          <w:bCs/>
          <w:sz w:val="24"/>
          <w:szCs w:val="24"/>
          <w:rtl/>
        </w:rPr>
        <w:t>2</w:t>
      </w:r>
      <w:r w:rsidR="00B447D9" w:rsidRPr="006D2B52">
        <w:rPr>
          <w:rFonts w:ascii="David" w:eastAsia="David" w:hAnsi="David" w:cs="David" w:hint="cs"/>
          <w:b/>
          <w:bCs/>
          <w:sz w:val="24"/>
          <w:szCs w:val="24"/>
          <w:rtl/>
        </w:rPr>
        <w:t>.3.1</w:t>
      </w:r>
      <w:r w:rsidR="00B447D9" w:rsidRPr="006D2B52">
        <w:rPr>
          <w:rFonts w:ascii="David" w:eastAsia="David" w:hAnsi="David" w:cs="David" w:hint="cs"/>
          <w:sz w:val="24"/>
          <w:szCs w:val="24"/>
          <w:rtl/>
        </w:rPr>
        <w:t xml:space="preserve"> תמונה ארצית מספרית</w:t>
      </w:r>
      <w:r w:rsidR="00B447D9" w:rsidRPr="006D2B52">
        <w:rPr>
          <w:rFonts w:ascii="David" w:eastAsia="David" w:hAnsi="David" w:cs="David"/>
          <w:sz w:val="24"/>
          <w:szCs w:val="24"/>
          <w:rtl/>
        </w:rPr>
        <w:tab/>
      </w:r>
      <w:r w:rsidR="00112FFD" w:rsidRPr="006D2B52">
        <w:rPr>
          <w:rFonts w:ascii="David" w:eastAsia="David" w:hAnsi="David" w:cs="David"/>
          <w:sz w:val="24"/>
          <w:szCs w:val="24"/>
          <w:rtl/>
        </w:rPr>
        <w:tab/>
      </w:r>
    </w:p>
    <w:p w14:paraId="4F767BD1" w14:textId="7B4C399F"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 xml:space="preserve">נכון לפברואר 2021, עובדים במדינת ישראל בחינוך הממלכתי כ-119 גני ילדים ברוח הגישה האנתרופוסופית (חלקם פעוטונים פרטיים) ו-36 בתי ספר (מיסודי ועד תיכונים, כולם במעמד רשמי וחלקם במעמד מוכר שאינו רשמי). פריסתם היא ארצית – הצפוני ביותר בגולן והדרומי </w:t>
      </w:r>
      <w:r w:rsidRPr="006D2B52">
        <w:rPr>
          <w:rFonts w:ascii="David" w:eastAsia="David" w:hAnsi="David" w:cs="David"/>
          <w:sz w:val="24"/>
          <w:szCs w:val="24"/>
          <w:rtl/>
        </w:rPr>
        <w:lastRenderedPageBreak/>
        <w:t>ביותר נמצא בעיר אילת</w:t>
      </w:r>
      <w:r w:rsidRPr="006D2B52">
        <w:rPr>
          <w:rFonts w:ascii="David" w:eastAsia="David" w:hAnsi="David" w:cs="David"/>
          <w:sz w:val="24"/>
          <w:szCs w:val="24"/>
          <w:vertAlign w:val="superscript"/>
        </w:rPr>
        <w:footnoteReference w:id="3"/>
      </w:r>
      <w:r w:rsidRPr="006D2B52">
        <w:rPr>
          <w:rFonts w:ascii="David" w:eastAsia="David" w:hAnsi="David" w:cs="David"/>
          <w:sz w:val="24"/>
          <w:szCs w:val="24"/>
          <w:rtl/>
        </w:rPr>
        <w:t>.  כמו כן מתקיימות הכשרות מורים בשמונה סמינרים בארץ, אחד מהם נמצא תחת המל"ג ומקנה תואר אקדמי ממכללת דוד ילין בירושלים ובמכללת אורנים מתקיימים לימודי העשרה לתוארי חינוך שונים גם הם בגישת חינוך ולדורף. </w:t>
      </w:r>
    </w:p>
    <w:p w14:paraId="0F78E422" w14:textId="77777777" w:rsidR="00112FFD" w:rsidRPr="006D2B52" w:rsidRDefault="00112FFD" w:rsidP="00112FFD">
      <w:pPr>
        <w:spacing w:after="0" w:line="360" w:lineRule="auto"/>
        <w:rPr>
          <w:rFonts w:ascii="David" w:eastAsia="David" w:hAnsi="David" w:cs="David"/>
          <w:sz w:val="24"/>
          <w:szCs w:val="24"/>
        </w:rPr>
      </w:pPr>
      <w:r w:rsidRPr="006D2B52">
        <w:rPr>
          <w:rFonts w:ascii="David" w:eastAsia="David" w:hAnsi="David" w:cs="David"/>
          <w:sz w:val="24"/>
          <w:szCs w:val="24"/>
          <w:rtl/>
        </w:rPr>
        <w:tab/>
        <w:t>לשם השוואה בשנת 2008 התקיימו ארבע הכשרות מורים (כולל במכללת דוד ילין), היו 13 בתי ספר בארץ והיו 38 גני ולדורף . בשנה זו מוסד ולדורף הצפוני ביותר היה ביישוב יודפת והדרומי ביותר בבאר שבע (בבאר שבע באותה השנה היה המוסד היחידי באזור הדרום, כל השאר התרכזו בעיקר באזור המרכז, גליל תחתון וירושלים. </w:t>
      </w:r>
    </w:p>
    <w:p w14:paraId="2BD4B2B6" w14:textId="77777777" w:rsidR="00112FFD" w:rsidRPr="006D2B52" w:rsidRDefault="00112FFD" w:rsidP="00112FFD">
      <w:pPr>
        <w:shd w:val="clear" w:color="auto" w:fill="FFFFFF"/>
        <w:spacing w:after="0" w:line="360" w:lineRule="auto"/>
        <w:rPr>
          <w:rFonts w:ascii="David" w:eastAsia="David" w:hAnsi="David" w:cs="David"/>
          <w:sz w:val="24"/>
          <w:szCs w:val="24"/>
        </w:rPr>
      </w:pPr>
      <w:r w:rsidRPr="006D2B52">
        <w:rPr>
          <w:rFonts w:ascii="David" w:eastAsia="David" w:hAnsi="David" w:cs="David"/>
          <w:sz w:val="24"/>
          <w:szCs w:val="24"/>
          <w:rtl/>
        </w:rPr>
        <w:tab/>
        <w:t>חשוב לציין כי בבתי ספר ולדורף בדרך כלל ישנן כיתות "רגילות" וכן "כיתות חינוך מיוחד" , הנקראות "כיתות חינוך מרפא" הלומדות לצידן, כחלק מתפיסת העולם של חינוך משלב ואינקלוסיבי. </w:t>
      </w:r>
    </w:p>
    <w:p w14:paraId="19D8B91A" w14:textId="19F25D02" w:rsidR="00112FFD" w:rsidRPr="006D2B52" w:rsidRDefault="00112FFD" w:rsidP="00112FFD">
      <w:pPr>
        <w:shd w:val="clear" w:color="auto" w:fill="FFFFFF"/>
        <w:spacing w:after="0" w:line="360" w:lineRule="auto"/>
        <w:rPr>
          <w:rFonts w:ascii="David" w:eastAsia="David" w:hAnsi="David" w:cs="David"/>
          <w:sz w:val="24"/>
          <w:szCs w:val="24"/>
          <w:rtl/>
        </w:rPr>
      </w:pPr>
      <w:r w:rsidRPr="006D2B52">
        <w:rPr>
          <w:rFonts w:ascii="David" w:eastAsia="David" w:hAnsi="David" w:cs="David"/>
          <w:sz w:val="24"/>
          <w:szCs w:val="24"/>
          <w:rtl/>
        </w:rPr>
        <w:tab/>
        <w:t>נתונים אלו מצביעים איך בתהליך של 12 שנה, תנועת החינוך של האנתרופוסופיה בישראל בחינוך הממלכתי כמעט שילשה מבחינה מספרית את מוסדות החינוך שלה ופריסתה הרוחבית בארץ הפכה מהתמקדות בעיקר באזור הצפון והמרכז לפריסה ארצית לגמרי. </w:t>
      </w:r>
    </w:p>
    <w:p w14:paraId="01E6D74B" w14:textId="77777777" w:rsidR="00B447D9" w:rsidRPr="006D2B52" w:rsidRDefault="00B447D9" w:rsidP="00112FFD">
      <w:pPr>
        <w:shd w:val="clear" w:color="auto" w:fill="FFFFFF"/>
        <w:spacing w:after="0" w:line="360" w:lineRule="auto"/>
        <w:rPr>
          <w:rFonts w:ascii="David" w:eastAsia="David" w:hAnsi="David" w:cs="David"/>
          <w:sz w:val="24"/>
          <w:szCs w:val="24"/>
        </w:rPr>
      </w:pPr>
    </w:p>
    <w:p w14:paraId="38BFDA66" w14:textId="3F67AEF1" w:rsidR="00B447D9" w:rsidRPr="006D2B52" w:rsidRDefault="00112FFD" w:rsidP="00112FFD">
      <w:pPr>
        <w:pBdr>
          <w:top w:val="nil"/>
          <w:left w:val="nil"/>
          <w:bottom w:val="nil"/>
          <w:right w:val="nil"/>
          <w:between w:val="nil"/>
        </w:pBdr>
        <w:spacing w:line="360" w:lineRule="auto"/>
        <w:rPr>
          <w:rFonts w:ascii="David" w:eastAsia="David" w:hAnsi="David" w:cs="David"/>
          <w:sz w:val="24"/>
          <w:szCs w:val="24"/>
          <w:rtl/>
        </w:rPr>
      </w:pPr>
      <w:r w:rsidRPr="006D2B52">
        <w:rPr>
          <w:rFonts w:ascii="David" w:eastAsia="David" w:hAnsi="David" w:cs="David"/>
          <w:sz w:val="24"/>
          <w:szCs w:val="24"/>
          <w:rtl/>
        </w:rPr>
        <w:tab/>
      </w:r>
      <w:r w:rsidR="006730BB">
        <w:rPr>
          <w:rFonts w:ascii="David" w:eastAsia="David" w:hAnsi="David" w:cs="David" w:hint="cs"/>
          <w:b/>
          <w:bCs/>
          <w:sz w:val="24"/>
          <w:szCs w:val="24"/>
          <w:rtl/>
        </w:rPr>
        <w:t>2</w:t>
      </w:r>
      <w:r w:rsidR="00B447D9" w:rsidRPr="006D2B52">
        <w:rPr>
          <w:rFonts w:ascii="David" w:eastAsia="David" w:hAnsi="David" w:cs="David" w:hint="cs"/>
          <w:b/>
          <w:bCs/>
          <w:sz w:val="24"/>
          <w:szCs w:val="24"/>
          <w:rtl/>
        </w:rPr>
        <w:t>.3.2</w:t>
      </w:r>
      <w:r w:rsidR="00B447D9" w:rsidRPr="006D2B52">
        <w:rPr>
          <w:rFonts w:ascii="David" w:eastAsia="David" w:hAnsi="David" w:cs="David" w:hint="cs"/>
          <w:sz w:val="24"/>
          <w:szCs w:val="24"/>
          <w:rtl/>
        </w:rPr>
        <w:t xml:space="preserve"> התפתחויות בענפי העץ מהשנים אחרונות</w:t>
      </w:r>
    </w:p>
    <w:p w14:paraId="2A41CAC7" w14:textId="087B3FD3" w:rsidR="00112FFD" w:rsidRPr="006D2B52" w:rsidRDefault="00B447D9" w:rsidP="00112FFD">
      <w:pPr>
        <w:pBdr>
          <w:top w:val="nil"/>
          <w:left w:val="nil"/>
          <w:bottom w:val="nil"/>
          <w:right w:val="nil"/>
          <w:between w:val="nil"/>
        </w:pBdr>
        <w:spacing w:line="360" w:lineRule="auto"/>
        <w:rPr>
          <w:rFonts w:ascii="David" w:eastAsia="David" w:hAnsi="David" w:cs="David"/>
          <w:sz w:val="24"/>
          <w:szCs w:val="24"/>
        </w:rPr>
      </w:pPr>
      <w:r w:rsidRPr="006D2B52">
        <w:rPr>
          <w:rFonts w:ascii="David" w:eastAsia="David" w:hAnsi="David" w:cs="David"/>
          <w:sz w:val="24"/>
          <w:szCs w:val="24"/>
          <w:rtl/>
        </w:rPr>
        <w:tab/>
      </w:r>
      <w:r w:rsidR="00112FFD" w:rsidRPr="006D2B52">
        <w:rPr>
          <w:rFonts w:ascii="David" w:eastAsia="David" w:hAnsi="David" w:cs="David"/>
          <w:sz w:val="24"/>
          <w:szCs w:val="24"/>
          <w:rtl/>
        </w:rPr>
        <w:t xml:space="preserve">שלוש התפתחויות נוספות מהשנים האחרונות שניתן לתת עליהן את הדעת הן עמותת מעיינות רבי חייא (שיטה המכונה הקרב קהילת הולדורף חינוך "אנתרופודוסי"), מרחב סול הפועל בדרום ת"א (עבודה עם ילדי פליטים ומהגרים זרים) וגני ילדים שנפתחו במגזר הערבי. שלושת מפעלים אלו הם בגדר ענפים נוספים ב"עץ" המרכזי של חינוך ולדורף המשתרש במדינת ישראל, עם זאת לא כולם מצהירים על עצמם בגלוי שהם אכן מחוברים לעץ. </w:t>
      </w:r>
      <w:r w:rsidR="00112FFD" w:rsidRPr="006D2B52">
        <w:rPr>
          <w:rFonts w:ascii="David" w:eastAsia="David" w:hAnsi="David" w:cs="David"/>
          <w:sz w:val="24"/>
          <w:szCs w:val="24"/>
          <w:rtl/>
        </w:rPr>
        <w:tab/>
      </w:r>
    </w:p>
    <w:p w14:paraId="390CEDD7" w14:textId="77777777" w:rsidR="00112FFD" w:rsidRPr="006D2B52" w:rsidRDefault="00112FFD" w:rsidP="00112FFD">
      <w:pPr>
        <w:pBdr>
          <w:top w:val="nil"/>
          <w:left w:val="nil"/>
          <w:bottom w:val="nil"/>
          <w:right w:val="nil"/>
          <w:between w:val="nil"/>
        </w:pBdr>
        <w:spacing w:line="360" w:lineRule="auto"/>
        <w:rPr>
          <w:rFonts w:ascii="David" w:eastAsia="David" w:hAnsi="David" w:cs="David"/>
          <w:sz w:val="24"/>
          <w:szCs w:val="24"/>
        </w:rPr>
      </w:pPr>
      <w:r w:rsidRPr="006D2B52">
        <w:rPr>
          <w:rFonts w:ascii="David" w:eastAsia="David" w:hAnsi="David" w:cs="David"/>
          <w:sz w:val="24"/>
          <w:szCs w:val="24"/>
          <w:rtl/>
        </w:rPr>
        <w:tab/>
        <w:t>בשנת 2017 הוקמה עמותת "מעיינות רבי חייא</w:t>
      </w:r>
      <w:r w:rsidRPr="006D2B52">
        <w:rPr>
          <w:rFonts w:ascii="David" w:eastAsia="David" w:hAnsi="David" w:cs="David" w:hint="cs"/>
          <w:sz w:val="24"/>
          <w:szCs w:val="24"/>
          <w:rtl/>
        </w:rPr>
        <w:t>" (דף הפייסבוק הרשמי של העמותה "מעיינות רבי חייא)</w:t>
      </w:r>
      <w:r w:rsidRPr="006D2B52">
        <w:rPr>
          <w:rFonts w:ascii="David" w:eastAsia="David" w:hAnsi="David" w:cs="David"/>
          <w:sz w:val="24"/>
          <w:szCs w:val="24"/>
          <w:rtl/>
        </w:rPr>
        <w:t xml:space="preserve"> (רבי חייא היה תנא בישראל בסוף תקופת התנאים ובשמו התחברו סיפורים המחברים רוח וחומר (וייס, תשע"ז)). העמותה, באופן גלוי, מקדמת את רעיון "חינוך יהודי מהשורש", והיא נבנתה כניסיון התכה בין גישת חינוך ולדורף לאג'נדה ולאורח החיים היהודי- דתי (ומכאן כינויה בארץ "חינוך אנתרופודוסי"). גני העמותה ובתי הספר שלה ממותגים כחינוך דתי אלטרנטיבי והם מוכרים על ידי משרד החינוך בזרם הממלכתי-דתי. </w:t>
      </w:r>
    </w:p>
    <w:p w14:paraId="400D17C3"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 xml:space="preserve">על פניו באופן שיווקם לא מוזכרות המילים "אנתרופוסופיה", "ולדורף", "שטיינר" ו/או "מדע הרוח". אך בפועל זהו ניסיון חיבור שנולד מתוך החינוך הקיבוצי (בוגרותיו מייסדות השיטה), העולם התורני וחינוך ולדורף (מייסדות השיטה למדו חינוך ולדורף והיו נשות חינוך בבתי חינוך אנתרופוסופיים חילוניים).  </w:t>
      </w:r>
    </w:p>
    <w:p w14:paraId="515578B1"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הרוח החינוכית הנושבת ב"מעיינות רבי חייא" קשורה ראשית לעולם התפילה מתוך כוונה והתבוננות, חיבור רב לטבע, לעונות השנה וללוח השנה העברי ועבודה על למידת מלאכות (לעיתים בהקשר של "חידוש ימינו כקדם" או "מלאכות המקדש הקדומות") (וייס, תשע"ז).</w:t>
      </w:r>
    </w:p>
    <w:p w14:paraId="57040ADF"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 xml:space="preserve">לעמותת "מעיינות רבי חייא" סניפים רבים של גני ילדים בין היתר בחריש, צפת, ירושלים, מושב שובה, רחובות, פדואל, רמת גן, פרדס חנה, מרום הגליל וכן בתי ספר ממלכתיים- </w:t>
      </w:r>
      <w:r w:rsidRPr="006D2B52">
        <w:rPr>
          <w:rFonts w:ascii="David" w:eastAsia="David" w:hAnsi="David" w:cs="David"/>
          <w:sz w:val="24"/>
          <w:szCs w:val="24"/>
          <w:rtl/>
        </w:rPr>
        <w:lastRenderedPageBreak/>
        <w:t>דתיים נפרדים לבנים ולבנות. בנוסף העמותה מפעילה גם השתלמויות לגננות והחל משנת 2021 הכשרת מורים ברוחה.</w:t>
      </w:r>
    </w:p>
    <w:p w14:paraId="5121EE6B"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 xml:space="preserve">דוגמא זו היא ייחודית ביותר בנוף ולדורף העולמי כיוון שלא רק מדובר בהתאמה לתרבות, שפה ומקום "ישראלי" אלא זהו נדבך נוסף, התאמה נוספת לחינוך ישראלי בניואנס היהודי דתי רוחני. </w:t>
      </w:r>
    </w:p>
    <w:p w14:paraId="1DC45DCF"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התפתחות נוספת בחינוך ולדורף הישראלי הוא הקמתו בשנת 2021 של "מרחב סול" הפועל בבית ספר "גוונים" בדרום תל אביב. "מרחב סול" הוא אחד מתוצרי העבודה של קבוצת "חינוך ולדורף בשעת חירום – הקבוצה הישראלית". חינוך ולדורף בשעת חירום הוא שיטת עבודה הקשורה היוצרת מחינוך ולדורף ומיועדת לעבודה בעיקר עם נפגעי טראומה ומתן מענה לקהילות החוו מקרי טראומה ויש לתת להם מענה מהיר בתוך שלושה ימים. מרכז "חינוך ולדורף בשעת חירום" נמצא בגרמניה בעיר קלרסרוהה והשלוחה הישראלית התפתחה בארץ בעקבות מלחמת לבנון השנייה</w:t>
      </w:r>
      <w:r w:rsidRPr="006D2B52">
        <w:rPr>
          <w:rFonts w:ascii="David" w:eastAsia="David" w:hAnsi="David" w:cs="David" w:hint="cs"/>
          <w:sz w:val="24"/>
          <w:szCs w:val="24"/>
          <w:rtl/>
        </w:rPr>
        <w:t xml:space="preserve"> (</w:t>
      </w:r>
      <w:r w:rsidRPr="006D2B52">
        <w:rPr>
          <w:rFonts w:ascii="David" w:eastAsia="David" w:hAnsi="David" w:cs="David"/>
          <w:sz w:val="24"/>
          <w:szCs w:val="24"/>
          <w:rtl/>
        </w:rPr>
        <w:t>אתר העמותה "חינוך ולדורף בשעת חירום – הקבוצה הישראלית</w:t>
      </w:r>
      <w:r w:rsidRPr="006D2B52">
        <w:rPr>
          <w:rFonts w:ascii="David" w:eastAsia="David" w:hAnsi="David" w:cs="David" w:hint="cs"/>
          <w:sz w:val="24"/>
          <w:szCs w:val="24"/>
          <w:rtl/>
        </w:rPr>
        <w:t>"). א</w:t>
      </w:r>
      <w:r w:rsidRPr="006D2B52">
        <w:rPr>
          <w:rFonts w:ascii="David" w:eastAsia="David" w:hAnsi="David" w:cs="David"/>
          <w:sz w:val="24"/>
          <w:szCs w:val="24"/>
          <w:rtl/>
        </w:rPr>
        <w:t>נשי העמותה מגיעים למקומות בהם עברה האוכלוסייה טראומה נקודתית או מתמשכת ומעבירים פעילויות ברוח חינוך ולדורף לילדי ומשפחות המקום.</w:t>
      </w:r>
    </w:p>
    <w:p w14:paraId="114F86FF"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מטרתו של "מרחב סול" הוא להוות הזדמנות לילדי מהגרי עבודה ומבקשי מקלט בדרום תל-אביב להתנסות ברוח חינוך ולדורף ולנצל, כלשון מייסדות המיזם, את כוחה המרפא של שיטת חינוך זו. הילדים המגיעים למיזם הם ילדים הנמצאים בנקודת המעבר בין הגן לכיתה א' והם מקבלי תכני "השלמת ילדות שנשכחה" מעולמות האומנות, משחק, תנועה ועבודה קבוצתי</w:t>
      </w:r>
      <w:r w:rsidRPr="006D2B52">
        <w:rPr>
          <w:rFonts w:ascii="David" w:eastAsia="David" w:hAnsi="David" w:cs="David" w:hint="cs"/>
          <w:sz w:val="24"/>
          <w:szCs w:val="24"/>
          <w:rtl/>
        </w:rPr>
        <w:t>ת (</w:t>
      </w:r>
      <w:r w:rsidRPr="006D2B52">
        <w:rPr>
          <w:rFonts w:ascii="David" w:eastAsia="David" w:hAnsi="David" w:cs="David"/>
          <w:sz w:val="24"/>
          <w:szCs w:val="24"/>
          <w:rtl/>
        </w:rPr>
        <w:t>מתוך – מרחב סול – בתוך אתר העמותה "חינוך ולדורף בשעת חירום"</w:t>
      </w:r>
      <w:r w:rsidRPr="006D2B52">
        <w:rPr>
          <w:rFonts w:ascii="David" w:eastAsia="David" w:hAnsi="David" w:cs="David" w:hint="cs"/>
          <w:sz w:val="24"/>
          <w:szCs w:val="24"/>
          <w:rtl/>
        </w:rPr>
        <w:t>).</w:t>
      </w:r>
    </w:p>
    <w:p w14:paraId="32FAB257" w14:textId="77777777" w:rsidR="00112FFD" w:rsidRPr="006D2B52" w:rsidRDefault="00112FFD" w:rsidP="00112FFD">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 xml:space="preserve">מייסדות המרחב הן נשות חינוך ולדורף ותיקות ממרכז הארץ שניהלו בעברן בתי ספר וגנים. ממטרותיהן המוצהרות למרחב זה הם יצירת מקום מפגש למשפחות ילדי בית ספר "גוונים" עם משפחות ולדורף באיזור תל אביב. אך, מדגישות המייסדות, רוח המפגש אינו של תמיכה וסיוע הומניטרי, לא מתקיים עניין של יחסי כוחות תומך ונתמך אלא מטרת המפגש הוא אנושי בלבד, עניין של הדדיות והכרות משותפת בלבד. חיבורים שיקרינו חום אנושי, אחריות קהילתית ופתיחות לב (מזור-אשכנזי, 2021).    </w:t>
      </w:r>
    </w:p>
    <w:p w14:paraId="569874F1" w14:textId="77777777" w:rsidR="00112FFD" w:rsidRPr="006D2B52" w:rsidRDefault="00112FFD" w:rsidP="00112FFD">
      <w:pPr>
        <w:pBdr>
          <w:top w:val="nil"/>
          <w:left w:val="nil"/>
          <w:bottom w:val="nil"/>
          <w:right w:val="nil"/>
          <w:between w:val="nil"/>
        </w:pBdr>
        <w:spacing w:line="360" w:lineRule="auto"/>
        <w:rPr>
          <w:rFonts w:ascii="David" w:eastAsia="David" w:hAnsi="David" w:cs="David"/>
          <w:sz w:val="24"/>
          <w:szCs w:val="24"/>
        </w:rPr>
      </w:pPr>
      <w:r w:rsidRPr="006D2B52">
        <w:rPr>
          <w:rFonts w:ascii="David" w:eastAsia="David" w:hAnsi="David" w:cs="David"/>
          <w:sz w:val="24"/>
          <w:szCs w:val="24"/>
          <w:rtl/>
        </w:rPr>
        <w:tab/>
        <w:t xml:space="preserve">התפתחות אחרונה שתוצג כאן הוא התפתחותו של חינוך ולדורף במגזר הערבי בארץ. </w:t>
      </w:r>
    </w:p>
    <w:p w14:paraId="31CB2A60" w14:textId="77777777" w:rsidR="00112FFD" w:rsidRPr="006D2B52" w:rsidRDefault="00112FFD" w:rsidP="00112FFD">
      <w:pPr>
        <w:pBdr>
          <w:top w:val="nil"/>
          <w:left w:val="nil"/>
          <w:bottom w:val="nil"/>
          <w:right w:val="nil"/>
          <w:between w:val="nil"/>
        </w:pBdr>
        <w:spacing w:line="360" w:lineRule="auto"/>
        <w:rPr>
          <w:rFonts w:ascii="David" w:eastAsia="David" w:hAnsi="David" w:cs="David"/>
          <w:sz w:val="24"/>
          <w:szCs w:val="24"/>
        </w:rPr>
      </w:pPr>
      <w:r w:rsidRPr="006D2B52">
        <w:rPr>
          <w:rFonts w:ascii="David" w:eastAsia="David" w:hAnsi="David" w:cs="David"/>
          <w:sz w:val="24"/>
          <w:szCs w:val="24"/>
          <w:rtl/>
        </w:rPr>
        <w:t>כיום לחינוך ולדורף במגזר הערבי שלוש שלוחות: בשפרעם בי"ס תמרת אל-זייתון שהוא בי"ס ולדורף הערבי הראשון והיחידי בעולם והוא מוכר ורשמי ע"י משרד החינוך תחת החינוך הממלכתי-ערבי, בסמת טבעון (שני גני ילדים של עמותת עין בוסתן) וביפו (שישה גני ילדים של עמותת בוסתן בני אברה</w:t>
      </w:r>
      <w:r w:rsidRPr="006D2B52">
        <w:rPr>
          <w:rFonts w:ascii="David" w:eastAsia="David" w:hAnsi="David" w:cs="David" w:hint="cs"/>
          <w:sz w:val="24"/>
          <w:szCs w:val="24"/>
          <w:rtl/>
        </w:rPr>
        <w:t>ם) (</w:t>
      </w:r>
      <w:r w:rsidRPr="006D2B52">
        <w:rPr>
          <w:rFonts w:ascii="David" w:eastAsia="David" w:hAnsi="David" w:cs="David"/>
          <w:sz w:val="24"/>
          <w:szCs w:val="24"/>
          <w:rtl/>
        </w:rPr>
        <w:t>מתוך אתר הבית של העמות</w:t>
      </w:r>
      <w:r w:rsidRPr="006D2B52">
        <w:rPr>
          <w:rFonts w:ascii="David" w:eastAsia="David" w:hAnsi="David" w:cs="David" w:hint="cs"/>
          <w:sz w:val="24"/>
          <w:szCs w:val="24"/>
          <w:rtl/>
        </w:rPr>
        <w:t>ה).</w:t>
      </w:r>
      <w:r w:rsidRPr="006D2B52">
        <w:rPr>
          <w:rFonts w:ascii="David" w:eastAsia="David" w:hAnsi="David" w:cs="David"/>
          <w:sz w:val="32"/>
          <w:szCs w:val="32"/>
        </w:rPr>
        <w:t xml:space="preserve"> </w:t>
      </w:r>
    </w:p>
    <w:p w14:paraId="5A258322" w14:textId="77777777" w:rsidR="00112FFD" w:rsidRPr="006D2B52" w:rsidRDefault="00112FFD" w:rsidP="00112FFD">
      <w:pPr>
        <w:pBdr>
          <w:top w:val="nil"/>
          <w:left w:val="nil"/>
          <w:bottom w:val="nil"/>
          <w:right w:val="nil"/>
          <w:between w:val="nil"/>
        </w:pBdr>
        <w:spacing w:line="360" w:lineRule="auto"/>
        <w:rPr>
          <w:rFonts w:ascii="David" w:eastAsia="David" w:hAnsi="David" w:cs="David"/>
          <w:sz w:val="24"/>
          <w:szCs w:val="24"/>
        </w:rPr>
      </w:pPr>
      <w:r w:rsidRPr="006D2B52">
        <w:rPr>
          <w:rFonts w:ascii="David" w:eastAsia="David" w:hAnsi="David" w:cs="David"/>
          <w:sz w:val="24"/>
          <w:szCs w:val="24"/>
          <w:rtl/>
        </w:rPr>
        <w:tab/>
        <w:t>בית הספר "תמרת אל-זיתון" הוא אחד ממפעלי חינוך ולדורף פורצי הדרך הבולטים בישראל כיוון שבעקבות היותו בית ספר במגזר הערבי תוכניות לימוד רבות – כמו הוראת אותיות והוראת מספרים הן בתהליך בנייה מלא של מורי בית הספר (לדוגמא לימוד האותיות והמספרים באופן מסורתי נובעות בולדורף דרך עבודה עם רישומי צורות וציורים מהם לומדים הילדים את צורת האות והמספר, ההתאמה לכיתות הראשונות כאן היא בידי צוות זה בלבד) (בת-אילן, 2011).</w:t>
      </w:r>
    </w:p>
    <w:p w14:paraId="6C249C85" w14:textId="77777777" w:rsidR="00112FFD" w:rsidRPr="006D2B52" w:rsidRDefault="00112FFD" w:rsidP="00112FFD">
      <w:pPr>
        <w:pBdr>
          <w:top w:val="nil"/>
          <w:left w:val="nil"/>
          <w:bottom w:val="nil"/>
          <w:right w:val="nil"/>
          <w:between w:val="nil"/>
        </w:pBdr>
        <w:spacing w:line="360" w:lineRule="auto"/>
        <w:rPr>
          <w:rFonts w:ascii="David" w:eastAsia="David" w:hAnsi="David" w:cs="David"/>
          <w:sz w:val="24"/>
          <w:szCs w:val="24"/>
        </w:rPr>
      </w:pPr>
      <w:r w:rsidRPr="006D2B52">
        <w:rPr>
          <w:rFonts w:ascii="David" w:eastAsia="David" w:hAnsi="David" w:cs="David"/>
          <w:sz w:val="24"/>
          <w:szCs w:val="24"/>
          <w:rtl/>
        </w:rPr>
        <w:tab/>
        <w:t xml:space="preserve">אוכלוסיית באי בית הספר בשפרעם ייחודית. אלו הם ילדים ומשפחות משפרעם, ממעמד גבוה ובינוני גבוה, אך בניגוד לשאר הילדים ממעמד דומה הנשלחים לבתי ספר קונוונציונאלים ומטפחים הישגיות, אלו לולדורף מגיעים דווקא ילדים שמגיעים ממשפחות מסורתיות יותר, כאלו </w:t>
      </w:r>
      <w:r w:rsidRPr="006D2B52">
        <w:rPr>
          <w:rFonts w:ascii="David" w:eastAsia="David" w:hAnsi="David" w:cs="David"/>
          <w:sz w:val="24"/>
          <w:szCs w:val="24"/>
          <w:rtl/>
        </w:rPr>
        <w:lastRenderedPageBreak/>
        <w:t xml:space="preserve">שרוצות לשמור על מסורתיות בד בבד עם התפתחות. ציון נוסף בהקשר זה הוא שהתלמידים מגיעים משתי דתות שונות – חלקם נוצרים וחלקם מוסלמיים וכן חלק מהצוות הוא יהודי. התכה זו מביאה את בית הספר לצורך לציין ולחגוג מגוון רחב של חגים. </w:t>
      </w:r>
    </w:p>
    <w:p w14:paraId="32CE0BDD" w14:textId="3DA749F6" w:rsidR="00B447D9" w:rsidRPr="006D2B52" w:rsidRDefault="00112FFD" w:rsidP="00CC5ABF">
      <w:pPr>
        <w:pBdr>
          <w:top w:val="nil"/>
          <w:left w:val="nil"/>
          <w:bottom w:val="nil"/>
          <w:right w:val="nil"/>
          <w:between w:val="nil"/>
        </w:pBdr>
        <w:spacing w:line="360" w:lineRule="auto"/>
        <w:rPr>
          <w:rFonts w:ascii="David" w:eastAsia="David" w:hAnsi="David" w:cs="David"/>
          <w:sz w:val="24"/>
          <w:szCs w:val="24"/>
          <w:rtl/>
        </w:rPr>
      </w:pPr>
      <w:r w:rsidRPr="006D2B52">
        <w:rPr>
          <w:rFonts w:ascii="David" w:eastAsia="David" w:hAnsi="David" w:cs="David"/>
          <w:sz w:val="24"/>
          <w:szCs w:val="24"/>
          <w:rtl/>
        </w:rPr>
        <w:tab/>
        <w:t>מייסדות בית הספר מעידות על כך שלדעתן מתקיימות הזדמנות גדולה בחינוך ולדורף הערבי כיוון שיש בתביעה להתבוננות אינדיווידואלית בכל ילד כיישות שלמה ויחידה הלך רוח שממעטת האוכלוסייה הערבית בארץ לחוות, וזו לטענתן דרך חשובה לצמצום פערים ושוויון (בת-אילן 2011).</w:t>
      </w:r>
    </w:p>
    <w:p w14:paraId="7E7EDD59" w14:textId="77777777" w:rsidR="00CC5ABF" w:rsidRDefault="00112FFD" w:rsidP="00CC5ABF">
      <w:pPr>
        <w:pBdr>
          <w:top w:val="nil"/>
          <w:left w:val="nil"/>
          <w:bottom w:val="nil"/>
          <w:right w:val="nil"/>
          <w:between w:val="nil"/>
        </w:pBdr>
        <w:spacing w:line="360" w:lineRule="auto"/>
        <w:rPr>
          <w:rFonts w:ascii="David" w:eastAsia="David" w:hAnsi="David" w:cs="David"/>
          <w:sz w:val="24"/>
          <w:szCs w:val="24"/>
          <w:rtl/>
        </w:rPr>
      </w:pPr>
      <w:r w:rsidRPr="006D2B52">
        <w:rPr>
          <w:rFonts w:ascii="David" w:eastAsia="David" w:hAnsi="David" w:cs="David"/>
          <w:sz w:val="24"/>
          <w:szCs w:val="24"/>
          <w:rtl/>
        </w:rPr>
        <w:t>לסיכום</w:t>
      </w:r>
      <w:r w:rsidR="00B447D9" w:rsidRPr="006D2B52">
        <w:rPr>
          <w:rFonts w:ascii="David" w:eastAsia="David" w:hAnsi="David" w:cs="David" w:hint="cs"/>
          <w:sz w:val="24"/>
          <w:szCs w:val="24"/>
          <w:rtl/>
        </w:rPr>
        <w:t xml:space="preserve"> פרק זה שעסק</w:t>
      </w:r>
      <w:r w:rsidRPr="006D2B52">
        <w:rPr>
          <w:rFonts w:ascii="David" w:eastAsia="David" w:hAnsi="David" w:cs="David"/>
          <w:sz w:val="24"/>
          <w:szCs w:val="24"/>
          <w:rtl/>
        </w:rPr>
        <w:t xml:space="preserve"> </w:t>
      </w:r>
      <w:r w:rsidR="00B447D9" w:rsidRPr="006D2B52">
        <w:rPr>
          <w:rFonts w:ascii="David" w:eastAsia="David" w:hAnsi="David" w:cs="David" w:hint="cs"/>
          <w:sz w:val="24"/>
          <w:szCs w:val="24"/>
          <w:rtl/>
        </w:rPr>
        <w:t>בביוגרפית חייו של</w:t>
      </w:r>
      <w:r w:rsidRPr="006D2B52">
        <w:rPr>
          <w:rFonts w:ascii="David" w:eastAsia="David" w:hAnsi="David" w:cs="David"/>
          <w:sz w:val="24"/>
          <w:szCs w:val="24"/>
          <w:rtl/>
        </w:rPr>
        <w:t xml:space="preserve"> </w:t>
      </w:r>
      <w:r w:rsidR="00C64E21" w:rsidRPr="006D2B52">
        <w:rPr>
          <w:rFonts w:ascii="David" w:eastAsia="David" w:hAnsi="David" w:cs="David" w:hint="cs"/>
          <w:sz w:val="24"/>
          <w:szCs w:val="24"/>
          <w:rtl/>
        </w:rPr>
        <w:t xml:space="preserve">עץ </w:t>
      </w:r>
      <w:r w:rsidRPr="006D2B52">
        <w:rPr>
          <w:rFonts w:ascii="David" w:eastAsia="David" w:hAnsi="David" w:cs="David"/>
          <w:sz w:val="24"/>
          <w:szCs w:val="24"/>
          <w:rtl/>
        </w:rPr>
        <w:t>חינוך ולדורף הישראלי</w:t>
      </w:r>
      <w:r w:rsidR="00C64E21" w:rsidRPr="006D2B52">
        <w:rPr>
          <w:rFonts w:ascii="David" w:eastAsia="David" w:hAnsi="David" w:cs="David" w:hint="cs"/>
          <w:sz w:val="24"/>
          <w:szCs w:val="24"/>
          <w:rtl/>
        </w:rPr>
        <w:t>,</w:t>
      </w:r>
      <w:r w:rsidRPr="006D2B52">
        <w:rPr>
          <w:rFonts w:ascii="David" w:eastAsia="David" w:hAnsi="David" w:cs="David"/>
          <w:sz w:val="24"/>
          <w:szCs w:val="24"/>
          <w:rtl/>
        </w:rPr>
        <w:t xml:space="preserve"> </w:t>
      </w:r>
      <w:r w:rsidR="00B447D9" w:rsidRPr="006D2B52">
        <w:rPr>
          <w:rFonts w:ascii="David" w:eastAsia="David" w:hAnsi="David" w:cs="David" w:hint="cs"/>
          <w:sz w:val="24"/>
          <w:szCs w:val="24"/>
          <w:rtl/>
        </w:rPr>
        <w:t>ניתן לומר כי</w:t>
      </w:r>
      <w:r w:rsidR="00C64E21" w:rsidRPr="006D2B52">
        <w:rPr>
          <w:rFonts w:ascii="David" w:eastAsia="David" w:hAnsi="David" w:cs="David" w:hint="cs"/>
          <w:sz w:val="24"/>
          <w:szCs w:val="24"/>
          <w:rtl/>
        </w:rPr>
        <w:t xml:space="preserve"> ברורה היא</w:t>
      </w:r>
      <w:r w:rsidR="00B447D9" w:rsidRPr="006D2B52">
        <w:rPr>
          <w:rFonts w:ascii="David" w:eastAsia="David" w:hAnsi="David" w:cs="David" w:hint="cs"/>
          <w:sz w:val="24"/>
          <w:szCs w:val="24"/>
          <w:rtl/>
        </w:rPr>
        <w:t xml:space="preserve"> </w:t>
      </w:r>
      <w:r w:rsidR="00C64E21" w:rsidRPr="006D2B52">
        <w:rPr>
          <w:rFonts w:ascii="David" w:eastAsia="David" w:hAnsi="David" w:cs="David" w:hint="cs"/>
          <w:sz w:val="24"/>
          <w:szCs w:val="24"/>
          <w:rtl/>
        </w:rPr>
        <w:t xml:space="preserve">זמן נטיעתו על ידי הקמת </w:t>
      </w:r>
      <w:r w:rsidR="00B447D9" w:rsidRPr="006D2B52">
        <w:rPr>
          <w:rFonts w:ascii="David" w:eastAsia="David" w:hAnsi="David" w:cs="David" w:hint="cs"/>
          <w:sz w:val="24"/>
          <w:szCs w:val="24"/>
          <w:rtl/>
        </w:rPr>
        <w:t xml:space="preserve">בתי הספר </w:t>
      </w:r>
      <w:r w:rsidR="00C64E21" w:rsidRPr="006D2B52">
        <w:rPr>
          <w:rFonts w:ascii="David" w:eastAsia="David" w:hAnsi="David" w:cs="David" w:hint="cs"/>
          <w:sz w:val="24"/>
          <w:szCs w:val="24"/>
          <w:rtl/>
        </w:rPr>
        <w:t xml:space="preserve">הראשונים </w:t>
      </w:r>
      <w:r w:rsidR="00B447D9" w:rsidRPr="006D2B52">
        <w:rPr>
          <w:rFonts w:ascii="David" w:eastAsia="David" w:hAnsi="David" w:cs="David" w:hint="cs"/>
          <w:sz w:val="24"/>
          <w:szCs w:val="24"/>
          <w:rtl/>
        </w:rPr>
        <w:t xml:space="preserve">"הרדוף", "אדם" ו"שקד", </w:t>
      </w:r>
      <w:r w:rsidR="00C64E21" w:rsidRPr="006D2B52">
        <w:rPr>
          <w:rFonts w:ascii="David" w:eastAsia="David" w:hAnsi="David" w:cs="David" w:hint="cs"/>
          <w:sz w:val="24"/>
          <w:szCs w:val="24"/>
          <w:rtl/>
        </w:rPr>
        <w:t>התעבות הגזע דרך בתי הספר של הגל השני בעיקר במרכז הארץ והתרחבותו מאז נמשכת בכל שנה.</w:t>
      </w:r>
      <w:r w:rsidR="00B447D9" w:rsidRPr="006D2B52">
        <w:rPr>
          <w:rFonts w:ascii="David" w:eastAsia="David" w:hAnsi="David" w:cs="David" w:hint="cs"/>
          <w:sz w:val="24"/>
          <w:szCs w:val="24"/>
          <w:rtl/>
        </w:rPr>
        <w:t xml:space="preserve"> </w:t>
      </w:r>
    </w:p>
    <w:p w14:paraId="2B532924" w14:textId="63FE9724" w:rsidR="00112FFD" w:rsidRPr="006D2B52" w:rsidRDefault="00CC5ABF" w:rsidP="00CC5ABF">
      <w:pPr>
        <w:pBdr>
          <w:top w:val="nil"/>
          <w:left w:val="nil"/>
          <w:bottom w:val="nil"/>
          <w:right w:val="nil"/>
          <w:between w:val="nil"/>
        </w:pBdr>
        <w:spacing w:line="360" w:lineRule="auto"/>
        <w:rPr>
          <w:rFonts w:ascii="David" w:eastAsia="David" w:hAnsi="David" w:cs="David"/>
          <w:sz w:val="24"/>
          <w:szCs w:val="24"/>
          <w:rtl/>
        </w:rPr>
      </w:pPr>
      <w:r>
        <w:rPr>
          <w:rFonts w:ascii="David" w:eastAsia="David" w:hAnsi="David" w:cs="David"/>
          <w:sz w:val="24"/>
          <w:szCs w:val="24"/>
          <w:rtl/>
        </w:rPr>
        <w:tab/>
      </w:r>
      <w:r w:rsidR="00112FFD" w:rsidRPr="006D2B52">
        <w:rPr>
          <w:rFonts w:ascii="David" w:eastAsia="David" w:hAnsi="David" w:cs="David"/>
          <w:sz w:val="24"/>
          <w:szCs w:val="24"/>
          <w:rtl/>
        </w:rPr>
        <w:t xml:space="preserve">בארץ </w:t>
      </w:r>
      <w:r w:rsidR="00C64E21" w:rsidRPr="006D2B52">
        <w:rPr>
          <w:rFonts w:ascii="David" w:eastAsia="David" w:hAnsi="David" w:cs="David" w:hint="cs"/>
          <w:sz w:val="24"/>
          <w:szCs w:val="24"/>
          <w:rtl/>
        </w:rPr>
        <w:t>ה</w:t>
      </w:r>
      <w:r w:rsidR="00112FFD" w:rsidRPr="006D2B52">
        <w:rPr>
          <w:rFonts w:ascii="David" w:eastAsia="David" w:hAnsi="David" w:cs="David"/>
          <w:sz w:val="24"/>
          <w:szCs w:val="24"/>
          <w:rtl/>
        </w:rPr>
        <w:t xml:space="preserve">יום, ישראל 2021, נמצא </w:t>
      </w:r>
      <w:r w:rsidR="00C64E21" w:rsidRPr="006D2B52">
        <w:rPr>
          <w:rFonts w:ascii="David" w:eastAsia="David" w:hAnsi="David" w:cs="David" w:hint="cs"/>
          <w:sz w:val="24"/>
          <w:szCs w:val="24"/>
          <w:rtl/>
        </w:rPr>
        <w:t xml:space="preserve">העץ </w:t>
      </w:r>
      <w:r w:rsidR="00112FFD" w:rsidRPr="006D2B52">
        <w:rPr>
          <w:rFonts w:ascii="David" w:eastAsia="David" w:hAnsi="David" w:cs="David"/>
          <w:sz w:val="24"/>
          <w:szCs w:val="24"/>
          <w:rtl/>
        </w:rPr>
        <w:t>בפריחה משמעותית.</w:t>
      </w:r>
      <w:r w:rsidR="00B447D9" w:rsidRPr="006D2B52">
        <w:rPr>
          <w:rFonts w:ascii="David" w:eastAsia="David" w:hAnsi="David" w:cs="David" w:hint="cs"/>
          <w:sz w:val="24"/>
          <w:szCs w:val="24"/>
          <w:rtl/>
        </w:rPr>
        <w:t xml:space="preserve"> </w:t>
      </w:r>
      <w:r w:rsidR="00112FFD" w:rsidRPr="006D2B52">
        <w:rPr>
          <w:rFonts w:ascii="David" w:eastAsia="David" w:hAnsi="David" w:cs="David"/>
          <w:sz w:val="24"/>
          <w:szCs w:val="24"/>
          <w:rtl/>
        </w:rPr>
        <w:t xml:space="preserve"> בחינוך הממלכתי יהודי נצפית צמיחה משמעותית מספרית של בתי ספר וגני ילדים בשנים האחרונות, כמו גם פרויקט ייחודי בתל אביב העובד עם אוכלוסיות ילדי עובדים זרים ופליטים, בחינוך הממלכתי-דתי חינוך ולדורף מכה שורש באופן סמוי דרך דרך החינוך של "מעיינות רבי חייא" ולצד אלו החלו ניצנים של עשייה ייחודית בחינוך הממלכתי-ערבי.</w:t>
      </w:r>
    </w:p>
    <w:p w14:paraId="3B91CB3C" w14:textId="38F92B00" w:rsidR="00112FFD" w:rsidRPr="006D2B52" w:rsidRDefault="00CC5ABF" w:rsidP="00112FFD">
      <w:pPr>
        <w:spacing w:line="360" w:lineRule="auto"/>
        <w:rPr>
          <w:rFonts w:ascii="David" w:hAnsi="David" w:cs="David"/>
          <w:sz w:val="24"/>
          <w:szCs w:val="24"/>
          <w:rtl/>
        </w:rPr>
      </w:pPr>
      <w:r>
        <w:rPr>
          <w:rFonts w:ascii="David" w:hAnsi="David" w:cs="David"/>
          <w:sz w:val="24"/>
          <w:szCs w:val="24"/>
          <w:rtl/>
        </w:rPr>
        <w:tab/>
      </w:r>
      <w:r w:rsidR="00C64E21" w:rsidRPr="006D2B52">
        <w:rPr>
          <w:rFonts w:ascii="David" w:hAnsi="David" w:cs="David" w:hint="cs"/>
          <w:sz w:val="24"/>
          <w:szCs w:val="24"/>
          <w:rtl/>
        </w:rPr>
        <w:t>הפרק הבא נכתב בעיקר על מנת לתת רקע על הקרקע בו ניטע אותו העץ, על התנאים שהביאו לאפשרות השתרשות והצמיחה, והרי שייחודו של חינוך ולדורף הוא ראשית במהותו אך שנית גם בסיפור הצלחתו וצמיחתו בארץ.</w:t>
      </w:r>
    </w:p>
    <w:p w14:paraId="1A686C8A" w14:textId="2E05F5A8" w:rsidR="002B408A" w:rsidRPr="006D2B52" w:rsidRDefault="002B408A" w:rsidP="00112FFD">
      <w:pPr>
        <w:spacing w:line="360" w:lineRule="auto"/>
        <w:rPr>
          <w:rFonts w:ascii="David" w:hAnsi="David" w:cs="David"/>
          <w:sz w:val="24"/>
          <w:szCs w:val="24"/>
          <w:rtl/>
        </w:rPr>
      </w:pPr>
      <w:r w:rsidRPr="006D2B52">
        <w:rPr>
          <w:rFonts w:ascii="David" w:hAnsi="David" w:cs="David"/>
          <w:sz w:val="24"/>
          <w:szCs w:val="24"/>
          <w:rtl/>
        </w:rPr>
        <w:t xml:space="preserve"> </w:t>
      </w:r>
    </w:p>
    <w:p w14:paraId="35ADFCEF" w14:textId="4CD738E2" w:rsidR="00C64E21" w:rsidRPr="006D2B52" w:rsidRDefault="00C64E21" w:rsidP="00112FFD">
      <w:pPr>
        <w:spacing w:line="360" w:lineRule="auto"/>
        <w:rPr>
          <w:rFonts w:ascii="David" w:hAnsi="David" w:cs="David"/>
          <w:b/>
          <w:bCs/>
          <w:sz w:val="24"/>
          <w:szCs w:val="24"/>
          <w:rtl/>
        </w:rPr>
      </w:pPr>
      <w:r w:rsidRPr="006D2B52">
        <w:rPr>
          <w:rFonts w:ascii="David" w:hAnsi="David" w:cs="David" w:hint="cs"/>
          <w:b/>
          <w:bCs/>
          <w:sz w:val="24"/>
          <w:szCs w:val="24"/>
          <w:rtl/>
        </w:rPr>
        <w:t xml:space="preserve">פרק שני </w:t>
      </w:r>
      <w:r w:rsidRPr="006D2B52">
        <w:rPr>
          <w:rFonts w:ascii="David" w:hAnsi="David" w:cs="David"/>
          <w:b/>
          <w:bCs/>
          <w:sz w:val="24"/>
          <w:szCs w:val="24"/>
          <w:rtl/>
        </w:rPr>
        <w:t>–</w:t>
      </w:r>
      <w:r w:rsidRPr="006D2B52">
        <w:rPr>
          <w:rFonts w:ascii="David" w:hAnsi="David" w:cs="David" w:hint="cs"/>
          <w:b/>
          <w:bCs/>
          <w:sz w:val="24"/>
          <w:szCs w:val="24"/>
          <w:rtl/>
        </w:rPr>
        <w:t xml:space="preserve"> מערכת החינוך במדינת ישראל</w:t>
      </w:r>
    </w:p>
    <w:p w14:paraId="77AE1123" w14:textId="1B5E7EC4" w:rsidR="00C64E21" w:rsidRPr="006D2B52" w:rsidRDefault="00CF17C9" w:rsidP="00172E42">
      <w:pPr>
        <w:spacing w:line="360" w:lineRule="auto"/>
        <w:rPr>
          <w:rFonts w:ascii="David" w:hAnsi="David" w:cs="David"/>
          <w:sz w:val="24"/>
          <w:szCs w:val="24"/>
          <w:rtl/>
        </w:rPr>
      </w:pPr>
      <w:r w:rsidRPr="006D2B52">
        <w:rPr>
          <w:rFonts w:ascii="David" w:hAnsi="David" w:cs="David"/>
          <w:sz w:val="24"/>
          <w:szCs w:val="24"/>
          <w:rtl/>
        </w:rPr>
        <w:t xml:space="preserve">בפרק </w:t>
      </w:r>
      <w:r w:rsidRPr="006D2B52">
        <w:rPr>
          <w:rFonts w:ascii="David" w:hAnsi="David" w:cs="David" w:hint="cs"/>
          <w:sz w:val="24"/>
          <w:szCs w:val="24"/>
          <w:rtl/>
        </w:rPr>
        <w:t xml:space="preserve">זה </w:t>
      </w:r>
      <w:r w:rsidRPr="006D2B52">
        <w:rPr>
          <w:rFonts w:ascii="David" w:hAnsi="David" w:cs="David"/>
          <w:sz w:val="24"/>
          <w:szCs w:val="24"/>
          <w:rtl/>
        </w:rPr>
        <w:t>יסוקרו מספר נקודות היסטוריות רלוונטיות</w:t>
      </w:r>
      <w:r w:rsidRPr="006D2B52">
        <w:rPr>
          <w:rFonts w:ascii="David" w:hAnsi="David" w:cs="David" w:hint="cs"/>
          <w:sz w:val="24"/>
          <w:szCs w:val="24"/>
          <w:rtl/>
        </w:rPr>
        <w:t xml:space="preserve"> מסיפורה של מערכת החינוך הישראלית</w:t>
      </w:r>
      <w:r w:rsidRPr="006D2B52">
        <w:rPr>
          <w:rFonts w:ascii="David" w:hAnsi="David" w:cs="David"/>
          <w:sz w:val="24"/>
          <w:szCs w:val="24"/>
          <w:rtl/>
        </w:rPr>
        <w:t xml:space="preserve"> שהיוו את תנאי הקרקע </w:t>
      </w:r>
      <w:r w:rsidRPr="006D2B52">
        <w:rPr>
          <w:rFonts w:ascii="David" w:hAnsi="David" w:cs="David" w:hint="cs"/>
          <w:sz w:val="24"/>
          <w:szCs w:val="24"/>
          <w:rtl/>
        </w:rPr>
        <w:t>להשתרשות חינוך ולדורף בקירבה, יסוקר סיפור השתרשותו של ההיתר להקמת מוסדות ייחודיים בארץ ולאחר מכן אדון בקצרה על המתח שבין כור היתוך לפלורליזם בתוך מערכת החינוך הישראלית</w:t>
      </w:r>
      <w:r w:rsidRPr="006D2B52">
        <w:rPr>
          <w:rFonts w:ascii="David" w:hAnsi="David" w:cs="David"/>
          <w:sz w:val="24"/>
          <w:szCs w:val="24"/>
          <w:rtl/>
        </w:rPr>
        <w:t>.</w:t>
      </w:r>
    </w:p>
    <w:p w14:paraId="7794D3F4" w14:textId="65BAEF04" w:rsidR="00CF17C9" w:rsidRPr="006D2B52" w:rsidRDefault="00C64E21" w:rsidP="00172E42">
      <w:pPr>
        <w:spacing w:line="360" w:lineRule="auto"/>
        <w:rPr>
          <w:rFonts w:ascii="David" w:eastAsia="David" w:hAnsi="David" w:cs="David"/>
          <w:sz w:val="24"/>
          <w:szCs w:val="24"/>
          <w:rtl/>
        </w:rPr>
      </w:pPr>
      <w:r w:rsidRPr="006D2B52">
        <w:rPr>
          <w:rFonts w:ascii="David" w:hAnsi="David" w:cs="David" w:hint="cs"/>
          <w:b/>
          <w:bCs/>
          <w:sz w:val="24"/>
          <w:szCs w:val="24"/>
          <w:rtl/>
        </w:rPr>
        <w:t>2.</w:t>
      </w:r>
      <w:r w:rsidR="006730BB">
        <w:rPr>
          <w:rFonts w:ascii="David" w:hAnsi="David" w:cs="David" w:hint="cs"/>
          <w:b/>
          <w:bCs/>
          <w:sz w:val="24"/>
          <w:szCs w:val="24"/>
          <w:rtl/>
        </w:rPr>
        <w:t>4</w:t>
      </w:r>
      <w:r w:rsidRPr="006D2B52">
        <w:rPr>
          <w:rFonts w:ascii="David" w:hAnsi="David" w:cs="David" w:hint="cs"/>
          <w:sz w:val="24"/>
          <w:szCs w:val="24"/>
          <w:rtl/>
        </w:rPr>
        <w:t xml:space="preserve"> התפתחויות היסטוריות בסיפורה של מערכת החינוך הישראלית</w:t>
      </w:r>
    </w:p>
    <w:p w14:paraId="484CDCCA" w14:textId="24FFD1FC" w:rsidR="00172E42" w:rsidRPr="006D2B52" w:rsidRDefault="00172E42" w:rsidP="00CF17C9">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sz w:val="24"/>
          <w:szCs w:val="24"/>
          <w:rtl/>
        </w:rPr>
        <w:tab/>
      </w:r>
      <w:r w:rsidRPr="006D2B52">
        <w:rPr>
          <w:rFonts w:ascii="David" w:eastAsia="David" w:hAnsi="David" w:cs="David" w:hint="cs"/>
          <w:b/>
          <w:bCs/>
          <w:sz w:val="24"/>
          <w:szCs w:val="24"/>
          <w:rtl/>
        </w:rPr>
        <w:t>2.</w:t>
      </w:r>
      <w:r w:rsidR="006730BB">
        <w:rPr>
          <w:rFonts w:ascii="David" w:eastAsia="David" w:hAnsi="David" w:cs="David" w:hint="cs"/>
          <w:b/>
          <w:bCs/>
          <w:sz w:val="24"/>
          <w:szCs w:val="24"/>
          <w:rtl/>
        </w:rPr>
        <w:t>4</w:t>
      </w:r>
      <w:r w:rsidRPr="006D2B52">
        <w:rPr>
          <w:rFonts w:ascii="David" w:eastAsia="David" w:hAnsi="David" w:cs="David" w:hint="cs"/>
          <w:b/>
          <w:bCs/>
          <w:sz w:val="24"/>
          <w:szCs w:val="24"/>
          <w:rtl/>
        </w:rPr>
        <w:t>.1</w:t>
      </w:r>
      <w:r w:rsidRPr="006D2B52">
        <w:rPr>
          <w:rFonts w:ascii="David" w:eastAsia="David" w:hAnsi="David" w:cs="David" w:hint="cs"/>
          <w:sz w:val="24"/>
          <w:szCs w:val="24"/>
          <w:rtl/>
        </w:rPr>
        <w:t xml:space="preserve"> מצע של פקודות וחוקים</w:t>
      </w:r>
      <w:r w:rsidR="00CF17C9" w:rsidRPr="006D2B52">
        <w:rPr>
          <w:rFonts w:ascii="David" w:eastAsia="David" w:hAnsi="David" w:cs="David"/>
          <w:sz w:val="24"/>
          <w:szCs w:val="24"/>
          <w:rtl/>
        </w:rPr>
        <w:tab/>
      </w:r>
    </w:p>
    <w:p w14:paraId="7D54E856" w14:textId="298401FC" w:rsidR="00CF17C9" w:rsidRPr="006D2B52" w:rsidRDefault="00CF17C9" w:rsidP="00CF17C9">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hint="cs"/>
          <w:sz w:val="24"/>
          <w:szCs w:val="24"/>
          <w:rtl/>
        </w:rPr>
        <w:t>כפי שמשתקף מסקירת השתרשותו של חינוך ולדורף בארץ, אומנם עלייתה לבמה של שיטת חינוך זו בארץ באופן רשמי מסומנת ב1989 יחד עם הקמת בית ספר "הרדוף", אך חשוב להבחין בארבעה חוקים ופקודות שהביאו לבשלות התנאים להקמת בית ספר זה:</w:t>
      </w:r>
    </w:p>
    <w:p w14:paraId="1B494549" w14:textId="77777777" w:rsidR="00CF17C9" w:rsidRPr="006D2B52" w:rsidRDefault="00CF17C9" w:rsidP="00CF17C9">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hint="cs"/>
          <w:sz w:val="24"/>
          <w:szCs w:val="24"/>
          <w:rtl/>
        </w:rPr>
        <w:t xml:space="preserve">  </w:t>
      </w:r>
      <w:r w:rsidRPr="006D2B52">
        <w:rPr>
          <w:rFonts w:ascii="David" w:eastAsia="David" w:hAnsi="David" w:cs="David"/>
          <w:sz w:val="24"/>
          <w:szCs w:val="24"/>
          <w:rtl/>
        </w:rPr>
        <w:t xml:space="preserve">  </w:t>
      </w:r>
      <w:r w:rsidRPr="006D2B52">
        <w:rPr>
          <w:rFonts w:ascii="David" w:eastAsia="David" w:hAnsi="David" w:cs="David" w:hint="cs"/>
          <w:sz w:val="24"/>
          <w:szCs w:val="24"/>
          <w:rtl/>
        </w:rPr>
        <w:t xml:space="preserve">הראשונה, </w:t>
      </w:r>
      <w:r w:rsidRPr="006D2B52">
        <w:rPr>
          <w:rFonts w:ascii="David" w:eastAsia="David" w:hAnsi="David" w:cs="David"/>
          <w:sz w:val="24"/>
          <w:szCs w:val="24"/>
          <w:rtl/>
        </w:rPr>
        <w:t>"פקודת החינוך של המנדט הבריטי"</w:t>
      </w:r>
      <w:r w:rsidRPr="006D2B52">
        <w:rPr>
          <w:rFonts w:ascii="David" w:eastAsia="David" w:hAnsi="David" w:cs="David" w:hint="cs"/>
          <w:sz w:val="24"/>
          <w:szCs w:val="24"/>
          <w:rtl/>
        </w:rPr>
        <w:t xml:space="preserve"> שניתנה ב1933</w:t>
      </w:r>
      <w:r w:rsidRPr="006D2B52">
        <w:rPr>
          <w:rFonts w:ascii="David" w:eastAsia="David" w:hAnsi="David" w:cs="David"/>
          <w:sz w:val="24"/>
          <w:szCs w:val="24"/>
          <w:rtl/>
        </w:rPr>
        <w:t xml:space="preserve">. פקודה זו עגנה את זכותו של המנדט הבריטי להתערבות במערכת ובתכניה. חשיבותה של פקודה זו רלוונטי עד ימינו כיוון שהיא עד היום נחשבת אחד מתוך ארבעת חוקי היסוד מהם נגזר חוק החינוך. פקודת זו הגדירה מה נחשב "מוסד חינוך" והוא מוסד בו מונים יותר מעשרה מורים, וקבעה כי כל בית ספר ומוסד חינוכי המפורטים בה ומוגדרים בארץ חייבים בהרשמה במשרד החינוך והתרבות והפיקוח רשאי </w:t>
      </w:r>
      <w:r w:rsidRPr="006D2B52">
        <w:rPr>
          <w:rFonts w:ascii="David" w:eastAsia="David" w:hAnsi="David" w:cs="David"/>
          <w:sz w:val="24"/>
          <w:szCs w:val="24"/>
          <w:rtl/>
        </w:rPr>
        <w:lastRenderedPageBreak/>
        <w:t>להגיע ולבקר בהם. יותר מכך – הפקודה קבעה כי בתי הספר בעלי צביון דתי רשאים לקבוע את סדר יומם ובתנאי שלא יחנכו להסתה כנגד החוק, וכן קבעה שאדם רשאי ללמד בבתי ספר בארץ רק אם הוא בעל רישיון הוראה</w:t>
      </w:r>
      <w:r w:rsidRPr="006D2B52">
        <w:rPr>
          <w:rFonts w:ascii="David" w:eastAsia="David" w:hAnsi="David" w:cs="David" w:hint="cs"/>
          <w:sz w:val="24"/>
          <w:szCs w:val="24"/>
          <w:rtl/>
        </w:rPr>
        <w:t xml:space="preserve"> (רייכל, 2008)</w:t>
      </w:r>
      <w:r w:rsidRPr="006D2B52">
        <w:rPr>
          <w:rFonts w:ascii="David" w:eastAsia="David" w:hAnsi="David" w:cs="David"/>
          <w:sz w:val="24"/>
          <w:szCs w:val="24"/>
          <w:rtl/>
        </w:rPr>
        <w:t>.</w:t>
      </w:r>
      <w:r w:rsidRPr="006D2B52">
        <w:rPr>
          <w:rFonts w:ascii="David" w:eastAsia="David" w:hAnsi="David" w:cs="David" w:hint="cs"/>
          <w:sz w:val="24"/>
          <w:szCs w:val="24"/>
          <w:rtl/>
        </w:rPr>
        <w:t xml:space="preserve"> נקודות הסדרה אלו נדמות כראשוניות ואולי ארכאיות (נושא חיוב הסגל החינוכי ברישיונות הוראה ונושא קביעת סדר היום הבית ספרי) - אך הן עד היום שתי נקודות קונפליקט הנמצאות בלב המפגש של חינוך ולדורף עם מערכת החינוך הישראלית.</w:t>
      </w:r>
    </w:p>
    <w:p w14:paraId="50E10185" w14:textId="3EBEEB84" w:rsidR="00095DA7" w:rsidRPr="006D2B52" w:rsidRDefault="00095DA7" w:rsidP="00172E42">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hint="cs"/>
          <w:sz w:val="24"/>
          <w:szCs w:val="24"/>
          <w:rtl/>
        </w:rPr>
        <w:t xml:space="preserve">נקודה שנייה היא </w:t>
      </w:r>
      <w:r w:rsidRPr="006D2B52">
        <w:rPr>
          <w:rFonts w:ascii="David" w:eastAsia="David" w:hAnsi="David" w:cs="David"/>
          <w:sz w:val="24"/>
          <w:szCs w:val="24"/>
          <w:rtl/>
        </w:rPr>
        <w:t>"חוק חינוך חובה"</w:t>
      </w:r>
      <w:r w:rsidRPr="006D2B52">
        <w:rPr>
          <w:rFonts w:ascii="David" w:eastAsia="David" w:hAnsi="David" w:cs="David" w:hint="cs"/>
          <w:sz w:val="24"/>
          <w:szCs w:val="24"/>
          <w:rtl/>
        </w:rPr>
        <w:t>, שהתקבל בכנסת בשנת 1949 ותוקן פעמים רבות (בשנים 1969, 1978, 1984),</w:t>
      </w:r>
      <w:r w:rsidRPr="006D2B52">
        <w:rPr>
          <w:rFonts w:ascii="David" w:eastAsia="David" w:hAnsi="David" w:cs="David"/>
          <w:sz w:val="24"/>
          <w:szCs w:val="24"/>
          <w:rtl/>
        </w:rPr>
        <w:t xml:space="preserve"> המחייב הורים לשלוח את ילדיהם למסגרות חינוכיות מפוקחות </w:t>
      </w:r>
      <w:r w:rsidRPr="006D2B52">
        <w:rPr>
          <w:rFonts w:ascii="David" w:eastAsia="David" w:hAnsi="David" w:cs="David" w:hint="cs"/>
          <w:sz w:val="24"/>
          <w:szCs w:val="24"/>
          <w:rtl/>
        </w:rPr>
        <w:t>בגילאים</w:t>
      </w:r>
      <w:r w:rsidRPr="006D2B52">
        <w:rPr>
          <w:rFonts w:ascii="David" w:eastAsia="David" w:hAnsi="David" w:cs="David"/>
          <w:sz w:val="24"/>
          <w:szCs w:val="24"/>
          <w:rtl/>
        </w:rPr>
        <w:t xml:space="preserve"> </w:t>
      </w:r>
      <w:r w:rsidRPr="006D2B52">
        <w:rPr>
          <w:rFonts w:ascii="David" w:eastAsia="David" w:hAnsi="David" w:cs="David" w:hint="cs"/>
          <w:sz w:val="24"/>
          <w:szCs w:val="24"/>
          <w:rtl/>
        </w:rPr>
        <w:t>3</w:t>
      </w:r>
      <w:r w:rsidRPr="006D2B52">
        <w:rPr>
          <w:rFonts w:ascii="David" w:eastAsia="David" w:hAnsi="David" w:cs="David"/>
          <w:sz w:val="24"/>
          <w:szCs w:val="24"/>
          <w:rtl/>
        </w:rPr>
        <w:t>-14</w:t>
      </w:r>
      <w:r w:rsidRPr="006D2B52">
        <w:rPr>
          <w:rFonts w:ascii="David" w:eastAsia="David" w:hAnsi="David" w:cs="David" w:hint="cs"/>
          <w:sz w:val="24"/>
          <w:szCs w:val="24"/>
          <w:rtl/>
        </w:rPr>
        <w:t xml:space="preserve">. </w:t>
      </w:r>
      <w:r w:rsidRPr="006D2B52">
        <w:rPr>
          <w:rFonts w:ascii="David" w:eastAsia="David" w:hAnsi="David" w:cs="David"/>
          <w:sz w:val="24"/>
          <w:szCs w:val="24"/>
          <w:rtl/>
        </w:rPr>
        <w:t>בנוסף נחקק כי מוסדות החינוך יהיו ממ</w:t>
      </w:r>
      <w:r w:rsidRPr="006D2B52">
        <w:rPr>
          <w:rFonts w:ascii="David" w:eastAsia="David" w:hAnsi="David" w:cs="David" w:hint="cs"/>
          <w:sz w:val="24"/>
          <w:szCs w:val="24"/>
          <w:rtl/>
        </w:rPr>
        <w:t>ומ</w:t>
      </w:r>
      <w:r w:rsidRPr="006D2B52">
        <w:rPr>
          <w:rFonts w:ascii="David" w:eastAsia="David" w:hAnsi="David" w:cs="David"/>
          <w:sz w:val="24"/>
          <w:szCs w:val="24"/>
          <w:rtl/>
        </w:rPr>
        <w:t>נים על ידי המדינה וניתן היתר לרשויות המקומיות לגבות תוספת תשלום על שירותי חינוך ותרבות.</w:t>
      </w:r>
      <w:r w:rsidRPr="006D2B52">
        <w:rPr>
          <w:rFonts w:ascii="David" w:eastAsia="David" w:hAnsi="David" w:cs="David" w:hint="cs"/>
          <w:sz w:val="24"/>
          <w:szCs w:val="24"/>
          <w:rtl/>
        </w:rPr>
        <w:t xml:space="preserve"> חוק זה גם מסדיר את זכותם של הורים לבחור בזרם מוכר והוא בעצם קשור ביכולתם גם היום של קבוצות הורים משמעותיות לייצר לחץ על הרשות המקומית בה הם גרים לקיים ולפתח מוסד חינוכי ברוח חינוכית אותה הם רואים לנכון</w:t>
      </w:r>
      <w:r w:rsidR="00172E42" w:rsidRPr="006D2B52">
        <w:rPr>
          <w:rFonts w:ascii="David" w:eastAsia="David" w:hAnsi="David" w:cs="David" w:hint="cs"/>
          <w:sz w:val="24"/>
          <w:szCs w:val="24"/>
          <w:rtl/>
        </w:rPr>
        <w:t xml:space="preserve"> (ביאליק, 2020)</w:t>
      </w:r>
      <w:r w:rsidRPr="006D2B52">
        <w:rPr>
          <w:rFonts w:ascii="David" w:eastAsia="David" w:hAnsi="David" w:cs="David" w:hint="cs"/>
          <w:sz w:val="24"/>
          <w:szCs w:val="24"/>
          <w:rtl/>
        </w:rPr>
        <w:t xml:space="preserve"> </w:t>
      </w:r>
      <w:r w:rsidRPr="006D2B52">
        <w:rPr>
          <w:rFonts w:ascii="David" w:eastAsia="David" w:hAnsi="David" w:cs="David"/>
          <w:sz w:val="24"/>
          <w:szCs w:val="24"/>
          <w:rtl/>
        </w:rPr>
        <w:t>–</w:t>
      </w:r>
      <w:r w:rsidRPr="006D2B52">
        <w:rPr>
          <w:rFonts w:ascii="David" w:eastAsia="David" w:hAnsi="David" w:cs="David" w:hint="cs"/>
          <w:sz w:val="24"/>
          <w:szCs w:val="24"/>
          <w:rtl/>
        </w:rPr>
        <w:t xml:space="preserve"> זוהי נקודה משמעותית ביותר עבור קבוצות הורים רבות בארץ היוזמות הקמת גנים ובתי ספר ברוח ולדורף. </w:t>
      </w:r>
      <w:r w:rsidRPr="006D2B52">
        <w:rPr>
          <w:rFonts w:ascii="David" w:eastAsia="David" w:hAnsi="David" w:cs="David"/>
          <w:sz w:val="24"/>
          <w:szCs w:val="24"/>
          <w:rtl/>
        </w:rPr>
        <w:t> </w:t>
      </w:r>
    </w:p>
    <w:p w14:paraId="482E80CB" w14:textId="55A43A23" w:rsidR="00172E42" w:rsidRPr="006D2B52" w:rsidRDefault="00CF17C9" w:rsidP="00172E42">
      <w:pPr>
        <w:pBdr>
          <w:top w:val="nil"/>
          <w:left w:val="nil"/>
          <w:bottom w:val="nil"/>
          <w:right w:val="nil"/>
          <w:between w:val="nil"/>
        </w:pBdr>
        <w:spacing w:after="200" w:line="360" w:lineRule="auto"/>
        <w:rPr>
          <w:rFonts w:ascii="David" w:eastAsia="David" w:hAnsi="David" w:cs="David"/>
          <w:sz w:val="24"/>
          <w:szCs w:val="24"/>
        </w:rPr>
      </w:pPr>
      <w:r w:rsidRPr="006D2B52">
        <w:rPr>
          <w:rFonts w:ascii="David" w:eastAsia="David" w:hAnsi="David" w:cs="David" w:hint="cs"/>
          <w:sz w:val="24"/>
          <w:szCs w:val="24"/>
          <w:rtl/>
        </w:rPr>
        <w:t xml:space="preserve"> </w:t>
      </w:r>
      <w:r w:rsidR="00172E42" w:rsidRPr="006D2B52">
        <w:rPr>
          <w:rFonts w:ascii="David" w:eastAsia="David" w:hAnsi="David" w:cs="David" w:hint="cs"/>
          <w:sz w:val="24"/>
          <w:szCs w:val="24"/>
          <w:rtl/>
        </w:rPr>
        <w:t xml:space="preserve">החוק השלישי הרלוונטי לעבודה זו הוא </w:t>
      </w:r>
      <w:r w:rsidR="00172E42" w:rsidRPr="006D2B52">
        <w:rPr>
          <w:rFonts w:ascii="David" w:eastAsia="David" w:hAnsi="David" w:cs="David"/>
          <w:sz w:val="24"/>
          <w:szCs w:val="24"/>
          <w:rtl/>
        </w:rPr>
        <w:t xml:space="preserve">"חוק חינוך ממלכתי", </w:t>
      </w:r>
      <w:r w:rsidR="00172E42" w:rsidRPr="006D2B52">
        <w:rPr>
          <w:rFonts w:ascii="David" w:eastAsia="David" w:hAnsi="David" w:cs="David" w:hint="cs"/>
          <w:sz w:val="24"/>
          <w:szCs w:val="24"/>
          <w:rtl/>
        </w:rPr>
        <w:t>שנחקק ב- 1953, קבע</w:t>
      </w:r>
      <w:r w:rsidR="00172E42" w:rsidRPr="006D2B52">
        <w:rPr>
          <w:rFonts w:ascii="David" w:eastAsia="David" w:hAnsi="David" w:cs="David"/>
          <w:sz w:val="24"/>
          <w:szCs w:val="24"/>
          <w:rtl/>
        </w:rPr>
        <w:t xml:space="preserve"> כי מובחנות זרמי החינוך בארץ תטושטש וכל מוסדות החינוך יתיישבו תחת מטריה אחת – היא מטריית שר החינוך שתוביל למגמת האחדה בין המערכות ותכני הלימוד הנלמדים ביניהם (להוציא את החינוך הערבי והחרדי כמובן). ההיסטוריה מלמדת כי בפועל החינוך הקיבוצי המשיך את הקו החינוכי שלו והשאיר את ייחודיותו גם בשנים אלו (רייכל, 2008).  "חוק חינוך ממלכתי"</w:t>
      </w:r>
      <w:r w:rsidR="00172E42" w:rsidRPr="006D2B52">
        <w:rPr>
          <w:rFonts w:ascii="David" w:eastAsia="David" w:hAnsi="David" w:cs="David" w:hint="cs"/>
          <w:sz w:val="24"/>
          <w:szCs w:val="24"/>
          <w:rtl/>
        </w:rPr>
        <w:t>, בזמן חקיקתו,</w:t>
      </w:r>
      <w:r w:rsidR="00172E42" w:rsidRPr="006D2B52">
        <w:rPr>
          <w:rFonts w:ascii="David" w:eastAsia="David" w:hAnsi="David" w:cs="David"/>
          <w:sz w:val="24"/>
          <w:szCs w:val="24"/>
          <w:rtl/>
        </w:rPr>
        <w:t xml:space="preserve"> יצר שדה סמנטי חדש: "החינוך הממלכתי" הפך לזרם המרכזי ואיחד תחתיו את הזרם הכללי, "החינוך הממלכתי-דתי" שהיווה המשך לזרם תנועת "המזרחי" ובמקביל אליהם החינוך החרדי, הערבי והקיבוצי ששמר על אופיו באדיקות (ביאליק, 2020).  </w:t>
      </w:r>
      <w:r w:rsidR="00172E42" w:rsidRPr="006D2B52">
        <w:rPr>
          <w:rFonts w:ascii="David" w:eastAsia="David" w:hAnsi="David" w:cs="David" w:hint="cs"/>
          <w:sz w:val="24"/>
          <w:szCs w:val="24"/>
          <w:rtl/>
        </w:rPr>
        <w:t>ב</w:t>
      </w:r>
      <w:r w:rsidR="00172E42" w:rsidRPr="006D2B52">
        <w:rPr>
          <w:rFonts w:ascii="David" w:eastAsia="David" w:hAnsi="David" w:cs="David"/>
          <w:sz w:val="24"/>
          <w:szCs w:val="24"/>
          <w:rtl/>
        </w:rPr>
        <w:t xml:space="preserve">שנים הן הבאות </w:t>
      </w:r>
      <w:r w:rsidR="00172E42" w:rsidRPr="006D2B52">
        <w:rPr>
          <w:rFonts w:ascii="David" w:eastAsia="David" w:hAnsi="David" w:cs="David" w:hint="cs"/>
          <w:sz w:val="24"/>
          <w:szCs w:val="24"/>
          <w:rtl/>
        </w:rPr>
        <w:t>לאחר חקיקתו בין עסק משרד החינוך ב</w:t>
      </w:r>
      <w:r w:rsidR="00172E42" w:rsidRPr="006D2B52">
        <w:rPr>
          <w:rFonts w:ascii="David" w:eastAsia="David" w:hAnsi="David" w:cs="David"/>
          <w:sz w:val="24"/>
          <w:szCs w:val="24"/>
          <w:rtl/>
        </w:rPr>
        <w:t>הקמת אזורי הפיקוח (איכילוב, 2010). </w:t>
      </w:r>
    </w:p>
    <w:p w14:paraId="0909A164" w14:textId="1331EDF6" w:rsidR="00CF17C9" w:rsidRPr="006D2B52" w:rsidRDefault="00172E42" w:rsidP="00172E42">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hint="cs"/>
          <w:sz w:val="24"/>
          <w:szCs w:val="24"/>
          <w:rtl/>
        </w:rPr>
        <w:t xml:space="preserve">חוק רביעי ואחרון הוא </w:t>
      </w:r>
      <w:r w:rsidRPr="006D2B52">
        <w:rPr>
          <w:rFonts w:ascii="David" w:eastAsia="David" w:hAnsi="David" w:cs="David"/>
          <w:sz w:val="24"/>
          <w:szCs w:val="24"/>
          <w:rtl/>
        </w:rPr>
        <w:t>חוק הפיקוח על בתי הספר</w:t>
      </w:r>
      <w:r w:rsidRPr="006D2B52">
        <w:rPr>
          <w:rFonts w:ascii="David" w:eastAsia="David" w:hAnsi="David" w:cs="David" w:hint="cs"/>
          <w:sz w:val="24"/>
          <w:szCs w:val="24"/>
          <w:rtl/>
        </w:rPr>
        <w:t xml:space="preserve"> שנחקק ב1968</w:t>
      </w:r>
      <w:r w:rsidRPr="006D2B52">
        <w:rPr>
          <w:rFonts w:ascii="David" w:eastAsia="David" w:hAnsi="David" w:cs="David"/>
          <w:sz w:val="24"/>
          <w:szCs w:val="24"/>
          <w:rtl/>
        </w:rPr>
        <w:t>. </w:t>
      </w:r>
      <w:r w:rsidRPr="006D2B52">
        <w:rPr>
          <w:rFonts w:ascii="David" w:eastAsia="David" w:hAnsi="David" w:cs="David" w:hint="cs"/>
          <w:sz w:val="24"/>
          <w:szCs w:val="24"/>
          <w:rtl/>
        </w:rPr>
        <w:t xml:space="preserve">הרקע לחקיקתו קשור בהתכנסות ועדת רימלט והיישום של מהפכת החיטוב. </w:t>
      </w:r>
      <w:r w:rsidRPr="006D2B52">
        <w:rPr>
          <w:rFonts w:ascii="David" w:eastAsia="David" w:hAnsi="David" w:cs="David"/>
          <w:sz w:val="24"/>
          <w:szCs w:val="24"/>
          <w:rtl/>
        </w:rPr>
        <w:t xml:space="preserve">חוק זה קובע את התנאים והכללים לפתיחת מוסד חינוכי, את התנאים הראשוניים לפתיחתו וכן את התנאים לניהול בתי ספר שאינם </w:t>
      </w:r>
      <w:r w:rsidRPr="006D2B52">
        <w:rPr>
          <w:rFonts w:ascii="David" w:eastAsia="David" w:hAnsi="David" w:cs="David"/>
          <w:rtl/>
        </w:rPr>
        <w:t>רשמיים (רייכל, 2008)</w:t>
      </w:r>
      <w:r w:rsidRPr="006D2B52">
        <w:rPr>
          <w:rFonts w:ascii="David" w:eastAsia="David" w:hAnsi="David" w:cs="David"/>
          <w:sz w:val="24"/>
          <w:szCs w:val="24"/>
          <w:rtl/>
        </w:rPr>
        <w:t>. עבור עבודה זו זוהי נקודת ציון קריטית, כיוון שזהו עיגון חוקי לראשונה בארץ שנתן לגיטימציה להתהוות בתי ספר מסוג זה – שאינם רשמיים. </w:t>
      </w:r>
      <w:r w:rsidRPr="006D2B52">
        <w:rPr>
          <w:rFonts w:ascii="David" w:eastAsia="David" w:hAnsi="David" w:cs="David" w:hint="cs"/>
          <w:sz w:val="24"/>
          <w:szCs w:val="24"/>
          <w:rtl/>
        </w:rPr>
        <w:t>נקודה נוספת בהקשר ל</w:t>
      </w:r>
      <w:r w:rsidRPr="006D2B52">
        <w:rPr>
          <w:rFonts w:ascii="David" w:eastAsia="David" w:hAnsi="David" w:cs="David"/>
          <w:sz w:val="24"/>
          <w:szCs w:val="24"/>
          <w:rtl/>
        </w:rPr>
        <w:t xml:space="preserve">רפורמה של 1968 </w:t>
      </w:r>
      <w:r w:rsidRPr="006D2B52">
        <w:rPr>
          <w:rFonts w:ascii="David" w:eastAsia="David" w:hAnsi="David" w:cs="David" w:hint="cs"/>
          <w:sz w:val="24"/>
          <w:szCs w:val="24"/>
          <w:rtl/>
        </w:rPr>
        <w:t xml:space="preserve">היא ההבנה כי </w:t>
      </w:r>
      <w:r w:rsidRPr="006D2B52">
        <w:rPr>
          <w:rFonts w:ascii="David" w:eastAsia="David" w:hAnsi="David" w:cs="David"/>
          <w:sz w:val="24"/>
          <w:szCs w:val="24"/>
          <w:rtl/>
        </w:rPr>
        <w:t xml:space="preserve">בעצם </w:t>
      </w:r>
      <w:r w:rsidRPr="006D2B52">
        <w:rPr>
          <w:rFonts w:ascii="David" w:eastAsia="David" w:hAnsi="David" w:cs="David" w:hint="cs"/>
          <w:sz w:val="24"/>
          <w:szCs w:val="24"/>
          <w:rtl/>
        </w:rPr>
        <w:t xml:space="preserve">רפורמה זו ביקשה </w:t>
      </w:r>
      <w:r w:rsidRPr="006D2B52">
        <w:rPr>
          <w:rFonts w:ascii="David" w:eastAsia="David" w:hAnsi="David" w:cs="David"/>
          <w:sz w:val="24"/>
          <w:szCs w:val="24"/>
          <w:rtl/>
        </w:rPr>
        <w:t>לתת מענה לשתי מטרות: מענה מבני – הקמת חטיבות הביניים ומענה אינטגרטיבי – מתוך המחשבה שבתי הספר יהפכו להיות מוקד לצמצום פערים חברתיים. </w:t>
      </w:r>
      <w:r w:rsidRPr="006D2B52">
        <w:rPr>
          <w:rFonts w:ascii="David" w:eastAsia="David" w:hAnsi="David" w:cs="David" w:hint="cs"/>
          <w:sz w:val="24"/>
          <w:szCs w:val="24"/>
          <w:rtl/>
        </w:rPr>
        <w:t>נציין,</w:t>
      </w:r>
      <w:r w:rsidRPr="006D2B52">
        <w:rPr>
          <w:rFonts w:ascii="David" w:eastAsia="David" w:hAnsi="David" w:cs="David"/>
          <w:sz w:val="24"/>
          <w:szCs w:val="24"/>
          <w:rtl/>
        </w:rPr>
        <w:t xml:space="preserve"> כי בתי ספר ולדורף מעולם לא לקחו חלק במבנה זה, מאז הקמתם הם מתנהלים במבנה של כיתות גן עד ח בקומפלקס חינוכי אחד ובתיכון ט-יב במוסדות נפרדים. </w:t>
      </w:r>
    </w:p>
    <w:p w14:paraId="7D82B827" w14:textId="55123662" w:rsidR="00172E42" w:rsidRPr="006D2B52" w:rsidRDefault="00172E42" w:rsidP="00172E42">
      <w:pPr>
        <w:pBdr>
          <w:top w:val="nil"/>
          <w:left w:val="nil"/>
          <w:bottom w:val="nil"/>
          <w:right w:val="nil"/>
          <w:between w:val="nil"/>
        </w:pBdr>
        <w:spacing w:after="200" w:line="360" w:lineRule="auto"/>
        <w:rPr>
          <w:rFonts w:ascii="David" w:eastAsia="David" w:hAnsi="David" w:cs="David"/>
          <w:sz w:val="24"/>
          <w:szCs w:val="24"/>
        </w:rPr>
      </w:pPr>
      <w:r w:rsidRPr="006D2B52">
        <w:rPr>
          <w:rFonts w:ascii="David" w:eastAsia="David" w:hAnsi="David" w:cs="David"/>
          <w:sz w:val="24"/>
          <w:szCs w:val="24"/>
          <w:rtl/>
        </w:rPr>
        <w:tab/>
      </w:r>
      <w:r w:rsidRPr="006D2B52">
        <w:rPr>
          <w:rFonts w:ascii="David" w:eastAsia="David" w:hAnsi="David" w:cs="David" w:hint="cs"/>
          <w:b/>
          <w:bCs/>
          <w:sz w:val="24"/>
          <w:szCs w:val="24"/>
          <w:rtl/>
        </w:rPr>
        <w:t>2.</w:t>
      </w:r>
      <w:r w:rsidR="006730BB">
        <w:rPr>
          <w:rFonts w:ascii="David" w:eastAsia="David" w:hAnsi="David" w:cs="David" w:hint="cs"/>
          <w:b/>
          <w:bCs/>
          <w:sz w:val="24"/>
          <w:szCs w:val="24"/>
          <w:rtl/>
        </w:rPr>
        <w:t>4</w:t>
      </w:r>
      <w:r w:rsidRPr="006D2B52">
        <w:rPr>
          <w:rFonts w:ascii="David" w:eastAsia="David" w:hAnsi="David" w:cs="David" w:hint="cs"/>
          <w:b/>
          <w:bCs/>
          <w:sz w:val="24"/>
          <w:szCs w:val="24"/>
          <w:rtl/>
        </w:rPr>
        <w:t>.2</w:t>
      </w:r>
      <w:r w:rsidR="00846C82" w:rsidRPr="006D2B52">
        <w:rPr>
          <w:rFonts w:ascii="David" w:eastAsia="David" w:hAnsi="David" w:cs="David" w:hint="cs"/>
          <w:sz w:val="24"/>
          <w:szCs w:val="24"/>
          <w:rtl/>
        </w:rPr>
        <w:t xml:space="preserve"> מגמות ותהליכים נוספים </w:t>
      </w:r>
      <w:r w:rsidR="00846C82" w:rsidRPr="006D2B52">
        <w:rPr>
          <w:rFonts w:ascii="David" w:eastAsia="David" w:hAnsi="David" w:cs="David"/>
          <w:sz w:val="24"/>
          <w:szCs w:val="24"/>
          <w:rtl/>
        </w:rPr>
        <w:t>–</w:t>
      </w:r>
      <w:r w:rsidR="00846C82" w:rsidRPr="006D2B52">
        <w:rPr>
          <w:rFonts w:ascii="David" w:eastAsia="David" w:hAnsi="David" w:cs="David" w:hint="cs"/>
          <w:sz w:val="24"/>
          <w:szCs w:val="24"/>
          <w:rtl/>
        </w:rPr>
        <w:t xml:space="preserve"> שנות ה-80 ואילך</w:t>
      </w:r>
    </w:p>
    <w:p w14:paraId="4BFEB9C6" w14:textId="75826D0E" w:rsidR="00846C82" w:rsidRPr="006D2B52" w:rsidRDefault="00C64E21" w:rsidP="00C64E21">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sz w:val="24"/>
          <w:szCs w:val="24"/>
        </w:rPr>
        <w:tab/>
      </w:r>
      <w:r w:rsidR="00846C82" w:rsidRPr="006D2B52">
        <w:rPr>
          <w:rFonts w:ascii="David" w:hAnsi="David" w:cs="David" w:hint="cs"/>
          <w:sz w:val="24"/>
          <w:szCs w:val="24"/>
          <w:rtl/>
        </w:rPr>
        <w:t xml:space="preserve">בתי הספר הראשונים של חינוך ולדורף בארץ הוקמו בסוף שנות ה-80, תחילת שנות ה-90. </w:t>
      </w:r>
      <w:r w:rsidRPr="006D2B52">
        <w:rPr>
          <w:rFonts w:ascii="David" w:hAnsi="David" w:cs="David"/>
          <w:sz w:val="24"/>
          <w:szCs w:val="24"/>
          <w:rtl/>
        </w:rPr>
        <w:t>ביאליק טוען (2020)</w:t>
      </w:r>
      <w:r w:rsidRPr="006D2B52">
        <w:rPr>
          <w:rFonts w:ascii="David" w:eastAsia="David" w:hAnsi="David" w:cs="David"/>
          <w:sz w:val="28"/>
          <w:szCs w:val="28"/>
          <w:rtl/>
        </w:rPr>
        <w:t xml:space="preserve"> </w:t>
      </w:r>
      <w:r w:rsidRPr="006D2B52">
        <w:rPr>
          <w:rFonts w:ascii="David" w:eastAsia="David" w:hAnsi="David" w:cs="David"/>
          <w:sz w:val="24"/>
          <w:szCs w:val="24"/>
          <w:rtl/>
        </w:rPr>
        <w:t xml:space="preserve">כי במהלך העשורים </w:t>
      </w:r>
      <w:r w:rsidR="00846C82" w:rsidRPr="006D2B52">
        <w:rPr>
          <w:rFonts w:ascii="David" w:eastAsia="David" w:hAnsi="David" w:cs="David" w:hint="cs"/>
          <w:sz w:val="24"/>
          <w:szCs w:val="24"/>
          <w:rtl/>
        </w:rPr>
        <w:t>אלו</w:t>
      </w:r>
      <w:r w:rsidRPr="006D2B52">
        <w:rPr>
          <w:rFonts w:ascii="David" w:eastAsia="David" w:hAnsi="David" w:cs="David"/>
          <w:sz w:val="24"/>
          <w:szCs w:val="24"/>
          <w:rtl/>
        </w:rPr>
        <w:t xml:space="preserve"> הונהג קו אחידות במשרד החינוך כלפי מגוון </w:t>
      </w:r>
      <w:r w:rsidRPr="006D2B52">
        <w:rPr>
          <w:rFonts w:ascii="David" w:eastAsia="David" w:hAnsi="David" w:cs="David"/>
          <w:sz w:val="24"/>
          <w:szCs w:val="24"/>
          <w:rtl/>
        </w:rPr>
        <w:lastRenderedPageBreak/>
        <w:t xml:space="preserve">זרמי החינוך וננקטו גם מהלכי הפרטה נרחבים בתוך המערכת (כמו גם בכל תחום במדינה) שפגעו קשות תקציבית במערכת.  תהליכים </w:t>
      </w:r>
      <w:r w:rsidR="00846C82" w:rsidRPr="006D2B52">
        <w:rPr>
          <w:rFonts w:ascii="David" w:eastAsia="David" w:hAnsi="David" w:cs="David" w:hint="cs"/>
          <w:sz w:val="24"/>
          <w:szCs w:val="24"/>
          <w:rtl/>
        </w:rPr>
        <w:t>הצטרפו לפעימות בארץ שחלו כבר בעשורים שקדמו להם של קבוצות</w:t>
      </w:r>
      <w:r w:rsidRPr="006D2B52">
        <w:rPr>
          <w:rFonts w:ascii="David" w:eastAsia="David" w:hAnsi="David" w:cs="David"/>
          <w:sz w:val="24"/>
          <w:szCs w:val="24"/>
          <w:rtl/>
        </w:rPr>
        <w:t xml:space="preserve"> הורים רבים </w:t>
      </w:r>
      <w:r w:rsidR="00846C82" w:rsidRPr="006D2B52">
        <w:rPr>
          <w:rFonts w:ascii="David" w:eastAsia="David" w:hAnsi="David" w:cs="David" w:hint="cs"/>
          <w:sz w:val="24"/>
          <w:szCs w:val="24"/>
          <w:rtl/>
        </w:rPr>
        <w:t xml:space="preserve">שהביעו </w:t>
      </w:r>
      <w:r w:rsidRPr="006D2B52">
        <w:rPr>
          <w:rFonts w:ascii="David" w:eastAsia="David" w:hAnsi="David" w:cs="David"/>
          <w:sz w:val="24"/>
          <w:szCs w:val="24"/>
          <w:rtl/>
        </w:rPr>
        <w:t>אי-שביעות רצון</w:t>
      </w:r>
      <w:r w:rsidR="00846C82" w:rsidRPr="006D2B52">
        <w:rPr>
          <w:rFonts w:ascii="David" w:eastAsia="David" w:hAnsi="David" w:cs="David" w:hint="cs"/>
          <w:sz w:val="24"/>
          <w:szCs w:val="24"/>
          <w:rtl/>
        </w:rPr>
        <w:t xml:space="preserve"> מהמערכת</w:t>
      </w:r>
      <w:r w:rsidRPr="006D2B52">
        <w:rPr>
          <w:rFonts w:ascii="David" w:eastAsia="David" w:hAnsi="David" w:cs="David"/>
          <w:sz w:val="24"/>
          <w:szCs w:val="24"/>
          <w:rtl/>
        </w:rPr>
        <w:t xml:space="preserve"> (איכילוב, 2010)</w:t>
      </w:r>
      <w:r w:rsidR="00846C82" w:rsidRPr="006D2B52">
        <w:rPr>
          <w:rFonts w:ascii="David" w:eastAsia="David" w:hAnsi="David" w:cs="David" w:hint="cs"/>
          <w:sz w:val="24"/>
          <w:szCs w:val="24"/>
          <w:rtl/>
        </w:rPr>
        <w:t>. פעימות אלו היו קשורות ב</w:t>
      </w:r>
      <w:r w:rsidRPr="006D2B52">
        <w:rPr>
          <w:rFonts w:ascii="David" w:eastAsia="David" w:hAnsi="David" w:cs="David"/>
          <w:sz w:val="24"/>
          <w:szCs w:val="24"/>
          <w:rtl/>
        </w:rPr>
        <w:t xml:space="preserve">משאלות לב של הורים רבים עבור חינוך אחר לילדיהם. </w:t>
      </w:r>
      <w:r w:rsidR="00846C82" w:rsidRPr="006D2B52">
        <w:rPr>
          <w:rFonts w:ascii="David" w:eastAsia="David" w:hAnsi="David" w:cs="David" w:hint="cs"/>
          <w:sz w:val="24"/>
          <w:szCs w:val="24"/>
          <w:rtl/>
        </w:rPr>
        <w:t xml:space="preserve">על רקע נקודה זו מוקמים בתי ספר ולדורף הראשונים. </w:t>
      </w:r>
    </w:p>
    <w:p w14:paraId="286D6726" w14:textId="77777777" w:rsidR="00846C82" w:rsidRPr="006D2B52" w:rsidRDefault="00846C82" w:rsidP="00C64E21">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sz w:val="24"/>
          <w:szCs w:val="24"/>
          <w:rtl/>
        </w:rPr>
        <w:tab/>
      </w:r>
      <w:r w:rsidRPr="006D2B52">
        <w:rPr>
          <w:rFonts w:ascii="David" w:eastAsia="David" w:hAnsi="David" w:cs="David" w:hint="cs"/>
          <w:sz w:val="24"/>
          <w:szCs w:val="24"/>
          <w:rtl/>
        </w:rPr>
        <w:t xml:space="preserve">עוד </w:t>
      </w:r>
      <w:r w:rsidR="00C64E21" w:rsidRPr="006D2B52">
        <w:rPr>
          <w:rFonts w:ascii="David" w:eastAsia="David" w:hAnsi="David" w:cs="David"/>
          <w:sz w:val="24"/>
          <w:szCs w:val="24"/>
          <w:rtl/>
        </w:rPr>
        <w:t xml:space="preserve">דוגמא לתהליך </w:t>
      </w:r>
      <w:r w:rsidRPr="006D2B52">
        <w:rPr>
          <w:rFonts w:ascii="David" w:eastAsia="David" w:hAnsi="David" w:cs="David" w:hint="cs"/>
          <w:sz w:val="24"/>
          <w:szCs w:val="24"/>
          <w:rtl/>
        </w:rPr>
        <w:t>בולט</w:t>
      </w:r>
      <w:r w:rsidR="00C64E21" w:rsidRPr="006D2B52">
        <w:rPr>
          <w:rFonts w:ascii="David" w:eastAsia="David" w:hAnsi="David" w:cs="David"/>
          <w:sz w:val="24"/>
          <w:szCs w:val="24"/>
          <w:rtl/>
        </w:rPr>
        <w:t xml:space="preserve"> </w:t>
      </w:r>
      <w:r w:rsidRPr="006D2B52">
        <w:rPr>
          <w:rFonts w:ascii="David" w:eastAsia="David" w:hAnsi="David" w:cs="David" w:hint="cs"/>
          <w:sz w:val="24"/>
          <w:szCs w:val="24"/>
          <w:rtl/>
        </w:rPr>
        <w:t xml:space="preserve">משנים אלו </w:t>
      </w:r>
      <w:r w:rsidR="00C64E21" w:rsidRPr="006D2B52">
        <w:rPr>
          <w:rFonts w:ascii="David" w:eastAsia="David" w:hAnsi="David" w:cs="David"/>
          <w:sz w:val="24"/>
          <w:szCs w:val="24"/>
          <w:rtl/>
        </w:rPr>
        <w:t xml:space="preserve">מתחילה בשנת 1989, כאשר נושא לימוד השואה והשלכותיה הוגדר במשרד החינוך כנושא חובה בבתי הספר התיכוניים וכתנאי לקבלת תעודת בגרות. זוהי נקודה חשובה עבור עבודה זו כיוון שנושא השואה והעיסוק בו בחינוך ולדורף הוא שונה לחלוטין מהעיסוק בו בבתי ספר ממלכתיים והוא בעצם סוגיית אדפטציה גדולה מאד עבור בתי ספר ולדורף בארץ. (רייכל, 2008). </w:t>
      </w:r>
    </w:p>
    <w:p w14:paraId="7912DCFC" w14:textId="081AF2FA" w:rsidR="00C64E21" w:rsidRPr="006D2B52" w:rsidRDefault="00846C82" w:rsidP="00C64E21">
      <w:pPr>
        <w:pBdr>
          <w:top w:val="nil"/>
          <w:left w:val="nil"/>
          <w:bottom w:val="nil"/>
          <w:right w:val="nil"/>
          <w:between w:val="nil"/>
        </w:pBdr>
        <w:spacing w:after="200" w:line="360" w:lineRule="auto"/>
        <w:rPr>
          <w:rFonts w:ascii="David" w:eastAsia="David" w:hAnsi="David" w:cs="David"/>
          <w:sz w:val="24"/>
          <w:szCs w:val="24"/>
        </w:rPr>
      </w:pPr>
      <w:r w:rsidRPr="006D2B52">
        <w:rPr>
          <w:rFonts w:ascii="David" w:eastAsia="David" w:hAnsi="David" w:cs="David"/>
          <w:sz w:val="24"/>
          <w:szCs w:val="24"/>
          <w:rtl/>
        </w:rPr>
        <w:tab/>
      </w:r>
      <w:r w:rsidR="00C64E21" w:rsidRPr="006D2B52">
        <w:rPr>
          <w:rFonts w:ascii="David" w:eastAsia="David" w:hAnsi="David" w:cs="David"/>
          <w:sz w:val="24"/>
          <w:szCs w:val="24"/>
          <w:rtl/>
        </w:rPr>
        <w:t>בנוסף בתקופה זו החל להשתרש המושגים כמו "אוטונומיה חינוכית" בהקשר לאופן הניהול בבתי ספר.  בית ספר בניהול עצמי או אוטונומי הוא מוסד חינוכי הנהנה משחרור מכבליו הפדגוגיים של משרד החינוך ויכולתו לנוע בתוך שדה המשאבים הפדגוגיים העומדים לפניו על מנת לשפר את הישגי תלמידיו, יש לו אפשרות לקבלת החלטות עצמאיות בנושא פיתוח תוכניות לימוד, והרכבת סגל, יש לו גמישות תקציבית ואוטונומיה בגיוס משאבים. חוזר מנכ"ל 1981 ניסה לעגן קיומם של בתי ספר מסוג זה (רייכל, 2008).</w:t>
      </w:r>
    </w:p>
    <w:p w14:paraId="5906A97E" w14:textId="77777777" w:rsidR="00846C82" w:rsidRPr="006D2B52" w:rsidRDefault="00C64E21" w:rsidP="00C64E21">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sz w:val="24"/>
          <w:szCs w:val="24"/>
          <w:rtl/>
        </w:rPr>
        <w:tab/>
        <w:t>סוף המאה ה-20 ותחילת המאה ה-21 מתאפיינות במערכת החינוך הישראלי בנושאי בירור זהויות, תיקוני חוקים בנושאי החינוך, הרחבת ענפי מערכת החינוך בהקשר של אוכלוסיות מגוונות ושונות בארץ, עבודה רבה בנושא החינוך המיוחד ותוצרי פערים בלתי אפשרים של חברה ישראלית שסועה, מפולגת ומקוטבת</w:t>
      </w:r>
      <w:r w:rsidRPr="006D2B52">
        <w:rPr>
          <w:rFonts w:ascii="David" w:eastAsia="David" w:hAnsi="David" w:cs="David" w:hint="cs"/>
          <w:sz w:val="24"/>
          <w:szCs w:val="24"/>
          <w:rtl/>
        </w:rPr>
        <w:t xml:space="preserve"> (איכילוב, 2010</w:t>
      </w:r>
      <w:r w:rsidR="00846C82" w:rsidRPr="006D2B52">
        <w:rPr>
          <w:rFonts w:ascii="David" w:eastAsia="David" w:hAnsi="David" w:cs="David" w:hint="cs"/>
          <w:sz w:val="24"/>
          <w:szCs w:val="24"/>
          <w:rtl/>
        </w:rPr>
        <w:t>.)</w:t>
      </w:r>
      <w:r w:rsidRPr="006D2B52">
        <w:rPr>
          <w:rFonts w:ascii="David" w:eastAsia="David" w:hAnsi="David" w:cs="David"/>
          <w:sz w:val="24"/>
          <w:szCs w:val="24"/>
          <w:rtl/>
        </w:rPr>
        <w:t xml:space="preserve"> </w:t>
      </w:r>
    </w:p>
    <w:p w14:paraId="63B4A57B" w14:textId="3F0C0C31" w:rsidR="00C64E21" w:rsidRPr="006D2B52" w:rsidRDefault="00846C82" w:rsidP="00C64E21">
      <w:pPr>
        <w:pBdr>
          <w:top w:val="nil"/>
          <w:left w:val="nil"/>
          <w:bottom w:val="nil"/>
          <w:right w:val="nil"/>
          <w:between w:val="nil"/>
        </w:pBdr>
        <w:spacing w:after="200" w:line="360" w:lineRule="auto"/>
        <w:rPr>
          <w:rFonts w:ascii="David" w:eastAsia="David" w:hAnsi="David" w:cs="David"/>
          <w:sz w:val="24"/>
          <w:szCs w:val="24"/>
        </w:rPr>
      </w:pPr>
      <w:r w:rsidRPr="006D2B52">
        <w:rPr>
          <w:rFonts w:ascii="David" w:eastAsia="David" w:hAnsi="David" w:cs="David"/>
          <w:sz w:val="24"/>
          <w:szCs w:val="24"/>
          <w:rtl/>
        </w:rPr>
        <w:tab/>
      </w:r>
      <w:r w:rsidR="00C64E21" w:rsidRPr="006D2B52">
        <w:rPr>
          <w:rFonts w:ascii="David" w:eastAsia="David" w:hAnsi="David" w:cs="David"/>
          <w:sz w:val="24"/>
          <w:szCs w:val="24"/>
          <w:rtl/>
        </w:rPr>
        <w:t>בשנת 2010 מתקבלת החלטת ממשלה להחלת תוכנית "בחירת הורים מבוקרת ופיתוח ייחודיות-בית ספרית". תוכנית זו בעצם מגדילה את זכותם של הורים בבחירת המוסד החינוכי בו יתחנכו ילדיהם, מגדילה את אזורי הרישום האופציונאליים עבור הורים בתוך הרשות.  צעד נוסף שתוכנית זו כללה היא עידוד פיתוח ייחודיות בית ספרית לכל בית ספר על מנת שבחירת ההורים תוקל (ביאליק, 2020). נקודה זו הזניקה את נושא הייחודיות והאפיון כמה צעדים קדימה בגלל אפקט התחרות ו"פתיחת השוק" – אך ראוי להיאמר שישנם קווי ייחודיות לבתי ספר, אך רובם אינם ייחודיים בכל מהותם אלא מייצרים קווי ייחודיות לטובת נושא השיווק בעיקר. איכילוב תסמן נקודה זו גם כמדרגה מסוימת בנושא התמסחרות מערכת החינוך (איכילוב,  2010).</w:t>
      </w:r>
    </w:p>
    <w:p w14:paraId="3CF82213" w14:textId="77777777" w:rsidR="0052014E" w:rsidRDefault="00C64E21" w:rsidP="00C64E21">
      <w:pPr>
        <w:pBdr>
          <w:top w:val="nil"/>
          <w:left w:val="nil"/>
          <w:bottom w:val="nil"/>
          <w:right w:val="nil"/>
          <w:between w:val="nil"/>
        </w:pBdr>
        <w:spacing w:after="200" w:line="360" w:lineRule="auto"/>
        <w:rPr>
          <w:rFonts w:ascii="David" w:eastAsia="David" w:hAnsi="David" w:cs="David"/>
          <w:sz w:val="24"/>
          <w:szCs w:val="24"/>
          <w:rtl/>
        </w:rPr>
      </w:pPr>
      <w:r w:rsidRPr="006D2B52">
        <w:rPr>
          <w:rFonts w:ascii="David" w:eastAsia="David" w:hAnsi="David" w:cs="David"/>
          <w:sz w:val="24"/>
          <w:szCs w:val="24"/>
          <w:rtl/>
        </w:rPr>
        <w:tab/>
        <w:t>בשנת 2013 נעשה עוד צעד גדול מאד ורלוונטי ביותר עבור עבודה זו, והוא הזמנת בתי הספר הדמוקרטיים והאנתרופוסופיים, שעד לאותה נקודה היו תחת הכותרת "מוכרים שאינם רשמיים" לכניסה תחת הכותרת "בתי ספר מוכרים ורשמיים של משרד החינוך". ביאליק טוען שתהליך זה עוד צעיר ויש עוד לבחון את משמעויות החיבוק הממלכתי הזה עבור בתי הספר הייחודיים שבעצם כניסתם נגסה מהאוטונומיה הרבה ממנה הם נהנו (ביאליק, 2020).     </w:t>
      </w:r>
    </w:p>
    <w:p w14:paraId="3363791E" w14:textId="77777777" w:rsidR="0052014E" w:rsidRDefault="0052014E" w:rsidP="00C64E21">
      <w:pPr>
        <w:pBdr>
          <w:top w:val="nil"/>
          <w:left w:val="nil"/>
          <w:bottom w:val="nil"/>
          <w:right w:val="nil"/>
          <w:between w:val="nil"/>
        </w:pBdr>
        <w:spacing w:after="200" w:line="360" w:lineRule="auto"/>
        <w:rPr>
          <w:rFonts w:ascii="David" w:eastAsia="David" w:hAnsi="David" w:cs="David"/>
          <w:sz w:val="24"/>
          <w:szCs w:val="24"/>
          <w:rtl/>
        </w:rPr>
      </w:pPr>
    </w:p>
    <w:p w14:paraId="243D5C4B" w14:textId="1640149D" w:rsidR="00C64E21" w:rsidRPr="006D2B52" w:rsidRDefault="00C64E21" w:rsidP="00C64E21">
      <w:pPr>
        <w:pBdr>
          <w:top w:val="nil"/>
          <w:left w:val="nil"/>
          <w:bottom w:val="nil"/>
          <w:right w:val="nil"/>
          <w:between w:val="nil"/>
        </w:pBdr>
        <w:spacing w:after="200" w:line="360" w:lineRule="auto"/>
        <w:rPr>
          <w:rFonts w:ascii="David" w:eastAsia="David" w:hAnsi="David" w:cs="David"/>
          <w:sz w:val="24"/>
          <w:szCs w:val="24"/>
        </w:rPr>
      </w:pPr>
      <w:r w:rsidRPr="006D2B52">
        <w:rPr>
          <w:rFonts w:ascii="David" w:eastAsia="David" w:hAnsi="David" w:cs="David"/>
          <w:sz w:val="24"/>
          <w:szCs w:val="24"/>
          <w:rtl/>
        </w:rPr>
        <w:t> </w:t>
      </w:r>
    </w:p>
    <w:p w14:paraId="610A5F58" w14:textId="1284E161" w:rsidR="00C64E21" w:rsidRPr="006D2B52" w:rsidRDefault="00472E3F" w:rsidP="00C64E21">
      <w:pPr>
        <w:pBdr>
          <w:top w:val="nil"/>
          <w:left w:val="nil"/>
          <w:bottom w:val="nil"/>
          <w:right w:val="nil"/>
          <w:between w:val="nil"/>
        </w:pBdr>
        <w:spacing w:line="360" w:lineRule="auto"/>
        <w:rPr>
          <w:rFonts w:ascii="David" w:eastAsia="David" w:hAnsi="David" w:cs="David"/>
          <w:sz w:val="24"/>
          <w:szCs w:val="24"/>
        </w:rPr>
      </w:pPr>
      <w:hyperlink r:id="rId81" w:anchor="heading=h.3znysh7"/>
      <w:r w:rsidR="00846C82" w:rsidRPr="006D2B52">
        <w:rPr>
          <w:rFonts w:ascii="David" w:hAnsi="David" w:cs="David"/>
          <w:b/>
          <w:bCs/>
          <w:sz w:val="24"/>
          <w:szCs w:val="24"/>
          <w:rtl/>
        </w:rPr>
        <w:t>2.</w:t>
      </w:r>
      <w:r w:rsidR="006730BB">
        <w:rPr>
          <w:rFonts w:ascii="David" w:hAnsi="David" w:cs="David" w:hint="cs"/>
          <w:b/>
          <w:bCs/>
          <w:sz w:val="24"/>
          <w:szCs w:val="24"/>
          <w:rtl/>
        </w:rPr>
        <w:t>5</w:t>
      </w:r>
      <w:r w:rsidR="00846C82" w:rsidRPr="006D2B52">
        <w:rPr>
          <w:rFonts w:hint="cs"/>
          <w:sz w:val="24"/>
          <w:szCs w:val="24"/>
          <w:rtl/>
        </w:rPr>
        <w:t xml:space="preserve"> </w:t>
      </w:r>
      <w:hyperlink r:id="rId82" w:anchor="heading=h.3znysh7">
        <w:r w:rsidR="00C64E21" w:rsidRPr="006D2B52">
          <w:rPr>
            <w:rFonts w:ascii="David" w:eastAsia="David" w:hAnsi="David" w:cs="David"/>
            <w:sz w:val="24"/>
            <w:szCs w:val="24"/>
            <w:rtl/>
          </w:rPr>
          <w:t>השתרשות</w:t>
        </w:r>
      </w:hyperlink>
      <w:hyperlink r:id="rId83" w:anchor="heading=h.3znysh7">
        <w:r w:rsidR="00C64E21" w:rsidRPr="006D2B52">
          <w:rPr>
            <w:rFonts w:ascii="David" w:eastAsia="David" w:hAnsi="David" w:cs="David"/>
            <w:sz w:val="24"/>
            <w:szCs w:val="24"/>
            <w:rtl/>
          </w:rPr>
          <w:t xml:space="preserve"> </w:t>
        </w:r>
      </w:hyperlink>
      <w:hyperlink r:id="rId84" w:anchor="heading=h.3znysh7">
        <w:r w:rsidR="00C64E21" w:rsidRPr="006D2B52">
          <w:rPr>
            <w:rFonts w:ascii="David" w:eastAsia="David" w:hAnsi="David" w:cs="David"/>
            <w:sz w:val="24"/>
            <w:szCs w:val="24"/>
            <w:rtl/>
          </w:rPr>
          <w:t>ההיתר</w:t>
        </w:r>
      </w:hyperlink>
      <w:hyperlink r:id="rId85" w:anchor="heading=h.3znysh7">
        <w:r w:rsidR="00C64E21" w:rsidRPr="006D2B52">
          <w:rPr>
            <w:rFonts w:ascii="David" w:eastAsia="David" w:hAnsi="David" w:cs="David"/>
            <w:sz w:val="24"/>
            <w:szCs w:val="24"/>
            <w:rtl/>
          </w:rPr>
          <w:t xml:space="preserve"> </w:t>
        </w:r>
      </w:hyperlink>
      <w:hyperlink r:id="rId86" w:anchor="heading=h.3znysh7">
        <w:r w:rsidR="00C64E21" w:rsidRPr="006D2B52">
          <w:rPr>
            <w:rFonts w:ascii="David" w:eastAsia="David" w:hAnsi="David" w:cs="David"/>
            <w:sz w:val="24"/>
            <w:szCs w:val="24"/>
            <w:rtl/>
          </w:rPr>
          <w:t>להקמת</w:t>
        </w:r>
      </w:hyperlink>
      <w:hyperlink r:id="rId87" w:anchor="heading=h.3znysh7">
        <w:r w:rsidR="00C64E21" w:rsidRPr="006D2B52">
          <w:rPr>
            <w:rFonts w:ascii="David" w:eastAsia="David" w:hAnsi="David" w:cs="David"/>
            <w:sz w:val="24"/>
            <w:szCs w:val="24"/>
            <w:rtl/>
          </w:rPr>
          <w:t xml:space="preserve"> </w:t>
        </w:r>
      </w:hyperlink>
      <w:hyperlink r:id="rId88" w:anchor="heading=h.3znysh7">
        <w:r w:rsidR="00C64E21" w:rsidRPr="006D2B52">
          <w:rPr>
            <w:rFonts w:ascii="David" w:eastAsia="David" w:hAnsi="David" w:cs="David"/>
            <w:sz w:val="24"/>
            <w:szCs w:val="24"/>
            <w:rtl/>
          </w:rPr>
          <w:t>מוסדות</w:t>
        </w:r>
      </w:hyperlink>
      <w:hyperlink r:id="rId89" w:anchor="heading=h.3znysh7">
        <w:r w:rsidR="00C64E21" w:rsidRPr="006D2B52">
          <w:rPr>
            <w:rFonts w:ascii="David" w:eastAsia="David" w:hAnsi="David" w:cs="David"/>
            <w:sz w:val="24"/>
            <w:szCs w:val="24"/>
            <w:rtl/>
          </w:rPr>
          <w:t xml:space="preserve"> </w:t>
        </w:r>
      </w:hyperlink>
      <w:hyperlink r:id="rId90" w:anchor="heading=h.3znysh7">
        <w:r w:rsidR="00C64E21" w:rsidRPr="006D2B52">
          <w:rPr>
            <w:rFonts w:ascii="David" w:eastAsia="David" w:hAnsi="David" w:cs="David"/>
            <w:sz w:val="24"/>
            <w:szCs w:val="24"/>
            <w:rtl/>
          </w:rPr>
          <w:t>ייחודיים</w:t>
        </w:r>
      </w:hyperlink>
      <w:hyperlink r:id="rId91" w:anchor="heading=h.3znysh7">
        <w:r w:rsidR="00C64E21" w:rsidRPr="006D2B52">
          <w:rPr>
            <w:rFonts w:ascii="David" w:eastAsia="David" w:hAnsi="David" w:cs="David"/>
            <w:sz w:val="24"/>
            <w:szCs w:val="24"/>
            <w:rtl/>
          </w:rPr>
          <w:tab/>
        </w:r>
      </w:hyperlink>
    </w:p>
    <w:p w14:paraId="65F8925A" w14:textId="77777777" w:rsidR="00C64E21" w:rsidRPr="006D2B52" w:rsidRDefault="00C64E21" w:rsidP="00C64E21">
      <w:pPr>
        <w:spacing w:after="0" w:line="360" w:lineRule="auto"/>
        <w:rPr>
          <w:rFonts w:ascii="Times New Roman" w:eastAsia="Times New Roman" w:hAnsi="Times New Roman" w:cs="Times New Roman"/>
          <w:sz w:val="24"/>
          <w:szCs w:val="24"/>
        </w:rPr>
      </w:pPr>
      <w:r w:rsidRPr="006D2B52">
        <w:rPr>
          <w:rFonts w:ascii="David" w:eastAsia="David" w:hAnsi="David" w:cs="David"/>
          <w:sz w:val="24"/>
          <w:szCs w:val="24"/>
          <w:rtl/>
        </w:rPr>
        <w:tab/>
        <w:t xml:space="preserve">בשנת 1933, עיצומה של תקופת המנדט הבריטי בארץ, נוסד בית הספר "כדורי" למרגלות הר תבור. </w:t>
      </w:r>
      <w:r w:rsidRPr="006D2B52">
        <w:rPr>
          <w:rFonts w:ascii="David" w:hAnsi="David" w:cs="David"/>
          <w:sz w:val="24"/>
          <w:szCs w:val="24"/>
          <w:rtl/>
        </w:rPr>
        <w:t>לפי ביאליק (2020),</w:t>
      </w:r>
      <w:r w:rsidRPr="006D2B52">
        <w:rPr>
          <w:rFonts w:ascii="David" w:eastAsia="David" w:hAnsi="David" w:cs="David"/>
          <w:sz w:val="28"/>
          <w:szCs w:val="28"/>
          <w:rtl/>
        </w:rPr>
        <w:t xml:space="preserve"> </w:t>
      </w:r>
      <w:r w:rsidRPr="006D2B52">
        <w:rPr>
          <w:rFonts w:ascii="David" w:eastAsia="David" w:hAnsi="David" w:cs="David"/>
          <w:sz w:val="24"/>
          <w:szCs w:val="24"/>
          <w:rtl/>
        </w:rPr>
        <w:t>ספר זה</w:t>
      </w:r>
      <w:r w:rsidRPr="006D2B52">
        <w:rPr>
          <w:rFonts w:ascii="David" w:eastAsia="David" w:hAnsi="David" w:cs="David" w:hint="cs"/>
          <w:sz w:val="24"/>
          <w:szCs w:val="24"/>
          <w:rtl/>
        </w:rPr>
        <w:t xml:space="preserve"> </w:t>
      </w:r>
      <w:r w:rsidRPr="006D2B52">
        <w:rPr>
          <w:rFonts w:ascii="David" w:eastAsia="David" w:hAnsi="David" w:cs="David"/>
          <w:sz w:val="24"/>
          <w:szCs w:val="24"/>
          <w:rtl/>
        </w:rPr>
        <w:t>מסמן את הנקודה הראשונה לפתיחת בית ספר ייחודי בארץ וזאת בזכות השיטה הכלכלית והחינוכית הייחודית שהוא בחר להנהיג בתוכו, העובדה שפתח רישום על-אזורי (בתנאי פנימייה) ומנגנון המיון לרישום אליו שהיה קשור בקהל היעד שלו.</w:t>
      </w:r>
    </w:p>
    <w:p w14:paraId="0C13694E" w14:textId="77777777" w:rsidR="00C64E21" w:rsidRPr="006D2B52" w:rsidRDefault="00C64E21" w:rsidP="00C64E21">
      <w:pPr>
        <w:spacing w:after="0" w:line="360" w:lineRule="auto"/>
        <w:rPr>
          <w:rFonts w:ascii="David" w:eastAsia="David" w:hAnsi="David" w:cs="David"/>
          <w:sz w:val="24"/>
          <w:szCs w:val="24"/>
        </w:rPr>
      </w:pPr>
      <w:r w:rsidRPr="006D2B52">
        <w:rPr>
          <w:rFonts w:ascii="Times New Roman" w:eastAsia="Times New Roman" w:hAnsi="Times New Roman" w:cs="Times New Roman"/>
          <w:sz w:val="24"/>
          <w:szCs w:val="24"/>
        </w:rPr>
        <w:tab/>
      </w:r>
      <w:r w:rsidRPr="006D2B52">
        <w:rPr>
          <w:rFonts w:ascii="David" w:eastAsia="David" w:hAnsi="David" w:cs="David"/>
          <w:sz w:val="24"/>
          <w:szCs w:val="24"/>
          <w:rtl/>
        </w:rPr>
        <w:t>בניגוד לנקודה זו, החוקרת</w:t>
      </w:r>
      <w:sdt>
        <w:sdtPr>
          <w:rPr>
            <w:rtl/>
          </w:rPr>
          <w:tag w:val="goog_rdk_72"/>
          <w:id w:val="-1658073714"/>
        </w:sdtPr>
        <w:sdtEndPr/>
        <w:sdtContent>
          <w:r w:rsidRPr="006D2B52">
            <w:rPr>
              <w:rFonts w:ascii="David" w:eastAsia="David" w:hAnsi="David" w:cs="David" w:hint="cs"/>
              <w:sz w:val="24"/>
              <w:szCs w:val="24"/>
              <w:rtl/>
            </w:rPr>
            <w:t xml:space="preserve"> </w:t>
          </w:r>
        </w:sdtContent>
      </w:sdt>
      <w:r w:rsidRPr="006D2B52">
        <w:rPr>
          <w:rFonts w:ascii="David" w:eastAsia="David" w:hAnsi="David" w:cs="David"/>
          <w:sz w:val="24"/>
          <w:szCs w:val="24"/>
          <w:rtl/>
        </w:rPr>
        <w:t>איכילוב (2010) מסמנת את נקודת המפנה בהקשר לסטטוסים מיוחדים של בתי ספר דווקא בנקודת חקיקה, של מדינת ישראל בשנת 1953, עם חקיקת "חוק חינוך ממלכתי" במסגרת תהליך ארגון זרמי החינוך מחדש, נוצר חלון של הכרת החוק בזרם החרדי שלא היה רשמי עד לאותה הנקודה. כך נפתחה בעצם הדרך לבתי ספר "מוכרים שאינם רשמיים".</w:t>
      </w:r>
    </w:p>
    <w:p w14:paraId="5FBB8A4F" w14:textId="77777777" w:rsidR="00C64E21" w:rsidRPr="006D2B52" w:rsidRDefault="00C64E21" w:rsidP="00C64E21">
      <w:pPr>
        <w:spacing w:after="0" w:line="360" w:lineRule="auto"/>
        <w:rPr>
          <w:rFonts w:ascii="David" w:eastAsia="David" w:hAnsi="David" w:cs="David"/>
          <w:sz w:val="24"/>
          <w:szCs w:val="24"/>
        </w:rPr>
      </w:pPr>
      <w:r w:rsidRPr="006D2B52">
        <w:rPr>
          <w:rFonts w:ascii="David" w:eastAsia="David" w:hAnsi="David" w:cs="David"/>
          <w:sz w:val="24"/>
          <w:szCs w:val="24"/>
        </w:rPr>
        <w:tab/>
      </w:r>
      <w:r w:rsidRPr="006D2B52">
        <w:rPr>
          <w:rFonts w:ascii="David" w:eastAsia="David" w:hAnsi="David" w:cs="David"/>
          <w:sz w:val="24"/>
          <w:szCs w:val="24"/>
          <w:rtl/>
        </w:rPr>
        <w:t>צעד נוסף חשוב לצורך נושא הייחודיות באותן שנים הייתה הכרזת משרד החינוך תינתן תמיכה כספית ייחודיות בבתי ספר מקצועיים, חקלאיים ואומנותיים.  בנוסף, נפתחה אפשרות  למימון ייחודיות דרך מענקיים דוגמת אלו ובנוסף על ידי גופים פרטיים (דוגמת בתי הספר הטכנולוגיים) – זהו צעד משמעותי מאד עבור בתי ספר עם קווי אופי ייחודיים מובהקים.</w:t>
      </w:r>
    </w:p>
    <w:p w14:paraId="38B5E2A6" w14:textId="77777777" w:rsidR="00C64E21" w:rsidRPr="006D2B52" w:rsidRDefault="00C64E21" w:rsidP="00C64E21">
      <w:pPr>
        <w:spacing w:after="0" w:line="360" w:lineRule="auto"/>
        <w:rPr>
          <w:rFonts w:ascii="David" w:eastAsia="David" w:hAnsi="David" w:cs="David"/>
          <w:sz w:val="24"/>
          <w:szCs w:val="24"/>
        </w:rPr>
      </w:pPr>
      <w:r w:rsidRPr="006D2B52">
        <w:rPr>
          <w:rFonts w:ascii="David" w:eastAsia="David" w:hAnsi="David" w:cs="David"/>
          <w:sz w:val="24"/>
          <w:szCs w:val="24"/>
          <w:rtl/>
        </w:rPr>
        <w:tab/>
        <w:t>בשנת 1976 מוקם בית החינוך תל"י בירושלים – היה זה בית הספר העירוני הראשון שהוקם על ידי קבוצת הורים אידיאולוגיים, קונסרבטיבים שלא היו שבעי רצון מהנעשה סביבם בשדה החינוכי והחליטו ליצור "שינוי חוץ-מערכתי" ולהקים לעצמם בית ספר ברוחם. עד אז, היו אלו רק אוכלוסיית הקיבוצים שהחזיקה בדרך חינוכית מהודקת ובלתי מתפשרת. הקמת בית הספר העירוני הזה היוותה נקודת מפנה בהתייחסות לנושא כיוון שמדובר היה בבית הספר מדגם מעורבות הורים הראשון בארץ בתוך שנותיה כמדינה (לפני הקמתה הוקמו למעט הקיבוציים "כדורי", "הריאלי" בחיפה ו"תלמה ילין" שהיו, ועדיין בשימור ייחודיות קפדני).  </w:t>
      </w:r>
    </w:p>
    <w:p w14:paraId="34C4CE00" w14:textId="77777777" w:rsidR="00C64E21" w:rsidRPr="006D2B52" w:rsidRDefault="00C64E21" w:rsidP="00C64E21">
      <w:pPr>
        <w:spacing w:after="0" w:line="360" w:lineRule="auto"/>
        <w:rPr>
          <w:rFonts w:ascii="David" w:eastAsia="David" w:hAnsi="David" w:cs="David"/>
          <w:sz w:val="24"/>
          <w:szCs w:val="24"/>
        </w:rPr>
      </w:pPr>
      <w:r w:rsidRPr="006D2B52">
        <w:rPr>
          <w:rFonts w:ascii="David" w:eastAsia="David" w:hAnsi="David" w:cs="David"/>
          <w:sz w:val="24"/>
          <w:szCs w:val="24"/>
          <w:rtl/>
        </w:rPr>
        <w:tab/>
        <w:t>בתחילת שנות ה-90 הוקם במשרד החינוך הגף לחדשנות ויזמות במשרד החינוך, ומוקמים תחתיו בתי ספר "ניסויים" – מדרגה נוספת בדרכם של בתי ספר יחודיים (ביאליק, 2020). בעצם הקמת גף זה סללה דרך של "שינוי המערכת מבפנים" דרך מודלים של הקמת בתי ספר מוכרים, רשמיים וניסויים שיכלו להחיל חדשנות פדגוגית ואידיאולוגית.   </w:t>
      </w:r>
    </w:p>
    <w:p w14:paraId="7D1FABB7" w14:textId="77777777" w:rsidR="00C64E21" w:rsidRPr="006D2B52" w:rsidRDefault="00C64E21" w:rsidP="00C64E21">
      <w:pPr>
        <w:spacing w:after="0" w:line="360" w:lineRule="auto"/>
        <w:rPr>
          <w:rFonts w:ascii="David" w:eastAsia="David" w:hAnsi="David" w:cs="David"/>
          <w:sz w:val="24"/>
          <w:szCs w:val="24"/>
        </w:rPr>
      </w:pPr>
      <w:r w:rsidRPr="006D2B52">
        <w:rPr>
          <w:rFonts w:ascii="David" w:eastAsia="David" w:hAnsi="David" w:cs="David"/>
          <w:sz w:val="24"/>
          <w:szCs w:val="24"/>
          <w:rtl/>
        </w:rPr>
        <w:tab/>
        <w:t>בשנת 2008 קידם והביא לחקיקה משרד החינוך את "חוק מוסדות חינוך תרבותיים ייחודיים, תשס"ח</w:t>
      </w:r>
      <w:r w:rsidRPr="006D2B52">
        <w:rPr>
          <w:rFonts w:ascii="David" w:eastAsia="David" w:hAnsi="David" w:cs="David" w:hint="cs"/>
          <w:sz w:val="24"/>
          <w:szCs w:val="24"/>
          <w:rtl/>
        </w:rPr>
        <w:t>-2008.</w:t>
      </w:r>
      <w:r w:rsidRPr="006D2B52">
        <w:rPr>
          <w:rFonts w:ascii="David" w:eastAsia="David" w:hAnsi="David" w:cs="David"/>
          <w:sz w:val="24"/>
          <w:szCs w:val="24"/>
          <w:rtl/>
        </w:rPr>
        <w:t xml:space="preserve"> רלוונטיות חוק זה לעבודה זו הוא בעיקרו סעיפיו המתייחסים ללגיטימציה של זכויות קבוצות הורים הרואים עצמם כחלק מקבוצה תרבותית ייחודית והשלכות הפיקוח עליהן. הקשר הנגיעה בחוק זה הוא לעצם קיומו ובעיקר לעובדה שבתי ספר ולדורף כולם במופעם הישראלי ויתרו לחלוטין על מגע בו והם כולם רשמיים ומוכרים על ידי משרד החינוך (או בדרכם לכותרת זו) (רייכל, 2008).</w:t>
      </w:r>
    </w:p>
    <w:p w14:paraId="430B83E4" w14:textId="77777777" w:rsidR="00C64E21" w:rsidRPr="006D2B52" w:rsidRDefault="00C64E21" w:rsidP="00C64E21">
      <w:pPr>
        <w:spacing w:after="0" w:line="360" w:lineRule="auto"/>
        <w:rPr>
          <w:rFonts w:ascii="David" w:eastAsia="David" w:hAnsi="David" w:cs="David"/>
          <w:sz w:val="24"/>
          <w:szCs w:val="24"/>
        </w:rPr>
      </w:pPr>
      <w:r w:rsidRPr="006D2B52">
        <w:rPr>
          <w:rFonts w:ascii="David" w:eastAsia="David" w:hAnsi="David" w:cs="David"/>
          <w:sz w:val="24"/>
          <w:szCs w:val="24"/>
          <w:rtl/>
        </w:rPr>
        <w:tab/>
        <w:t>תהליך חקיקה נוסף רלוונטי לנושא גם הוא התרחש בשנים 2007-2008 הוא חקיקת "חוק נהרי" (תיקון מספר 7 לחוק חינוך ממלכתי). חוק זה חייב את הרשויות המקומיות להשלים את תקצוב בתי הספר הרשמיים שאינם מוכרים בשטחיהם למימון מלא ושווה למימון של בתי הספר המוכרים והרשמיים. הלחץ לחקיקה הגיע מתוך המפלגות החרדיות, שזרם שלם של בתי הספר של בוחריהם היה הנפגע המרכזי מהיעדר השלמת תקציב זה. חוק זה נחקק תחת ביקורת רבה מכיוונים שונים שטענו שמדובר בשוויון שקרי שרק מעמיק את הפער בין בתי ספר ממלכתיים לאלו שאינם כיוון שכעת לא מתקיימת העדפה לחינוך הציבורי והפגיעה בציבור הכללי ומתחנכיו תהייה רבה – שוב, מדובר צעד לכיוון קיטוב חברתי והעמקת פערים חברתיים (ביאליק, 2020). </w:t>
      </w:r>
    </w:p>
    <w:p w14:paraId="13335D23" w14:textId="63454B73" w:rsidR="006730BB" w:rsidRPr="006D2B52" w:rsidRDefault="00C64E21" w:rsidP="00264392">
      <w:pPr>
        <w:spacing w:after="200" w:line="360" w:lineRule="auto"/>
        <w:rPr>
          <w:rFonts w:ascii="David" w:eastAsia="David" w:hAnsi="David" w:cs="David"/>
          <w:sz w:val="24"/>
          <w:szCs w:val="24"/>
        </w:rPr>
      </w:pPr>
      <w:r w:rsidRPr="006D2B52">
        <w:rPr>
          <w:rFonts w:ascii="David" w:eastAsia="David" w:hAnsi="David" w:cs="David"/>
          <w:sz w:val="24"/>
          <w:szCs w:val="24"/>
          <w:rtl/>
        </w:rPr>
        <w:lastRenderedPageBreak/>
        <w:tab/>
        <w:t>עם זאת, כידוע, בתי ספר ייחודיים שונים, ולא רק חרדיים, דווקא נהנו מחוק זה כיוון שתקציבם גדל. סייג חשוב שנחקק בתוך חוק נהרי חייב בתי ספר ייחודיים לאינטגרציה. הדבר בעצם יצר החרגה של בתי הספר הייחודיים כיוון שאין החוק מחייב בתי ספר ממלכתיים לכך, אך דווקא על הייחודיים הושם סד זה (ביאליק, 2020).</w:t>
      </w:r>
    </w:p>
    <w:p w14:paraId="55FE4784" w14:textId="04AB5908" w:rsidR="00C64E21" w:rsidRPr="006D2B52" w:rsidRDefault="00472E3F" w:rsidP="00C64E21">
      <w:pPr>
        <w:pBdr>
          <w:top w:val="nil"/>
          <w:left w:val="nil"/>
          <w:bottom w:val="nil"/>
          <w:right w:val="nil"/>
          <w:between w:val="nil"/>
        </w:pBdr>
        <w:spacing w:line="360" w:lineRule="auto"/>
        <w:rPr>
          <w:rFonts w:ascii="David" w:eastAsia="David" w:hAnsi="David" w:cs="David"/>
          <w:sz w:val="24"/>
          <w:szCs w:val="24"/>
        </w:rPr>
      </w:pPr>
      <w:hyperlink r:id="rId92" w:anchor="heading=h.2et92p0"/>
      <w:r w:rsidR="00846C82" w:rsidRPr="006D2B52">
        <w:rPr>
          <w:rFonts w:ascii="David" w:hAnsi="David" w:cs="David"/>
          <w:b/>
          <w:bCs/>
          <w:sz w:val="24"/>
          <w:szCs w:val="24"/>
          <w:rtl/>
        </w:rPr>
        <w:t>2.</w:t>
      </w:r>
      <w:r w:rsidR="006730BB">
        <w:rPr>
          <w:rFonts w:ascii="David" w:hAnsi="David" w:cs="David" w:hint="cs"/>
          <w:b/>
          <w:bCs/>
          <w:sz w:val="24"/>
          <w:szCs w:val="24"/>
          <w:rtl/>
        </w:rPr>
        <w:t>6</w:t>
      </w:r>
      <w:r w:rsidR="00846C82" w:rsidRPr="006D2B52">
        <w:rPr>
          <w:rFonts w:ascii="David" w:hAnsi="David" w:cs="David"/>
          <w:b/>
          <w:bCs/>
          <w:sz w:val="28"/>
          <w:szCs w:val="28"/>
          <w:rtl/>
        </w:rPr>
        <w:t xml:space="preserve"> </w:t>
      </w:r>
      <w:hyperlink r:id="rId93" w:anchor="heading=h.2et92p0">
        <w:r w:rsidR="00C64E21" w:rsidRPr="006D2B52">
          <w:rPr>
            <w:rFonts w:ascii="David" w:eastAsia="David" w:hAnsi="David" w:cs="David"/>
            <w:sz w:val="24"/>
            <w:szCs w:val="24"/>
            <w:rtl/>
          </w:rPr>
          <w:t>החינוך</w:t>
        </w:r>
      </w:hyperlink>
      <w:hyperlink r:id="rId94" w:anchor="heading=h.2et92p0">
        <w:r w:rsidR="00C64E21" w:rsidRPr="006D2B52">
          <w:rPr>
            <w:rFonts w:ascii="David" w:eastAsia="David" w:hAnsi="David" w:cs="David"/>
            <w:sz w:val="24"/>
            <w:szCs w:val="24"/>
            <w:rtl/>
          </w:rPr>
          <w:t xml:space="preserve"> </w:t>
        </w:r>
      </w:hyperlink>
      <w:hyperlink r:id="rId95" w:anchor="heading=h.2et92p0">
        <w:r w:rsidR="00C64E21" w:rsidRPr="006D2B52">
          <w:rPr>
            <w:rFonts w:ascii="David" w:eastAsia="David" w:hAnsi="David" w:cs="David"/>
            <w:sz w:val="24"/>
            <w:szCs w:val="24"/>
            <w:rtl/>
          </w:rPr>
          <w:t>בישראל</w:t>
        </w:r>
      </w:hyperlink>
      <w:hyperlink r:id="rId96" w:anchor="heading=h.2et92p0">
        <w:r w:rsidR="00C64E21" w:rsidRPr="006D2B52">
          <w:rPr>
            <w:rFonts w:ascii="David" w:eastAsia="David" w:hAnsi="David" w:cs="David"/>
            <w:sz w:val="24"/>
            <w:szCs w:val="24"/>
            <w:rtl/>
          </w:rPr>
          <w:t xml:space="preserve"> - </w:t>
        </w:r>
      </w:hyperlink>
      <w:hyperlink r:id="rId97" w:anchor="heading=h.2et92p0">
        <w:r w:rsidR="00C64E21" w:rsidRPr="006D2B52">
          <w:rPr>
            <w:rFonts w:ascii="David" w:eastAsia="David" w:hAnsi="David" w:cs="David"/>
            <w:sz w:val="24"/>
            <w:szCs w:val="24"/>
            <w:rtl/>
          </w:rPr>
          <w:t>בין</w:t>
        </w:r>
      </w:hyperlink>
      <w:hyperlink r:id="rId98" w:anchor="heading=h.2et92p0">
        <w:r w:rsidR="00C64E21" w:rsidRPr="006D2B52">
          <w:rPr>
            <w:rFonts w:ascii="David" w:eastAsia="David" w:hAnsi="David" w:cs="David"/>
            <w:sz w:val="24"/>
            <w:szCs w:val="24"/>
            <w:rtl/>
          </w:rPr>
          <w:t xml:space="preserve"> </w:t>
        </w:r>
      </w:hyperlink>
      <w:hyperlink r:id="rId99" w:anchor="heading=h.2et92p0">
        <w:r w:rsidR="00C64E21" w:rsidRPr="006D2B52">
          <w:rPr>
            <w:rFonts w:ascii="David" w:eastAsia="David" w:hAnsi="David" w:cs="David"/>
            <w:sz w:val="24"/>
            <w:szCs w:val="24"/>
            <w:rtl/>
          </w:rPr>
          <w:t>כור</w:t>
        </w:r>
      </w:hyperlink>
      <w:hyperlink r:id="rId100" w:anchor="heading=h.2et92p0">
        <w:r w:rsidR="00C64E21" w:rsidRPr="006D2B52">
          <w:rPr>
            <w:rFonts w:ascii="David" w:eastAsia="David" w:hAnsi="David" w:cs="David"/>
            <w:sz w:val="24"/>
            <w:szCs w:val="24"/>
            <w:rtl/>
          </w:rPr>
          <w:t xml:space="preserve"> </w:t>
        </w:r>
      </w:hyperlink>
      <w:hyperlink r:id="rId101" w:anchor="heading=h.2et92p0">
        <w:r w:rsidR="00C64E21" w:rsidRPr="006D2B52">
          <w:rPr>
            <w:rFonts w:ascii="David" w:eastAsia="David" w:hAnsi="David" w:cs="David"/>
            <w:sz w:val="24"/>
            <w:szCs w:val="24"/>
            <w:rtl/>
          </w:rPr>
          <w:t>היתוך</w:t>
        </w:r>
      </w:hyperlink>
      <w:hyperlink r:id="rId102" w:anchor="heading=h.2et92p0">
        <w:r w:rsidR="00C64E21" w:rsidRPr="006D2B52">
          <w:rPr>
            <w:rFonts w:ascii="David" w:eastAsia="David" w:hAnsi="David" w:cs="David"/>
            <w:sz w:val="24"/>
            <w:szCs w:val="24"/>
            <w:rtl/>
          </w:rPr>
          <w:t xml:space="preserve"> </w:t>
        </w:r>
      </w:hyperlink>
      <w:hyperlink r:id="rId103" w:anchor="heading=h.2et92p0">
        <w:r w:rsidR="00C64E21" w:rsidRPr="006D2B52">
          <w:rPr>
            <w:rFonts w:ascii="David" w:eastAsia="David" w:hAnsi="David" w:cs="David"/>
            <w:sz w:val="24"/>
            <w:szCs w:val="24"/>
            <w:rtl/>
          </w:rPr>
          <w:t>לפלורליזם</w:t>
        </w:r>
      </w:hyperlink>
      <w:hyperlink r:id="rId104" w:anchor="heading=h.2et92p0">
        <w:r w:rsidR="00C64E21" w:rsidRPr="006D2B52">
          <w:rPr>
            <w:rFonts w:ascii="David" w:eastAsia="David" w:hAnsi="David" w:cs="David"/>
            <w:sz w:val="24"/>
            <w:szCs w:val="24"/>
            <w:rtl/>
          </w:rPr>
          <w:tab/>
        </w:r>
      </w:hyperlink>
    </w:p>
    <w:p w14:paraId="170A82D3"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בשנות ה-20 הועלה בברודווי מחזה על ידי יהודי בריטי בשם ישראל זנגוויל שעסק במדיניות לקליטת הגירת יהודים בצפון אמריקה – שם המחזה היה "כור ההיתוך", ומכאן נטבע מושג זה. בהיקשרו בעולם החינוך הישראלי עיקר הדיון בו עוסק במתן המרחב הלגיטימי לשנויות וקיום עצמאי אוטנטי של קבוצות בחברה. </w:t>
      </w:r>
    </w:p>
    <w:p w14:paraId="09499366"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בראשית דרכו, מושג זה עלה בשיח החינוכי בהיקשר של קבוצות העולים לארץ ובדרך לשילובם בתוך החברה – בדרך של טשטוש זהות, השטחת העדתיות, התערבות במבנה המשפחתי המקובל עליהם (בעיקר בעולים מארצות האסלאם) וניסיון הכפפה והטמעה מלא בשיטות החינוך המקובלות בארץ. </w:t>
      </w:r>
    </w:p>
    <w:p w14:paraId="66A8731D"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בהמשך, ועדת פרומקין בשנת 1950 התכנסה על מנת לבקר את נושא חינוך העולים במדינה צעירה שמתמודדת עם גלי עלייה מסיביים ושאלת חינוך ילדי העולים מציב לה אתגר גדול ביותר. דוח הועדה הביא להתפטרות ראש מחלקת התרבות במשרד החינוך ושר החינוך בעצמו בגלל חריפותו והביקורת שהושמעה בו לגבי רמת האגרסיביות והאמצעים הפסולים בהם השתמשה המערכת בניסיון הטמעת ילדי העולים (רייכל, 2008).</w:t>
      </w:r>
    </w:p>
    <w:p w14:paraId="67550F2D"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בין היתר תוצאה נוספת של דוח זה היה חקיקת חוק חינוך חובה ב1953 שביטל את הזרמים בחינוך ודחף ליצירת האחדה ורפורמה גדולה במערכת בארץ. ניתן כך לראות איך באמצע שנות החמישים מערכת החינוך דוחפת להטרוגניות, האחדה, יכולת ללמד תוכנית לימודים אחת כמה שיותר כוללת בזרם הכללי. </w:t>
      </w:r>
    </w:p>
    <w:p w14:paraId="453423EA"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אינטגרציה, בהיקשרה החינוכי, היא הכללת תלמידים המגיעים מרקעים שונים (סוציואקונומי, עדתי, לאומי, דתי)  ביחידת לימוד אחת (רייכל, 2008). בין השנים 1963-1969, בהיותו של זלמן ארן שר החינוך פעלה המערכת בכל מרצה ליצור מהלכים איטגרטיביים לתלמידים המגיעים מתרבויות ורקעים כלכליים שונים בחברה (בשלב זה נוצר המושג תלמידים טעוני טיפוח למשל).  </w:t>
      </w:r>
    </w:p>
    <w:p w14:paraId="7C52976E"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המלצות ועדת פראוור בשנת 65' וכן רפורמת החיטוב שבאה לאחריה, גם הם כאמור מהלכים ברורים לכיוון אינטגרטיבי וניסיון ליצור קרקע הטרוגנית ושוויונית עבור כלל תלמידי ישראל.  אין להתבלבל בשיח המושגי בין הטרוגניות ופלורליזם. פרופ' יוסי יונה מגדיר את החינוך לפלורליזם ולרב-תרבותיות כפיתוח היכולת לספר את הסיפור העצמי לצד הסיפור של האחר (יונה אצל ביאליק, 2020). מילים כמו "האחדה" ו"שילוב מלא" אינם קשורות לעולם הפלורליזם. הטרוגניות כן – אם היא נותנת מקום למגוון, לשונות, לעדתיות – ולכן יש להיות ביתר תשומת לב לדברים. </w:t>
      </w:r>
    </w:p>
    <w:p w14:paraId="0788457C"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 xml:space="preserve">החל משנות ה-70 בדומה למגמות אי-שביעות הרצון בקרב הורים שהוזכרו בתת-הפרק הקודם החלה מגמת אי שקט בנושא זה בהיקשרו הדתי, המסורתי ומקומו בחינוך החילוני, והממלכתי-דתי כאחד. בנוסף בשנות ה-90 החלו לקום קבוצות הורים נוספות שקראו להקמת </w:t>
      </w:r>
      <w:r w:rsidRPr="006D2B52">
        <w:rPr>
          <w:rFonts w:ascii="David" w:eastAsia="David" w:hAnsi="David" w:cs="David"/>
          <w:sz w:val="24"/>
          <w:szCs w:val="24"/>
          <w:rtl/>
        </w:rPr>
        <w:lastRenderedPageBreak/>
        <w:t>מסגרות משותפות לתלמידים יהודים וערבים (בהמשך מוקמים בתי ספר קשת בירושלים, רשת מיתרים , בתי ספר דו לשוניים שונים בארץ ודומיהם בעקבות מהלכים אלו) (ביאליק, 2020).</w:t>
      </w:r>
    </w:p>
    <w:p w14:paraId="11DE5687"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ab/>
        <w:t>כפי שכבר נאמר, סוף המאה ה-20 ותחילת המאה ה-21 מתאפיינות במערכת החינוך הישראלי  בין היתר בנושאי בירור זהויות, הרחבת ענפי מערכת החינוך בהקשר של אוכלוסיות מגוונות ושונות בארץ ובין היתר מגמות רבות הקשורות גם במערכת החינוך במגזר הערבי</w:t>
      </w:r>
      <w:r w:rsidRPr="006D2B52">
        <w:rPr>
          <w:rFonts w:ascii="David" w:eastAsia="David" w:hAnsi="David" w:cs="David" w:hint="cs"/>
          <w:sz w:val="24"/>
          <w:szCs w:val="24"/>
          <w:rtl/>
        </w:rPr>
        <w:t xml:space="preserve"> (</w:t>
      </w:r>
      <w:r w:rsidRPr="006D2B52">
        <w:t>2010,Shai Asher &amp; Shalom-Bar</w:t>
      </w:r>
      <w:r w:rsidRPr="006D2B52">
        <w:rPr>
          <w:rFonts w:ascii="David" w:eastAsia="David" w:hAnsi="David" w:cs="David" w:hint="cs"/>
          <w:sz w:val="24"/>
          <w:szCs w:val="24"/>
          <w:rtl/>
        </w:rPr>
        <w:t>)</w:t>
      </w:r>
      <w:r w:rsidRPr="006D2B52">
        <w:rPr>
          <w:rFonts w:ascii="David" w:eastAsia="David" w:hAnsi="David" w:cs="David"/>
          <w:sz w:val="24"/>
          <w:szCs w:val="24"/>
          <w:rtl/>
        </w:rPr>
        <w:t>. </w:t>
      </w:r>
    </w:p>
    <w:p w14:paraId="19AA4087" w14:textId="77777777" w:rsidR="00C64E21" w:rsidRPr="006D2B52" w:rsidRDefault="00C64E21" w:rsidP="00C64E21">
      <w:pPr>
        <w:pBdr>
          <w:top w:val="nil"/>
          <w:left w:val="nil"/>
          <w:bottom w:val="nil"/>
          <w:right w:val="nil"/>
          <w:between w:val="nil"/>
        </w:pBdr>
        <w:spacing w:after="0" w:line="360" w:lineRule="auto"/>
        <w:rPr>
          <w:rFonts w:ascii="David" w:eastAsia="David" w:hAnsi="David" w:cs="David"/>
          <w:sz w:val="24"/>
          <w:szCs w:val="24"/>
        </w:rPr>
      </w:pPr>
      <w:r w:rsidRPr="006D2B52">
        <w:rPr>
          <w:rFonts w:ascii="David" w:eastAsia="David" w:hAnsi="David" w:cs="David"/>
          <w:sz w:val="24"/>
          <w:szCs w:val="24"/>
          <w:rtl/>
        </w:rPr>
        <w:t xml:space="preserve">לסיכום חלק זה ניתן להשתמש בדבריו של החוקר א' נחתומי במאמרו "התביעות להכרה ועקרות השיח" (נחתומי אצל רייכל, 2008) כשהוא מתייחס לנושא המורכב של פוליטיקת זהויות. נקודת ההכרה בזהות העצמית של אדם, הכרתו שהיותו חלק מקבוצה, היות הקבוצה חלק מחברה גדולה, הכרה באחר ובמעגלי ההשתייכות שלו וכן הבנה שהאחר ואני שווים הם, הבנה כי מחויבותנו וזכויותינו שוות – זהו אולי האתגר המחשבתי- אזרחי הגדול של מערכת חינוך הפועלת בתוך חברה רבת זהויות.  השאיפה לדמות בוגר ישראלי שיהיה חלק מהבנות בסיס אלו מצריכה התגייסות של כל המערכת העוטפת אותו לכדי כך. מדובר במאבק אדיר ועיקש וזאת כיוון שמרחב הפעילות הישראלי בישראל של ימינו אוצר בתוכו חברה המשופעת בשסעים, מטענים, הגדרות סותרות, מאבקים על זכויות הכרה והגדרה ורקע היסטורי מורכב וסבוך.  זהותה של קבוצה, מבהיר נחתומי, מתגבש בין היתר גם דרך הדיאלוג שלה עם קבוצה אחרת וגם בתוכה ובין עצמה בשיח על חברה אחרת אך ראשית הוא נסוב סביב נושא ההכרה. הכרה בהגדרת הקבוצה, הכרה בנבדלותה, הכרה בחיבורים שהיא חייבת לקיים ובמהותם. </w:t>
      </w:r>
    </w:p>
    <w:p w14:paraId="59C08F75" w14:textId="391E7E2E" w:rsidR="00C64E21" w:rsidRDefault="00C64E21" w:rsidP="00264392">
      <w:pPr>
        <w:pBdr>
          <w:top w:val="nil"/>
          <w:left w:val="nil"/>
          <w:bottom w:val="nil"/>
          <w:right w:val="nil"/>
          <w:between w:val="nil"/>
        </w:pBdr>
        <w:spacing w:after="0" w:line="360" w:lineRule="auto"/>
        <w:rPr>
          <w:rFonts w:ascii="David" w:eastAsia="David" w:hAnsi="David" w:cs="David"/>
          <w:sz w:val="24"/>
          <w:szCs w:val="24"/>
          <w:rtl/>
        </w:rPr>
      </w:pPr>
      <w:r w:rsidRPr="006D2B52">
        <w:rPr>
          <w:rFonts w:ascii="David" w:eastAsia="David" w:hAnsi="David" w:cs="David"/>
          <w:sz w:val="24"/>
          <w:szCs w:val="24"/>
          <w:rtl/>
        </w:rPr>
        <w:tab/>
        <w:t xml:space="preserve">באחת באחד מכדי האלמנטים בנושא ההכרה מתרחש כשל – יציבות המגדל מתערערת באופן משמעותי והדיון חוזר לכדי נקודת הרתיחה שהופיע כחוט שני בין היתר תחת דרכם של בתי ספר יחודיים במערכת החינוך הישראלית כפי שנידון בפרקים הקודמים.  מכאן שהחדרת ערכי הפלורליזם, הגישה הרב-תרבותית, הכרה בה ובצרכיה הפדגוגיים ורתימת המערכת כולה על כל צבעיה וצידי הקשת שבה לכדי יישום גישה זו הכרחיים ביותר באקלים הישראלי, ויכולים כמובן ליצור שינוי מהותי בחברה מדממת זו. </w:t>
      </w:r>
    </w:p>
    <w:p w14:paraId="61DB8A8B" w14:textId="77777777" w:rsidR="00264392" w:rsidRPr="006D2B52" w:rsidRDefault="00264392" w:rsidP="00264392">
      <w:pPr>
        <w:pBdr>
          <w:top w:val="nil"/>
          <w:left w:val="nil"/>
          <w:bottom w:val="nil"/>
          <w:right w:val="nil"/>
          <w:between w:val="nil"/>
        </w:pBdr>
        <w:spacing w:after="0" w:line="360" w:lineRule="auto"/>
        <w:rPr>
          <w:rFonts w:ascii="David" w:eastAsia="David" w:hAnsi="David" w:cs="David"/>
          <w:sz w:val="24"/>
          <w:szCs w:val="24"/>
          <w:rtl/>
        </w:rPr>
      </w:pPr>
    </w:p>
    <w:p w14:paraId="2615A581" w14:textId="2A58340B" w:rsidR="006D2B52" w:rsidRPr="006D2B52" w:rsidRDefault="00C64E21" w:rsidP="006D2B52">
      <w:pPr>
        <w:pBdr>
          <w:top w:val="nil"/>
          <w:left w:val="nil"/>
          <w:bottom w:val="nil"/>
          <w:right w:val="nil"/>
          <w:between w:val="nil"/>
        </w:pBdr>
        <w:spacing w:line="360" w:lineRule="auto"/>
        <w:rPr>
          <w:rFonts w:ascii="David" w:eastAsia="David" w:hAnsi="David" w:cs="David"/>
          <w:sz w:val="24"/>
          <w:szCs w:val="24"/>
          <w:rtl/>
        </w:rPr>
      </w:pPr>
      <w:r w:rsidRPr="006D2B52">
        <w:rPr>
          <w:rFonts w:ascii="David" w:eastAsia="David" w:hAnsi="David" w:cs="David" w:hint="cs"/>
          <w:sz w:val="24"/>
          <w:szCs w:val="24"/>
          <w:rtl/>
        </w:rPr>
        <w:t>לסיכום סקירת ספרות זו</w:t>
      </w:r>
      <w:r w:rsidR="00846C82" w:rsidRPr="006D2B52">
        <w:rPr>
          <w:rFonts w:ascii="David" w:eastAsia="David" w:hAnsi="David" w:cs="David" w:hint="cs"/>
          <w:sz w:val="24"/>
          <w:szCs w:val="24"/>
          <w:rtl/>
        </w:rPr>
        <w:t xml:space="preserve"> אחזור לציטוט של ר.ה. איתו היא נפתחה: צמיחתו של חינוך ולדורף במערכת החינוך הישראלית </w:t>
      </w:r>
      <w:r w:rsidR="006D2B52" w:rsidRPr="006D2B52">
        <w:rPr>
          <w:rFonts w:ascii="David" w:eastAsia="David" w:hAnsi="David" w:cs="David" w:hint="cs"/>
          <w:sz w:val="24"/>
          <w:szCs w:val="24"/>
          <w:rtl/>
        </w:rPr>
        <w:t xml:space="preserve">התאפשרה מתוך שני גורמים. ראשית, </w:t>
      </w:r>
      <w:r w:rsidRPr="006D2B52">
        <w:rPr>
          <w:rFonts w:ascii="David" w:eastAsia="David" w:hAnsi="David" w:cs="David" w:hint="cs"/>
          <w:sz w:val="24"/>
          <w:szCs w:val="24"/>
          <w:rtl/>
        </w:rPr>
        <w:t>התפתחותה של מערכת החינוך בישראל</w:t>
      </w:r>
      <w:r w:rsidR="006D2B52" w:rsidRPr="006D2B52">
        <w:rPr>
          <w:rFonts w:ascii="David" w:eastAsia="David" w:hAnsi="David" w:cs="David" w:hint="cs"/>
          <w:sz w:val="24"/>
          <w:szCs w:val="24"/>
          <w:rtl/>
        </w:rPr>
        <w:t xml:space="preserve"> שיצרה במרוצת השנים תנאי קרקע מאפשרים באופן יחסי לייחודיות בית ספרית, לשונות פדגוגית, אוטונומיות ניהוליות, גמישות רוחנית מסוימת ולאפשרות הצמחת בתי חינוך על ידי קבוצות הורים. הגורם השני הוא הגורם האנושי שיצר תנועת דחיפה חזקה מאד כבר מראשית דרכו של חינוך ולדורף בארץ ועד היום תנועה זו מאפשרת צמיחתם של ענפים נוספים בתוך עץ חינוך ולדןרף הישראלי. </w:t>
      </w:r>
    </w:p>
    <w:p w14:paraId="4C390E35" w14:textId="77777777" w:rsidR="00C64E21" w:rsidRPr="006D2B52" w:rsidRDefault="00C64E21" w:rsidP="00C64E21">
      <w:pPr>
        <w:pBdr>
          <w:top w:val="nil"/>
          <w:left w:val="nil"/>
          <w:bottom w:val="nil"/>
          <w:right w:val="nil"/>
          <w:between w:val="nil"/>
        </w:pBdr>
        <w:spacing w:line="360" w:lineRule="auto"/>
        <w:rPr>
          <w:rFonts w:ascii="David" w:eastAsia="David" w:hAnsi="David" w:cs="David"/>
          <w:sz w:val="24"/>
          <w:szCs w:val="24"/>
          <w:rtl/>
        </w:rPr>
      </w:pPr>
      <w:r w:rsidRPr="006D2B52">
        <w:rPr>
          <w:rFonts w:ascii="David" w:eastAsia="David" w:hAnsi="David" w:cs="David" w:hint="cs"/>
          <w:sz w:val="24"/>
          <w:szCs w:val="24"/>
          <w:rtl/>
        </w:rPr>
        <w:t xml:space="preserve">עבודה זו מטרתה לבדוק את מקומו של חינוך ולדורף בתוך מערכת החינוך הישראלית. במחקר נבדקו ההתאמות, ההקשרים והסדירויות להן נדרשו ונדרשים בתי ספר ואנשי חינוך המגיעים בתוך רוח גישה זו על מנת שיצליחו במשימתם לאחוז בשתי ההגדרות: הראשון גישת חינוך ולדורף והשני חינוך ישראלי ממלכתי. </w:t>
      </w:r>
    </w:p>
    <w:p w14:paraId="2A26EAB6" w14:textId="77777777" w:rsidR="00264392" w:rsidRDefault="00264392" w:rsidP="00DA5BBA">
      <w:pPr>
        <w:pBdr>
          <w:top w:val="nil"/>
          <w:left w:val="nil"/>
          <w:bottom w:val="nil"/>
          <w:right w:val="nil"/>
          <w:between w:val="nil"/>
        </w:pBdr>
        <w:spacing w:line="360" w:lineRule="auto"/>
        <w:rPr>
          <w:rFonts w:ascii="David" w:eastAsia="David" w:hAnsi="David" w:cs="David"/>
          <w:sz w:val="24"/>
          <w:szCs w:val="24"/>
          <w:rtl/>
        </w:rPr>
      </w:pPr>
    </w:p>
    <w:p w14:paraId="5621AC03" w14:textId="77777777" w:rsidR="00264392" w:rsidRDefault="00264392" w:rsidP="00DA5BBA">
      <w:pPr>
        <w:pBdr>
          <w:top w:val="nil"/>
          <w:left w:val="nil"/>
          <w:bottom w:val="nil"/>
          <w:right w:val="nil"/>
          <w:between w:val="nil"/>
        </w:pBdr>
        <w:spacing w:line="360" w:lineRule="auto"/>
        <w:rPr>
          <w:rFonts w:ascii="David" w:eastAsia="David" w:hAnsi="David" w:cs="David"/>
          <w:sz w:val="24"/>
          <w:szCs w:val="24"/>
          <w:rtl/>
        </w:rPr>
      </w:pPr>
    </w:p>
    <w:p w14:paraId="3A2BF373" w14:textId="06C4B59E" w:rsidR="00264392" w:rsidRPr="00264392" w:rsidRDefault="00264392" w:rsidP="00264392">
      <w:pPr>
        <w:numPr>
          <w:ilvl w:val="0"/>
          <w:numId w:val="2"/>
        </w:numPr>
        <w:pBdr>
          <w:top w:val="nil"/>
          <w:left w:val="nil"/>
          <w:bottom w:val="nil"/>
          <w:right w:val="nil"/>
          <w:between w:val="nil"/>
        </w:pBdr>
        <w:spacing w:line="360" w:lineRule="auto"/>
        <w:jc w:val="center"/>
        <w:rPr>
          <w:rFonts w:ascii="David" w:eastAsia="David" w:hAnsi="David" w:cs="David"/>
          <w:b/>
          <w:bCs/>
          <w:sz w:val="28"/>
          <w:szCs w:val="28"/>
          <w:rtl/>
        </w:rPr>
      </w:pPr>
      <w:r w:rsidRPr="00264392">
        <w:rPr>
          <w:rFonts w:ascii="David" w:eastAsia="David" w:hAnsi="David" w:cs="David" w:hint="cs"/>
          <w:b/>
          <w:bCs/>
          <w:sz w:val="28"/>
          <w:szCs w:val="28"/>
          <w:rtl/>
        </w:rPr>
        <w:lastRenderedPageBreak/>
        <w:t>שאלת המחקר</w:t>
      </w:r>
    </w:p>
    <w:p w14:paraId="3A025DD5" w14:textId="64D0D298" w:rsidR="00C64E21" w:rsidRDefault="00C64E21" w:rsidP="00DA5BBA">
      <w:pPr>
        <w:pBdr>
          <w:top w:val="nil"/>
          <w:left w:val="nil"/>
          <w:bottom w:val="nil"/>
          <w:right w:val="nil"/>
          <w:between w:val="nil"/>
        </w:pBdr>
        <w:spacing w:line="360" w:lineRule="auto"/>
        <w:rPr>
          <w:rFonts w:ascii="David" w:eastAsia="David" w:hAnsi="David" w:cs="David"/>
          <w:sz w:val="24"/>
          <w:szCs w:val="24"/>
          <w:rtl/>
        </w:rPr>
      </w:pPr>
      <w:r w:rsidRPr="006D2B52">
        <w:rPr>
          <w:rFonts w:ascii="David" w:eastAsia="David" w:hAnsi="David" w:cs="David" w:hint="cs"/>
          <w:sz w:val="24"/>
          <w:szCs w:val="24"/>
          <w:rtl/>
        </w:rPr>
        <w:t xml:space="preserve">שאלת המחקר היא </w:t>
      </w:r>
      <w:r w:rsidRPr="006D2B52">
        <w:rPr>
          <w:rFonts w:ascii="David" w:eastAsia="David" w:hAnsi="David" w:cs="David"/>
          <w:sz w:val="24"/>
          <w:szCs w:val="24"/>
          <w:rtl/>
        </w:rPr>
        <w:t>–</w:t>
      </w:r>
      <w:r w:rsidRPr="006D2B52">
        <w:rPr>
          <w:rFonts w:ascii="David" w:eastAsia="David" w:hAnsi="David" w:cs="David" w:hint="cs"/>
          <w:sz w:val="24"/>
          <w:szCs w:val="24"/>
          <w:rtl/>
        </w:rPr>
        <w:t xml:space="preserve"> מהן ההתאמות הנדרשות לחינוך ולדורף בחיבורו למערכת החינוך הישראלית על פי הטקסטים הנכתבים בקהילה האנתרופוסופית בישראל ולתפיסתם של אנשי.ות</w:t>
      </w:r>
      <w:r w:rsidR="00846C82" w:rsidRPr="006D2B52">
        <w:rPr>
          <w:rFonts w:ascii="David" w:eastAsia="David" w:hAnsi="David" w:cs="David" w:hint="cs"/>
          <w:sz w:val="24"/>
          <w:szCs w:val="24"/>
          <w:rtl/>
        </w:rPr>
        <w:t xml:space="preserve"> </w:t>
      </w:r>
      <w:r w:rsidRPr="006D2B52">
        <w:rPr>
          <w:rFonts w:ascii="David" w:eastAsia="David" w:hAnsi="David" w:cs="David" w:hint="cs"/>
          <w:sz w:val="24"/>
          <w:szCs w:val="24"/>
          <w:rtl/>
        </w:rPr>
        <w:t>חינוך מובילים מתוך הקהילה.</w:t>
      </w:r>
      <w:bookmarkEnd w:id="0"/>
    </w:p>
    <w:p w14:paraId="5E7D847A" w14:textId="641AC441" w:rsidR="00DA5BBA" w:rsidRDefault="00DA5BBA" w:rsidP="00DA5BBA">
      <w:pPr>
        <w:pBdr>
          <w:top w:val="nil"/>
          <w:left w:val="nil"/>
          <w:bottom w:val="nil"/>
          <w:right w:val="nil"/>
          <w:between w:val="nil"/>
        </w:pBdr>
        <w:spacing w:line="360" w:lineRule="auto"/>
        <w:rPr>
          <w:rFonts w:ascii="David" w:eastAsia="David" w:hAnsi="David" w:cs="David"/>
          <w:sz w:val="24"/>
          <w:szCs w:val="24"/>
          <w:rtl/>
        </w:rPr>
      </w:pPr>
    </w:p>
    <w:p w14:paraId="403C267D" w14:textId="77777777" w:rsidR="00264392" w:rsidRDefault="00264392" w:rsidP="00264392">
      <w:pPr>
        <w:numPr>
          <w:ilvl w:val="0"/>
          <w:numId w:val="2"/>
        </w:numPr>
        <w:pBdr>
          <w:top w:val="nil"/>
          <w:left w:val="nil"/>
          <w:bottom w:val="nil"/>
          <w:right w:val="nil"/>
          <w:between w:val="nil"/>
        </w:pBdr>
        <w:spacing w:line="360" w:lineRule="auto"/>
        <w:jc w:val="center"/>
        <w:rPr>
          <w:rFonts w:ascii="David" w:eastAsia="David" w:hAnsi="David" w:cs="David"/>
          <w:b/>
          <w:bCs/>
          <w:color w:val="000000"/>
          <w:sz w:val="28"/>
          <w:szCs w:val="28"/>
        </w:rPr>
      </w:pPr>
      <w:r w:rsidRPr="00264392">
        <w:rPr>
          <w:rFonts w:ascii="David" w:eastAsia="David" w:hAnsi="David" w:cs="David" w:hint="cs"/>
          <w:b/>
          <w:bCs/>
          <w:color w:val="000000"/>
          <w:sz w:val="28"/>
          <w:szCs w:val="28"/>
          <w:rtl/>
        </w:rPr>
        <w:t>שיטת המחקר</w:t>
      </w:r>
    </w:p>
    <w:p w14:paraId="583FCFD5" w14:textId="7F1E9337" w:rsidR="00264392" w:rsidRPr="00264392" w:rsidRDefault="00264392" w:rsidP="00264392">
      <w:pPr>
        <w:pBdr>
          <w:top w:val="nil"/>
          <w:left w:val="nil"/>
          <w:bottom w:val="nil"/>
          <w:right w:val="nil"/>
          <w:between w:val="nil"/>
        </w:pBdr>
        <w:spacing w:line="360" w:lineRule="auto"/>
        <w:rPr>
          <w:rFonts w:ascii="David" w:eastAsia="David" w:hAnsi="David" w:cs="David"/>
          <w:b/>
          <w:bCs/>
          <w:color w:val="000000"/>
          <w:sz w:val="28"/>
          <w:szCs w:val="28"/>
        </w:rPr>
      </w:pPr>
      <w:r>
        <w:rPr>
          <w:rFonts w:ascii="David" w:eastAsia="David" w:hAnsi="David" w:cs="David" w:hint="cs"/>
          <w:b/>
          <w:bCs/>
          <w:color w:val="000000"/>
          <w:sz w:val="24"/>
          <w:szCs w:val="24"/>
          <w:rtl/>
        </w:rPr>
        <w:t>4</w:t>
      </w:r>
      <w:r w:rsidRPr="00264392">
        <w:rPr>
          <w:rFonts w:ascii="David" w:eastAsia="David" w:hAnsi="David" w:cs="David" w:hint="cs"/>
          <w:b/>
          <w:bCs/>
          <w:color w:val="000000"/>
          <w:sz w:val="24"/>
          <w:szCs w:val="24"/>
          <w:rtl/>
        </w:rPr>
        <w:t>.1</w:t>
      </w:r>
      <w:r>
        <w:rPr>
          <w:rFonts w:ascii="David" w:eastAsia="David" w:hAnsi="David" w:cs="David" w:hint="cs"/>
          <w:color w:val="000000"/>
          <w:sz w:val="24"/>
          <w:szCs w:val="24"/>
          <w:rtl/>
        </w:rPr>
        <w:t xml:space="preserve"> </w:t>
      </w:r>
      <w:r w:rsidRPr="00264392">
        <w:rPr>
          <w:rFonts w:ascii="David" w:eastAsia="David" w:hAnsi="David" w:cs="David" w:hint="cs"/>
          <w:color w:val="000000"/>
          <w:sz w:val="24"/>
          <w:szCs w:val="24"/>
          <w:rtl/>
        </w:rPr>
        <w:t>סוג המחקר</w:t>
      </w:r>
    </w:p>
    <w:p w14:paraId="23150A94" w14:textId="77777777" w:rsidR="00264392" w:rsidRPr="00BC401C" w:rsidRDefault="00264392" w:rsidP="00264392">
      <w:pPr>
        <w:pBdr>
          <w:top w:val="nil"/>
          <w:left w:val="nil"/>
          <w:bottom w:val="nil"/>
          <w:right w:val="nil"/>
          <w:between w:val="nil"/>
        </w:pBdr>
        <w:spacing w:line="360" w:lineRule="auto"/>
        <w:rPr>
          <w:rFonts w:ascii="David" w:eastAsia="David" w:hAnsi="David" w:cs="David"/>
          <w:color w:val="000000"/>
          <w:sz w:val="24"/>
          <w:szCs w:val="24"/>
          <w:rtl/>
        </w:rPr>
      </w:pPr>
      <w:r w:rsidRPr="00BC401C">
        <w:rPr>
          <w:rFonts w:ascii="David" w:eastAsia="David" w:hAnsi="David" w:cs="David" w:hint="cs"/>
          <w:color w:val="000000"/>
          <w:sz w:val="24"/>
          <w:szCs w:val="24"/>
          <w:rtl/>
        </w:rPr>
        <w:t xml:space="preserve">מחקר זה היה </w:t>
      </w:r>
      <w:r w:rsidRPr="00BC401C">
        <w:rPr>
          <w:rFonts w:ascii="David" w:eastAsia="David" w:hAnsi="David" w:cs="David"/>
          <w:color w:val="000000"/>
          <w:sz w:val="24"/>
          <w:szCs w:val="24"/>
          <w:rtl/>
        </w:rPr>
        <w:t>מחקר איכותני</w:t>
      </w:r>
      <w:r w:rsidRPr="00BC401C">
        <w:rPr>
          <w:rFonts w:ascii="David" w:eastAsia="David" w:hAnsi="David" w:cs="David" w:hint="cs"/>
          <w:color w:val="000000"/>
          <w:sz w:val="24"/>
          <w:szCs w:val="24"/>
          <w:rtl/>
        </w:rPr>
        <w:t>, פנומנולוגי. כיוון שבעצם המחקר ניסה לחשוף בחלקו, שיח פנימי תוך קהילתי של קהילת מחנכי ולדורף וכן לנסות להבין כיצד הם תופסים את המופע הישראלי של שיטת חינוך זו.</w:t>
      </w:r>
    </w:p>
    <w:p w14:paraId="79438E54" w14:textId="28EC3DC9" w:rsidR="00264392" w:rsidRDefault="00264392" w:rsidP="00264392">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b/>
          <w:bCs/>
          <w:color w:val="000000"/>
          <w:sz w:val="24"/>
          <w:szCs w:val="24"/>
          <w:rtl/>
        </w:rPr>
        <w:t>4</w:t>
      </w:r>
      <w:r w:rsidRPr="00264392">
        <w:rPr>
          <w:rFonts w:ascii="David" w:eastAsia="David" w:hAnsi="David" w:cs="David" w:hint="cs"/>
          <w:b/>
          <w:bCs/>
          <w:color w:val="000000"/>
          <w:sz w:val="24"/>
          <w:szCs w:val="24"/>
          <w:rtl/>
        </w:rPr>
        <w:t>.2</w:t>
      </w:r>
      <w:r>
        <w:rPr>
          <w:rFonts w:ascii="David" w:eastAsia="David" w:hAnsi="David" w:cs="David" w:hint="cs"/>
          <w:color w:val="000000"/>
          <w:sz w:val="24"/>
          <w:szCs w:val="24"/>
          <w:rtl/>
        </w:rPr>
        <w:t xml:space="preserve"> כלי המחקר</w:t>
      </w:r>
    </w:p>
    <w:p w14:paraId="2FB8200E" w14:textId="77777777" w:rsidR="00264392" w:rsidRDefault="00264392" w:rsidP="00264392">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כלי המחקר הנבחר היה ראיונות עומק. על מנת לתת גמישות נ</w:t>
      </w:r>
      <w:r>
        <w:rPr>
          <w:rFonts w:ascii="David" w:eastAsia="David" w:hAnsi="David" w:cs="David"/>
          <w:color w:val="000000"/>
          <w:sz w:val="24"/>
          <w:szCs w:val="24"/>
          <w:rtl/>
        </w:rPr>
        <w:t>ערכו ראיונות עומק חצי מובנים</w:t>
      </w:r>
      <w:r>
        <w:rPr>
          <w:rFonts w:ascii="David" w:eastAsia="David" w:hAnsi="David" w:cs="David" w:hint="cs"/>
          <w:color w:val="000000"/>
          <w:sz w:val="24"/>
          <w:szCs w:val="24"/>
          <w:rtl/>
        </w:rPr>
        <w:t>,</w:t>
      </w:r>
      <w:r>
        <w:rPr>
          <w:rFonts w:ascii="David" w:eastAsia="David" w:hAnsi="David" w:cs="David"/>
          <w:color w:val="000000"/>
          <w:sz w:val="24"/>
          <w:szCs w:val="24"/>
          <w:rtl/>
        </w:rPr>
        <w:t xml:space="preserve"> </w:t>
      </w:r>
      <w:r>
        <w:rPr>
          <w:rFonts w:ascii="David" w:eastAsia="David" w:hAnsi="David" w:cs="David" w:hint="cs"/>
          <w:color w:val="000000"/>
          <w:sz w:val="24"/>
          <w:szCs w:val="24"/>
          <w:rtl/>
        </w:rPr>
        <w:t xml:space="preserve">שהמרואיינים כולם היו </w:t>
      </w:r>
      <w:r>
        <w:rPr>
          <w:rFonts w:ascii="David" w:eastAsia="David" w:hAnsi="David" w:cs="David"/>
          <w:color w:val="000000"/>
          <w:sz w:val="24"/>
          <w:szCs w:val="24"/>
          <w:rtl/>
        </w:rPr>
        <w:t xml:space="preserve">אנשי.ות חינוך מובילים מתוך קהילת מחנכי ולדורף בישראל. </w:t>
      </w:r>
    </w:p>
    <w:p w14:paraId="45B29686" w14:textId="77777777" w:rsidR="00264392" w:rsidRPr="000B337C" w:rsidRDefault="00264392" w:rsidP="00264392">
      <w:pPr>
        <w:pBdr>
          <w:top w:val="nil"/>
          <w:left w:val="nil"/>
          <w:bottom w:val="nil"/>
          <w:right w:val="nil"/>
          <w:between w:val="nil"/>
        </w:pBdr>
        <w:spacing w:line="360" w:lineRule="auto"/>
        <w:rPr>
          <w:ins w:id="5" w:author="Nivi Gal-Arieli" w:date="2021-08-27T12:48:00Z"/>
          <w:rFonts w:ascii="David" w:eastAsia="David" w:hAnsi="David" w:cs="David"/>
          <w:color w:val="000000"/>
          <w:sz w:val="24"/>
          <w:szCs w:val="24"/>
        </w:rPr>
      </w:pPr>
      <w:r>
        <w:rPr>
          <w:rFonts w:ascii="David" w:eastAsia="David" w:hAnsi="David" w:cs="David"/>
          <w:color w:val="000000"/>
          <w:sz w:val="24"/>
          <w:szCs w:val="24"/>
          <w:rtl/>
        </w:rPr>
        <w:t xml:space="preserve">הראיונות </w:t>
      </w:r>
      <w:r>
        <w:rPr>
          <w:rFonts w:ascii="David" w:eastAsia="David" w:hAnsi="David" w:cs="David" w:hint="cs"/>
          <w:color w:val="000000"/>
          <w:sz w:val="24"/>
          <w:szCs w:val="24"/>
          <w:rtl/>
        </w:rPr>
        <w:t>ה</w:t>
      </w:r>
      <w:r>
        <w:rPr>
          <w:rFonts w:ascii="David" w:eastAsia="David" w:hAnsi="David" w:cs="David"/>
          <w:color w:val="000000"/>
          <w:sz w:val="24"/>
          <w:szCs w:val="24"/>
          <w:rtl/>
        </w:rPr>
        <w:t xml:space="preserve">תמקדו בשאלת המחקר ובחנו את הקשר של המרואיינים לחינוך ולדורף וכן ההתאמות הנדרשות לחינוך ולדורף בפגשו את מערכת החינוך הישראלית לתפיסתם. לאחר תמלול הראיונות ואיסוף היגדים נבחרים מתוכם </w:t>
      </w:r>
      <w:r>
        <w:rPr>
          <w:rFonts w:ascii="David" w:eastAsia="David" w:hAnsi="David" w:cs="David" w:hint="cs"/>
          <w:color w:val="000000"/>
          <w:sz w:val="24"/>
          <w:szCs w:val="24"/>
          <w:rtl/>
        </w:rPr>
        <w:t>נ</w:t>
      </w:r>
      <w:r>
        <w:rPr>
          <w:rFonts w:ascii="David" w:eastAsia="David" w:hAnsi="David" w:cs="David"/>
          <w:color w:val="000000"/>
          <w:sz w:val="24"/>
          <w:szCs w:val="24"/>
          <w:rtl/>
        </w:rPr>
        <w:t>בנו תמות מרכזיות שה</w:t>
      </w:r>
      <w:r>
        <w:rPr>
          <w:rFonts w:ascii="David" w:eastAsia="David" w:hAnsi="David" w:cs="David" w:hint="cs"/>
          <w:color w:val="000000"/>
          <w:sz w:val="24"/>
          <w:szCs w:val="24"/>
          <w:rtl/>
        </w:rPr>
        <w:t>י</w:t>
      </w:r>
      <w:r>
        <w:rPr>
          <w:rFonts w:ascii="David" w:eastAsia="David" w:hAnsi="David" w:cs="David"/>
          <w:color w:val="000000"/>
          <w:sz w:val="24"/>
          <w:szCs w:val="24"/>
          <w:rtl/>
        </w:rPr>
        <w:t>וו את התשובה לשאלת המחקר (קופפרברג,</w:t>
      </w:r>
      <w:r>
        <w:rPr>
          <w:rFonts w:ascii="David" w:eastAsia="David" w:hAnsi="David" w:cs="David" w:hint="cs"/>
          <w:color w:val="000000"/>
          <w:sz w:val="24"/>
          <w:szCs w:val="24"/>
          <w:rtl/>
        </w:rPr>
        <w:t xml:space="preserve"> 2009). </w:t>
      </w:r>
      <w:r>
        <w:rPr>
          <w:rFonts w:ascii="David" w:eastAsia="David" w:hAnsi="David" w:cs="David"/>
          <w:color w:val="000000"/>
          <w:sz w:val="24"/>
          <w:szCs w:val="24"/>
          <w:rtl/>
        </w:rPr>
        <w:t xml:space="preserve">התמות ינותחו בהקשר לרקע התיאורטי המוצג בסקירת הספרות (קופפרברג, תש"ע). </w:t>
      </w:r>
    </w:p>
    <w:p w14:paraId="6F45598F" w14:textId="6741708D" w:rsidR="00264392" w:rsidRDefault="00264392" w:rsidP="00264392">
      <w:pPr>
        <w:spacing w:after="0" w:line="360" w:lineRule="auto"/>
        <w:rPr>
          <w:rFonts w:ascii="David" w:eastAsia="David" w:hAnsi="David" w:cs="David"/>
          <w:sz w:val="24"/>
          <w:szCs w:val="24"/>
          <w:rtl/>
        </w:rPr>
      </w:pPr>
      <w:r>
        <w:rPr>
          <w:rFonts w:ascii="David" w:eastAsia="David" w:hAnsi="David" w:cs="David" w:hint="cs"/>
          <w:b/>
          <w:bCs/>
          <w:sz w:val="24"/>
          <w:szCs w:val="24"/>
          <w:rtl/>
        </w:rPr>
        <w:t>4</w:t>
      </w:r>
      <w:r w:rsidRPr="00264392">
        <w:rPr>
          <w:rFonts w:ascii="David" w:eastAsia="David" w:hAnsi="David" w:cs="David" w:hint="cs"/>
          <w:b/>
          <w:bCs/>
          <w:sz w:val="24"/>
          <w:szCs w:val="24"/>
          <w:rtl/>
        </w:rPr>
        <w:t>.3</w:t>
      </w:r>
      <w:r>
        <w:rPr>
          <w:rFonts w:ascii="David" w:eastAsia="David" w:hAnsi="David" w:cs="David" w:hint="cs"/>
          <w:sz w:val="24"/>
          <w:szCs w:val="24"/>
          <w:rtl/>
        </w:rPr>
        <w:t xml:space="preserve"> מהלך המחקר</w:t>
      </w:r>
    </w:p>
    <w:p w14:paraId="5289BCB5" w14:textId="77777777" w:rsidR="00264392" w:rsidRDefault="00264392" w:rsidP="00264392">
      <w:pPr>
        <w:spacing w:after="0" w:line="360" w:lineRule="auto"/>
        <w:rPr>
          <w:rFonts w:ascii="David" w:eastAsia="David" w:hAnsi="David" w:cs="David"/>
          <w:sz w:val="24"/>
          <w:szCs w:val="24"/>
          <w:rtl/>
        </w:rPr>
      </w:pPr>
      <w:r>
        <w:rPr>
          <w:rFonts w:ascii="David" w:eastAsia="David" w:hAnsi="David" w:cs="David" w:hint="cs"/>
          <w:sz w:val="24"/>
          <w:szCs w:val="24"/>
          <w:rtl/>
        </w:rPr>
        <w:t xml:space="preserve">מחקר זה נערך בשני מישורים. המישור הראשון, הייתה עבודת החקר הספרותי הן של מערכת החינוך הישראלית ובחירה בקפידה אחר התוכן הרלוונטי שייתן את התמונה הברורה ביותר  לקרקע בה הכתה שיטת חינוך ולדורף שורש והן של פריסת מהותה וניסיון לצייר את דמותה של מערכת חינוך ולדורף הישראלית. </w:t>
      </w:r>
    </w:p>
    <w:p w14:paraId="09194C0A" w14:textId="77777777" w:rsidR="00264392" w:rsidRDefault="00264392" w:rsidP="00264392">
      <w:pPr>
        <w:spacing w:after="0" w:line="360" w:lineRule="auto"/>
        <w:rPr>
          <w:rFonts w:ascii="David" w:eastAsia="David" w:hAnsi="David" w:cs="David"/>
          <w:sz w:val="24"/>
          <w:szCs w:val="24"/>
          <w:rtl/>
        </w:rPr>
      </w:pPr>
      <w:r>
        <w:rPr>
          <w:rFonts w:ascii="David" w:eastAsia="David" w:hAnsi="David" w:cs="David" w:hint="cs"/>
          <w:sz w:val="24"/>
          <w:szCs w:val="24"/>
          <w:rtl/>
        </w:rPr>
        <w:t>עיקר החשיפה של היסטוריית השיטה, תכניה, עקרונותיה, הליבה שלה והערכים המובילים אותה נעשו מחד על ידי קריאת טקסטים אקדמיים אך גם תוך כדי לימוד אישי בסמינר "רימון" בתוכנית הלימודים שלו הייעודית לאנשי חינוך.</w:t>
      </w:r>
    </w:p>
    <w:p w14:paraId="2A86DEC5" w14:textId="77777777" w:rsidR="00264392" w:rsidRDefault="00264392" w:rsidP="00264392">
      <w:pPr>
        <w:spacing w:after="0" w:line="360" w:lineRule="auto"/>
        <w:rPr>
          <w:rFonts w:ascii="David" w:eastAsia="David" w:hAnsi="David" w:cs="David"/>
          <w:sz w:val="24"/>
          <w:szCs w:val="24"/>
          <w:rtl/>
        </w:rPr>
      </w:pPr>
      <w:r>
        <w:rPr>
          <w:rFonts w:ascii="David" w:eastAsia="David" w:hAnsi="David" w:cs="David"/>
          <w:sz w:val="24"/>
          <w:szCs w:val="24"/>
          <w:rtl/>
        </w:rPr>
        <w:tab/>
      </w:r>
      <w:r>
        <w:rPr>
          <w:rFonts w:ascii="David" w:eastAsia="David" w:hAnsi="David" w:cs="David" w:hint="cs"/>
          <w:sz w:val="24"/>
          <w:szCs w:val="24"/>
          <w:rtl/>
        </w:rPr>
        <w:t xml:space="preserve">מכאן, שתהליך בחירת המרואיינים היה ראשית של מרצים מובילים בסמינר שהיוו את ראיונות הבסיס, ודרך הראיונות איתם ובהתייעצות איתם צפו מספר שמות חשובים נוספים לראיונות הבאים. </w:t>
      </w:r>
    </w:p>
    <w:p w14:paraId="131CFBD1" w14:textId="77777777" w:rsidR="00264392" w:rsidRDefault="00264392" w:rsidP="00264392">
      <w:pPr>
        <w:spacing w:after="0" w:line="360" w:lineRule="auto"/>
        <w:rPr>
          <w:rFonts w:ascii="David" w:eastAsia="David" w:hAnsi="David" w:cs="David"/>
          <w:sz w:val="24"/>
          <w:szCs w:val="24"/>
          <w:rtl/>
        </w:rPr>
      </w:pPr>
      <w:r>
        <w:rPr>
          <w:rFonts w:ascii="David" w:eastAsia="David" w:hAnsi="David" w:cs="David"/>
          <w:sz w:val="24"/>
          <w:szCs w:val="24"/>
          <w:rtl/>
        </w:rPr>
        <w:tab/>
      </w:r>
      <w:r>
        <w:rPr>
          <w:rFonts w:ascii="David" w:eastAsia="David" w:hAnsi="David" w:cs="David" w:hint="cs"/>
          <w:sz w:val="24"/>
          <w:szCs w:val="24"/>
          <w:rtl/>
        </w:rPr>
        <w:t xml:space="preserve">בנוסף, לתהליך בחירה זה נוספו שני ראיונות נוספים </w:t>
      </w:r>
      <w:r>
        <w:rPr>
          <w:rFonts w:ascii="David" w:eastAsia="David" w:hAnsi="David" w:cs="David"/>
          <w:sz w:val="24"/>
          <w:szCs w:val="24"/>
          <w:rtl/>
        </w:rPr>
        <w:t>–</w:t>
      </w:r>
      <w:r>
        <w:rPr>
          <w:rFonts w:ascii="David" w:eastAsia="David" w:hAnsi="David" w:cs="David" w:hint="cs"/>
          <w:sz w:val="24"/>
          <w:szCs w:val="24"/>
          <w:rtl/>
        </w:rPr>
        <w:t xml:space="preserve"> ראשית של בוגרת המסלול לתואר שני באורנים שחשפה אותי לשיטה זו ופתחה עבורי את הדלת הראשונית וקולה כאשת חינוך ותיקה בולדורף היה לי משמעותי ביותר, ומרואיין נוסף שהוא אומנם לא הקול המרכזי אך מתוך נקודת המבט העולמית שלו והמגע הרב שלו עם קהילת ולדורף העולמית ניכר היה שיכולתו לזקק את הד.נ.א הישראלי תהיה טובה ומועילה.  </w:t>
      </w:r>
    </w:p>
    <w:p w14:paraId="59F54901" w14:textId="77777777" w:rsidR="00264392" w:rsidRDefault="00264392" w:rsidP="00264392">
      <w:pPr>
        <w:spacing w:after="0" w:line="360" w:lineRule="auto"/>
        <w:rPr>
          <w:rFonts w:ascii="David" w:eastAsia="David" w:hAnsi="David" w:cs="David"/>
          <w:sz w:val="24"/>
          <w:szCs w:val="24"/>
          <w:rtl/>
        </w:rPr>
      </w:pPr>
      <w:r>
        <w:rPr>
          <w:rFonts w:ascii="David" w:eastAsia="David" w:hAnsi="David" w:cs="David" w:hint="cs"/>
          <w:sz w:val="24"/>
          <w:szCs w:val="24"/>
          <w:rtl/>
        </w:rPr>
        <w:lastRenderedPageBreak/>
        <w:t xml:space="preserve">לאחר ביצוע הראיונות, שהוקלטו ובתוכם נרשמו הערות בכתב יד, תומללו הראיונות והוקלדו השיחות בהן, מה שאפשר את ניתוחם ויצירת התמות המוצגות בפרק הממצאים. </w:t>
      </w:r>
    </w:p>
    <w:p w14:paraId="31FEA187" w14:textId="77777777" w:rsidR="00264392" w:rsidRDefault="00264392" w:rsidP="00264392">
      <w:pPr>
        <w:spacing w:after="0" w:line="360" w:lineRule="auto"/>
        <w:rPr>
          <w:rFonts w:ascii="David" w:eastAsia="David" w:hAnsi="David" w:cs="David"/>
          <w:sz w:val="24"/>
          <w:szCs w:val="24"/>
          <w:rtl/>
        </w:rPr>
      </w:pPr>
      <w:r>
        <w:rPr>
          <w:rFonts w:ascii="David" w:eastAsia="David" w:hAnsi="David" w:cs="David" w:hint="cs"/>
          <w:sz w:val="24"/>
          <w:szCs w:val="24"/>
          <w:rtl/>
        </w:rPr>
        <w:t xml:space="preserve">  </w:t>
      </w:r>
    </w:p>
    <w:p w14:paraId="10877CAE" w14:textId="6F4DBE07" w:rsidR="00264392" w:rsidRDefault="00264392" w:rsidP="00264392">
      <w:pPr>
        <w:spacing w:after="0" w:line="360" w:lineRule="auto"/>
        <w:rPr>
          <w:rFonts w:ascii="David" w:eastAsia="David" w:hAnsi="David" w:cs="David"/>
          <w:sz w:val="24"/>
          <w:szCs w:val="24"/>
          <w:rtl/>
        </w:rPr>
      </w:pPr>
      <w:r>
        <w:rPr>
          <w:rFonts w:ascii="David" w:eastAsia="David" w:hAnsi="David" w:cs="David" w:hint="cs"/>
          <w:b/>
          <w:bCs/>
          <w:sz w:val="24"/>
          <w:szCs w:val="24"/>
          <w:rtl/>
        </w:rPr>
        <w:t>4</w:t>
      </w:r>
      <w:r w:rsidRPr="00264392">
        <w:rPr>
          <w:rFonts w:ascii="David" w:eastAsia="David" w:hAnsi="David" w:cs="David" w:hint="cs"/>
          <w:b/>
          <w:bCs/>
          <w:sz w:val="24"/>
          <w:szCs w:val="24"/>
          <w:rtl/>
        </w:rPr>
        <w:t>.4</w:t>
      </w:r>
      <w:r>
        <w:rPr>
          <w:rFonts w:ascii="David" w:eastAsia="David" w:hAnsi="David" w:cs="David" w:hint="cs"/>
          <w:sz w:val="24"/>
          <w:szCs w:val="24"/>
          <w:rtl/>
        </w:rPr>
        <w:t xml:space="preserve"> אתיקה במחקר</w:t>
      </w:r>
    </w:p>
    <w:p w14:paraId="38C6E160" w14:textId="77777777" w:rsidR="00264392" w:rsidRDefault="00264392" w:rsidP="00264392">
      <w:pPr>
        <w:spacing w:after="0" w:line="360" w:lineRule="auto"/>
        <w:rPr>
          <w:rFonts w:ascii="David" w:eastAsia="David" w:hAnsi="David" w:cs="David"/>
          <w:sz w:val="24"/>
          <w:szCs w:val="24"/>
        </w:rPr>
      </w:pPr>
      <w:r>
        <w:rPr>
          <w:rFonts w:ascii="David" w:eastAsia="David" w:hAnsi="David" w:cs="David"/>
          <w:sz w:val="24"/>
          <w:szCs w:val="24"/>
          <w:rtl/>
        </w:rPr>
        <w:t xml:space="preserve">הסוגייה האתית הראשונה היא נקודה </w:t>
      </w:r>
      <w:r w:rsidRPr="00264392">
        <w:rPr>
          <w:rFonts w:ascii="David" w:eastAsia="David" w:hAnsi="David" w:cs="David"/>
          <w:sz w:val="24"/>
          <w:szCs w:val="24"/>
          <w:rtl/>
        </w:rPr>
        <w:t>פנימית של</w:t>
      </w:r>
      <w:r w:rsidRPr="00264392">
        <w:rPr>
          <w:rFonts w:ascii="David" w:hAnsi="David" w:cs="David"/>
          <w:sz w:val="24"/>
          <w:szCs w:val="24"/>
          <w:rtl/>
        </w:rPr>
        <w:t xml:space="preserve"> החוקרת.</w:t>
      </w:r>
      <w:r w:rsidRPr="00264392">
        <w:rPr>
          <w:rFonts w:ascii="David" w:eastAsia="David" w:hAnsi="David" w:cs="David"/>
          <w:sz w:val="24"/>
          <w:szCs w:val="24"/>
          <w:rtl/>
        </w:rPr>
        <w:t xml:space="preserve"> כיון</w:t>
      </w:r>
      <w:r>
        <w:rPr>
          <w:rFonts w:ascii="David" w:eastAsia="David" w:hAnsi="David" w:cs="David"/>
          <w:sz w:val="24"/>
          <w:szCs w:val="24"/>
          <w:rtl/>
        </w:rPr>
        <w:t xml:space="preserve"> שאני נמצאת בעיצומם של לימודי העמקה של חינוך ולדורף בסמינר "רימון" לאנשי חינוך, חלק מהמרואיינים במחקר הם</w:t>
      </w:r>
      <w:r>
        <w:rPr>
          <w:rFonts w:ascii="David" w:eastAsia="David" w:hAnsi="David" w:cs="David" w:hint="cs"/>
          <w:sz w:val="24"/>
          <w:szCs w:val="24"/>
          <w:rtl/>
        </w:rPr>
        <w:t xml:space="preserve"> </w:t>
      </w:r>
      <w:r>
        <w:rPr>
          <w:rFonts w:ascii="David" w:eastAsia="David" w:hAnsi="David" w:cs="David"/>
          <w:sz w:val="24"/>
          <w:szCs w:val="24"/>
          <w:rtl/>
        </w:rPr>
        <w:t xml:space="preserve">מרצים שלי, </w:t>
      </w:r>
      <w:r>
        <w:rPr>
          <w:rFonts w:ascii="David" w:eastAsia="David" w:hAnsi="David" w:cs="David" w:hint="cs"/>
          <w:sz w:val="24"/>
          <w:szCs w:val="24"/>
          <w:rtl/>
        </w:rPr>
        <w:t>ו</w:t>
      </w:r>
      <w:r>
        <w:rPr>
          <w:rFonts w:ascii="David" w:eastAsia="David" w:hAnsi="David" w:cs="David"/>
          <w:sz w:val="24"/>
          <w:szCs w:val="24"/>
          <w:rtl/>
        </w:rPr>
        <w:t xml:space="preserve">יותר מכך הם מורי דרך עבורי. בהכשרה לחינוך ולדורף הממשק בין מורה ל"פרח הוראה", הוא ממשק מיוחד ביותר. מדובר בהליכה בדרך משותפת, הובלה עדינה שקשורה לנקודות חיבור בעבר ובהווה בביוגרפיה האישית של כל נחנך/ת ולכן החיבור הוא עמוק מאד. האפשרות כאן אם כן לחסימה של חלק מהתכנים בפני דווקא מהמרואיינים שהם מורים בעבורי עלולה להיות טמונה בעובדת השמירה עלי ועל דרכי. יש פה בקשה להסתכלות עלי מצידם במופע אחר, כובע אחר ואני מקווה שנצלח את המעברים הללו והם לא יחסמו חלק מהתכנים. </w:t>
      </w:r>
      <w:r>
        <w:rPr>
          <w:rFonts w:ascii="David" w:eastAsia="David" w:hAnsi="David" w:cs="David" w:hint="cs"/>
          <w:sz w:val="24"/>
          <w:szCs w:val="24"/>
          <w:rtl/>
        </w:rPr>
        <w:t xml:space="preserve">כאשר סוגייה זו עלתה בפני המרואיינים חלקם הגיבו לכך בהבנה מלאה אך מתוך הבנת חשיבות המחקר והרצון ללמידה ניתנה תחושה שמה שראוי להיחשף ייחשף, ומה שעוד אינו בבשלות יחכה לזמנו. </w:t>
      </w:r>
    </w:p>
    <w:p w14:paraId="40C0E243" w14:textId="77777777" w:rsidR="00264392" w:rsidRDefault="00264392" w:rsidP="00264392">
      <w:pPr>
        <w:spacing w:after="0" w:line="360" w:lineRule="auto"/>
        <w:rPr>
          <w:rFonts w:ascii="David" w:eastAsia="David" w:hAnsi="David" w:cs="David"/>
          <w:sz w:val="24"/>
          <w:szCs w:val="24"/>
        </w:rPr>
      </w:pPr>
      <w:r>
        <w:rPr>
          <w:rFonts w:ascii="David" w:eastAsia="David" w:hAnsi="David" w:cs="David"/>
          <w:sz w:val="24"/>
          <w:szCs w:val="24"/>
          <w:rtl/>
        </w:rPr>
        <w:tab/>
        <w:t xml:space="preserve">סוגייה אתית שניה בעבורי בנקודה הזו היא המגע בתכני ולדורף. חלק מהמחקר הזה בעצם תובע חשיפה של תכנים, רעיונות ופרקטיקות רוחניות מתוך עולם האנתרופוסופיה לקוראים חיצוניים שרואים את תמונת המושגים אולי רק דרך עבודתי זאת. החשש כאן היא נושא הצמצום מתוך השמירה, הרצון לא לחשוף לאמצע הדברים אלא לתת תמונה מלאה למרות שנתינתה "על רגל אחת" היא חטא אמיתי לתוכנה. אני תקווה שדווקא הצפת נקודה זו בפני המרואיינים טרם הראיונות, וניסיונות הצמצום והמיקוד יהיו כאן לטובת התוכן וכן היציאה לטקסטים מתוך מאמרים המפורסמים באתר "אנתרופוסופיה ישראל" שהם אומנם לא אקדמיים אך הם נכתבים בידי מובילי דעה ואנשי חינוך מובילים בארץ והם יהיו לי לעזרה.  </w:t>
      </w:r>
    </w:p>
    <w:p w14:paraId="42B4FBA2" w14:textId="77777777" w:rsidR="00264392" w:rsidRDefault="00264392" w:rsidP="00264392">
      <w:pPr>
        <w:pBdr>
          <w:top w:val="nil"/>
          <w:left w:val="nil"/>
          <w:bottom w:val="nil"/>
          <w:right w:val="nil"/>
          <w:between w:val="nil"/>
        </w:pBdr>
        <w:spacing w:line="360" w:lineRule="auto"/>
        <w:rPr>
          <w:rFonts w:ascii="David" w:eastAsia="David" w:hAnsi="David" w:cs="David"/>
          <w:color w:val="000000"/>
          <w:sz w:val="24"/>
          <w:szCs w:val="24"/>
          <w:rtl/>
        </w:rPr>
      </w:pPr>
    </w:p>
    <w:p w14:paraId="342640C8" w14:textId="5C3AC5C3" w:rsidR="00264392" w:rsidRDefault="00264392" w:rsidP="00264392">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hint="cs"/>
          <w:b/>
          <w:bCs/>
          <w:color w:val="000000"/>
          <w:sz w:val="24"/>
          <w:szCs w:val="24"/>
          <w:rtl/>
        </w:rPr>
        <w:t>4</w:t>
      </w:r>
      <w:r w:rsidRPr="00264392">
        <w:rPr>
          <w:rFonts w:ascii="David" w:eastAsia="David" w:hAnsi="David" w:cs="David" w:hint="cs"/>
          <w:b/>
          <w:bCs/>
          <w:color w:val="000000"/>
          <w:sz w:val="24"/>
          <w:szCs w:val="24"/>
          <w:rtl/>
        </w:rPr>
        <w:t>.5</w:t>
      </w:r>
      <w:r>
        <w:rPr>
          <w:rFonts w:ascii="David" w:eastAsia="David" w:hAnsi="David" w:cs="David" w:hint="cs"/>
          <w:color w:val="000000"/>
          <w:sz w:val="24"/>
          <w:szCs w:val="24"/>
          <w:rtl/>
        </w:rPr>
        <w:t xml:space="preserve"> משתתפי המחקר:</w:t>
      </w:r>
    </w:p>
    <w:tbl>
      <w:tblPr>
        <w:bidiVisual/>
        <w:tblW w:w="8771" w:type="dxa"/>
        <w:jc w:val="right"/>
        <w:tblLayout w:type="fixed"/>
        <w:tblLook w:val="0400" w:firstRow="0" w:lastRow="0" w:firstColumn="0" w:lastColumn="0" w:noHBand="0" w:noVBand="1"/>
      </w:tblPr>
      <w:tblGrid>
        <w:gridCol w:w="975"/>
        <w:gridCol w:w="798"/>
        <w:gridCol w:w="708"/>
        <w:gridCol w:w="3030"/>
        <w:gridCol w:w="3260"/>
      </w:tblGrid>
      <w:tr w:rsidR="00264392" w14:paraId="2A2441CC"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3A9004B6" w14:textId="77777777" w:rsidR="00264392" w:rsidRDefault="00264392" w:rsidP="00D07F3A">
            <w:pPr>
              <w:spacing w:after="0" w:line="360" w:lineRule="auto"/>
              <w:jc w:val="center"/>
              <w:rPr>
                <w:rFonts w:ascii="David" w:eastAsia="David" w:hAnsi="David" w:cs="David"/>
                <w:color w:val="000000"/>
                <w:sz w:val="24"/>
                <w:szCs w:val="24"/>
              </w:rPr>
            </w:pPr>
            <w:r>
              <w:rPr>
                <w:rFonts w:ascii="David" w:eastAsia="David" w:hAnsi="David" w:cs="David"/>
                <w:color w:val="000000"/>
                <w:sz w:val="24"/>
                <w:szCs w:val="24"/>
                <w:rtl/>
              </w:rPr>
              <w:t>שם קיצור בעבודה</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17B9B"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גיל</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BFB9B5"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מגדר</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42AC5" w14:textId="77777777" w:rsidR="00264392" w:rsidRPr="008B173B" w:rsidRDefault="00264392" w:rsidP="00D07F3A">
            <w:pPr>
              <w:spacing w:after="0" w:line="360" w:lineRule="auto"/>
              <w:jc w:val="center"/>
              <w:rPr>
                <w:rFonts w:ascii="David" w:eastAsia="Times New Roman" w:hAnsi="David" w:cs="David"/>
                <w:sz w:val="24"/>
                <w:szCs w:val="24"/>
              </w:rPr>
            </w:pPr>
            <w:r w:rsidRPr="008B173B">
              <w:rPr>
                <w:rFonts w:ascii="David" w:hAnsi="David" w:cs="David"/>
                <w:sz w:val="24"/>
                <w:szCs w:val="24"/>
                <w:rtl/>
              </w:rPr>
              <w:t>השכלה</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9B57D" w14:textId="77777777" w:rsidR="00264392" w:rsidRPr="008B173B" w:rsidRDefault="00264392" w:rsidP="00D07F3A">
            <w:pPr>
              <w:spacing w:after="0" w:line="360" w:lineRule="auto"/>
              <w:jc w:val="center"/>
              <w:rPr>
                <w:rFonts w:ascii="David" w:eastAsia="Times New Roman" w:hAnsi="David" w:cs="David"/>
                <w:sz w:val="24"/>
                <w:szCs w:val="24"/>
              </w:rPr>
            </w:pPr>
            <w:r w:rsidRPr="008B173B">
              <w:rPr>
                <w:rFonts w:ascii="David" w:hAnsi="David" w:cs="David"/>
                <w:sz w:val="24"/>
                <w:szCs w:val="24"/>
                <w:rtl/>
              </w:rPr>
              <w:t>תפקיד</w:t>
            </w:r>
          </w:p>
        </w:tc>
      </w:tr>
      <w:tr w:rsidR="00264392" w14:paraId="5D928A67"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4BFCEA3A"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ג.ק</w:t>
            </w:r>
            <w:r>
              <w:rPr>
                <w:rFonts w:ascii="David" w:eastAsia="David" w:hAnsi="David" w:cs="David"/>
                <w:color w:val="000000"/>
                <w:sz w:val="24"/>
                <w:szCs w:val="24"/>
              </w:rPr>
              <w:t>.</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298F9" w14:textId="77777777" w:rsidR="00264392" w:rsidRPr="008B173B" w:rsidRDefault="00264392" w:rsidP="00D07F3A">
            <w:pPr>
              <w:spacing w:after="0" w:line="360" w:lineRule="auto"/>
              <w:rPr>
                <w:rFonts w:ascii="David" w:eastAsia="Times New Roman" w:hAnsi="David" w:cs="David"/>
                <w:sz w:val="24"/>
                <w:szCs w:val="24"/>
              </w:rPr>
            </w:pPr>
            <w:r>
              <w:rPr>
                <w:rFonts w:ascii="David" w:hAnsi="David" w:cs="David" w:hint="cs"/>
                <w:sz w:val="24"/>
                <w:szCs w:val="24"/>
                <w:rtl/>
              </w:rPr>
              <w:t>49</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3637F"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גבר</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CCD35"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בוגר סמינר חינוך בהרדוף</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974CC"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מורה וחבר קולגיום (צוות הנהלה) בבי"ס "שקד", מרצה בסמינרי "אורים" ו"רימון", מלווה מורים וחבר צוות הלב של הפורום הארצי של עמותת אנתרופוסופיה ישראל</w:t>
            </w:r>
          </w:p>
        </w:tc>
      </w:tr>
      <w:tr w:rsidR="00264392" w14:paraId="3D57FB8C"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59D47885" w14:textId="77777777" w:rsidR="00264392" w:rsidRDefault="00264392" w:rsidP="00D07F3A">
            <w:pPr>
              <w:spacing w:after="0" w:line="360" w:lineRule="auto"/>
              <w:rPr>
                <w:rFonts w:ascii="Times New Roman" w:eastAsia="Times New Roman" w:hAnsi="Times New Roman" w:cs="Times New Roman"/>
                <w:sz w:val="24"/>
                <w:szCs w:val="24"/>
                <w:rtl/>
              </w:rPr>
            </w:pPr>
            <w:r>
              <w:rPr>
                <w:rFonts w:ascii="David" w:eastAsia="David" w:hAnsi="David" w:cs="David"/>
                <w:color w:val="000000"/>
                <w:sz w:val="24"/>
                <w:szCs w:val="24"/>
                <w:rtl/>
              </w:rPr>
              <w:t>ס.ק</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05DC2" w14:textId="77777777" w:rsidR="00264392" w:rsidRPr="008B173B" w:rsidRDefault="00264392" w:rsidP="00D07F3A">
            <w:pPr>
              <w:spacing w:after="0" w:line="360" w:lineRule="auto"/>
              <w:rPr>
                <w:rFonts w:ascii="David" w:eastAsia="Times New Roman" w:hAnsi="David" w:cs="David"/>
                <w:sz w:val="24"/>
                <w:szCs w:val="24"/>
              </w:rPr>
            </w:pPr>
            <w:r w:rsidRPr="008B173B">
              <w:rPr>
                <w:rFonts w:ascii="David" w:eastAsia="Times New Roman" w:hAnsi="David" w:cs="David"/>
                <w:sz w:val="24"/>
                <w:szCs w:val="24"/>
                <w:rtl/>
              </w:rPr>
              <w:t>בשנות ה-40 לחייו</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9B458"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גבר</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857C7"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232323"/>
                <w:sz w:val="24"/>
                <w:szCs w:val="24"/>
                <w:highlight w:val="white"/>
                <w:rtl/>
              </w:rPr>
              <w:t>דוקטורט (</w:t>
            </w:r>
            <w:r>
              <w:rPr>
                <w:rFonts w:ascii="David" w:eastAsia="David" w:hAnsi="David" w:cs="David"/>
                <w:color w:val="232323"/>
                <w:sz w:val="24"/>
                <w:szCs w:val="24"/>
                <w:highlight w:val="white"/>
              </w:rPr>
              <w:t>PhD</w:t>
            </w:r>
            <w:r>
              <w:rPr>
                <w:rFonts w:ascii="David" w:eastAsia="David" w:hAnsi="David" w:cs="David"/>
                <w:color w:val="232323"/>
                <w:sz w:val="24"/>
                <w:szCs w:val="24"/>
                <w:highlight w:val="white"/>
                <w:rtl/>
              </w:rPr>
              <w:t xml:space="preserve">) בפסיכולוגיה והתמחות בפסיכולוגיה קלינית מ - </w:t>
            </w:r>
            <w:r>
              <w:rPr>
                <w:rFonts w:ascii="David" w:eastAsia="David" w:hAnsi="David" w:cs="David"/>
                <w:color w:val="232323"/>
                <w:sz w:val="24"/>
                <w:szCs w:val="24"/>
                <w:highlight w:val="white"/>
              </w:rPr>
              <w:t>University of Otago</w:t>
            </w:r>
            <w:r>
              <w:rPr>
                <w:rFonts w:ascii="David" w:eastAsia="David" w:hAnsi="David" w:cs="David"/>
                <w:color w:val="232323"/>
                <w:sz w:val="24"/>
                <w:szCs w:val="24"/>
                <w:highlight w:val="white"/>
                <w:rtl/>
              </w:rPr>
              <w:t>, ניו זילנד</w:t>
            </w:r>
            <w:r>
              <w:rPr>
                <w:rFonts w:ascii="David" w:eastAsia="David" w:hAnsi="David" w:cs="David" w:hint="cs"/>
                <w:color w:val="232323"/>
                <w:sz w:val="24"/>
                <w:szCs w:val="24"/>
                <w:rtl/>
              </w:rPr>
              <w:t>.</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C55E5"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hint="cs"/>
                <w:color w:val="232323"/>
                <w:sz w:val="24"/>
                <w:szCs w:val="24"/>
                <w:highlight w:val="white"/>
                <w:rtl/>
              </w:rPr>
              <w:t xml:space="preserve">פסיכולוג </w:t>
            </w:r>
            <w:r>
              <w:rPr>
                <w:rFonts w:ascii="David" w:eastAsia="David" w:hAnsi="David" w:cs="David"/>
                <w:color w:val="232323"/>
                <w:sz w:val="24"/>
                <w:szCs w:val="24"/>
                <w:highlight w:val="white"/>
                <w:rtl/>
              </w:rPr>
              <w:t>קליני, ומרצה בבי"ס להכשרת מטפלים באומנות "שער לנפש".</w:t>
            </w:r>
            <w:r>
              <w:rPr>
                <w:rFonts w:ascii="Arial" w:eastAsia="Arial" w:hAnsi="Arial" w:cs="Arial"/>
                <w:color w:val="232323"/>
                <w:sz w:val="24"/>
                <w:szCs w:val="24"/>
                <w:highlight w:val="white"/>
              </w:rPr>
              <w:t>​</w:t>
            </w:r>
          </w:p>
        </w:tc>
      </w:tr>
      <w:tr w:rsidR="00264392" w14:paraId="4BE9DCD7"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7359FD07" w14:textId="77777777" w:rsidR="00264392" w:rsidRDefault="00264392" w:rsidP="00D07F3A">
            <w:pPr>
              <w:spacing w:after="0" w:line="360" w:lineRule="auto"/>
              <w:jc w:val="center"/>
              <w:rPr>
                <w:rFonts w:ascii="David" w:eastAsia="David" w:hAnsi="David" w:cs="David"/>
                <w:color w:val="000000"/>
                <w:sz w:val="24"/>
                <w:szCs w:val="24"/>
              </w:rPr>
            </w:pPr>
            <w:r>
              <w:rPr>
                <w:rFonts w:ascii="David" w:eastAsia="David" w:hAnsi="David" w:cs="David"/>
                <w:color w:val="000000"/>
                <w:sz w:val="24"/>
                <w:szCs w:val="24"/>
                <w:rtl/>
              </w:rPr>
              <w:t>ר.ה</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CE735"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59</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ECB39"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גבר</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723EC"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333333"/>
                <w:sz w:val="24"/>
                <w:szCs w:val="24"/>
                <w:highlight w:val="white"/>
                <w:rtl/>
              </w:rPr>
              <w:t xml:space="preserve">תואר ראשון בהנדסת חשמל מהטכניון, בוגר מסלול "יעוץ </w:t>
            </w:r>
            <w:r>
              <w:rPr>
                <w:rFonts w:ascii="David" w:eastAsia="David" w:hAnsi="David" w:cs="David"/>
                <w:color w:val="333333"/>
                <w:sz w:val="24"/>
                <w:szCs w:val="24"/>
                <w:highlight w:val="white"/>
                <w:rtl/>
              </w:rPr>
              <w:lastRenderedPageBreak/>
              <w:t xml:space="preserve">ביוגרפי" </w:t>
            </w:r>
            <w:r>
              <w:rPr>
                <w:rFonts w:ascii="David" w:eastAsia="David" w:hAnsi="David" w:cs="David" w:hint="cs"/>
                <w:color w:val="333333"/>
                <w:sz w:val="24"/>
                <w:szCs w:val="24"/>
                <w:highlight w:val="white"/>
                <w:rtl/>
              </w:rPr>
              <w:t>ב</w:t>
            </w:r>
            <w:r>
              <w:rPr>
                <w:rFonts w:ascii="David" w:eastAsia="David" w:hAnsi="David" w:cs="David"/>
                <w:color w:val="333333"/>
                <w:sz w:val="24"/>
                <w:szCs w:val="24"/>
                <w:highlight w:val="white"/>
                <w:rtl/>
              </w:rPr>
              <w:t>התמחות ב"יעוץ ארגוני בגישה אנתרופוסופית</w:t>
            </w:r>
            <w:r>
              <w:rPr>
                <w:rFonts w:ascii="David" w:eastAsia="David" w:hAnsi="David" w:cs="David" w:hint="cs"/>
                <w:color w:val="333333"/>
                <w:sz w:val="24"/>
                <w:szCs w:val="24"/>
                <w:highlight w:val="white"/>
                <w:rtl/>
              </w:rPr>
              <w:t>"</w:t>
            </w:r>
            <w:r>
              <w:rPr>
                <w:rFonts w:ascii="David" w:eastAsia="David" w:hAnsi="David" w:cs="David"/>
                <w:color w:val="333333"/>
                <w:sz w:val="24"/>
                <w:szCs w:val="24"/>
                <w:highlight w:val="white"/>
                <w:rtl/>
              </w:rPr>
              <w:t xml:space="preserve"> של בית הספר ליעוץ ביוגרפי בניהול דני אמן.</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9E2E3" w14:textId="77777777" w:rsidR="00264392" w:rsidRDefault="00264392" w:rsidP="00D07F3A">
            <w:pPr>
              <w:shd w:val="clear" w:color="auto" w:fill="FFFFFF"/>
              <w:spacing w:after="0" w:line="360" w:lineRule="auto"/>
              <w:rPr>
                <w:rFonts w:ascii="Times New Roman" w:eastAsia="Times New Roman" w:hAnsi="Times New Roman" w:cs="Times New Roman"/>
                <w:sz w:val="24"/>
                <w:szCs w:val="24"/>
              </w:rPr>
            </w:pPr>
            <w:r>
              <w:rPr>
                <w:rFonts w:ascii="David" w:eastAsia="David" w:hAnsi="David" w:cs="David"/>
                <w:color w:val="333333"/>
                <w:sz w:val="24"/>
                <w:szCs w:val="24"/>
                <w:rtl/>
              </w:rPr>
              <w:lastRenderedPageBreak/>
              <w:t xml:space="preserve">מוביל את </w:t>
            </w:r>
            <w:r>
              <w:rPr>
                <w:rFonts w:ascii="David" w:eastAsia="David" w:hAnsi="David" w:cs="David"/>
                <w:color w:val="333333"/>
                <w:sz w:val="24"/>
                <w:szCs w:val="24"/>
              </w:rPr>
              <w:t>IMO-Israel</w:t>
            </w:r>
            <w:r>
              <w:rPr>
                <w:rFonts w:ascii="David" w:eastAsia="David" w:hAnsi="David" w:cs="David"/>
                <w:color w:val="333333"/>
                <w:sz w:val="24"/>
                <w:szCs w:val="24"/>
                <w:rtl/>
              </w:rPr>
              <w:t xml:space="preserve">, השלוחה הישראלית של ארגון </w:t>
            </w:r>
            <w:r>
              <w:rPr>
                <w:rFonts w:ascii="David" w:eastAsia="David" w:hAnsi="David" w:cs="David"/>
                <w:color w:val="333333"/>
                <w:sz w:val="24"/>
                <w:szCs w:val="24"/>
              </w:rPr>
              <w:t>IMO</w:t>
            </w:r>
          </w:p>
          <w:p w14:paraId="10D1E341" w14:textId="77777777" w:rsidR="00264392" w:rsidRDefault="00264392" w:rsidP="00D07F3A">
            <w:pPr>
              <w:shd w:val="clear" w:color="auto" w:fill="FFFFFF"/>
              <w:spacing w:after="0" w:line="360" w:lineRule="auto"/>
              <w:rPr>
                <w:rFonts w:ascii="Times New Roman" w:eastAsia="Times New Roman" w:hAnsi="Times New Roman" w:cs="Times New Roman"/>
                <w:sz w:val="24"/>
                <w:szCs w:val="24"/>
                <w:rtl/>
              </w:rPr>
            </w:pPr>
            <w:r>
              <w:rPr>
                <w:rFonts w:ascii="David" w:eastAsia="David" w:hAnsi="David" w:cs="David"/>
                <w:color w:val="333333"/>
                <w:sz w:val="24"/>
                <w:szCs w:val="24"/>
                <w:rtl/>
              </w:rPr>
              <w:lastRenderedPageBreak/>
              <w:t>עוסק ביעוץ ארגוני ופתוח צוותי,</w:t>
            </w:r>
          </w:p>
          <w:p w14:paraId="5F07DE59" w14:textId="77777777" w:rsidR="00264392" w:rsidRDefault="00264392" w:rsidP="00D07F3A">
            <w:pPr>
              <w:shd w:val="clear" w:color="auto" w:fill="FFFFFF"/>
              <w:spacing w:after="0" w:line="360" w:lineRule="auto"/>
              <w:rPr>
                <w:rFonts w:ascii="Times New Roman" w:eastAsia="Times New Roman" w:hAnsi="Times New Roman" w:cs="Times New Roman"/>
                <w:sz w:val="24"/>
                <w:szCs w:val="24"/>
              </w:rPr>
            </w:pPr>
            <w:r>
              <w:rPr>
                <w:rFonts w:ascii="David" w:eastAsia="David" w:hAnsi="David" w:cs="David"/>
                <w:color w:val="333333"/>
                <w:sz w:val="24"/>
                <w:szCs w:val="24"/>
                <w:rtl/>
              </w:rPr>
              <w:t>מנהל ומרצה בהכשרה לחינוך ולדורף "זומר" ברמת-גן</w:t>
            </w:r>
            <w:r>
              <w:rPr>
                <w:rFonts w:ascii="Times New Roman" w:eastAsia="Times New Roman" w:hAnsi="Times New Roman" w:cs="Times New Roman" w:hint="cs"/>
                <w:sz w:val="24"/>
                <w:szCs w:val="24"/>
                <w:rtl/>
              </w:rPr>
              <w:t>.</w:t>
            </w:r>
          </w:p>
        </w:tc>
      </w:tr>
      <w:tr w:rsidR="00264392" w14:paraId="32106EC0"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65C9FC25" w14:textId="77777777" w:rsidR="00264392" w:rsidRDefault="00264392" w:rsidP="00D07F3A">
            <w:pPr>
              <w:spacing w:after="0" w:line="360" w:lineRule="auto"/>
              <w:jc w:val="center"/>
              <w:rPr>
                <w:rFonts w:ascii="David" w:eastAsia="David" w:hAnsi="David" w:cs="David"/>
                <w:color w:val="000000"/>
                <w:sz w:val="24"/>
                <w:szCs w:val="24"/>
              </w:rPr>
            </w:pPr>
            <w:r>
              <w:rPr>
                <w:rFonts w:ascii="David" w:eastAsia="David" w:hAnsi="David" w:cs="David"/>
                <w:color w:val="000000"/>
                <w:sz w:val="24"/>
                <w:szCs w:val="24"/>
                <w:rtl/>
              </w:rPr>
              <w:lastRenderedPageBreak/>
              <w:t>ג.ג</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B01B1"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59</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CAC82"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גבר</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2BC75"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תואר שלישי, החוג לחינוך אוניברסיטת חיפה, מגמה למנהיגות חינוכית. נושא:</w:t>
            </w:r>
          </w:p>
          <w:p w14:paraId="4794CE69"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מחקר בוגרים בבתי ספר ולדורף.</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F805D"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מרצה ורכז אקדמי במכללות: סמינר הקיבוצים, תל חי, אורנים, דוד ילין.</w:t>
            </w:r>
          </w:p>
          <w:p w14:paraId="77AC510A"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מלווה בתי ספר, מוביל תהליכי חיבור של בי"ס לחינוך ולדורף. </w:t>
            </w:r>
          </w:p>
          <w:p w14:paraId="28ADE3FF"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סופר וחוקר מוביל בנושא חינוך ולדורף בארץ. </w:t>
            </w:r>
          </w:p>
        </w:tc>
      </w:tr>
      <w:tr w:rsidR="00264392" w14:paraId="6F25B030"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3B758FAC"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נ.ר</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57DBF" w14:textId="77777777" w:rsidR="00264392" w:rsidRPr="008B173B" w:rsidRDefault="00264392" w:rsidP="00D07F3A">
            <w:pPr>
              <w:spacing w:after="0" w:line="360" w:lineRule="auto"/>
              <w:rPr>
                <w:rFonts w:ascii="David" w:eastAsia="Times New Roman" w:hAnsi="David" w:cs="David"/>
                <w:sz w:val="24"/>
                <w:szCs w:val="24"/>
              </w:rPr>
            </w:pPr>
            <w:r w:rsidRPr="008B173B">
              <w:rPr>
                <w:rFonts w:ascii="David" w:eastAsia="Times New Roman" w:hAnsi="David" w:cs="David"/>
                <w:sz w:val="24"/>
                <w:szCs w:val="24"/>
                <w:rtl/>
              </w:rPr>
              <w:t>שנות ה-50 לחייה</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5CE12"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אישה</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F5F88"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B.A</w:t>
            </w:r>
            <w:r>
              <w:rPr>
                <w:rFonts w:ascii="David" w:eastAsia="David" w:hAnsi="David" w:cs="David"/>
                <w:color w:val="000000"/>
                <w:sz w:val="24"/>
                <w:szCs w:val="24"/>
                <w:rtl/>
              </w:rPr>
              <w:t xml:space="preserve"> בחינוך אנתרופוסופי בדוד ילין, </w:t>
            </w:r>
            <w:r>
              <w:rPr>
                <w:rFonts w:ascii="David" w:eastAsia="David" w:hAnsi="David" w:cs="David"/>
                <w:color w:val="000000"/>
                <w:sz w:val="24"/>
                <w:szCs w:val="24"/>
              </w:rPr>
              <w:t>M.A</w:t>
            </w:r>
            <w:r>
              <w:rPr>
                <w:rFonts w:ascii="David" w:eastAsia="David" w:hAnsi="David" w:cs="David"/>
                <w:color w:val="000000"/>
                <w:sz w:val="24"/>
                <w:szCs w:val="24"/>
                <w:rtl/>
              </w:rPr>
              <w:t xml:space="preserve"> בניהול מערכות חינוך במכללת אורנים</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0B9D4"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מחנכת וחברת קולגיום (צוות הנהלה) של בי"ס "שקד" בטבעון  </w:t>
            </w:r>
          </w:p>
        </w:tc>
      </w:tr>
      <w:tr w:rsidR="00264392" w14:paraId="1478F62A"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13E507CB" w14:textId="77777777" w:rsidR="00264392" w:rsidRDefault="00264392" w:rsidP="00D07F3A">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מ.מ</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8AF04" w14:textId="77777777" w:rsidR="00264392" w:rsidRDefault="00264392" w:rsidP="00D07F3A">
            <w:pPr>
              <w:spacing w:after="0" w:line="360" w:lineRule="auto"/>
              <w:rPr>
                <w:rFonts w:ascii="Times New Roman" w:eastAsia="Times New Roman" w:hAnsi="Times New Roman" w:cs="Times New Roman"/>
                <w:sz w:val="24"/>
                <w:szCs w:val="24"/>
              </w:rPr>
            </w:pPr>
            <w:r w:rsidRPr="008B173B">
              <w:rPr>
                <w:rFonts w:ascii="David" w:eastAsia="Times New Roman" w:hAnsi="David" w:cs="David"/>
                <w:sz w:val="24"/>
                <w:szCs w:val="24"/>
                <w:rtl/>
              </w:rPr>
              <w:t>שנות ה-50 לחייה</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F161A"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אישה</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FC1A2"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B.A</w:t>
            </w:r>
            <w:r>
              <w:rPr>
                <w:rFonts w:ascii="David" w:eastAsia="David" w:hAnsi="David" w:cs="David"/>
                <w:color w:val="000000"/>
                <w:sz w:val="24"/>
                <w:szCs w:val="24"/>
                <w:rtl/>
              </w:rPr>
              <w:t xml:space="preserve"> בסוציולוגיה וצרפתית, הסבת אקדמאים בדוד ילין.</w:t>
            </w:r>
          </w:p>
          <w:p w14:paraId="0D4423B2"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M.A</w:t>
            </w:r>
            <w:r>
              <w:rPr>
                <w:rFonts w:ascii="David" w:eastAsia="David" w:hAnsi="David" w:cs="David"/>
                <w:color w:val="000000"/>
                <w:sz w:val="24"/>
                <w:szCs w:val="24"/>
                <w:rtl/>
              </w:rPr>
              <w:t xml:space="preserve"> בפיתוח מערכות חינוך מאונ' חיפה. </w:t>
            </w:r>
          </w:p>
          <w:p w14:paraId="0A1A0DDA"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בוגרת הכשרת גננות ולדורף לגיל הרך בטבעון.</w:t>
            </w:r>
          </w:p>
          <w:p w14:paraId="249221CA"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בוגרת לימודי פסיכותרפיה גוף-נפש.</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701B3"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מדריכת גננות, מדריכת הורים, חברת צוות בהכשרת גננות ולדורף לגיל הרך, מלוות צוותים חינוכיים בפעוטונים וגני ילדים ברוח ולדורף.</w:t>
            </w:r>
          </w:p>
        </w:tc>
      </w:tr>
      <w:tr w:rsidR="00264392" w14:paraId="204C5674"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7F885D54" w14:textId="77777777" w:rsidR="00264392" w:rsidRDefault="00264392" w:rsidP="00D07F3A">
            <w:pPr>
              <w:spacing w:after="0" w:line="360" w:lineRule="auto"/>
              <w:jc w:val="center"/>
              <w:rPr>
                <w:rFonts w:ascii="David" w:eastAsia="David" w:hAnsi="David" w:cs="David"/>
                <w:color w:val="000000"/>
                <w:sz w:val="24"/>
                <w:szCs w:val="24"/>
              </w:rPr>
            </w:pPr>
            <w:r>
              <w:rPr>
                <w:rFonts w:ascii="David" w:eastAsia="David" w:hAnsi="David" w:cs="David"/>
                <w:color w:val="000000"/>
                <w:sz w:val="24"/>
                <w:szCs w:val="24"/>
                <w:rtl/>
              </w:rPr>
              <w:t>מ.א</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168F0"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39</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377C1"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גבר</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62CA3"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 xml:space="preserve">בוגר המחזור הראשון בבית ספר "הרדוף", </w:t>
            </w:r>
            <w:r>
              <w:rPr>
                <w:rFonts w:ascii="David" w:eastAsia="David" w:hAnsi="David" w:cs="David"/>
                <w:color w:val="000000"/>
                <w:sz w:val="24"/>
                <w:szCs w:val="24"/>
              </w:rPr>
              <w:t>B.A</w:t>
            </w:r>
            <w:r>
              <w:rPr>
                <w:rFonts w:ascii="David" w:eastAsia="David" w:hAnsi="David" w:cs="David"/>
                <w:color w:val="000000"/>
                <w:sz w:val="24"/>
                <w:szCs w:val="24"/>
                <w:rtl/>
              </w:rPr>
              <w:t xml:space="preserve"> בהיסטוריה ופילוסופיה מהאונ' העברית, בוגר שנת מבוא בהרדוף</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B3711"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מורה בתיכון "שקד", מרצה בסמינרי "רימון" ו"אורנים"</w:t>
            </w:r>
          </w:p>
        </w:tc>
      </w:tr>
      <w:tr w:rsidR="00264392" w14:paraId="2EC7AB9A" w14:textId="77777777" w:rsidTr="00264392">
        <w:trPr>
          <w:jc w:val="right"/>
        </w:trPr>
        <w:tc>
          <w:tcPr>
            <w:tcW w:w="975" w:type="dxa"/>
            <w:tcBorders>
              <w:top w:val="single" w:sz="4" w:space="0" w:color="000000"/>
              <w:left w:val="single" w:sz="4" w:space="0" w:color="000000"/>
              <w:bottom w:val="single" w:sz="4" w:space="0" w:color="000000"/>
              <w:right w:val="single" w:sz="4" w:space="0" w:color="000000"/>
            </w:tcBorders>
          </w:tcPr>
          <w:p w14:paraId="2B9D5A5D" w14:textId="77777777" w:rsidR="00264392" w:rsidRDefault="00264392" w:rsidP="00D07F3A">
            <w:pPr>
              <w:spacing w:after="0" w:line="360" w:lineRule="auto"/>
              <w:jc w:val="center"/>
              <w:rPr>
                <w:rFonts w:ascii="David" w:eastAsia="David" w:hAnsi="David" w:cs="David"/>
                <w:color w:val="000000"/>
                <w:sz w:val="24"/>
                <w:szCs w:val="24"/>
              </w:rPr>
            </w:pPr>
            <w:r>
              <w:rPr>
                <w:rFonts w:ascii="David" w:eastAsia="David" w:hAnsi="David" w:cs="David"/>
                <w:color w:val="000000"/>
                <w:sz w:val="24"/>
                <w:szCs w:val="24"/>
                <w:rtl/>
              </w:rPr>
              <w:t>מ.י.</w:t>
            </w:r>
          </w:p>
        </w:tc>
        <w:tc>
          <w:tcPr>
            <w:tcW w:w="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05A6E"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47</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A1416"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גבר</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17FF0"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Pr>
              <w:t>B.A</w:t>
            </w:r>
            <w:r>
              <w:rPr>
                <w:rFonts w:ascii="David" w:eastAsia="David" w:hAnsi="David" w:cs="David"/>
                <w:color w:val="000000"/>
                <w:sz w:val="24"/>
                <w:szCs w:val="24"/>
                <w:rtl/>
              </w:rPr>
              <w:t xml:space="preserve"> בחינוך אנתרופוסופי בדוד ילין</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5DC0C" w14:textId="77777777" w:rsidR="00264392" w:rsidRDefault="00264392" w:rsidP="00D07F3A">
            <w:pPr>
              <w:spacing w:after="0" w:line="360" w:lineRule="auto"/>
              <w:jc w:val="center"/>
              <w:rPr>
                <w:rFonts w:ascii="Times New Roman" w:eastAsia="Times New Roman" w:hAnsi="Times New Roman" w:cs="Times New Roman"/>
                <w:sz w:val="24"/>
                <w:szCs w:val="24"/>
              </w:rPr>
            </w:pPr>
            <w:r>
              <w:rPr>
                <w:rFonts w:ascii="David" w:eastAsia="David" w:hAnsi="David" w:cs="David"/>
                <w:color w:val="000000"/>
                <w:sz w:val="24"/>
                <w:szCs w:val="24"/>
                <w:rtl/>
              </w:rPr>
              <w:t>מלווה פדגוגי של גני ולדורף בארץ, מרצה בסמינר רימון, מוביל בארץ את נושא הקשר בין חקלאות לחינוך ולדורף בגיל הרך</w:t>
            </w:r>
          </w:p>
        </w:tc>
      </w:tr>
    </w:tbl>
    <w:p w14:paraId="3D0EF482" w14:textId="77777777" w:rsidR="00264392" w:rsidRDefault="00264392" w:rsidP="00264392">
      <w:pPr>
        <w:spacing w:line="360" w:lineRule="auto"/>
        <w:jc w:val="center"/>
        <w:rPr>
          <w:rFonts w:ascii="David" w:eastAsia="David" w:hAnsi="David" w:cs="David"/>
          <w:b/>
          <w:sz w:val="24"/>
          <w:szCs w:val="24"/>
        </w:rPr>
      </w:pPr>
    </w:p>
    <w:p w14:paraId="01C6F699" w14:textId="77777777" w:rsidR="00264392" w:rsidRDefault="00264392" w:rsidP="00264392">
      <w:pPr>
        <w:spacing w:line="360" w:lineRule="auto"/>
        <w:jc w:val="center"/>
        <w:rPr>
          <w:rFonts w:ascii="David" w:eastAsia="David" w:hAnsi="David" w:cs="David"/>
          <w:b/>
          <w:sz w:val="24"/>
          <w:szCs w:val="24"/>
        </w:rPr>
      </w:pPr>
    </w:p>
    <w:p w14:paraId="48EEF71D" w14:textId="77777777" w:rsidR="00264392" w:rsidRDefault="00264392" w:rsidP="00264392">
      <w:pPr>
        <w:spacing w:line="360" w:lineRule="auto"/>
        <w:jc w:val="center"/>
        <w:rPr>
          <w:rFonts w:ascii="David" w:eastAsia="David" w:hAnsi="David" w:cs="David"/>
          <w:b/>
          <w:sz w:val="24"/>
          <w:szCs w:val="24"/>
        </w:rPr>
      </w:pPr>
    </w:p>
    <w:p w14:paraId="128B01D6" w14:textId="77777777" w:rsidR="00264392" w:rsidRDefault="00264392" w:rsidP="00264392">
      <w:pPr>
        <w:spacing w:line="360" w:lineRule="auto"/>
        <w:jc w:val="center"/>
        <w:rPr>
          <w:rFonts w:ascii="David" w:eastAsia="David" w:hAnsi="David" w:cs="David"/>
          <w:b/>
          <w:sz w:val="24"/>
          <w:szCs w:val="24"/>
        </w:rPr>
      </w:pPr>
    </w:p>
    <w:p w14:paraId="6830DAF6" w14:textId="0233ACD4" w:rsidR="00F83163" w:rsidRDefault="00F83163" w:rsidP="00F83163">
      <w:pPr>
        <w:spacing w:line="360" w:lineRule="auto"/>
        <w:jc w:val="center"/>
        <w:rPr>
          <w:rFonts w:ascii="David" w:eastAsia="David" w:hAnsi="David" w:cs="David"/>
          <w:b/>
          <w:sz w:val="24"/>
          <w:szCs w:val="24"/>
          <w:rtl/>
        </w:rPr>
      </w:pPr>
    </w:p>
    <w:p w14:paraId="1379E2A9" w14:textId="77777777" w:rsidR="00F83163" w:rsidRDefault="00F83163" w:rsidP="00F83163">
      <w:pPr>
        <w:spacing w:line="360" w:lineRule="auto"/>
        <w:jc w:val="center"/>
        <w:rPr>
          <w:rFonts w:ascii="David" w:eastAsia="David" w:hAnsi="David" w:cs="David"/>
          <w:b/>
          <w:sz w:val="24"/>
          <w:szCs w:val="24"/>
        </w:rPr>
      </w:pPr>
    </w:p>
    <w:p w14:paraId="354D0980" w14:textId="77777777" w:rsidR="00F83163" w:rsidRPr="00F83163" w:rsidRDefault="00F83163" w:rsidP="00F83163">
      <w:pPr>
        <w:spacing w:line="360" w:lineRule="auto"/>
        <w:jc w:val="center"/>
        <w:rPr>
          <w:rFonts w:ascii="David" w:eastAsia="David" w:hAnsi="David" w:cs="David"/>
          <w:bCs/>
          <w:sz w:val="28"/>
          <w:szCs w:val="28"/>
        </w:rPr>
      </w:pPr>
      <w:r w:rsidRPr="00F83163">
        <w:rPr>
          <w:rFonts w:ascii="David" w:eastAsia="David" w:hAnsi="David" w:cs="David" w:hint="cs"/>
          <w:bCs/>
          <w:sz w:val="28"/>
          <w:szCs w:val="28"/>
          <w:rtl/>
        </w:rPr>
        <w:lastRenderedPageBreak/>
        <w:t>5</w:t>
      </w:r>
      <w:r w:rsidRPr="00F83163">
        <w:rPr>
          <w:rFonts w:ascii="David" w:eastAsia="David" w:hAnsi="David" w:cs="David"/>
          <w:bCs/>
          <w:sz w:val="28"/>
          <w:szCs w:val="28"/>
          <w:rtl/>
        </w:rPr>
        <w:t>. ממצאי המחקר</w:t>
      </w:r>
    </w:p>
    <w:p w14:paraId="6772502F"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Pr>
        <w:tab/>
      </w:r>
      <w:r>
        <w:rPr>
          <w:rFonts w:ascii="David" w:eastAsia="David" w:hAnsi="David" w:cs="David"/>
          <w:color w:val="000000"/>
          <w:sz w:val="24"/>
          <w:szCs w:val="24"/>
          <w:rtl/>
        </w:rPr>
        <w:t xml:space="preserve">מחקר זה עוסק במקומו </w:t>
      </w:r>
      <w:sdt>
        <w:sdtPr>
          <w:rPr>
            <w:rtl/>
          </w:rPr>
          <w:tag w:val="goog_rdk_248"/>
          <w:id w:val="946117208"/>
        </w:sdtPr>
        <w:sdtEndPr/>
        <w:sdtContent>
          <w:r>
            <w:rPr>
              <w:rFonts w:ascii="David" w:eastAsia="David" w:hAnsi="David" w:cs="David" w:hint="cs"/>
              <w:color w:val="000000"/>
              <w:sz w:val="24"/>
              <w:szCs w:val="24"/>
              <w:rtl/>
            </w:rPr>
            <w:t xml:space="preserve">של </w:t>
          </w:r>
        </w:sdtContent>
      </w:sdt>
      <w:r>
        <w:rPr>
          <w:rFonts w:ascii="David" w:eastAsia="David" w:hAnsi="David" w:cs="David"/>
          <w:color w:val="000000"/>
          <w:sz w:val="24"/>
          <w:szCs w:val="24"/>
          <w:rtl/>
        </w:rPr>
        <w:t>חינוך וולדורף</w:t>
      </w:r>
      <w:r>
        <w:rPr>
          <w:rFonts w:ascii="David" w:eastAsia="David" w:hAnsi="David" w:cs="David" w:hint="cs"/>
          <w:color w:val="000000"/>
          <w:sz w:val="24"/>
          <w:szCs w:val="24"/>
          <w:rtl/>
        </w:rPr>
        <w:t xml:space="preserve"> </w:t>
      </w:r>
      <w:sdt>
        <w:sdtPr>
          <w:rPr>
            <w:rtl/>
          </w:rPr>
          <w:tag w:val="goog_rdk_249"/>
          <w:id w:val="1995840730"/>
        </w:sdtPr>
        <w:sdtEndPr/>
        <w:sdtContent>
          <w:r>
            <w:rPr>
              <w:rFonts w:ascii="David" w:eastAsia="David" w:hAnsi="David" w:cs="David" w:hint="cs"/>
              <w:color w:val="000000"/>
              <w:sz w:val="24"/>
              <w:szCs w:val="24"/>
              <w:rtl/>
            </w:rPr>
            <w:t>ובהתאמות הנדרשות ממנו</w:t>
          </w:r>
        </w:sdtContent>
      </w:sdt>
      <w:r>
        <w:rPr>
          <w:rFonts w:ascii="David" w:eastAsia="David" w:hAnsi="David" w:cs="David"/>
          <w:color w:val="000000"/>
          <w:sz w:val="24"/>
          <w:szCs w:val="24"/>
          <w:rtl/>
        </w:rPr>
        <w:t xml:space="preserve"> בפגישתו את החברה הישראלית, דרך מערכת החינוך שלה. הראיונות שנערכו יצרו פריסה רב-דורית ומגוונת גיאוגרפית של העוסקים והמובילים את מלאכת חינוך ולדורף בארץ. </w:t>
      </w:r>
    </w:p>
    <w:p w14:paraId="277B0F5D"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בכל הראיונות, הוצפו שני ערוצי תוכן, נושאים שהמרואיינים העלו, והם מקבילים ומשלימים.  </w:t>
      </w:r>
    </w:p>
    <w:p w14:paraId="37093907" w14:textId="77777777" w:rsidR="00F83163" w:rsidRDefault="00F83163" w:rsidP="00F83163">
      <w:pPr>
        <w:spacing w:after="0" w:line="360" w:lineRule="auto"/>
        <w:rPr>
          <w:rFonts w:ascii="David" w:eastAsia="David" w:hAnsi="David" w:cs="David"/>
          <w:sz w:val="24"/>
          <w:szCs w:val="24"/>
        </w:rPr>
      </w:pPr>
      <w:r>
        <w:rPr>
          <w:rFonts w:ascii="David" w:eastAsia="David" w:hAnsi="David" w:cs="David"/>
          <w:color w:val="000000"/>
          <w:sz w:val="24"/>
          <w:szCs w:val="24"/>
          <w:rtl/>
        </w:rPr>
        <w:t>ערוץ ראשון הוא ערוץ המתבונן על מופעים ישראליים מובהקים שבפרקטיקות יום-יומיות בבתי ספר ולדורף בארץ, הסברים להם ומחשבות עליהם. דרך ערוץ זה ניתן לייחד תמונות מחיי חינוך ולדור</w:t>
      </w:r>
      <w:r>
        <w:rPr>
          <w:rFonts w:ascii="David" w:eastAsia="David" w:hAnsi="David" w:cs="David"/>
          <w:sz w:val="24"/>
          <w:szCs w:val="24"/>
          <w:rtl/>
        </w:rPr>
        <w:t>ף במופעו הישראלי ולתת להם למעט העיסוק בצורתם (בקליפתם) הסבר גם למהותם של הדברים.</w:t>
      </w:r>
    </w:p>
    <w:p w14:paraId="77DD9E00"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ערוץ שני הוא ערוץ המתבונן על ציבור אנשי החינוך העובדים היום בישראל במסגרות שונות של חינוך ולדורף (החל מהגן ועד לשלבי הכשרת המורים). דרך ערוץ זה במידה מסופר סיפורה הביוגרפי קהילת אנשי חינוך ולדורף במדינת ישראל וניתן יהיה להתבונן על כיוון הצמיחה שלה. </w:t>
      </w:r>
    </w:p>
    <w:p w14:paraId="0C036BC0"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בצד החלוקה לערוצים, בלטו בדברי המרואיינים שלוש תמות:</w:t>
      </w:r>
    </w:p>
    <w:p w14:paraId="7A496110" w14:textId="77777777" w:rsidR="00F83163" w:rsidRDefault="00F83163" w:rsidP="00F83163">
      <w:pPr>
        <w:numPr>
          <w:ilvl w:val="0"/>
          <w:numId w:val="6"/>
        </w:numPr>
        <w:spacing w:after="0" w:line="360" w:lineRule="auto"/>
        <w:ind w:right="-360"/>
        <w:rPr>
          <w:rFonts w:ascii="David" w:eastAsia="David" w:hAnsi="David" w:cs="David"/>
          <w:color w:val="000000"/>
          <w:sz w:val="24"/>
          <w:szCs w:val="24"/>
        </w:rPr>
      </w:pPr>
      <w:r>
        <w:rPr>
          <w:rFonts w:ascii="David" w:eastAsia="David" w:hAnsi="David" w:cs="David"/>
          <w:color w:val="000000"/>
          <w:sz w:val="24"/>
          <w:szCs w:val="24"/>
          <w:rtl/>
        </w:rPr>
        <w:t>"נעשה אותה כדרכנו" - אבני דרך משמעותיות בהתפתחות הקהילה החינוכית החל מהקמת בתי הספר הראשונים ועד להשפעת תקופת הקורונה על הנעשה בבתי ספר ולדורף בארץ. </w:t>
      </w:r>
    </w:p>
    <w:p w14:paraId="6C1DAB7B" w14:textId="77777777" w:rsidR="00F83163" w:rsidRDefault="00F83163" w:rsidP="00F83163">
      <w:pPr>
        <w:numPr>
          <w:ilvl w:val="0"/>
          <w:numId w:val="6"/>
        </w:numPr>
        <w:spacing w:after="0" w:line="360" w:lineRule="auto"/>
        <w:ind w:right="-360"/>
        <w:rPr>
          <w:rFonts w:ascii="David" w:eastAsia="David" w:hAnsi="David" w:cs="David"/>
          <w:color w:val="000000"/>
          <w:sz w:val="24"/>
          <w:szCs w:val="24"/>
        </w:rPr>
      </w:pPr>
      <w:r>
        <w:rPr>
          <w:rFonts w:ascii="David" w:eastAsia="David" w:hAnsi="David" w:cs="David"/>
          <w:color w:val="000000"/>
          <w:sz w:val="24"/>
          <w:szCs w:val="24"/>
          <w:rtl/>
        </w:rPr>
        <w:t>"בית-ספר נושם תרבות"- הקשר בין התורה העומדת בבסיסו של חינוך ולדורף לסביבה הפיזית- תרבותית בה בית ספר פועל. </w:t>
      </w:r>
    </w:p>
    <w:p w14:paraId="49487383" w14:textId="77777777" w:rsidR="00F83163" w:rsidRDefault="00F83163" w:rsidP="00F83163">
      <w:pPr>
        <w:numPr>
          <w:ilvl w:val="0"/>
          <w:numId w:val="6"/>
        </w:numPr>
        <w:spacing w:after="0" w:line="360" w:lineRule="auto"/>
        <w:ind w:right="-360"/>
        <w:rPr>
          <w:rFonts w:ascii="David" w:eastAsia="David" w:hAnsi="David" w:cs="David"/>
          <w:color w:val="000000"/>
          <w:sz w:val="24"/>
          <w:szCs w:val="24"/>
        </w:rPr>
      </w:pPr>
      <w:r>
        <w:rPr>
          <w:rFonts w:ascii="David" w:eastAsia="David" w:hAnsi="David" w:cs="David"/>
          <w:color w:val="000000"/>
          <w:sz w:val="24"/>
          <w:szCs w:val="24"/>
          <w:rtl/>
        </w:rPr>
        <w:t> "אנחנו תרבות של סף"- התבוננות על החברה הישראלית, מאפיינים מרכזיים בה, השאלות הרוחניות אותן היא שואלת וכיצד חינוך ולדורף יכול להתחבר אליה. תמה זו כוללת נושאים כמו חיבור לחגי ישראל, מועדים ומסורת, הקשר לטבע, תנועה וטיולים, יחס לאינטימיות ופמיליאריות בשדות החינוך הישראלי והיחס לאסתטיקה בחברה הישראלית.</w:t>
      </w:r>
    </w:p>
    <w:p w14:paraId="7B843CBB" w14:textId="77777777" w:rsidR="00F83163" w:rsidRDefault="00F83163" w:rsidP="00F83163">
      <w:pPr>
        <w:spacing w:after="0" w:line="360" w:lineRule="auto"/>
        <w:ind w:left="360"/>
        <w:rPr>
          <w:rFonts w:ascii="Times New Roman" w:eastAsia="Times New Roman" w:hAnsi="Times New Roman" w:cs="Times New Roman"/>
          <w:sz w:val="24"/>
          <w:szCs w:val="24"/>
        </w:rPr>
      </w:pPr>
      <w:r>
        <w:rPr>
          <w:rFonts w:ascii="David" w:eastAsia="David" w:hAnsi="David" w:cs="David"/>
          <w:color w:val="000000"/>
          <w:sz w:val="24"/>
          <w:szCs w:val="24"/>
          <w:rtl/>
        </w:rPr>
        <w:t>תמות אלה תשמשנה כראשי פרקים בפרק זה:</w:t>
      </w:r>
    </w:p>
    <w:p w14:paraId="1B1AD177" w14:textId="77777777" w:rsidR="00F83163" w:rsidRDefault="00F83163" w:rsidP="00F83163">
      <w:pPr>
        <w:spacing w:after="0" w:line="360" w:lineRule="auto"/>
        <w:rPr>
          <w:rFonts w:ascii="David" w:eastAsia="David" w:hAnsi="David" w:cs="David"/>
          <w:color w:val="000000"/>
          <w:sz w:val="24"/>
          <w:szCs w:val="24"/>
          <w:rtl/>
        </w:rPr>
      </w:pPr>
    </w:p>
    <w:p w14:paraId="6EE27BB3" w14:textId="77777777" w:rsidR="00F83163" w:rsidRPr="00F83163" w:rsidRDefault="00F83163" w:rsidP="00F83163">
      <w:pPr>
        <w:spacing w:after="0" w:line="360" w:lineRule="auto"/>
        <w:rPr>
          <w:rFonts w:ascii="David" w:eastAsia="David" w:hAnsi="David" w:cs="David"/>
          <w:b/>
          <w:bCs/>
          <w:color w:val="000000"/>
          <w:sz w:val="24"/>
          <w:szCs w:val="24"/>
          <w:rtl/>
        </w:rPr>
      </w:pPr>
      <w:r w:rsidRPr="00F83163">
        <w:rPr>
          <w:rFonts w:ascii="David" w:eastAsia="David" w:hAnsi="David" w:cs="David" w:hint="cs"/>
          <w:b/>
          <w:bCs/>
          <w:color w:val="000000"/>
          <w:sz w:val="24"/>
          <w:szCs w:val="24"/>
          <w:rtl/>
        </w:rPr>
        <w:t>5.1 "נעשה אותה כדרכנו"</w:t>
      </w:r>
    </w:p>
    <w:p w14:paraId="01B06815"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אחד הנושאים המרכזיים שעלה בכל הראיונות, היה החיבור לסיפור הביוגרפי של קהילת מחנכי ולדורף בארץ. נדמה שבעצם אפשר לפלח את קבוצת המרואיינים במחקר זה לפי פילוח שהם עצמם יצרו בראיונות והם שלושת דורות אנשי חינוך ולדורף במדינת ישראל לאורך התהוותו. משמעות ההתבוננות הדורית הזו בעצם מתארת תהליך התקרבות, חיפוש ובירור שמנהלת קהילת מחנכי ולדורף לאורך שנותיה, כאשר בכל דור הסתמנה שאלה המרכזית עמה התמודד ובה ראה את מטרותיו העיקריות. </w:t>
      </w:r>
    </w:p>
    <w:p w14:paraId="6795B063" w14:textId="77777777" w:rsidR="00F83163" w:rsidRDefault="00F83163" w:rsidP="00F83163">
      <w:pPr>
        <w:spacing w:after="0" w:line="360" w:lineRule="auto"/>
        <w:rPr>
          <w:rFonts w:ascii="Times New Roman" w:eastAsia="Times New Roman" w:hAnsi="Times New Roman" w:cs="Times New Roman"/>
          <w:sz w:val="24"/>
          <w:szCs w:val="24"/>
        </w:rPr>
      </w:pPr>
    </w:p>
    <w:p w14:paraId="749CC019"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293E8D">
        <w:rPr>
          <w:rFonts w:ascii="David" w:eastAsia="David" w:hAnsi="David" w:cs="David"/>
          <w:b/>
          <w:bCs/>
          <w:color w:val="000000"/>
          <w:sz w:val="24"/>
          <w:szCs w:val="24"/>
          <w:rtl/>
        </w:rPr>
        <w:t xml:space="preserve">.1.1 </w:t>
      </w:r>
      <w:r>
        <w:rPr>
          <w:rFonts w:ascii="David" w:eastAsia="David" w:hAnsi="David" w:cs="David"/>
          <w:color w:val="000000"/>
          <w:sz w:val="24"/>
          <w:szCs w:val="24"/>
          <w:rtl/>
        </w:rPr>
        <w:t>"בכל דור ודור חייב אדם לראות עצמו"</w:t>
      </w:r>
    </w:p>
    <w:p w14:paraId="3C8272C6" w14:textId="77777777" w:rsidR="00F83163" w:rsidRDefault="00F83163" w:rsidP="00F8316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David" w:eastAsia="David" w:hAnsi="David" w:cs="David"/>
          <w:color w:val="000000"/>
          <w:sz w:val="24"/>
          <w:szCs w:val="24"/>
          <w:rtl/>
        </w:rPr>
        <w:t>הדור הראשון, המייסדים, של מחנכי ולדורף,  בארץ, כולל את. כולל את מייסדי שלושת בתי הספר הראשונים של שיטת חינוך זו בארץ: בית ספר "הרדוף" בקיבוץ הרדוף, בית ספר "אדם" בירושלים, בית ספר "שקד" בקריית טבעון.</w:t>
      </w:r>
    </w:p>
    <w:p w14:paraId="7379DAC9"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ab/>
        <w:t>התייחסות המרואיינים למייסדי בתי ספר, שלמדו את תורת האנתרופוסופיה ושיטת החינוך שלה בחו"ל, הייתה מלאת יראת כבוד לחלוציות שבעשייה ולהתוויית הדרך:</w:t>
      </w:r>
    </w:p>
    <w:p w14:paraId="24CB4E74" w14:textId="77777777" w:rsidR="00F83163" w:rsidRDefault="00F83163" w:rsidP="00F83163">
      <w:pPr>
        <w:spacing w:after="0" w:line="360" w:lineRule="auto"/>
        <w:ind w:left="720"/>
        <w:rPr>
          <w:rFonts w:ascii="David" w:eastAsia="David" w:hAnsi="David" w:cs="David"/>
          <w:i/>
          <w:color w:val="000000"/>
          <w:sz w:val="24"/>
          <w:szCs w:val="24"/>
        </w:rPr>
      </w:pPr>
    </w:p>
    <w:p w14:paraId="268D6E51"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lastRenderedPageBreak/>
        <w:t xml:space="preserve">"בית ספר הרדוף שהוקם ב89' חשוב להגיד שהרוב נעשה שם בהשראת חו"ל, מסורתיות ומה שקרה שם" </w:t>
      </w:r>
      <w:r>
        <w:rPr>
          <w:rFonts w:ascii="David" w:eastAsia="David" w:hAnsi="David" w:cs="David"/>
          <w:color w:val="000000"/>
          <w:sz w:val="24"/>
          <w:szCs w:val="24"/>
          <w:rtl/>
        </w:rPr>
        <w:t>ר.ה.</w:t>
      </w:r>
    </w:p>
    <w:p w14:paraId="1ACDD96B"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661A95FE"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"הראשונים, המייסדים, למדו באירופה והביאו סממנים מאד מאד אירופאיים, וגם הביאו ידע מאד מאד עמוק ותרבות למידה וחקר שצבעו באופן נורא נורא מובהק את אופי בית הספר, ושלושה בתי ספר- הרדוף.. אדם.. ושקד.. הם דומים אך שונים בתכלית השוני...."</w:t>
      </w:r>
      <w:r>
        <w:rPr>
          <w:rFonts w:ascii="David" w:eastAsia="David" w:hAnsi="David" w:cs="David"/>
          <w:color w:val="000000"/>
          <w:sz w:val="24"/>
          <w:szCs w:val="24"/>
          <w:rtl/>
        </w:rPr>
        <w:t xml:space="preserve"> נ.ר.</w:t>
      </w:r>
    </w:p>
    <w:p w14:paraId="24F90CFD" w14:textId="77777777" w:rsidR="00F83163" w:rsidRDefault="00F83163" w:rsidP="00F83163">
      <w:pPr>
        <w:spacing w:after="0" w:line="360" w:lineRule="auto"/>
        <w:rPr>
          <w:rFonts w:ascii="David" w:eastAsia="David" w:hAnsi="David" w:cs="David"/>
          <w:sz w:val="24"/>
          <w:szCs w:val="24"/>
        </w:rPr>
      </w:pPr>
    </w:p>
    <w:p w14:paraId="017405FA" w14:textId="77777777" w:rsidR="00F83163" w:rsidRDefault="00F83163" w:rsidP="00F83163">
      <w:pPr>
        <w:spacing w:after="0" w:line="360" w:lineRule="auto"/>
        <w:ind w:left="1440"/>
        <w:rPr>
          <w:rFonts w:ascii="David" w:eastAsia="David" w:hAnsi="David" w:cs="David"/>
          <w:sz w:val="24"/>
          <w:szCs w:val="24"/>
        </w:rPr>
      </w:pPr>
      <w:r>
        <w:rPr>
          <w:rFonts w:ascii="David" w:eastAsia="David" w:hAnsi="David" w:cs="David"/>
          <w:sz w:val="24"/>
          <w:szCs w:val="24"/>
          <w:rtl/>
        </w:rPr>
        <w:t>יחד עם תחושות הערכה כנות, נאמרו גם דברים מסתייגים מתחושת האדיקות</w:t>
      </w:r>
      <w:r>
        <w:rPr>
          <w:rFonts w:ascii="David" w:eastAsia="David" w:hAnsi="David" w:cs="David"/>
          <w:sz w:val="24"/>
          <w:szCs w:val="24"/>
        </w:rPr>
        <w:t>:</w:t>
      </w:r>
    </w:p>
    <w:p w14:paraId="5B1606E9"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ab/>
        <w:t xml:space="preserve">"הדור הראשון רצה לחיות בשירות האנתרופוסופיה והדורות הצעירים מחפשים </w:t>
      </w:r>
      <w:r>
        <w:rPr>
          <w:rFonts w:ascii="David" w:eastAsia="David" w:hAnsi="David" w:cs="David"/>
          <w:i/>
          <w:color w:val="000000"/>
          <w:sz w:val="24"/>
          <w:szCs w:val="24"/>
          <w:rtl/>
        </w:rPr>
        <w:tab/>
        <w:t xml:space="preserve">לחיות את עצמם קודם לאנתרופוסופיה" </w:t>
      </w:r>
      <w:r>
        <w:rPr>
          <w:rFonts w:ascii="David" w:eastAsia="David" w:hAnsi="David" w:cs="David"/>
          <w:color w:val="000000"/>
          <w:sz w:val="24"/>
          <w:szCs w:val="24"/>
          <w:rtl/>
        </w:rPr>
        <w:t>מ.א.</w:t>
      </w:r>
    </w:p>
    <w:p w14:paraId="7713F03C"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52F42010" w14:textId="77777777" w:rsidR="00F83163" w:rsidRDefault="00F83163" w:rsidP="00F83163">
      <w:pPr>
        <w:spacing w:after="0" w:line="360" w:lineRule="auto"/>
        <w:ind w:left="720"/>
        <w:rPr>
          <w:rFonts w:ascii="David" w:eastAsia="David" w:hAnsi="David" w:cs="David"/>
          <w:i/>
          <w:color w:val="000000"/>
          <w:sz w:val="24"/>
          <w:szCs w:val="24"/>
        </w:rPr>
      </w:pPr>
      <w:r>
        <w:rPr>
          <w:rFonts w:ascii="David" w:eastAsia="David" w:hAnsi="David" w:cs="David"/>
          <w:i/>
          <w:color w:val="000000"/>
          <w:sz w:val="24"/>
          <w:szCs w:val="24"/>
          <w:rtl/>
        </w:rPr>
        <w:t>"מייסדי חינוך ולדורף בארץ הביאו אימפולס מאד חזק, אבל צריך לראות את</w:t>
      </w:r>
      <w:r>
        <w:rPr>
          <w:rFonts w:ascii="David" w:eastAsia="David" w:hAnsi="David" w:cs="David"/>
          <w:i/>
          <w:color w:val="000000"/>
          <w:sz w:val="24"/>
          <w:szCs w:val="24"/>
          <w:rtl/>
        </w:rPr>
        <w:tab/>
        <w:t xml:space="preserve">הצורה הרלוונטית לכאן" </w:t>
      </w:r>
      <w:r>
        <w:rPr>
          <w:rFonts w:ascii="David" w:eastAsia="David" w:hAnsi="David" w:cs="David"/>
          <w:color w:val="000000"/>
          <w:sz w:val="24"/>
          <w:szCs w:val="24"/>
          <w:rtl/>
        </w:rPr>
        <w:t>ג.ק</w:t>
      </w:r>
      <w:r>
        <w:rPr>
          <w:rFonts w:ascii="David" w:eastAsia="David" w:hAnsi="David" w:cs="David"/>
          <w:i/>
          <w:color w:val="000000"/>
          <w:sz w:val="24"/>
          <w:szCs w:val="24"/>
        </w:rPr>
        <w:t>.</w:t>
      </w:r>
    </w:p>
    <w:p w14:paraId="7A7EDFCC"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705C9B14" w14:textId="77777777" w:rsidR="00F83163" w:rsidRDefault="00472E3F" w:rsidP="00F83163">
      <w:pPr>
        <w:spacing w:after="0" w:line="360" w:lineRule="auto"/>
        <w:rPr>
          <w:rFonts w:ascii="Times New Roman" w:eastAsia="Times New Roman" w:hAnsi="Times New Roman" w:cs="Times New Roman"/>
          <w:sz w:val="24"/>
          <w:szCs w:val="24"/>
        </w:rPr>
      </w:pPr>
      <w:sdt>
        <w:sdtPr>
          <w:rPr>
            <w:rtl/>
          </w:rPr>
          <w:tag w:val="goog_rdk_261"/>
          <w:id w:val="252257319"/>
        </w:sdtPr>
        <w:sdtEndPr/>
        <w:sdtContent>
          <w:r w:rsidR="00F83163">
            <w:rPr>
              <w:rtl/>
            </w:rPr>
            <w:tab/>
          </w:r>
        </w:sdtContent>
      </w:sdt>
      <w:r w:rsidR="00F83163">
        <w:rPr>
          <w:rFonts w:ascii="David" w:eastAsia="David" w:hAnsi="David" w:cs="David" w:hint="cs"/>
          <w:color w:val="000000"/>
          <w:sz w:val="24"/>
          <w:szCs w:val="24"/>
          <w:rtl/>
        </w:rPr>
        <w:t xml:space="preserve">כקולו של הדור הראשון נאמר: </w:t>
      </w:r>
    </w:p>
    <w:p w14:paraId="2BB645C7"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"אני לא מת על מסורות... היה לי חשוב כבר מההתחלה לא להביא לכאן חינוך גרמני או אמריקאי" </w:t>
      </w:r>
      <w:r>
        <w:rPr>
          <w:rFonts w:ascii="David" w:eastAsia="David" w:hAnsi="David" w:cs="David"/>
          <w:color w:val="000000"/>
          <w:sz w:val="24"/>
          <w:szCs w:val="24"/>
          <w:rtl/>
        </w:rPr>
        <w:t>ג.ג.</w:t>
      </w:r>
    </w:p>
    <w:p w14:paraId="0A9FB259" w14:textId="77777777" w:rsidR="00F83163" w:rsidRDefault="00F83163" w:rsidP="00F83163">
      <w:pPr>
        <w:spacing w:after="0" w:line="360" w:lineRule="auto"/>
        <w:rPr>
          <w:rFonts w:ascii="Times New Roman" w:eastAsia="Times New Roman" w:hAnsi="Times New Roman" w:cs="Times New Roman"/>
          <w:sz w:val="24"/>
          <w:szCs w:val="24"/>
        </w:rPr>
      </w:pPr>
    </w:p>
    <w:p w14:paraId="2B89A5A6"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ab/>
        <w:t>דור שני למחנכי ולדורף הוא דור של מחנכים שאת תחילת הכשרתם עשו בארץ, אצל מחנכי הדור הראשון, שהקימו את סמינרי ההכשרה הראשונים. רובם ככולם עברו לימודים נוספים של ספציפיקציה, עיבוי גוף הידע והרחבת יריעות בחו"ל.</w:t>
      </w:r>
    </w:p>
    <w:p w14:paraId="5AA49650" w14:textId="77777777" w:rsidR="00F83163" w:rsidRDefault="00F83163" w:rsidP="00F83163">
      <w:pPr>
        <w:spacing w:line="360" w:lineRule="auto"/>
        <w:rPr>
          <w:rFonts w:ascii="David" w:eastAsia="David" w:hAnsi="David" w:cs="David"/>
          <w:sz w:val="24"/>
          <w:szCs w:val="24"/>
        </w:rPr>
      </w:pPr>
      <w:r>
        <w:rPr>
          <w:rFonts w:ascii="David" w:eastAsia="David" w:hAnsi="David" w:cs="David"/>
          <w:sz w:val="24"/>
          <w:szCs w:val="24"/>
          <w:rtl/>
        </w:rPr>
        <w:t>המרואיינים הבאים סימנו עצמם, בהקשר דורי זה:</w:t>
      </w:r>
    </w:p>
    <w:p w14:paraId="77276010" w14:textId="77777777" w:rsidR="00F83163" w:rsidRDefault="00F83163" w:rsidP="00F83163">
      <w:pPr>
        <w:spacing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"אני דור ביניים" </w:t>
      </w:r>
      <w:r>
        <w:rPr>
          <w:rFonts w:ascii="David" w:eastAsia="David" w:hAnsi="David" w:cs="David"/>
          <w:color w:val="000000"/>
          <w:sz w:val="24"/>
          <w:szCs w:val="24"/>
          <w:rtl/>
        </w:rPr>
        <w:t>ג.ק.</w:t>
      </w:r>
    </w:p>
    <w:p w14:paraId="3C9D4052"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"בי"ס זומר שהוקם בשנת 2001 היה הראשון שהוקם על ידי אנשים שלא למדו בחו"ל – ולכן הוא משוחרר, זו תנועה אחרת, דור שני של חינוך ולדורף בארץ" </w:t>
      </w:r>
      <w:r>
        <w:rPr>
          <w:rFonts w:ascii="David" w:eastAsia="David" w:hAnsi="David" w:cs="David"/>
          <w:color w:val="000000"/>
          <w:sz w:val="24"/>
          <w:szCs w:val="24"/>
          <w:rtl/>
        </w:rPr>
        <w:t>ר.ה</w:t>
      </w:r>
    </w:p>
    <w:p w14:paraId="77B96307"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1E18EA32"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color w:val="000000"/>
          <w:sz w:val="24"/>
          <w:szCs w:val="24"/>
          <w:rtl/>
        </w:rPr>
        <w:t xml:space="preserve">             ניכר כי בירור וחיפוש היו חלק מדרכם של אנשי הדור השני</w:t>
      </w:r>
      <w:r>
        <w:rPr>
          <w:rFonts w:ascii="David" w:eastAsia="David" w:hAnsi="David" w:cs="David"/>
          <w:color w:val="000000"/>
          <w:sz w:val="24"/>
          <w:szCs w:val="24"/>
          <w:rtl/>
        </w:rPr>
        <w:t>: </w:t>
      </w:r>
    </w:p>
    <w:p w14:paraId="3CDD544F" w14:textId="77777777" w:rsidR="00F83163" w:rsidRDefault="00F83163" w:rsidP="00F83163">
      <w:pPr>
        <w:spacing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"זו לא תנועה לעומתית, רצינו לעשות אותה כדרכנו" </w:t>
      </w:r>
      <w:r>
        <w:rPr>
          <w:rFonts w:ascii="David" w:eastAsia="David" w:hAnsi="David" w:cs="David"/>
          <w:color w:val="000000"/>
          <w:sz w:val="24"/>
          <w:szCs w:val="24"/>
          <w:rtl/>
        </w:rPr>
        <w:t>ר.ה.</w:t>
      </w:r>
    </w:p>
    <w:p w14:paraId="11F833DE" w14:textId="77777777" w:rsidR="00F83163" w:rsidRDefault="00F83163" w:rsidP="00F83163">
      <w:pPr>
        <w:spacing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"יש מקור שממנו הדברים מגיעים, אבל הוא יכול להתבטא באלף צורות." </w:t>
      </w:r>
      <w:r>
        <w:rPr>
          <w:rFonts w:ascii="David" w:eastAsia="David" w:hAnsi="David" w:cs="David"/>
          <w:color w:val="000000"/>
          <w:sz w:val="24"/>
          <w:szCs w:val="24"/>
          <w:rtl/>
        </w:rPr>
        <w:t>ג.ק.</w:t>
      </w:r>
    </w:p>
    <w:p w14:paraId="79EA84F7" w14:textId="77777777" w:rsidR="00F83163" w:rsidRDefault="00F83163" w:rsidP="00F83163">
      <w:pPr>
        <w:spacing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"ההתאמות  הן ניסיון לגשר על הפער: אחת: אנחנו נגן על העולם, העולם צריך להשתנות מול שתיים: שיח על העולם ודיבור פתוח" </w:t>
      </w:r>
      <w:r>
        <w:rPr>
          <w:rFonts w:ascii="David" w:eastAsia="David" w:hAnsi="David" w:cs="David"/>
          <w:color w:val="000000"/>
          <w:sz w:val="24"/>
          <w:szCs w:val="24"/>
          <w:rtl/>
        </w:rPr>
        <w:t>ר.ה.</w:t>
      </w:r>
    </w:p>
    <w:p w14:paraId="34FBF636" w14:textId="77777777" w:rsidR="00F83163" w:rsidRDefault="00F83163" w:rsidP="00F83163">
      <w:pPr>
        <w:spacing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"שלושה בי"ס מייסדים, הוקמו על ידי אנשים מחו"ל, הייתה להם הבנה של איך זה צריך להיות, מחשבה שמה ששם צריך להיות בכל הארץ... בבתי ספר חדשים יש.. זאת אומרת זה עדיין קורה שאומרים בוא נעשה כמו בהרדוף ויש גם תנועה של שחרור שהתחיל </w:t>
      </w:r>
      <w:r>
        <w:rPr>
          <w:rFonts w:ascii="David" w:eastAsia="David" w:hAnsi="David" w:cs="David"/>
          <w:i/>
          <w:color w:val="000000"/>
          <w:sz w:val="24"/>
          <w:szCs w:val="24"/>
          <w:rtl/>
        </w:rPr>
        <w:lastRenderedPageBreak/>
        <w:t>...החל מתפיסה פדגוגית איך דברים צריכים להיות ועד איך צריכה להראות השנה, מבנים ארגוניים.."</w:t>
      </w:r>
      <w:r>
        <w:rPr>
          <w:rFonts w:ascii="David" w:eastAsia="David" w:hAnsi="David" w:cs="David" w:hint="cs"/>
          <w:color w:val="000000"/>
          <w:sz w:val="24"/>
          <w:szCs w:val="24"/>
          <w:rtl/>
        </w:rPr>
        <w:t xml:space="preserve"> </w:t>
      </w:r>
      <w:r>
        <w:rPr>
          <w:rFonts w:ascii="David" w:eastAsia="David" w:hAnsi="David" w:cs="David"/>
          <w:color w:val="000000"/>
          <w:sz w:val="24"/>
          <w:szCs w:val="24"/>
          <w:rtl/>
        </w:rPr>
        <w:t>ר.ה.</w:t>
      </w:r>
    </w:p>
    <w:p w14:paraId="41214079" w14:textId="77777777" w:rsidR="00F83163" w:rsidRPr="00F83163" w:rsidRDefault="00F83163" w:rsidP="00F83163">
      <w:pPr>
        <w:spacing w:after="0" w:line="360" w:lineRule="auto"/>
        <w:rPr>
          <w:rFonts w:ascii="Times New Roman" w:eastAsia="Times New Roman" w:hAnsi="Times New Roman" w:cs="Times New Roman"/>
          <w:b/>
          <w:bCs/>
          <w:sz w:val="24"/>
          <w:szCs w:val="24"/>
        </w:rPr>
      </w:pPr>
      <w:r w:rsidRPr="00F83163">
        <w:rPr>
          <w:rFonts w:ascii="David" w:eastAsia="David" w:hAnsi="David" w:cs="David" w:hint="cs"/>
          <w:b/>
          <w:bCs/>
          <w:color w:val="000000"/>
          <w:sz w:val="24"/>
          <w:szCs w:val="24"/>
          <w:rtl/>
        </w:rPr>
        <w:t>5</w:t>
      </w:r>
      <w:r w:rsidRPr="00F83163">
        <w:rPr>
          <w:rFonts w:ascii="David" w:eastAsia="David" w:hAnsi="David" w:cs="David"/>
          <w:b/>
          <w:bCs/>
          <w:color w:val="000000"/>
          <w:sz w:val="24"/>
          <w:szCs w:val="24"/>
          <w:rtl/>
        </w:rPr>
        <w:t xml:space="preserve">.1.2  </w:t>
      </w:r>
      <w:r w:rsidRPr="00F83163">
        <w:rPr>
          <w:rFonts w:ascii="David" w:eastAsia="David" w:hAnsi="David" w:cs="David"/>
          <w:color w:val="000000"/>
          <w:sz w:val="24"/>
          <w:szCs w:val="24"/>
          <w:rtl/>
        </w:rPr>
        <w:t>"ענף יצחק"</w:t>
      </w:r>
    </w:p>
    <w:p w14:paraId="33B3270B"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נקודה נוספת שעלתה באחד הראיונות הציפה עניין מיוחד מאד והוא נושא "ענף יצחק". "ענף" הוא מושג בתנועת האנתרופוסופיה המתייחס לקבוצה הלומדת יחד את לימודי מדע הרוח (אנתרופוסופיה). בדרך כלל, תבחר לעצמה קבוצה שכזו שם מעולם הטבע (למשל ענף רימון). </w:t>
      </w:r>
    </w:p>
    <w:p w14:paraId="7AED969A"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בשנת 1998 הוקם בתל אביב "ענף יצחק", על שם יצחק רבין. היה זה הענף הראשון בעולם, לדברי ר.ה. שהיה ממקימיו, שקיבל את שמו על שם דמות חברתית-פוליטית.</w:t>
      </w:r>
    </w:p>
    <w:p w14:paraId="07B78856" w14:textId="77777777" w:rsidR="00F83163" w:rsidRDefault="00F83163" w:rsidP="00F83163">
      <w:pPr>
        <w:spacing w:after="0" w:line="360" w:lineRule="auto"/>
        <w:rPr>
          <w:rFonts w:ascii="Times New Roman" w:eastAsia="Times New Roman" w:hAnsi="Times New Roman" w:cs="Times New Roman"/>
          <w:sz w:val="24"/>
          <w:szCs w:val="24"/>
        </w:rPr>
      </w:pPr>
    </w:p>
    <w:p w14:paraId="26F5FE6C"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"אמרנו שם בענף אנחנו לא נהיה קבוצות לימוד כמוהם (הכוונה ב"הרדוף", "אדם" ו"שקד").. אנחנו אמרנו נשים את הביוגרפיה במרכז.. אנחנו רוצם לשים את הנושא חברתי במרכז. מסורתית, הדגש היה על הרוח, התחום הביוגרפי שם דווקא את הנפש במרכז, במקום בו הדבר קורה..... וזה קשר גם להקמת הסמינר – לשים את הנפש במקום הנכון, דגש אחר</w:t>
      </w:r>
      <w:r>
        <w:rPr>
          <w:rFonts w:ascii="David" w:eastAsia="David" w:hAnsi="David" w:cs="David"/>
          <w:color w:val="000000"/>
          <w:sz w:val="24"/>
          <w:szCs w:val="24"/>
          <w:rtl/>
        </w:rPr>
        <w:t>" ר.ה.</w:t>
      </w:r>
    </w:p>
    <w:p w14:paraId="462E2B08" w14:textId="77777777" w:rsidR="00F83163" w:rsidRDefault="00F83163" w:rsidP="00F83163">
      <w:pPr>
        <w:spacing w:after="0" w:line="360" w:lineRule="auto"/>
        <w:rPr>
          <w:rFonts w:ascii="Times New Roman" w:eastAsia="Times New Roman" w:hAnsi="Times New Roman" w:cs="Times New Roman"/>
          <w:sz w:val="24"/>
          <w:szCs w:val="24"/>
        </w:rPr>
      </w:pPr>
    </w:p>
    <w:p w14:paraId="7435BBC7"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"צריך לבדוק את המילה התאמות – את מחפשת את המפגש החי והער עם העולם.. איך העולם מדבר אלי ואיפה אני בשיח עם העולם....התאמות, זה לא רק עם הישראליות זה גם עם השעה, עם השנה, קורונה, פליטים, ממשלה חדשה. חלק מהישראליות זה לשים לב למה שקורה, לשים לב למגמות. ולשים לב איך זה מגיע לחינוך" </w:t>
      </w:r>
      <w:r>
        <w:rPr>
          <w:rFonts w:ascii="David" w:eastAsia="David" w:hAnsi="David" w:cs="David"/>
          <w:color w:val="000000"/>
          <w:sz w:val="24"/>
          <w:szCs w:val="24"/>
          <w:rtl/>
        </w:rPr>
        <w:t>ר.ה</w:t>
      </w:r>
    </w:p>
    <w:p w14:paraId="4C71B462" w14:textId="77777777" w:rsidR="00F83163" w:rsidRDefault="00F83163" w:rsidP="00F83163">
      <w:pPr>
        <w:spacing w:after="0" w:line="360" w:lineRule="auto"/>
        <w:rPr>
          <w:rFonts w:ascii="Times New Roman" w:eastAsia="Times New Roman" w:hAnsi="Times New Roman" w:cs="Times New Roman"/>
          <w:sz w:val="24"/>
          <w:szCs w:val="24"/>
        </w:rPr>
      </w:pPr>
    </w:p>
    <w:p w14:paraId="4121ED71"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מתוך "ענף יצחק" הוקם בית ספר "זומר" ברמת גן. היום זומר הוא בית ספר גדול, ומתקיימת בו גם הכשרת מורים. באופן גס ניתן להגיד שההכשרה בזומר יש בה שוני מסוים משאר ההכשרות בארץ כיוון שהיא מעלה לדיון את שאלות המנהיגות.</w:t>
      </w:r>
    </w:p>
    <w:p w14:paraId="4D9ED9B9" w14:textId="77777777" w:rsidR="00F83163" w:rsidRDefault="00F83163" w:rsidP="00F83163">
      <w:pPr>
        <w:spacing w:after="0" w:line="360" w:lineRule="auto"/>
        <w:rPr>
          <w:rFonts w:ascii="Times New Roman" w:eastAsia="Times New Roman" w:hAnsi="Times New Roman" w:cs="Times New Roman"/>
          <w:sz w:val="24"/>
          <w:szCs w:val="24"/>
        </w:rPr>
      </w:pPr>
    </w:p>
    <w:p w14:paraId="62136798"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"זה שינוי שקשור במנהיגות אבל אני לא בטוח שהוא רק ישראלי. הוא אכן שונה מהמסורת ההיא שעליה נבנו בתי ספר הראשונים</w:t>
      </w:r>
      <w:r>
        <w:rPr>
          <w:rFonts w:ascii="Times New Roman" w:eastAsia="Times New Roman" w:hAnsi="Times New Roman" w:cs="Times New Roman"/>
          <w:sz w:val="24"/>
          <w:szCs w:val="24"/>
        </w:rPr>
        <w:t xml:space="preserve">.. </w:t>
      </w:r>
      <w:r>
        <w:rPr>
          <w:rFonts w:ascii="David" w:eastAsia="David" w:hAnsi="David" w:cs="David"/>
          <w:i/>
          <w:sz w:val="24"/>
          <w:szCs w:val="24"/>
          <w:rtl/>
        </w:rPr>
        <w:t>(שינוי)</w:t>
      </w:r>
      <w:r>
        <w:rPr>
          <w:rFonts w:ascii="David" w:eastAsia="David" w:hAnsi="David" w:cs="David"/>
          <w:i/>
          <w:color w:val="000000"/>
          <w:sz w:val="24"/>
          <w:szCs w:val="24"/>
          <w:rtl/>
        </w:rPr>
        <w:t xml:space="preserve"> ששם בפרונט את שאלות המנהיגות ושם את שאלת המנהיג ואת האחריות" </w:t>
      </w:r>
      <w:r>
        <w:rPr>
          <w:rFonts w:ascii="David" w:eastAsia="David" w:hAnsi="David" w:cs="David"/>
          <w:sz w:val="24"/>
          <w:szCs w:val="24"/>
          <w:rtl/>
        </w:rPr>
        <w:t>ר.ה.</w:t>
      </w:r>
    </w:p>
    <w:p w14:paraId="1D7A26CF" w14:textId="77777777" w:rsidR="00F83163" w:rsidRDefault="00F83163" w:rsidP="00F83163">
      <w:pPr>
        <w:spacing w:after="0" w:line="360" w:lineRule="auto"/>
        <w:rPr>
          <w:rFonts w:ascii="Times New Roman" w:eastAsia="Times New Roman" w:hAnsi="Times New Roman" w:cs="Times New Roman"/>
          <w:sz w:val="24"/>
          <w:szCs w:val="24"/>
        </w:rPr>
      </w:pPr>
    </w:p>
    <w:p w14:paraId="722F9EF3"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"אתה פחות כבול למסורת אבל אתה יכול למצוא בעצמך דברים אחרים, זה </w:t>
      </w:r>
      <w:r>
        <w:rPr>
          <w:rFonts w:ascii="David" w:eastAsia="David" w:hAnsi="David" w:cs="David"/>
          <w:i/>
          <w:color w:val="000000"/>
          <w:sz w:val="24"/>
          <w:szCs w:val="24"/>
          <w:rtl/>
        </w:rPr>
        <w:tab/>
        <w:t>באמת קשור לישראליות</w:t>
      </w:r>
      <w:r>
        <w:rPr>
          <w:rFonts w:ascii="David" w:eastAsia="David" w:hAnsi="David" w:cs="David"/>
          <w:color w:val="000000"/>
          <w:sz w:val="24"/>
          <w:szCs w:val="24"/>
          <w:rtl/>
        </w:rPr>
        <w:t>" ר.ה.</w:t>
      </w:r>
    </w:p>
    <w:p w14:paraId="27F1C29F" w14:textId="77777777" w:rsidR="00F83163" w:rsidRDefault="00F83163" w:rsidP="00F83163">
      <w:pPr>
        <w:spacing w:after="0" w:line="360" w:lineRule="auto"/>
        <w:rPr>
          <w:rFonts w:ascii="Times New Roman" w:eastAsia="Times New Roman" w:hAnsi="Times New Roman" w:cs="Times New Roman"/>
          <w:sz w:val="24"/>
          <w:szCs w:val="24"/>
        </w:rPr>
      </w:pPr>
    </w:p>
    <w:p w14:paraId="00C4086F"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"ענף יצחק" הוא דוגמא לתהליך הבירור שנעשה על ידי אנשי הדור השני של מחנכי ולדורף עם זאת קיימות דוגמאות נוספות – אך כולן קשורות באמת לתנועה מאד מודגשת אותה שמים אנשי דור זה של השתרשות, לימוד, העמקה ובירור קול אישי:</w:t>
      </w:r>
    </w:p>
    <w:p w14:paraId="7B84466A" w14:textId="77777777" w:rsidR="00F83163" w:rsidRDefault="00F83163" w:rsidP="00F83163">
      <w:pPr>
        <w:spacing w:after="0" w:line="360" w:lineRule="auto"/>
        <w:rPr>
          <w:rFonts w:ascii="Times New Roman" w:eastAsia="Times New Roman" w:hAnsi="Times New Roman" w:cs="Times New Roman"/>
          <w:sz w:val="24"/>
          <w:szCs w:val="24"/>
        </w:rPr>
      </w:pPr>
    </w:p>
    <w:p w14:paraId="1C8E4447"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"יכול להיות שעם השנים, ואת תשמעי את זה גם מגלעד </w:t>
      </w:r>
      <w:r>
        <w:rPr>
          <w:rFonts w:ascii="David" w:eastAsia="David" w:hAnsi="David" w:cs="David"/>
          <w:color w:val="000000"/>
          <w:sz w:val="24"/>
          <w:szCs w:val="24"/>
          <w:rtl/>
        </w:rPr>
        <w:t>(גולדשמידט, מחנך ולדורף הראשון בארץ, מקים בית ספר הרדוף),</w:t>
      </w:r>
      <w:r>
        <w:rPr>
          <w:rFonts w:ascii="David" w:eastAsia="David" w:hAnsi="David" w:cs="David"/>
          <w:i/>
          <w:color w:val="000000"/>
          <w:sz w:val="24"/>
          <w:szCs w:val="24"/>
          <w:rtl/>
        </w:rPr>
        <w:t xml:space="preserve"> משהו מהמייסדים של חינוך ולדורף בארץ, </w:t>
      </w:r>
      <w:r>
        <w:rPr>
          <w:rFonts w:ascii="David" w:eastAsia="David" w:hAnsi="David" w:cs="David"/>
          <w:i/>
          <w:color w:val="000000"/>
          <w:sz w:val="24"/>
          <w:szCs w:val="24"/>
          <w:rtl/>
        </w:rPr>
        <w:lastRenderedPageBreak/>
        <w:t>שעדיין הגיעו 70 שנה אחרי שהוקם חינוך ולדורף בעולם, נשאר כאימפולס מאד חזק, כמעט מקובע – עד היום. גלעד מייצג את זה מאד חזק כשהוא בא לדבר עם מורים:</w:t>
      </w:r>
    </w:p>
    <w:p w14:paraId="18DE08E0"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שחררו את מה שאנחנו הבאנו – תנסו לראות מה אתם מביאים. אבל אני אומר את זה כהמשך ישיר לאמירה שאומרת קודם כל תדעו מאיפה הדברים מגיעים, תכירו, תפנימו ואז תביאו. אבל אל תחדשו לפני שאתם מבינים את המהות, מכירים את המקור." </w:t>
      </w:r>
      <w:r>
        <w:rPr>
          <w:rFonts w:ascii="David" w:eastAsia="David" w:hAnsi="David" w:cs="David"/>
          <w:color w:val="000000"/>
          <w:sz w:val="24"/>
          <w:szCs w:val="24"/>
          <w:rtl/>
        </w:rPr>
        <w:t>ג.ק.</w:t>
      </w:r>
    </w:p>
    <w:p w14:paraId="19072BE1" w14:textId="77777777" w:rsidR="00F83163" w:rsidRDefault="00F83163" w:rsidP="00F83163">
      <w:pPr>
        <w:spacing w:after="0" w:line="360" w:lineRule="auto"/>
        <w:rPr>
          <w:rFonts w:ascii="Times New Roman" w:eastAsia="Times New Roman" w:hAnsi="Times New Roman" w:cs="Times New Roman"/>
          <w:sz w:val="24"/>
          <w:szCs w:val="24"/>
        </w:rPr>
      </w:pPr>
    </w:p>
    <w:p w14:paraId="432B1A8C"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הדור השלישי למחנכי ולדורף הוא הדור הצעיר. הנמנים עליו התחנכו בארץ, לעיתים הם חלק מחינוך ולדורף עוד מילדותם, שהתחנכו על ידי מחנכי הדור ראשון והדור השני. קולו של דור זה עלה במחקר זה כקול חוקר ומברר את מקומו ואת הקשר שלו עם עולם האנתרופוסופיה. בעניין זה, בלטו שלוש נקודות:</w:t>
      </w:r>
    </w:p>
    <w:p w14:paraId="67A65575" w14:textId="77777777" w:rsidR="00F83163" w:rsidRDefault="00F83163" w:rsidP="00F83163">
      <w:pPr>
        <w:numPr>
          <w:ilvl w:val="0"/>
          <w:numId w:val="7"/>
        </w:numPr>
        <w:spacing w:after="0" w:line="360" w:lineRule="auto"/>
        <w:rPr>
          <w:rFonts w:ascii="David" w:eastAsia="David" w:hAnsi="David" w:cs="David"/>
          <w:color w:val="000000"/>
          <w:sz w:val="24"/>
          <w:szCs w:val="24"/>
        </w:rPr>
      </w:pPr>
      <w:r>
        <w:rPr>
          <w:rFonts w:ascii="David" w:eastAsia="David" w:hAnsi="David" w:cs="David"/>
          <w:color w:val="000000"/>
          <w:sz w:val="24"/>
          <w:szCs w:val="24"/>
          <w:rtl/>
        </w:rPr>
        <w:t>רצון להפרדה בין תנועת האנתרופוסופיה לבין מסעו האישי של המחנך</w:t>
      </w:r>
    </w:p>
    <w:p w14:paraId="73295938" w14:textId="77777777" w:rsidR="00F83163" w:rsidRDefault="00F83163" w:rsidP="00F83163">
      <w:pPr>
        <w:numPr>
          <w:ilvl w:val="0"/>
          <w:numId w:val="7"/>
        </w:numPr>
        <w:spacing w:after="0" w:line="360" w:lineRule="auto"/>
        <w:rPr>
          <w:rFonts w:ascii="David" w:eastAsia="David" w:hAnsi="David" w:cs="David"/>
          <w:color w:val="000000"/>
          <w:sz w:val="24"/>
          <w:szCs w:val="24"/>
        </w:rPr>
      </w:pPr>
      <w:r>
        <w:rPr>
          <w:rFonts w:ascii="David" w:eastAsia="David" w:hAnsi="David" w:cs="David"/>
          <w:color w:val="000000"/>
          <w:sz w:val="24"/>
          <w:szCs w:val="24"/>
          <w:rtl/>
        </w:rPr>
        <w:t>הבעת דאגה כלפי העתיד (ראי הערה במקום המתאים והבהירי כבר כאן)</w:t>
      </w:r>
    </w:p>
    <w:p w14:paraId="1450B2E1" w14:textId="77777777" w:rsidR="00F83163" w:rsidRDefault="00F83163" w:rsidP="00F83163">
      <w:pPr>
        <w:numPr>
          <w:ilvl w:val="0"/>
          <w:numId w:val="7"/>
        </w:numPr>
        <w:spacing w:after="0" w:line="360" w:lineRule="auto"/>
        <w:rPr>
          <w:rFonts w:ascii="David" w:eastAsia="David" w:hAnsi="David" w:cs="David"/>
          <w:color w:val="000000"/>
          <w:sz w:val="24"/>
          <w:szCs w:val="24"/>
        </w:rPr>
      </w:pPr>
      <w:r>
        <w:rPr>
          <w:rFonts w:ascii="David" w:eastAsia="David" w:hAnsi="David" w:cs="David"/>
          <w:color w:val="000000"/>
          <w:sz w:val="24"/>
          <w:szCs w:val="24"/>
          <w:rtl/>
        </w:rPr>
        <w:t>הכשרת המורים</w:t>
      </w:r>
    </w:p>
    <w:p w14:paraId="76EB2D30" w14:textId="77777777" w:rsidR="00F83163" w:rsidRPr="00293E8D" w:rsidRDefault="00F83163" w:rsidP="00F83163">
      <w:pPr>
        <w:spacing w:after="0" w:line="360" w:lineRule="auto"/>
        <w:ind w:left="720"/>
        <w:rPr>
          <w:rFonts w:ascii="David" w:eastAsia="David" w:hAnsi="David" w:cs="David"/>
          <w:color w:val="000000"/>
          <w:sz w:val="24"/>
          <w:szCs w:val="24"/>
        </w:rPr>
      </w:pPr>
    </w:p>
    <w:p w14:paraId="37318745"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t>הדור הצעיר</w:t>
      </w:r>
      <w:r>
        <w:rPr>
          <w:rFonts w:ascii="David" w:eastAsia="David" w:hAnsi="David" w:cs="David" w:hint="cs"/>
          <w:sz w:val="24"/>
          <w:szCs w:val="24"/>
          <w:rtl/>
        </w:rPr>
        <w:t xml:space="preserve"> מסומן</w:t>
      </w:r>
      <w:r>
        <w:rPr>
          <w:rFonts w:ascii="David" w:eastAsia="David" w:hAnsi="David" w:cs="David"/>
          <w:sz w:val="24"/>
          <w:szCs w:val="24"/>
        </w:rPr>
        <w:t>:</w:t>
      </w:r>
    </w:p>
    <w:p w14:paraId="021F2D39"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יש דור מייסד... אני דור ביניים.. ויש את הדור הצעיר שלאחרונה לקח כיתה"</w:t>
      </w:r>
      <w:r>
        <w:rPr>
          <w:rFonts w:ascii="David" w:eastAsia="David" w:hAnsi="David" w:cs="David"/>
          <w:color w:val="000000"/>
          <w:sz w:val="24"/>
          <w:szCs w:val="24"/>
          <w:rtl/>
        </w:rPr>
        <w:t xml:space="preserve"> ג.ק. </w:t>
      </w:r>
    </w:p>
    <w:p w14:paraId="01169E4E" w14:textId="77777777" w:rsidR="00F83163" w:rsidRDefault="00F83163" w:rsidP="00F83163">
      <w:pPr>
        <w:spacing w:after="0" w:line="360" w:lineRule="auto"/>
        <w:rPr>
          <w:rFonts w:ascii="Times New Roman" w:eastAsia="Times New Roman" w:hAnsi="Times New Roman" w:cs="Times New Roman"/>
          <w:sz w:val="24"/>
          <w:szCs w:val="24"/>
        </w:rPr>
      </w:pPr>
    </w:p>
    <w:p w14:paraId="5BC3CB76"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sz w:val="24"/>
          <w:szCs w:val="24"/>
          <w:rtl/>
        </w:rPr>
        <w:t>המרואיינים מצביעים על ה</w:t>
      </w:r>
      <w:r>
        <w:rPr>
          <w:rFonts w:ascii="David" w:eastAsia="David" w:hAnsi="David" w:cs="David"/>
          <w:color w:val="000000"/>
          <w:sz w:val="24"/>
          <w:szCs w:val="24"/>
          <w:rtl/>
        </w:rPr>
        <w:t>רצון להפרדה בין תנועת האנתרופוסופיה ודרישותיה לבין מסעו האישי של המחנך:</w:t>
      </w:r>
    </w:p>
    <w:p w14:paraId="01615664"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"המאפיינים של האנתרופוסופים הצעירים קשורים בשאלות רגשיות ונפשיות, שאלות של יחסים והרבה דגש על מסע אישי" </w:t>
      </w:r>
      <w:r>
        <w:rPr>
          <w:rFonts w:ascii="David" w:eastAsia="David" w:hAnsi="David" w:cs="David"/>
          <w:color w:val="000000"/>
          <w:sz w:val="24"/>
          <w:szCs w:val="24"/>
          <w:rtl/>
        </w:rPr>
        <w:t>מ.א.</w:t>
      </w:r>
    </w:p>
    <w:p w14:paraId="0E3BE99C" w14:textId="77777777" w:rsidR="00F83163" w:rsidRDefault="00F83163" w:rsidP="00F83163">
      <w:pPr>
        <w:spacing w:after="0" w:line="360" w:lineRule="auto"/>
        <w:rPr>
          <w:rFonts w:ascii="Times New Roman" w:eastAsia="Times New Roman" w:hAnsi="Times New Roman" w:cs="Times New Roman"/>
          <w:sz w:val="24"/>
          <w:szCs w:val="24"/>
        </w:rPr>
      </w:pPr>
    </w:p>
    <w:p w14:paraId="2B7DD0C1"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"בשבילי אנתרופוסופיה עוזרת לי להבין את העולם יותר טוב – שטיינר שפך את כל הידע – החומר הזה צריך לעבור דרכי, קונקרטי ולא משהו חולמני. אני בן אדם רגיל. בשנת 2018 בדוד-ילין אמרו לי יש לך חוש הומור ואתה גם אנתרופוסוף" </w:t>
      </w:r>
      <w:r>
        <w:rPr>
          <w:rFonts w:ascii="David" w:eastAsia="David" w:hAnsi="David" w:cs="David"/>
          <w:color w:val="000000"/>
          <w:sz w:val="24"/>
          <w:szCs w:val="24"/>
          <w:rtl/>
        </w:rPr>
        <w:t>ס.ק</w:t>
      </w:r>
    </w:p>
    <w:p w14:paraId="14BE3B3E" w14:textId="77777777" w:rsidR="00F83163" w:rsidRDefault="00F83163" w:rsidP="00F83163">
      <w:pPr>
        <w:spacing w:after="0" w:line="360" w:lineRule="auto"/>
        <w:rPr>
          <w:rFonts w:ascii="Times New Roman" w:eastAsia="Times New Roman" w:hAnsi="Times New Roman" w:cs="Times New Roman"/>
          <w:sz w:val="24"/>
          <w:szCs w:val="24"/>
        </w:rPr>
      </w:pPr>
    </w:p>
    <w:p w14:paraId="60F3816A"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r>
      <w:r>
        <w:rPr>
          <w:rFonts w:ascii="David" w:eastAsia="David" w:hAnsi="David" w:cs="David" w:hint="cs"/>
          <w:sz w:val="24"/>
          <w:szCs w:val="24"/>
          <w:rtl/>
        </w:rPr>
        <w:t>ניתן ל</w:t>
      </w:r>
      <w:r>
        <w:rPr>
          <w:rFonts w:ascii="David" w:eastAsia="David" w:hAnsi="David" w:cs="David"/>
          <w:sz w:val="24"/>
          <w:szCs w:val="24"/>
          <w:rtl/>
        </w:rPr>
        <w:t>עמ</w:t>
      </w:r>
      <w:r>
        <w:rPr>
          <w:rFonts w:ascii="David" w:eastAsia="David" w:hAnsi="David" w:cs="David" w:hint="cs"/>
          <w:sz w:val="24"/>
          <w:szCs w:val="24"/>
          <w:rtl/>
        </w:rPr>
        <w:t>ו</w:t>
      </w:r>
      <w:r>
        <w:rPr>
          <w:rFonts w:ascii="David" w:eastAsia="David" w:hAnsi="David" w:cs="David"/>
          <w:sz w:val="24"/>
          <w:szCs w:val="24"/>
          <w:rtl/>
        </w:rPr>
        <w:t>ד על נקודת התסכול ו</w:t>
      </w:r>
      <w:r>
        <w:rPr>
          <w:rFonts w:ascii="David" w:eastAsia="David" w:hAnsi="David" w:cs="David" w:hint="cs"/>
          <w:sz w:val="24"/>
          <w:szCs w:val="24"/>
          <w:rtl/>
        </w:rPr>
        <w:t xml:space="preserve">לתת שם </w:t>
      </w:r>
      <w:r>
        <w:rPr>
          <w:rFonts w:ascii="David" w:eastAsia="David" w:hAnsi="David" w:cs="David"/>
          <w:sz w:val="24"/>
          <w:szCs w:val="24"/>
          <w:rtl/>
        </w:rPr>
        <w:t>לנקודת ההפרדה:</w:t>
      </w:r>
    </w:p>
    <w:p w14:paraId="78B8B76D" w14:textId="77777777" w:rsidR="00F83163" w:rsidRPr="00293E8D" w:rsidRDefault="00F83163" w:rsidP="00F83163">
      <w:pPr>
        <w:spacing w:after="0" w:line="360" w:lineRule="auto"/>
        <w:rPr>
          <w:rFonts w:ascii="David" w:eastAsia="David" w:hAnsi="David" w:cs="David"/>
          <w:sz w:val="24"/>
          <w:szCs w:val="24"/>
        </w:rPr>
      </w:pPr>
    </w:p>
    <w:p w14:paraId="6161D91E" w14:textId="77777777" w:rsidR="00F83163" w:rsidRDefault="00F83163" w:rsidP="00F83163">
      <w:pPr>
        <w:spacing w:after="0" w:line="360" w:lineRule="auto"/>
        <w:ind w:left="720"/>
        <w:rPr>
          <w:rFonts w:ascii="David" w:eastAsia="David" w:hAnsi="David" w:cs="David"/>
          <w:i/>
          <w:color w:val="000000"/>
          <w:sz w:val="24"/>
          <w:szCs w:val="24"/>
        </w:rPr>
      </w:pPr>
      <w:r>
        <w:rPr>
          <w:rFonts w:ascii="David" w:eastAsia="David" w:hAnsi="David" w:cs="David"/>
          <w:i/>
          <w:color w:val="000000"/>
          <w:sz w:val="24"/>
          <w:szCs w:val="24"/>
          <w:rtl/>
        </w:rPr>
        <w:t xml:space="preserve">" ...זה שאלה שאני קורא לה "אנתרופוסופיה של שם" ו"אנתרופוסופיה של כאן". ש"אנתרופוסופיה של שם" היא נפרד, היא גוף נפרד ממסע חיים קונקרטי של בן אדם, ואתה צריך לעשות דברים, אתה איכשהו תמיד צריך להתאים את עצמך בשביל להיות שם..." </w:t>
      </w:r>
      <w:r>
        <w:rPr>
          <w:rFonts w:ascii="David" w:eastAsia="David" w:hAnsi="David" w:cs="David"/>
          <w:color w:val="000000"/>
          <w:sz w:val="24"/>
          <w:szCs w:val="24"/>
          <w:rtl/>
        </w:rPr>
        <w:t>מ.א</w:t>
      </w:r>
      <w:r>
        <w:rPr>
          <w:rFonts w:ascii="David" w:eastAsia="David" w:hAnsi="David" w:cs="David"/>
          <w:i/>
          <w:color w:val="000000"/>
          <w:sz w:val="24"/>
          <w:szCs w:val="24"/>
        </w:rPr>
        <w:t>.</w:t>
      </w:r>
    </w:p>
    <w:p w14:paraId="01D32BF1" w14:textId="77777777" w:rsidR="00F83163" w:rsidRDefault="00F83163" w:rsidP="00F83163">
      <w:pPr>
        <w:spacing w:after="0" w:line="360" w:lineRule="auto"/>
        <w:ind w:left="720"/>
        <w:rPr>
          <w:rFonts w:ascii="David" w:eastAsia="David" w:hAnsi="David" w:cs="David"/>
          <w:i/>
          <w:color w:val="000000"/>
          <w:sz w:val="24"/>
          <w:szCs w:val="24"/>
        </w:rPr>
      </w:pPr>
    </w:p>
    <w:p w14:paraId="1D498070" w14:textId="77777777" w:rsidR="00F83163" w:rsidRDefault="00F83163" w:rsidP="00F83163">
      <w:pPr>
        <w:spacing w:after="0" w:line="360" w:lineRule="auto"/>
        <w:rPr>
          <w:rFonts w:ascii="David" w:eastAsia="David" w:hAnsi="David" w:cs="David"/>
          <w:sz w:val="24"/>
          <w:szCs w:val="24"/>
        </w:rPr>
      </w:pPr>
      <w:r>
        <w:rPr>
          <w:rFonts w:ascii="David" w:eastAsia="David" w:hAnsi="David" w:cs="David" w:hint="cs"/>
          <w:b/>
          <w:bCs/>
          <w:sz w:val="24"/>
          <w:szCs w:val="24"/>
          <w:rtl/>
        </w:rPr>
        <w:t xml:space="preserve">5.1.3 </w:t>
      </w:r>
      <w:sdt>
        <w:sdtPr>
          <w:rPr>
            <w:b/>
            <w:bCs/>
            <w:rtl/>
          </w:rPr>
          <w:tag w:val="goog_rdk_262"/>
          <w:id w:val="-641502612"/>
          <w:showingPlcHdr/>
        </w:sdtPr>
        <w:sdtEndPr>
          <w:rPr>
            <w:b w:val="0"/>
            <w:bCs w:val="0"/>
          </w:rPr>
        </w:sdtEndPr>
        <w:sdtContent>
          <w:r>
            <w:rPr>
              <w:b/>
              <w:bCs/>
              <w:rtl/>
            </w:rPr>
            <w:t xml:space="preserve">     </w:t>
          </w:r>
        </w:sdtContent>
      </w:sdt>
      <w:r>
        <w:rPr>
          <w:rFonts w:ascii="David" w:eastAsia="David" w:hAnsi="David" w:cs="David" w:hint="cs"/>
          <w:sz w:val="24"/>
          <w:szCs w:val="24"/>
          <w:rtl/>
        </w:rPr>
        <w:t xml:space="preserve"> "</w:t>
      </w:r>
      <w:r>
        <w:rPr>
          <w:rFonts w:ascii="David" w:eastAsia="David" w:hAnsi="David" w:cs="David"/>
          <w:sz w:val="24"/>
          <w:szCs w:val="24"/>
          <w:rtl/>
        </w:rPr>
        <w:t>שלושה אצטרובלים ונר לא הופכים את זה לולדורף</w:t>
      </w:r>
      <w:sdt>
        <w:sdtPr>
          <w:rPr>
            <w:rtl/>
          </w:rPr>
          <w:tag w:val="goog_rdk_263"/>
          <w:id w:val="-107505909"/>
        </w:sdtPr>
        <w:sdtEndPr/>
        <w:sdtContent>
          <w:r>
            <w:rPr>
              <w:rFonts w:ascii="David" w:eastAsia="David" w:hAnsi="David" w:cs="David" w:hint="cs"/>
              <w:sz w:val="24"/>
              <w:szCs w:val="24"/>
              <w:rtl/>
            </w:rPr>
            <w:t>"</w:t>
          </w:r>
        </w:sdtContent>
      </w:sdt>
    </w:p>
    <w:p w14:paraId="27D111E6" w14:textId="77777777" w:rsidR="00F83163" w:rsidRPr="00C718CD" w:rsidRDefault="00F83163" w:rsidP="00F83163">
      <w:pPr>
        <w:spacing w:after="0" w:line="360" w:lineRule="auto"/>
        <w:rPr>
          <w:rFonts w:ascii="David" w:eastAsia="David" w:hAnsi="David" w:cs="David"/>
          <w:color w:val="000000"/>
          <w:sz w:val="24"/>
          <w:szCs w:val="24"/>
          <w:rtl/>
        </w:rPr>
      </w:pPr>
    </w:p>
    <w:p w14:paraId="1AA85A6E"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כלפי בני דור זה מביעים המרואיינים דאגה לגבי הכשרותיהם ודרכי העבודה שלהם: </w:t>
      </w:r>
    </w:p>
    <w:p w14:paraId="47A1F871"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 הדור הצעיר, החדש לא תמיד יודע לאן הוא נכנס, לא תמיד מזהה את המקור של הדברים, הם מביאים משהו אחר בהרבה מובנים גם בהקשר של כוחות של עבודה </w:t>
      </w:r>
      <w:r>
        <w:rPr>
          <w:rFonts w:ascii="David" w:eastAsia="David" w:hAnsi="David" w:cs="David"/>
          <w:i/>
          <w:color w:val="000000"/>
          <w:sz w:val="24"/>
          <w:szCs w:val="24"/>
          <w:rtl/>
        </w:rPr>
        <w:lastRenderedPageBreak/>
        <w:t xml:space="preserve">והתמסרות שהם שונים... הכוחות שלהם מדוללים יותר אבל עם התמסרות והבנה שלקח לי יותר זמן להשיג. אבל כאן נוצר פער- ואז הם יכולים להפסיק בכיתה ד' או ג' כי "אני לא יכול"... מעט מסיימים א'-ח', אין הרבה מורים שעושים את כל המסע.... זו גם תמונה שבה מורים לא מבושלים מספיק קופצים למים ונשרפים" </w:t>
      </w:r>
      <w:r>
        <w:rPr>
          <w:rFonts w:ascii="David" w:eastAsia="David" w:hAnsi="David" w:cs="David"/>
          <w:color w:val="000000"/>
          <w:sz w:val="24"/>
          <w:szCs w:val="24"/>
          <w:rtl/>
        </w:rPr>
        <w:t>ג.ק.</w:t>
      </w:r>
    </w:p>
    <w:p w14:paraId="2BC4CFA8" w14:textId="77777777" w:rsidR="00F83163" w:rsidRDefault="00F83163" w:rsidP="00F83163">
      <w:pPr>
        <w:spacing w:after="0" w:line="360" w:lineRule="auto"/>
        <w:rPr>
          <w:rFonts w:ascii="Times New Roman" w:eastAsia="Times New Roman" w:hAnsi="Times New Roman" w:cs="Times New Roman"/>
          <w:sz w:val="24"/>
          <w:szCs w:val="24"/>
        </w:rPr>
      </w:pPr>
    </w:p>
    <w:p w14:paraId="385F3A3F"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r>
      <w:r>
        <w:rPr>
          <w:rFonts w:ascii="David" w:eastAsia="David" w:hAnsi="David" w:cs="David" w:hint="cs"/>
          <w:sz w:val="24"/>
          <w:szCs w:val="24"/>
          <w:rtl/>
        </w:rPr>
        <w:t>ניתנה התייחסות לרעיון בו</w:t>
      </w:r>
      <w:r>
        <w:rPr>
          <w:rFonts w:ascii="David" w:eastAsia="David" w:hAnsi="David" w:cs="David"/>
          <w:sz w:val="24"/>
          <w:szCs w:val="24"/>
          <w:rtl/>
        </w:rPr>
        <w:t xml:space="preserve"> מורים חדשים מעתיקים האחד מהשני פרקטיקות טכניות </w:t>
      </w:r>
      <w:r>
        <w:rPr>
          <w:rFonts w:ascii="David" w:eastAsia="David" w:hAnsi="David" w:cs="David"/>
          <w:sz w:val="24"/>
          <w:szCs w:val="24"/>
          <w:rtl/>
        </w:rPr>
        <w:tab/>
        <w:t xml:space="preserve">מקובלות, אך אינם מבינים את התורה שמאחוריהן בהיעדר השלמת הכשרתם או כניסה </w:t>
      </w:r>
      <w:r>
        <w:rPr>
          <w:rFonts w:ascii="David" w:eastAsia="David" w:hAnsi="David" w:cs="David"/>
          <w:sz w:val="24"/>
          <w:szCs w:val="24"/>
          <w:rtl/>
        </w:rPr>
        <w:tab/>
        <w:t>אליה בכלל:</w:t>
      </w:r>
    </w:p>
    <w:p w14:paraId="384A510A"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"זה קורה הרבה לאחרונה בארץ, הקליפה הופכת להיות התוכן אבל זה לא השקד" </w:t>
      </w:r>
      <w:r>
        <w:rPr>
          <w:rFonts w:ascii="David" w:eastAsia="David" w:hAnsi="David" w:cs="David"/>
          <w:color w:val="000000"/>
          <w:sz w:val="24"/>
          <w:szCs w:val="24"/>
          <w:rtl/>
        </w:rPr>
        <w:t>מ.א</w:t>
      </w:r>
    </w:p>
    <w:p w14:paraId="1613B16B" w14:textId="77777777" w:rsidR="00F83163" w:rsidRDefault="00F83163" w:rsidP="00F83163">
      <w:pPr>
        <w:spacing w:after="0" w:line="360" w:lineRule="auto"/>
        <w:rPr>
          <w:rFonts w:ascii="Times New Roman" w:eastAsia="Times New Roman" w:hAnsi="Times New Roman" w:cs="Times New Roman"/>
          <w:sz w:val="24"/>
          <w:szCs w:val="24"/>
        </w:rPr>
      </w:pPr>
    </w:p>
    <w:p w14:paraId="0C8A25F9"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ab/>
        <w:t xml:space="preserve">בין המרואיינים למחקר זה מצויים גם מנהלים או מרצים בהכשרות חינוך ולדורף. </w:t>
      </w:r>
      <w:r>
        <w:rPr>
          <w:rFonts w:ascii="David" w:eastAsia="David" w:hAnsi="David" w:cs="David"/>
          <w:color w:val="000000"/>
          <w:sz w:val="24"/>
          <w:szCs w:val="24"/>
          <w:rtl/>
        </w:rPr>
        <w:tab/>
        <w:t xml:space="preserve">התייחסותם להכשרות ותוצריהם, היא במידה רבה התייחסות לדור שלישי למחנכי </w:t>
      </w:r>
      <w:r>
        <w:rPr>
          <w:rFonts w:ascii="David" w:eastAsia="David" w:hAnsi="David" w:cs="David"/>
          <w:color w:val="000000"/>
          <w:sz w:val="24"/>
          <w:szCs w:val="24"/>
          <w:rtl/>
        </w:rPr>
        <w:tab/>
        <w:t>הולדורף:</w:t>
      </w:r>
    </w:p>
    <w:p w14:paraId="2ADF7B9A" w14:textId="77777777" w:rsidR="00F83163" w:rsidRDefault="00F83163" w:rsidP="00F83163">
      <w:pPr>
        <w:spacing w:after="0" w:line="360" w:lineRule="auto"/>
        <w:rPr>
          <w:rFonts w:ascii="Times New Roman" w:eastAsia="Times New Roman" w:hAnsi="Times New Roman" w:cs="Times New Roman"/>
          <w:sz w:val="24"/>
          <w:szCs w:val="24"/>
        </w:rPr>
      </w:pPr>
    </w:p>
    <w:p w14:paraId="5A959AFC"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"אני בעד הכשרות והכשרות זה רעיון טוב אבל מסתבר שזה לא מספיק. וזה לא הכרחי. אבל מה שבאמת הכי חשוב זה שיש אנשים שמחזיקים יחד תמונה אנושית על העולם" </w:t>
      </w:r>
      <w:r>
        <w:rPr>
          <w:rFonts w:ascii="David" w:eastAsia="David" w:hAnsi="David" w:cs="David"/>
          <w:color w:val="000000"/>
          <w:sz w:val="24"/>
          <w:szCs w:val="24"/>
          <w:rtl/>
        </w:rPr>
        <w:t>מ.א.</w:t>
      </w:r>
    </w:p>
    <w:p w14:paraId="38679FCC" w14:textId="77777777" w:rsidR="00F83163" w:rsidRDefault="00F83163" w:rsidP="00F83163">
      <w:pPr>
        <w:spacing w:after="0" w:line="360" w:lineRule="auto"/>
        <w:rPr>
          <w:rFonts w:ascii="Times New Roman" w:eastAsia="Times New Roman" w:hAnsi="Times New Roman" w:cs="Times New Roman"/>
          <w:sz w:val="24"/>
          <w:szCs w:val="24"/>
        </w:rPr>
      </w:pPr>
    </w:p>
    <w:p w14:paraId="7A6A1E50" w14:textId="77777777" w:rsidR="00F83163" w:rsidRDefault="00F83163" w:rsidP="00F83163">
      <w:pPr>
        <w:spacing w:after="0" w:line="360" w:lineRule="auto"/>
        <w:rPr>
          <w:rFonts w:ascii="David" w:eastAsia="David" w:hAnsi="David" w:cs="David"/>
          <w:color w:val="000000"/>
          <w:sz w:val="24"/>
          <w:szCs w:val="24"/>
        </w:rPr>
      </w:pPr>
      <w:r>
        <w:rPr>
          <w:rFonts w:ascii="David" w:eastAsia="David" w:hAnsi="David" w:cs="David"/>
          <w:color w:val="000000"/>
          <w:sz w:val="24"/>
          <w:szCs w:val="24"/>
          <w:rtl/>
        </w:rPr>
        <w:tab/>
      </w:r>
      <w:r>
        <w:rPr>
          <w:rFonts w:ascii="David" w:eastAsia="David" w:hAnsi="David" w:cs="David" w:hint="cs"/>
          <w:color w:val="000000"/>
          <w:sz w:val="24"/>
          <w:szCs w:val="24"/>
          <w:rtl/>
        </w:rPr>
        <w:t>ניתנה ה</w:t>
      </w:r>
      <w:r>
        <w:rPr>
          <w:rFonts w:ascii="David" w:eastAsia="David" w:hAnsi="David" w:cs="David"/>
          <w:color w:val="000000"/>
          <w:sz w:val="24"/>
          <w:szCs w:val="24"/>
          <w:rtl/>
        </w:rPr>
        <w:t>תייחס</w:t>
      </w:r>
      <w:r>
        <w:rPr>
          <w:rFonts w:ascii="David" w:eastAsia="David" w:hAnsi="David" w:cs="David" w:hint="cs"/>
          <w:color w:val="000000"/>
          <w:sz w:val="24"/>
          <w:szCs w:val="24"/>
          <w:rtl/>
        </w:rPr>
        <w:t>ות</w:t>
      </w:r>
      <w:r>
        <w:rPr>
          <w:rFonts w:ascii="David" w:eastAsia="David" w:hAnsi="David" w:cs="David"/>
          <w:color w:val="000000"/>
          <w:sz w:val="24"/>
          <w:szCs w:val="24"/>
          <w:rtl/>
        </w:rPr>
        <w:t xml:space="preserve"> לנושא לימוד דרך חוויה שברקע שלה עומדת תורה שלמה. </w:t>
      </w:r>
      <w:r>
        <w:rPr>
          <w:rFonts w:ascii="David" w:eastAsia="David" w:hAnsi="David" w:cs="David" w:hint="cs"/>
          <w:color w:val="000000"/>
          <w:sz w:val="24"/>
          <w:szCs w:val="24"/>
          <w:rtl/>
        </w:rPr>
        <w:t xml:space="preserve">עלתה טענה </w:t>
      </w:r>
      <w:r>
        <w:rPr>
          <w:rFonts w:ascii="David" w:eastAsia="David" w:hAnsi="David" w:cs="David"/>
          <w:color w:val="000000"/>
          <w:sz w:val="24"/>
          <w:szCs w:val="24"/>
          <w:rtl/>
        </w:rPr>
        <w:tab/>
      </w:r>
      <w:r>
        <w:rPr>
          <w:rFonts w:ascii="David" w:eastAsia="David" w:hAnsi="David" w:cs="David" w:hint="cs"/>
          <w:color w:val="000000"/>
          <w:sz w:val="24"/>
          <w:szCs w:val="24"/>
          <w:rtl/>
        </w:rPr>
        <w:t xml:space="preserve">בה </w:t>
      </w:r>
      <w:r>
        <w:rPr>
          <w:rFonts w:ascii="David" w:eastAsia="David" w:hAnsi="David" w:cs="David"/>
          <w:color w:val="000000"/>
          <w:sz w:val="24"/>
          <w:szCs w:val="24"/>
          <w:rtl/>
        </w:rPr>
        <w:t xml:space="preserve">הנקודה שבה מחנך מחזיק ידע ומביא שיעור או תוכן לכיתה משולה לשמש קורנת </w:t>
      </w:r>
      <w:r>
        <w:rPr>
          <w:rFonts w:ascii="David" w:eastAsia="David" w:hAnsi="David" w:cs="David"/>
          <w:color w:val="000000"/>
          <w:sz w:val="24"/>
          <w:szCs w:val="24"/>
          <w:rtl/>
        </w:rPr>
        <w:tab/>
        <w:t>מבפנים, מחזיק</w:t>
      </w:r>
      <w:r>
        <w:rPr>
          <w:rFonts w:ascii="David" w:eastAsia="David" w:hAnsi="David" w:cs="David" w:hint="cs"/>
          <w:color w:val="000000"/>
          <w:sz w:val="24"/>
          <w:szCs w:val="24"/>
          <w:rtl/>
        </w:rPr>
        <w:t>ה</w:t>
      </w:r>
      <w:r>
        <w:rPr>
          <w:rFonts w:ascii="David" w:eastAsia="David" w:hAnsi="David" w:cs="David"/>
          <w:color w:val="000000"/>
          <w:sz w:val="24"/>
          <w:szCs w:val="24"/>
          <w:rtl/>
        </w:rPr>
        <w:t xml:space="preserve"> ידע המשול לאור ומנסה לקרון החוצה ולייצר בסביבת הילדים תהליך </w:t>
      </w:r>
      <w:r>
        <w:rPr>
          <w:rFonts w:ascii="David" w:eastAsia="David" w:hAnsi="David" w:cs="David"/>
          <w:color w:val="000000"/>
          <w:sz w:val="24"/>
          <w:szCs w:val="24"/>
          <w:rtl/>
        </w:rPr>
        <w:tab/>
        <w:t xml:space="preserve">התכנסות לצורך לימוד מסוים למשל. מהלך זה </w:t>
      </w:r>
      <w:r>
        <w:rPr>
          <w:rFonts w:ascii="David" w:eastAsia="David" w:hAnsi="David" w:cs="David" w:hint="cs"/>
          <w:color w:val="000000"/>
          <w:sz w:val="24"/>
          <w:szCs w:val="24"/>
          <w:rtl/>
        </w:rPr>
        <w:t>משו</w:t>
      </w:r>
      <w:r>
        <w:rPr>
          <w:rFonts w:ascii="David" w:eastAsia="David" w:hAnsi="David" w:cs="David"/>
          <w:color w:val="000000"/>
          <w:sz w:val="24"/>
          <w:szCs w:val="24"/>
          <w:rtl/>
        </w:rPr>
        <w:t xml:space="preserve">ל לתהליך </w:t>
      </w:r>
      <w:r>
        <w:rPr>
          <w:rFonts w:ascii="David" w:eastAsia="David" w:hAnsi="David" w:cs="David"/>
          <w:sz w:val="24"/>
          <w:szCs w:val="24"/>
          <w:rtl/>
        </w:rPr>
        <w:t>התעבות</w:t>
      </w:r>
      <w:r>
        <w:rPr>
          <w:rFonts w:ascii="David" w:eastAsia="David" w:hAnsi="David" w:cs="David"/>
          <w:color w:val="000000"/>
          <w:sz w:val="24"/>
          <w:szCs w:val="24"/>
          <w:rtl/>
        </w:rPr>
        <w:t xml:space="preserve"> של ענן: </w:t>
      </w:r>
    </w:p>
    <w:p w14:paraId="5419CEA9" w14:textId="77777777" w:rsidR="00F83163" w:rsidRDefault="00F83163" w:rsidP="00F83163">
      <w:pPr>
        <w:spacing w:after="0" w:line="360" w:lineRule="auto"/>
        <w:ind w:left="720"/>
        <w:rPr>
          <w:rFonts w:ascii="David" w:eastAsia="David" w:hAnsi="David" w:cs="David"/>
          <w:color w:val="000000"/>
          <w:sz w:val="24"/>
          <w:szCs w:val="24"/>
        </w:rPr>
      </w:pPr>
    </w:p>
    <w:p w14:paraId="7D19FCF0"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"אומרים לי הרבה: מה אני אעשה עם מה שאתה אומר? באמת לא קל ללמד את התנועה שבין קרינה החוצה להתעבות תוך פעילות מסוימת. זו חוויה שצריך להרגיש. אבל היא דורשת זמן, והתעמקות" </w:t>
      </w:r>
      <w:r>
        <w:rPr>
          <w:rFonts w:ascii="David" w:eastAsia="David" w:hAnsi="David" w:cs="David"/>
          <w:color w:val="000000"/>
          <w:sz w:val="24"/>
          <w:szCs w:val="24"/>
          <w:rtl/>
        </w:rPr>
        <w:t>מ.י.</w:t>
      </w:r>
    </w:p>
    <w:p w14:paraId="69097154" w14:textId="77777777" w:rsidR="00F83163" w:rsidRDefault="00F83163" w:rsidP="00F83163">
      <w:pPr>
        <w:spacing w:after="0" w:line="360" w:lineRule="auto"/>
        <w:rPr>
          <w:rFonts w:ascii="David" w:eastAsia="David" w:hAnsi="David" w:cs="David"/>
          <w:color w:val="000000"/>
          <w:sz w:val="24"/>
          <w:szCs w:val="24"/>
        </w:rPr>
      </w:pPr>
    </w:p>
    <w:p w14:paraId="2A4DA452" w14:textId="77777777" w:rsidR="00F83163" w:rsidRDefault="00F83163" w:rsidP="00F83163">
      <w:pPr>
        <w:spacing w:after="0" w:line="360" w:lineRule="auto"/>
        <w:rPr>
          <w:rFonts w:ascii="David" w:eastAsia="David" w:hAnsi="David" w:cs="David"/>
          <w:color w:val="000000"/>
          <w:sz w:val="24"/>
          <w:szCs w:val="24"/>
        </w:rPr>
      </w:pPr>
      <w:r>
        <w:rPr>
          <w:rFonts w:ascii="David" w:eastAsia="David" w:hAnsi="David" w:cs="David"/>
          <w:color w:val="000000"/>
          <w:sz w:val="24"/>
          <w:szCs w:val="24"/>
          <w:rtl/>
        </w:rPr>
        <w:tab/>
        <w:t xml:space="preserve"> באופן ספציפי </w:t>
      </w:r>
      <w:r>
        <w:rPr>
          <w:rFonts w:ascii="David" w:eastAsia="David" w:hAnsi="David" w:cs="David" w:hint="cs"/>
          <w:color w:val="000000"/>
          <w:sz w:val="24"/>
          <w:szCs w:val="24"/>
          <w:rtl/>
        </w:rPr>
        <w:t xml:space="preserve">הודגשה </w:t>
      </w:r>
      <w:r>
        <w:rPr>
          <w:rFonts w:ascii="David" w:eastAsia="David" w:hAnsi="David" w:cs="David"/>
          <w:color w:val="000000"/>
          <w:sz w:val="24"/>
          <w:szCs w:val="24"/>
          <w:rtl/>
        </w:rPr>
        <w:t xml:space="preserve">נקודת קושי נוספת בהכשרות ולדורף והיא הלימוד של </w:t>
      </w:r>
      <w:r>
        <w:rPr>
          <w:rFonts w:ascii="David" w:eastAsia="David" w:hAnsi="David" w:cs="David"/>
          <w:color w:val="000000"/>
          <w:sz w:val="24"/>
          <w:szCs w:val="24"/>
          <w:rtl/>
        </w:rPr>
        <w:tab/>
        <w:t>תורתו של רודולף שטיינר:</w:t>
      </w:r>
    </w:p>
    <w:p w14:paraId="7FA59A7A" w14:textId="77777777" w:rsidR="00F83163" w:rsidRDefault="00F83163" w:rsidP="00F83163">
      <w:pPr>
        <w:spacing w:after="0" w:line="360" w:lineRule="auto"/>
        <w:ind w:left="720"/>
        <w:rPr>
          <w:rFonts w:ascii="David" w:eastAsia="David" w:hAnsi="David" w:cs="David"/>
          <w:i/>
          <w:color w:val="000000"/>
          <w:sz w:val="24"/>
          <w:szCs w:val="24"/>
        </w:rPr>
      </w:pPr>
    </w:p>
    <w:p w14:paraId="0F243F79" w14:textId="77777777" w:rsidR="00F83163" w:rsidRDefault="00F83163" w:rsidP="00F83163">
      <w:pPr>
        <w:spacing w:after="0" w:line="360" w:lineRule="auto"/>
        <w:ind w:left="720"/>
        <w:rPr>
          <w:rFonts w:ascii="David" w:eastAsia="David" w:hAnsi="David" w:cs="David"/>
          <w:i/>
          <w:color w:val="000000"/>
          <w:sz w:val="24"/>
          <w:szCs w:val="24"/>
        </w:rPr>
      </w:pPr>
      <w:r>
        <w:rPr>
          <w:rFonts w:ascii="David" w:eastAsia="David" w:hAnsi="David" w:cs="David"/>
          <w:i/>
          <w:color w:val="000000"/>
          <w:sz w:val="24"/>
          <w:szCs w:val="24"/>
          <w:rtl/>
        </w:rPr>
        <w:t>"עולות השאלות (בהכשרות המורים): "אז מה השיטה?". אפשר לקרוא את שטיינר ולא להבין. והיום אנחנו גם נורא רוצים לדעת. קשה לאנתרופוסופיה להתגשם כאן כי אנחנו נורא מהירים. אבל דווקא בהכשרה, דווקא קריאה של שטיינר, כמה פעמים, לאורך השנים.... הסבלנות חסרה לכולנו... אומרים: "אבל אני רוצה קונקרטי!" רגע.</w:t>
      </w:r>
    </w:p>
    <w:p w14:paraId="7CA3AFE3"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 שטיינר הוא אתגר לרבים מהסטודנטים בהכשרות " </w:t>
      </w:r>
      <w:r>
        <w:rPr>
          <w:rFonts w:ascii="David" w:eastAsia="David" w:hAnsi="David" w:cs="David"/>
          <w:color w:val="000000"/>
          <w:sz w:val="24"/>
          <w:szCs w:val="24"/>
          <w:rtl/>
        </w:rPr>
        <w:t>ס.ק.</w:t>
      </w:r>
    </w:p>
    <w:p w14:paraId="2E9F9ABE"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3C00277E"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r>
      <w:r>
        <w:rPr>
          <w:rFonts w:ascii="David" w:eastAsia="David" w:hAnsi="David" w:cs="David" w:hint="cs"/>
          <w:sz w:val="24"/>
          <w:szCs w:val="24"/>
          <w:rtl/>
        </w:rPr>
        <w:t>לעיתים אפילו עלה</w:t>
      </w:r>
      <w:r>
        <w:rPr>
          <w:rFonts w:ascii="David" w:eastAsia="David" w:hAnsi="David" w:cs="David"/>
          <w:sz w:val="24"/>
          <w:szCs w:val="24"/>
          <w:rtl/>
        </w:rPr>
        <w:t xml:space="preserve"> ש</w:t>
      </w:r>
      <w:r>
        <w:rPr>
          <w:rFonts w:ascii="David" w:eastAsia="David" w:hAnsi="David" w:cs="David" w:hint="cs"/>
          <w:sz w:val="24"/>
          <w:szCs w:val="24"/>
          <w:rtl/>
        </w:rPr>
        <w:t>י</w:t>
      </w:r>
      <w:r>
        <w:rPr>
          <w:rFonts w:ascii="David" w:eastAsia="David" w:hAnsi="David" w:cs="David"/>
          <w:sz w:val="24"/>
          <w:szCs w:val="24"/>
          <w:rtl/>
        </w:rPr>
        <w:t>ת</w:t>
      </w:r>
      <w:r>
        <w:rPr>
          <w:rFonts w:ascii="David" w:eastAsia="David" w:hAnsi="David" w:cs="David" w:hint="cs"/>
          <w:sz w:val="24"/>
          <w:szCs w:val="24"/>
          <w:rtl/>
        </w:rPr>
        <w:t>וף</w:t>
      </w:r>
      <w:r>
        <w:rPr>
          <w:rFonts w:ascii="David" w:eastAsia="David" w:hAnsi="David" w:cs="David"/>
          <w:sz w:val="24"/>
          <w:szCs w:val="24"/>
          <w:rtl/>
        </w:rPr>
        <w:t xml:space="preserve"> בתסכול:</w:t>
      </w:r>
    </w:p>
    <w:p w14:paraId="6CF7D6A6"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lastRenderedPageBreak/>
        <w:t xml:space="preserve">"חסרים מאד אנשים שעברו הכשרות. היום כל אחת ששמה שלושה איצטרובלים ומדליקה נר נחשבת חינוך ולדורף" </w:t>
      </w:r>
      <w:r>
        <w:rPr>
          <w:rFonts w:ascii="David" w:eastAsia="David" w:hAnsi="David" w:cs="David"/>
          <w:color w:val="000000"/>
          <w:sz w:val="24"/>
          <w:szCs w:val="24"/>
          <w:rtl/>
        </w:rPr>
        <w:t>מ.מ.</w:t>
      </w:r>
    </w:p>
    <w:p w14:paraId="7AF2A240"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49476C82"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r>
      <w:r>
        <w:rPr>
          <w:rFonts w:ascii="David" w:eastAsia="David" w:hAnsi="David" w:cs="David" w:hint="cs"/>
          <w:sz w:val="24"/>
          <w:szCs w:val="24"/>
          <w:rtl/>
        </w:rPr>
        <w:t>לגבי השאלה</w:t>
      </w:r>
      <w:r>
        <w:rPr>
          <w:rFonts w:ascii="David" w:eastAsia="David" w:hAnsi="David" w:cs="David"/>
          <w:sz w:val="24"/>
          <w:szCs w:val="24"/>
          <w:rtl/>
        </w:rPr>
        <w:t xml:space="preserve"> האם אין צורך בהכשרות או שזהו כורך המציאות בעולם בו חסרים אנשי </w:t>
      </w:r>
      <w:r>
        <w:rPr>
          <w:rFonts w:ascii="David" w:eastAsia="David" w:hAnsi="David" w:cs="David"/>
          <w:sz w:val="24"/>
          <w:szCs w:val="24"/>
          <w:rtl/>
        </w:rPr>
        <w:tab/>
        <w:t>חינוך רבים והצורך באנשי צוות רק הולך וגובר:</w:t>
      </w:r>
    </w:p>
    <w:p w14:paraId="541A896C" w14:textId="77777777" w:rsidR="00F83163" w:rsidRDefault="00F83163" w:rsidP="00F83163">
      <w:pPr>
        <w:spacing w:after="0" w:line="360" w:lineRule="auto"/>
        <w:rPr>
          <w:rFonts w:ascii="Times New Roman" w:eastAsia="Times New Roman" w:hAnsi="Times New Roman" w:cs="Times New Roman"/>
          <w:sz w:val="24"/>
          <w:szCs w:val="24"/>
        </w:rPr>
      </w:pPr>
    </w:p>
    <w:p w14:paraId="1916D80B"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"צריך לדבר על סטנדרטים. סטנדרטים אני אוהב. וחשוב שיהיה אותם. אם יש אנשים בלי הכשרות בכלל צריך לבדוק: האם אנחנו מתעלמים מתעודות ומתבוננים על דברים אחרים או זה מה יש" </w:t>
      </w:r>
      <w:r>
        <w:rPr>
          <w:rFonts w:ascii="David" w:eastAsia="David" w:hAnsi="David" w:cs="David"/>
          <w:color w:val="000000"/>
          <w:sz w:val="24"/>
          <w:szCs w:val="24"/>
          <w:rtl/>
        </w:rPr>
        <w:t>ר.ה.</w:t>
      </w:r>
    </w:p>
    <w:p w14:paraId="1C6ACF60" w14:textId="77777777" w:rsidR="00F83163" w:rsidRDefault="00F83163" w:rsidP="00F83163">
      <w:pPr>
        <w:spacing w:after="0" w:line="360" w:lineRule="auto"/>
        <w:rPr>
          <w:rFonts w:ascii="Times New Roman" w:eastAsia="Times New Roman" w:hAnsi="Times New Roman" w:cs="Times New Roman"/>
          <w:sz w:val="24"/>
          <w:szCs w:val="24"/>
        </w:rPr>
      </w:pPr>
    </w:p>
    <w:p w14:paraId="48A26440"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 xml:space="preserve">לסיכום חלק זה, ניתן לומר כי החלוקה שנוצרה בתוך הראיונות מספרת את סיפור קהילת מחנכי ולדורף הישראלית לדורותיה ומצביעה על כיוון התפתחותי ברור של יצירת קול פנימי, מחובר לרוח התקופה, הזמן והמקום הנוכחי. כאשר הדור הראשון אופיין באדיקות לשיטה, רצון להביא את הדברים בשם אומרם והיצמדות לפרקטיקות מוכרות לעולם הולדורף אך חדשות בנוף הישראלי. בדור השני, שהתחנך על ברכי הדור הראשון, התחיל להעלות את השאלה של החיבור לתרבות, לזמן ולצרכי החברה הישראלית. הדור השלישי, הצעיר הוא דור שמאופיין מחד ביכולות גבוהות אך בכוחות מדולדלים. נוצר רושם של הצמדות לפרקטיקות מתוך חוסר העמקה ויצירתיות הנובעים מכך ועלתה דרכם השאלה על אופי ומהות הכשרות המורים/ות. </w:t>
      </w:r>
    </w:p>
    <w:p w14:paraId="18ECC4F1" w14:textId="77777777" w:rsidR="00F83163" w:rsidRDefault="00F83163" w:rsidP="00F83163">
      <w:pPr>
        <w:spacing w:after="0" w:line="360" w:lineRule="auto"/>
        <w:rPr>
          <w:rFonts w:ascii="Times New Roman" w:eastAsia="Times New Roman" w:hAnsi="Times New Roman" w:cs="Times New Roman"/>
          <w:sz w:val="24"/>
          <w:szCs w:val="24"/>
        </w:rPr>
      </w:pPr>
    </w:p>
    <w:p w14:paraId="4E4C1549"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ניתן להתבונן על המרואיינים למחקר זה בפילוח דורות המחנכים כך:</w:t>
      </w:r>
    </w:p>
    <w:p w14:paraId="57D97326"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דור ראשון – ג.ג.</w:t>
      </w:r>
    </w:p>
    <w:p w14:paraId="4C236CA5"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דור שני – ר.ה., ג.ק., נ.ר.</w:t>
      </w:r>
    </w:p>
    <w:p w14:paraId="060BC8BE"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דור שלישי – מ.י, מ.א., מ.מ, ס.ק</w:t>
      </w:r>
    </w:p>
    <w:p w14:paraId="0D20C97D" w14:textId="77777777" w:rsidR="00F83163" w:rsidRDefault="00F83163" w:rsidP="00F83163">
      <w:pPr>
        <w:spacing w:after="0" w:line="360" w:lineRule="auto"/>
        <w:rPr>
          <w:rFonts w:ascii="Times New Roman" w:eastAsia="Times New Roman" w:hAnsi="Times New Roman" w:cs="Times New Roman"/>
          <w:sz w:val="24"/>
          <w:szCs w:val="24"/>
        </w:rPr>
      </w:pPr>
    </w:p>
    <w:p w14:paraId="3DDE772F"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בטרם אעבור לתמה השניה, אבקש להציג השפעת תקופת הקורונה הנוכחית על חינוך ולדורף הישראלי. מרואיינים מדורות שונים הציפו אותה כמשימה שבאה לפתחיהם וכולם נדרשו להיענות לה. עיקר ההתייחסויות כללו את תקופות הסגרים הממושכים והנסיונות לגשר על הפער האידיאולוגי שחינוך ולדורף מחזיק מול נושא השימוש בטכנולוגיה אל מול הפתרון הטכנולוגי הרווח בתקופה זו במערכת החינוך הישראלי והצורך להיענות לו:</w:t>
      </w:r>
    </w:p>
    <w:p w14:paraId="1A8F1773" w14:textId="77777777" w:rsidR="00F83163" w:rsidRDefault="00F83163" w:rsidP="00F83163">
      <w:pPr>
        <w:spacing w:after="0" w:line="360" w:lineRule="auto"/>
        <w:rPr>
          <w:rFonts w:ascii="Times New Roman" w:eastAsia="Times New Roman" w:hAnsi="Times New Roman" w:cs="Times New Roman"/>
          <w:sz w:val="24"/>
          <w:szCs w:val="24"/>
        </w:rPr>
      </w:pPr>
    </w:p>
    <w:p w14:paraId="7E83544A"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"שנת הקורונה חיזקה בעבורי את הייחוד של חינוך ולדורף – למשל בהיבט התרבותי - בשנה הזו תראי מה קרה: נפרצו הסיפים. יש מחשבה שחלק מהתקופה הזו קשור בחינוך דיגיטלי... אבל חינוך ולדורף מבקש אומנות, תנועה ומוזיקה... אנחנו צריכים להיות תנועת נגד למה שקורה. אנחנו צריכים להעמיק את ההבנה במה הילד זקוק לו עכשיו ואז לתת מענה" </w:t>
      </w:r>
      <w:r>
        <w:rPr>
          <w:rFonts w:ascii="David" w:eastAsia="David" w:hAnsi="David" w:cs="David"/>
          <w:color w:val="000000"/>
          <w:sz w:val="24"/>
          <w:szCs w:val="24"/>
          <w:rtl/>
        </w:rPr>
        <w:t>ג.ק</w:t>
      </w:r>
      <w:r>
        <w:rPr>
          <w:rFonts w:ascii="David" w:eastAsia="David" w:hAnsi="David" w:cs="David"/>
          <w:i/>
          <w:color w:val="000000"/>
          <w:sz w:val="24"/>
          <w:szCs w:val="24"/>
        </w:rPr>
        <w:t>.</w:t>
      </w:r>
    </w:p>
    <w:p w14:paraId="0F459FF5" w14:textId="77777777" w:rsidR="00F83163" w:rsidRDefault="00F83163" w:rsidP="00F83163">
      <w:pPr>
        <w:spacing w:after="0" w:line="360" w:lineRule="auto"/>
        <w:rPr>
          <w:rFonts w:ascii="Times New Roman" w:eastAsia="Times New Roman" w:hAnsi="Times New Roman" w:cs="Times New Roman"/>
          <w:sz w:val="24"/>
          <w:szCs w:val="24"/>
        </w:rPr>
      </w:pPr>
    </w:p>
    <w:p w14:paraId="7D164441"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"חינוך ולדורף נתפס כמנותק מהחברה הישראלית, הקורונה עשתה שיפט כי כמו כל מורי ישראל לימדנו בזום ושיגרנו הודעות בווטסאפ, עטינו מסכות ובכל כיתה יש שלט על </w:t>
      </w:r>
      <w:r>
        <w:rPr>
          <w:rFonts w:ascii="David" w:eastAsia="David" w:hAnsi="David" w:cs="David"/>
          <w:i/>
          <w:color w:val="000000"/>
          <w:sz w:val="24"/>
          <w:szCs w:val="24"/>
          <w:rtl/>
        </w:rPr>
        <w:lastRenderedPageBreak/>
        <w:t xml:space="preserve">מקלט -  החברה הישראלית התפרצה לתוך החינוך האנתרופוסופי ומהר מאד הבנו שזה לא הסיפור שלנו אלא הסיפור של כאן ועכשיו" </w:t>
      </w:r>
      <w:r>
        <w:rPr>
          <w:rFonts w:ascii="David" w:eastAsia="David" w:hAnsi="David" w:cs="David"/>
          <w:color w:val="000000"/>
          <w:sz w:val="24"/>
          <w:szCs w:val="24"/>
          <w:rtl/>
        </w:rPr>
        <w:t>נ.ר.</w:t>
      </w:r>
    </w:p>
    <w:p w14:paraId="5A45720A" w14:textId="77777777" w:rsidR="00F83163" w:rsidRDefault="00F83163" w:rsidP="00F83163">
      <w:pPr>
        <w:spacing w:after="0" w:line="360" w:lineRule="auto"/>
        <w:rPr>
          <w:rFonts w:ascii="Times New Roman" w:eastAsia="Times New Roman" w:hAnsi="Times New Roman" w:cs="Times New Roman"/>
          <w:sz w:val="24"/>
          <w:szCs w:val="24"/>
        </w:rPr>
      </w:pPr>
    </w:p>
    <w:p w14:paraId="3534D05C" w14:textId="77777777" w:rsidR="00F83163" w:rsidRDefault="00F83163" w:rsidP="00F83163">
      <w:pPr>
        <w:spacing w:after="0" w:line="360" w:lineRule="auto"/>
        <w:rPr>
          <w:rFonts w:ascii="David" w:eastAsia="David" w:hAnsi="David" w:cs="David"/>
          <w:color w:val="000000"/>
          <w:sz w:val="24"/>
          <w:szCs w:val="24"/>
        </w:rPr>
      </w:pPr>
      <w:r>
        <w:rPr>
          <w:rFonts w:ascii="David" w:eastAsia="David" w:hAnsi="David" w:cs="David"/>
          <w:color w:val="000000"/>
          <w:sz w:val="24"/>
          <w:szCs w:val="24"/>
          <w:rtl/>
        </w:rPr>
        <w:tab/>
      </w:r>
      <w:r>
        <w:rPr>
          <w:rFonts w:ascii="David" w:eastAsia="David" w:hAnsi="David" w:cs="David" w:hint="cs"/>
          <w:color w:val="000000"/>
          <w:sz w:val="24"/>
          <w:szCs w:val="24"/>
          <w:rtl/>
        </w:rPr>
        <w:t>הו</w:t>
      </w:r>
      <w:r>
        <w:rPr>
          <w:rFonts w:ascii="David" w:eastAsia="David" w:hAnsi="David" w:cs="David"/>
          <w:color w:val="000000"/>
          <w:sz w:val="24"/>
          <w:szCs w:val="24"/>
          <w:rtl/>
        </w:rPr>
        <w:t>סבר</w:t>
      </w:r>
      <w:r>
        <w:rPr>
          <w:rFonts w:ascii="David" w:eastAsia="David" w:hAnsi="David" w:cs="David" w:hint="cs"/>
          <w:color w:val="000000"/>
          <w:sz w:val="24"/>
          <w:szCs w:val="24"/>
          <w:rtl/>
        </w:rPr>
        <w:t xml:space="preserve"> </w:t>
      </w:r>
      <w:r>
        <w:rPr>
          <w:rFonts w:ascii="David" w:eastAsia="David" w:hAnsi="David" w:cs="David"/>
          <w:color w:val="000000"/>
          <w:sz w:val="24"/>
          <w:szCs w:val="24"/>
          <w:rtl/>
        </w:rPr>
        <w:t>הרציונל שמאחורי תנועת ההתנגדות לשימוש בטכנולוגיה:</w:t>
      </w:r>
    </w:p>
    <w:p w14:paraId="462A3463" w14:textId="77777777" w:rsidR="00F83163" w:rsidRDefault="00F83163" w:rsidP="00F83163">
      <w:pPr>
        <w:spacing w:after="0" w:line="360" w:lineRule="auto"/>
        <w:rPr>
          <w:rFonts w:ascii="David" w:eastAsia="David" w:hAnsi="David" w:cs="David"/>
          <w:i/>
          <w:color w:val="000000"/>
          <w:sz w:val="24"/>
          <w:szCs w:val="24"/>
        </w:rPr>
      </w:pPr>
    </w:p>
    <w:p w14:paraId="5C288112"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"ולדורף הוא תרופת נגד למציאות של ימינו. הוא צריך להמשיך להילחם על המקום של הקשר והקרבה וצריך את האהבה" </w:t>
      </w:r>
      <w:r>
        <w:rPr>
          <w:rFonts w:ascii="David" w:eastAsia="David" w:hAnsi="David" w:cs="David"/>
          <w:color w:val="000000"/>
          <w:sz w:val="24"/>
          <w:szCs w:val="24"/>
          <w:rtl/>
        </w:rPr>
        <w:t>ג.ק.</w:t>
      </w:r>
    </w:p>
    <w:p w14:paraId="18EC77D8"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42BE46F3"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r>
      <w:r>
        <w:rPr>
          <w:rFonts w:ascii="David" w:eastAsia="David" w:hAnsi="David" w:cs="David" w:hint="cs"/>
          <w:sz w:val="24"/>
          <w:szCs w:val="24"/>
          <w:rtl/>
        </w:rPr>
        <w:t>עלתה עדות לגבי</w:t>
      </w:r>
      <w:r>
        <w:rPr>
          <w:rFonts w:ascii="David" w:eastAsia="David" w:hAnsi="David" w:cs="David"/>
          <w:sz w:val="24"/>
          <w:szCs w:val="24"/>
          <w:rtl/>
        </w:rPr>
        <w:t xml:space="preserve"> הדרישה מהשטח להמשיך להיות לחיץ בין הרצוי למצוי:</w:t>
      </w:r>
    </w:p>
    <w:p w14:paraId="18B4BBEF" w14:textId="77777777" w:rsidR="00F83163" w:rsidRPr="007C73EF" w:rsidRDefault="00F83163" w:rsidP="00F83163">
      <w:pPr>
        <w:spacing w:after="0" w:line="360" w:lineRule="auto"/>
        <w:rPr>
          <w:rFonts w:ascii="David" w:eastAsia="David" w:hAnsi="David" w:cs="David"/>
          <w:sz w:val="24"/>
          <w:szCs w:val="24"/>
        </w:rPr>
      </w:pPr>
    </w:p>
    <w:p w14:paraId="689A89A0" w14:textId="77777777" w:rsidR="00F83163" w:rsidRDefault="00F83163" w:rsidP="00F83163">
      <w:pPr>
        <w:spacing w:after="0" w:line="360" w:lineRule="auto"/>
        <w:ind w:left="720"/>
        <w:rPr>
          <w:rFonts w:ascii="Times New Roman" w:eastAsia="Times New Roman" w:hAnsi="Times New Roman" w:cs="Times New Roman"/>
          <w:sz w:val="24"/>
          <w:szCs w:val="24"/>
          <w:rtl/>
        </w:rPr>
      </w:pPr>
      <w:r>
        <w:rPr>
          <w:rFonts w:ascii="David" w:eastAsia="David" w:hAnsi="David" w:cs="David"/>
          <w:i/>
          <w:color w:val="000000"/>
          <w:sz w:val="24"/>
          <w:szCs w:val="24"/>
          <w:rtl/>
        </w:rPr>
        <w:t>"אני מקבל הרבה טלפונים מהורים מודאגים ששומעים שבתי הספר מנסים להחדיר למידה מקוונת קבועה. היום אנחנו היחידים אומרים לזה: לא."</w:t>
      </w:r>
      <w:r>
        <w:rPr>
          <w:rFonts w:ascii="David" w:eastAsia="David" w:hAnsi="David" w:cs="David"/>
          <w:color w:val="000000"/>
          <w:sz w:val="24"/>
          <w:szCs w:val="24"/>
          <w:rtl/>
        </w:rPr>
        <w:t xml:space="preserve"> ג.ג.</w:t>
      </w:r>
    </w:p>
    <w:p w14:paraId="0B9EBC1C" w14:textId="77777777" w:rsidR="00F83163" w:rsidRDefault="00F83163" w:rsidP="00F83163">
      <w:pPr>
        <w:spacing w:after="0" w:line="360" w:lineRule="auto"/>
        <w:rPr>
          <w:rFonts w:ascii="Times New Roman" w:eastAsia="Times New Roman" w:hAnsi="Times New Roman" w:cs="Times New Roman"/>
          <w:sz w:val="24"/>
          <w:szCs w:val="24"/>
        </w:rPr>
      </w:pPr>
    </w:p>
    <w:p w14:paraId="63A330BF" w14:textId="77777777" w:rsidR="00F83163" w:rsidRPr="00BC3F5E" w:rsidRDefault="00F83163" w:rsidP="00F83163">
      <w:pPr>
        <w:spacing w:after="0" w:line="360" w:lineRule="auto"/>
        <w:rPr>
          <w:rFonts w:ascii="Times New Roman" w:eastAsia="Times New Roman" w:hAnsi="Times New Roman" w:cs="Times New Roman"/>
          <w:b/>
          <w:bCs/>
          <w:sz w:val="24"/>
          <w:szCs w:val="24"/>
        </w:rPr>
      </w:pPr>
      <w:r>
        <w:rPr>
          <w:rFonts w:ascii="David" w:eastAsia="David" w:hAnsi="David" w:cs="David" w:hint="cs"/>
          <w:b/>
          <w:bCs/>
          <w:color w:val="000000"/>
          <w:sz w:val="24"/>
          <w:szCs w:val="24"/>
          <w:rtl/>
        </w:rPr>
        <w:t>5</w:t>
      </w:r>
      <w:r w:rsidRPr="00BC3F5E">
        <w:rPr>
          <w:rFonts w:ascii="David" w:eastAsia="David" w:hAnsi="David" w:cs="David"/>
          <w:b/>
          <w:bCs/>
          <w:color w:val="000000"/>
          <w:sz w:val="24"/>
          <w:szCs w:val="24"/>
          <w:rtl/>
        </w:rPr>
        <w:t>.2 "בית-ספר נושם תרבות"</w:t>
      </w:r>
    </w:p>
    <w:p w14:paraId="06920088"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המרואיינים התייחסו לקשר בין ערוצי היניקה המרכזיים של חינוך ולדורף (כתביו של רודולף שטיינר, פרקטיקות המושרשות בחינוך זה מהקמתו) ובין התרבות שבית הספר הוא חלק ממנה. </w:t>
      </w:r>
    </w:p>
    <w:p w14:paraId="2A2B1F86"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רוב האמירות בנקודה זו אינן קשורות רק לחינוך ולדורף הישראלי, אלא לתפיסה כיצד חינוך ולדורף מתאים את עצמו בכל חברה, תרבות וסביבה בה הוא מתקיים. </w:t>
      </w:r>
    </w:p>
    <w:p w14:paraId="53652169" w14:textId="45F9363A" w:rsidR="00F83163" w:rsidRDefault="00F83163" w:rsidP="00F83163">
      <w:pPr>
        <w:spacing w:after="0" w:line="360" w:lineRule="auto"/>
        <w:rPr>
          <w:rFonts w:ascii="Times New Roman" w:eastAsia="Times New Roman" w:hAnsi="Times New Roman" w:cs="Times New Roman"/>
          <w:sz w:val="24"/>
          <w:szCs w:val="24"/>
          <w:rtl/>
        </w:rPr>
      </w:pPr>
      <w:r>
        <w:rPr>
          <w:rFonts w:ascii="David" w:eastAsia="David" w:hAnsi="David" w:cs="David"/>
          <w:color w:val="000000"/>
          <w:sz w:val="24"/>
          <w:szCs w:val="24"/>
          <w:rtl/>
        </w:rPr>
        <w:t xml:space="preserve">בעניין זה בלטו מספר </w:t>
      </w:r>
      <w:r>
        <w:rPr>
          <w:rFonts w:ascii="David" w:eastAsia="David" w:hAnsi="David" w:cs="David" w:hint="cs"/>
          <w:color w:val="000000"/>
          <w:sz w:val="24"/>
          <w:szCs w:val="24"/>
          <w:rtl/>
        </w:rPr>
        <w:t>נקודות</w:t>
      </w:r>
      <w:r>
        <w:rPr>
          <w:rFonts w:ascii="David" w:eastAsia="David" w:hAnsi="David" w:cs="David"/>
          <w:color w:val="000000"/>
          <w:sz w:val="24"/>
          <w:szCs w:val="24"/>
          <w:rtl/>
        </w:rPr>
        <w:t>: </w:t>
      </w:r>
    </w:p>
    <w:p w14:paraId="04A22ED5" w14:textId="77777777" w:rsidR="00F83163" w:rsidRDefault="00F83163" w:rsidP="00F83163">
      <w:pPr>
        <w:spacing w:after="0" w:line="360" w:lineRule="auto"/>
        <w:rPr>
          <w:rFonts w:ascii="Times New Roman" w:eastAsia="Times New Roman" w:hAnsi="Times New Roman" w:cs="Times New Roman"/>
          <w:sz w:val="24"/>
          <w:szCs w:val="24"/>
        </w:rPr>
      </w:pPr>
    </w:p>
    <w:p w14:paraId="69BF88CB"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BC3F5E">
        <w:rPr>
          <w:rFonts w:ascii="David" w:eastAsia="David" w:hAnsi="David" w:cs="David"/>
          <w:b/>
          <w:bCs/>
          <w:color w:val="000000"/>
          <w:sz w:val="24"/>
          <w:szCs w:val="24"/>
          <w:rtl/>
        </w:rPr>
        <w:t xml:space="preserve">.2.1 </w:t>
      </w:r>
      <w:r>
        <w:rPr>
          <w:rFonts w:ascii="David" w:eastAsia="David" w:hAnsi="David" w:cs="David"/>
          <w:color w:val="000000"/>
          <w:sz w:val="24"/>
          <w:szCs w:val="24"/>
          <w:rtl/>
        </w:rPr>
        <w:t>דימוי תנועת הנשימה</w:t>
      </w:r>
    </w:p>
    <w:p w14:paraId="73EFB0CE"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הציטוט שהוא הכותרת של תמה זו הוא חלק מניסיון חידוד נקודה זו ועלה בראיון עם נ.ר.. </w:t>
      </w:r>
    </w:p>
    <w:p w14:paraId="4D5EBF9A"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כאשר בית הספר הוא המרכז והתרבות, קהילת בי"ס והאוכלוסייה הרחבה המקיפה אותו הם ההיקף סביבו, מתבצעת תנועת נשימה הדדית בין המרכז להיקף. חינוך ולדורף הוא רעיון, תפיסה שיש בה אחיזה רבה בהקשר לדרך התבוננות התנועה האנתרופוסופית את התפתחות הילד והאדם, אך היא איננה יכולה להחזיק את היום-יום הבית ספרי ללא חיבור לזמן ומקום:</w:t>
      </w:r>
    </w:p>
    <w:p w14:paraId="46E95F05" w14:textId="77777777" w:rsidR="00F83163" w:rsidRDefault="00F83163" w:rsidP="00F83163">
      <w:pPr>
        <w:spacing w:after="0" w:line="360" w:lineRule="auto"/>
        <w:rPr>
          <w:rFonts w:ascii="Times New Roman" w:eastAsia="Times New Roman" w:hAnsi="Times New Roman" w:cs="Times New Roman"/>
          <w:sz w:val="24"/>
          <w:szCs w:val="24"/>
        </w:rPr>
      </w:pPr>
    </w:p>
    <w:p w14:paraId="01EF2820"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"חינוך ולדורף הוא רעיון שלם. כדי שרעיון יהיה שלם הוא חייב להיות מלא חיים</w:t>
      </w:r>
      <w:r>
        <w:rPr>
          <w:rFonts w:ascii="David" w:eastAsia="David" w:hAnsi="David" w:cs="David"/>
          <w:color w:val="000000"/>
          <w:sz w:val="24"/>
          <w:szCs w:val="24"/>
          <w:rtl/>
        </w:rPr>
        <w:t>" נ.ר.</w:t>
      </w:r>
    </w:p>
    <w:p w14:paraId="4EE2F6EA" w14:textId="77777777" w:rsidR="00F83163" w:rsidRDefault="00F83163" w:rsidP="00F83163">
      <w:pPr>
        <w:spacing w:after="0" w:line="360" w:lineRule="auto"/>
        <w:rPr>
          <w:rFonts w:ascii="Times New Roman" w:eastAsia="Times New Roman" w:hAnsi="Times New Roman" w:cs="Times New Roman"/>
          <w:sz w:val="24"/>
          <w:szCs w:val="24"/>
        </w:rPr>
      </w:pPr>
    </w:p>
    <w:p w14:paraId="74275E0D"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"כולם מסכימים שחינוך ולדורף צריך לעבור ראייה מחדש. הוא עובד עם שאלת חוקיות האדם ושאלה של תרבות מקומית מבחינת התודעה המרכזית שהאוכלוסייה נמצאת בה" </w:t>
      </w:r>
      <w:r>
        <w:rPr>
          <w:rFonts w:ascii="David" w:eastAsia="David" w:hAnsi="David" w:cs="David"/>
          <w:color w:val="000000"/>
          <w:sz w:val="24"/>
          <w:szCs w:val="24"/>
          <w:rtl/>
        </w:rPr>
        <w:t>מ.א.</w:t>
      </w:r>
    </w:p>
    <w:p w14:paraId="255010E9" w14:textId="77777777" w:rsidR="00F83163" w:rsidRDefault="00F83163" w:rsidP="00F83163">
      <w:pPr>
        <w:spacing w:after="0" w:line="360" w:lineRule="auto"/>
        <w:rPr>
          <w:rFonts w:ascii="Times New Roman" w:eastAsia="Times New Roman" w:hAnsi="Times New Roman" w:cs="Times New Roman"/>
          <w:sz w:val="24"/>
          <w:szCs w:val="24"/>
        </w:rPr>
      </w:pPr>
    </w:p>
    <w:p w14:paraId="0BA57B9C"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BC3F5E">
        <w:rPr>
          <w:rFonts w:ascii="David" w:eastAsia="David" w:hAnsi="David" w:cs="David"/>
          <w:b/>
          <w:bCs/>
          <w:color w:val="000000"/>
          <w:sz w:val="24"/>
          <w:szCs w:val="24"/>
          <w:rtl/>
        </w:rPr>
        <w:t xml:space="preserve">.2.2 </w:t>
      </w:r>
      <w:r>
        <w:rPr>
          <w:rFonts w:ascii="David" w:eastAsia="David" w:hAnsi="David" w:cs="David"/>
          <w:color w:val="000000"/>
          <w:sz w:val="24"/>
          <w:szCs w:val="24"/>
          <w:rtl/>
        </w:rPr>
        <w:t>ההקשר הסביבתי </w:t>
      </w:r>
    </w:p>
    <w:p w14:paraId="6683D5A7"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 xml:space="preserve">נקודה זו עלתה בהקשר של אדפטציות תרבותיות אליהן נדרש כל בית ספר באשר הוא הדוגל באיזושהי שיטה סדורה, והיא בעצם החיבור למקום, לגיאוגרפיה, לסביבה. נראה כי זו נקודה חשובה למרואיינים: ישנה חמקמקות מסוימת לעיתים בתפיסה אודות מהותו של חינוך ולדורף שעלול להידמות מרוחק, מנותק הקשר עדכני, שייך לאוויר הרים ושלג. ומכאן לעיתים לא ברור </w:t>
      </w:r>
      <w:r>
        <w:rPr>
          <w:rFonts w:ascii="David" w:eastAsia="David" w:hAnsi="David" w:cs="David"/>
          <w:color w:val="000000"/>
          <w:sz w:val="24"/>
          <w:szCs w:val="24"/>
          <w:rtl/>
        </w:rPr>
        <w:lastRenderedPageBreak/>
        <w:t>מהו מקומו בערים עמוסות, בצד רעשים של פקקי תנועה ועולם פרסומות צבעוני. על כך נאמר והודגש שוב ושוב בראיונות:</w:t>
      </w:r>
    </w:p>
    <w:p w14:paraId="6AA85A88" w14:textId="77777777" w:rsidR="00F83163" w:rsidRDefault="00F83163" w:rsidP="00F83163">
      <w:pPr>
        <w:spacing w:after="0" w:line="360" w:lineRule="auto"/>
        <w:rPr>
          <w:rFonts w:ascii="Times New Roman" w:eastAsia="Times New Roman" w:hAnsi="Times New Roman" w:cs="Times New Roman"/>
          <w:sz w:val="24"/>
          <w:szCs w:val="24"/>
        </w:rPr>
      </w:pPr>
    </w:p>
    <w:p w14:paraId="57A5FEB4"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"החושים של הילדים סופגים את ישראל ולא את גרמניה" </w:t>
      </w:r>
      <w:r>
        <w:rPr>
          <w:rFonts w:ascii="David" w:eastAsia="David" w:hAnsi="David" w:cs="David"/>
          <w:color w:val="000000"/>
          <w:sz w:val="24"/>
          <w:szCs w:val="24"/>
          <w:rtl/>
        </w:rPr>
        <w:t>מ.מ.</w:t>
      </w:r>
    </w:p>
    <w:p w14:paraId="16291D6E" w14:textId="77777777" w:rsidR="00F83163" w:rsidRDefault="00F83163" w:rsidP="00F83163">
      <w:pPr>
        <w:spacing w:after="0" w:line="360" w:lineRule="auto"/>
        <w:rPr>
          <w:rFonts w:ascii="Times New Roman" w:eastAsia="Times New Roman" w:hAnsi="Times New Roman" w:cs="Times New Roman"/>
          <w:sz w:val="24"/>
          <w:szCs w:val="24"/>
        </w:rPr>
      </w:pPr>
    </w:p>
    <w:p w14:paraId="425AB6DD"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"בויס אמר שהמקום בו הרוח נמצאת הוא בתחנה המרכזית של שטוטגארט. האדפטציה ה"זומרית" שלנו היא שאנתרופוסופיה נמצאת בצומת עלית </w:t>
      </w:r>
      <w:r>
        <w:rPr>
          <w:rFonts w:ascii="David" w:eastAsia="David" w:hAnsi="David" w:cs="David"/>
          <w:color w:val="000000"/>
          <w:rtl/>
        </w:rPr>
        <w:t xml:space="preserve">(הכוונה היא לבית ספר זומר שנמצא במרכז העיר רמת-גן) </w:t>
      </w:r>
      <w:r>
        <w:rPr>
          <w:rFonts w:ascii="David" w:eastAsia="David" w:hAnsi="David" w:cs="David"/>
          <w:i/>
          <w:color w:val="000000"/>
          <w:sz w:val="24"/>
          <w:szCs w:val="24"/>
        </w:rPr>
        <w:t>"</w:t>
      </w:r>
      <w:r>
        <w:rPr>
          <w:rFonts w:ascii="David" w:eastAsia="David" w:hAnsi="David" w:cs="David"/>
          <w:color w:val="000000"/>
          <w:sz w:val="24"/>
          <w:szCs w:val="24"/>
          <w:rtl/>
        </w:rPr>
        <w:t xml:space="preserve"> ר.ה.</w:t>
      </w:r>
    </w:p>
    <w:p w14:paraId="2D261514" w14:textId="77777777" w:rsidR="00F83163" w:rsidRDefault="00F83163" w:rsidP="00F83163">
      <w:pPr>
        <w:spacing w:after="0" w:line="360" w:lineRule="auto"/>
        <w:rPr>
          <w:rFonts w:ascii="Times New Roman" w:eastAsia="Times New Roman" w:hAnsi="Times New Roman" w:cs="Times New Roman"/>
          <w:sz w:val="24"/>
          <w:szCs w:val="24"/>
        </w:rPr>
      </w:pPr>
    </w:p>
    <w:p w14:paraId="29035D1C"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BC3F5E">
        <w:rPr>
          <w:rFonts w:ascii="David" w:eastAsia="David" w:hAnsi="David" w:cs="David"/>
          <w:b/>
          <w:bCs/>
          <w:color w:val="000000"/>
          <w:sz w:val="24"/>
          <w:szCs w:val="24"/>
          <w:rtl/>
        </w:rPr>
        <w:t>.2.3</w:t>
      </w:r>
      <w:r>
        <w:rPr>
          <w:rFonts w:ascii="David" w:eastAsia="David" w:hAnsi="David" w:cs="David"/>
          <w:color w:val="000000"/>
          <w:sz w:val="24"/>
          <w:szCs w:val="24"/>
          <w:rtl/>
        </w:rPr>
        <w:t xml:space="preserve"> האדפטציה האנושית</w:t>
      </w:r>
    </w:p>
    <w:p w14:paraId="0117C189"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ab/>
        <w:t>תחילת המשפך של תמה זו הוא בשיטת חינוך ולדורף ועמדתה המקדמית כרעיון שיש לעשות לא אדפטציות. הנקודה השנייה מחדדת את חשיבות האדפטציה לזמן ומקום עדכניים בהם בית הספר פועל, והנקודה האחרונה היא האדפטציה האנושית. </w:t>
      </w:r>
    </w:p>
    <w:p w14:paraId="07684764"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ab/>
        <w:t>נקודה זו קשורה למשקל הרב אותו מחזיק המחנך בצורת חינוך זו על כתפיו. בין היתר בכמות שעותיו בכיתה, בהיותו המנוע והציר המארגן של תקופות הלימוד והתמות המרכזיות בכיתה, הוא המוביל של תקופות ההצגה המשמעותיות ביותר של כל כיתה בכל שנה (הכוללות העלאת הצגה באורך מלא על כל משמעויותיה). כך, בעצם נצבע מה שנקרא "חינוך ולדורף" הרבה בגווניו של המחנך עצמו, עומק היריעה איתה הוא עובד והרוח במפרשיו:</w:t>
      </w:r>
    </w:p>
    <w:p w14:paraId="468777A8" w14:textId="77777777" w:rsidR="00F83163" w:rsidRDefault="00F83163" w:rsidP="00F83163">
      <w:pPr>
        <w:spacing w:after="0" w:line="360" w:lineRule="auto"/>
        <w:rPr>
          <w:rFonts w:ascii="Times New Roman" w:eastAsia="Times New Roman" w:hAnsi="Times New Roman" w:cs="Times New Roman"/>
          <w:sz w:val="24"/>
          <w:szCs w:val="24"/>
        </w:rPr>
      </w:pPr>
    </w:p>
    <w:p w14:paraId="56065371"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"חינוך ולדורף הוא לא חינוך אירופאי. הוא אמור לקבל גוון אוניברסאלי וצריך לקבל גוון אישי" </w:t>
      </w:r>
      <w:r>
        <w:rPr>
          <w:rFonts w:ascii="David" w:eastAsia="David" w:hAnsi="David" w:cs="David"/>
          <w:color w:val="000000"/>
          <w:sz w:val="24"/>
          <w:szCs w:val="24"/>
          <w:rtl/>
        </w:rPr>
        <w:t>ג.ק.</w:t>
      </w:r>
      <w:r>
        <w:rPr>
          <w:rFonts w:ascii="David" w:eastAsia="David" w:hAnsi="David" w:cs="David"/>
          <w:i/>
          <w:color w:val="000000"/>
          <w:sz w:val="24"/>
          <w:szCs w:val="24"/>
        </w:rPr>
        <w:t xml:space="preserve"> </w:t>
      </w:r>
    </w:p>
    <w:p w14:paraId="4BBBEB52" w14:textId="77777777" w:rsidR="00F83163" w:rsidRDefault="00F83163" w:rsidP="00F83163">
      <w:pPr>
        <w:spacing w:after="0" w:line="360" w:lineRule="auto"/>
        <w:rPr>
          <w:rFonts w:ascii="Times New Roman" w:eastAsia="Times New Roman" w:hAnsi="Times New Roman" w:cs="Times New Roman"/>
          <w:sz w:val="24"/>
          <w:szCs w:val="24"/>
        </w:rPr>
      </w:pPr>
    </w:p>
    <w:p w14:paraId="033F7765"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"הפעילות הפנימית של המורה היא הדבר הגדול ביותר בשביל הילדים. הרבה ממה שחי בכיתה הוא מה ששואל המורה עצמו" </w:t>
      </w:r>
      <w:r>
        <w:rPr>
          <w:rFonts w:ascii="David" w:eastAsia="David" w:hAnsi="David" w:cs="David"/>
          <w:color w:val="000000"/>
          <w:sz w:val="24"/>
          <w:szCs w:val="24"/>
          <w:rtl/>
        </w:rPr>
        <w:t>נ.ר.</w:t>
      </w:r>
    </w:p>
    <w:p w14:paraId="34D3FF8F"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br/>
        <w:t xml:space="preserve">"עבודת המורה תהייה להפוך את כל החומר לשלו. זה לא יכול להישאר בתוך בועה רוחנית" </w:t>
      </w:r>
      <w:r>
        <w:rPr>
          <w:rFonts w:ascii="David" w:eastAsia="David" w:hAnsi="David" w:cs="David"/>
          <w:color w:val="000000"/>
          <w:sz w:val="24"/>
          <w:szCs w:val="24"/>
          <w:rtl/>
        </w:rPr>
        <w:t>ס.ק.</w:t>
      </w:r>
    </w:p>
    <w:p w14:paraId="43FFEEB0" w14:textId="77777777" w:rsidR="00F83163" w:rsidRDefault="00F83163" w:rsidP="00F83163">
      <w:pPr>
        <w:spacing w:after="0" w:line="360" w:lineRule="auto"/>
        <w:rPr>
          <w:rFonts w:ascii="Times New Roman" w:eastAsia="Times New Roman" w:hAnsi="Times New Roman" w:cs="Times New Roman"/>
          <w:sz w:val="24"/>
          <w:szCs w:val="24"/>
        </w:rPr>
      </w:pPr>
    </w:p>
    <w:p w14:paraId="4C74A955"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"כל מורה צריך לקיים את המאבק עם עצמו. לא שיטה, אלא דרך חינוכית. מורה לא קובע מה יהיה, אלא הדברים נקבעים דרך מה שהילדים מביאים" </w:t>
      </w:r>
      <w:r>
        <w:rPr>
          <w:rFonts w:ascii="David" w:eastAsia="David" w:hAnsi="David" w:cs="David"/>
          <w:color w:val="000000"/>
          <w:sz w:val="24"/>
          <w:szCs w:val="24"/>
          <w:rtl/>
        </w:rPr>
        <w:t>ג.ק.</w:t>
      </w:r>
    </w:p>
    <w:p w14:paraId="32910217" w14:textId="77777777" w:rsidR="00F83163" w:rsidRDefault="00F83163" w:rsidP="00F83163">
      <w:pPr>
        <w:spacing w:after="0" w:line="360" w:lineRule="auto"/>
        <w:rPr>
          <w:rFonts w:ascii="David" w:eastAsia="David" w:hAnsi="David" w:cs="David"/>
          <w:sz w:val="24"/>
          <w:szCs w:val="24"/>
        </w:rPr>
      </w:pPr>
    </w:p>
    <w:p w14:paraId="0009E887"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 xml:space="preserve">לסיכום תמה זו ניתן לחבר תיאור של תנועה (פיזית) שעשו שוב ושוב על ידי מרואיינים בזמן הריאיון בחלקים אלו. תנועה זו דומה לספרה 8 בצורה מאוזנת, לסימן האינסוף. בולדורף, משמעותה של תנועה זו היא תהליך בלתי פוסק של עבודת האדם בין פנים וחוץ. התנועה מתחילה ממרכז הגוף של האדם לכיוון הרחוק ממנו, וחוזרת דרך תנועת ה8 לאדם: אדם ראשית מתחיל תנועה של קליטת העולם מבחוץ (המעגל הראשון של סימן ה8), מעביר אותה דרכו (נקודת הצטלבות הקווים) ומחזיר לעולם את הפרשנות שלו לדברים (המעגל השני של סימן ה8). במובן מסוים מוסד החינוך גם הוא, כך לפי הראיונות, מקיים את תנועה זו. בית הספר מגיע עם ליבת </w:t>
      </w:r>
      <w:r>
        <w:rPr>
          <w:rFonts w:ascii="David" w:eastAsia="David" w:hAnsi="David" w:cs="David"/>
          <w:sz w:val="24"/>
          <w:szCs w:val="24"/>
          <w:rtl/>
        </w:rPr>
        <w:lastRenderedPageBreak/>
        <w:t xml:space="preserve">עבודה, הוא מקבל מהעולם שסובב אותו תרבות וצרכים וחשוב שיעביר את הדברים את הפילטר שלו וישיב את תשובתו לעולם ולתרבות שסביבו כלפי חוץ. </w:t>
      </w:r>
    </w:p>
    <w:p w14:paraId="172A310D"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Pr>
        <w:t xml:space="preserve"> </w:t>
      </w:r>
    </w:p>
    <w:p w14:paraId="48A8876E" w14:textId="77777777" w:rsidR="00F83163" w:rsidRPr="00BC3F5E" w:rsidRDefault="00F83163" w:rsidP="00F83163">
      <w:pPr>
        <w:spacing w:after="0" w:line="360" w:lineRule="auto"/>
        <w:rPr>
          <w:rFonts w:ascii="Times New Roman" w:eastAsia="Times New Roman" w:hAnsi="Times New Roman" w:cs="Times New Roman"/>
          <w:b/>
          <w:bCs/>
          <w:sz w:val="24"/>
          <w:szCs w:val="24"/>
        </w:rPr>
      </w:pPr>
      <w:r>
        <w:rPr>
          <w:rFonts w:ascii="David" w:eastAsia="David" w:hAnsi="David" w:cs="David" w:hint="cs"/>
          <w:b/>
          <w:bCs/>
          <w:color w:val="000000"/>
          <w:sz w:val="24"/>
          <w:szCs w:val="24"/>
          <w:rtl/>
        </w:rPr>
        <w:t>5</w:t>
      </w:r>
      <w:r w:rsidRPr="00BC3F5E">
        <w:rPr>
          <w:rFonts w:ascii="David" w:eastAsia="David" w:hAnsi="David" w:cs="David"/>
          <w:b/>
          <w:bCs/>
          <w:color w:val="000000"/>
          <w:sz w:val="24"/>
          <w:szCs w:val="24"/>
          <w:rtl/>
        </w:rPr>
        <w:t>.3 "אנחנו תרבות של סף" </w:t>
      </w:r>
    </w:p>
    <w:p w14:paraId="046067F1"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ההתייחסות לתרבות הישראלית על מרכביה השונים תפסה נפח גדול בתשובות המרואיינים. נראה היה שמתקיימת באופן בלתי מודע כאין שיחת "שאלה-תשובה" בין מרכיבי התרבות בחברה הישראלית והאתוסים בה לבין מחנכי ולדורף. כל אחד מהמרכיבים עליהם הצביעו המרואיינים נדמה כאתגר, כנקודה לדיון, ובחיבור התצרף הגדול נראה כי קשת ההתאמות שיצרו מחנכי ולדורף יחד הן בעצם סל תשובות לאתגרים אלו.</w:t>
      </w:r>
    </w:p>
    <w:p w14:paraId="018035D0" w14:textId="77777777" w:rsidR="00F83163" w:rsidRDefault="00F83163" w:rsidP="00F83163">
      <w:pPr>
        <w:spacing w:after="0" w:line="360" w:lineRule="auto"/>
        <w:rPr>
          <w:rFonts w:ascii="Times New Roman" w:eastAsia="Times New Roman" w:hAnsi="Times New Roman" w:cs="Times New Roman"/>
          <w:sz w:val="24"/>
          <w:szCs w:val="24"/>
        </w:rPr>
      </w:pPr>
    </w:p>
    <w:p w14:paraId="2E9D14F3"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BC3F5E">
        <w:rPr>
          <w:rFonts w:ascii="David" w:eastAsia="David" w:hAnsi="David" w:cs="David"/>
          <w:b/>
          <w:bCs/>
          <w:color w:val="000000"/>
          <w:sz w:val="24"/>
          <w:szCs w:val="24"/>
          <w:rtl/>
        </w:rPr>
        <w:t>.3.1</w:t>
      </w:r>
      <w:r>
        <w:rPr>
          <w:rFonts w:ascii="David" w:eastAsia="David" w:hAnsi="David" w:cs="David"/>
          <w:color w:val="000000"/>
          <w:sz w:val="24"/>
          <w:szCs w:val="24"/>
          <w:rtl/>
        </w:rPr>
        <w:t xml:space="preserve"> מבט ממעוף הציפור</w:t>
      </w:r>
    </w:p>
    <w:p w14:paraId="5B398472"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מספר מרואיינים דיברו מבט חיצוני, מרוחק,  על אחד מהאפיונים המובהקים של החברה הישראלית והיא לדבריהם "תרבות של סף". "סף", הוא מושג מאד מהותי באנתרופוסופיה והוא קשור לקצוות, לנקודות מעבר מאד משמעותיות בתוך תהליך. הסף קשור באלמנטים של ווליום מאד גדול, של מבחנים מרכזיים, של זמנים בהם פועלים כוחות רבים בו זמנית. וכך אפיינו המרואיינים את התרבות הישראלית במבט ממעוף הציפור:</w:t>
      </w:r>
    </w:p>
    <w:p w14:paraId="489AEA69"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"אנחנו תרבות של סף</w:t>
      </w:r>
      <w:r>
        <w:rPr>
          <w:rFonts w:ascii="David" w:eastAsia="David" w:hAnsi="David" w:cs="David"/>
          <w:color w:val="000000"/>
          <w:sz w:val="24"/>
          <w:szCs w:val="24"/>
          <w:rtl/>
        </w:rPr>
        <w:t>" ג.ק.</w:t>
      </w:r>
    </w:p>
    <w:p w14:paraId="7A1F89F8" w14:textId="77777777" w:rsidR="00F83163" w:rsidRDefault="00F83163" w:rsidP="00F83163">
      <w:pPr>
        <w:spacing w:after="0" w:line="360" w:lineRule="auto"/>
        <w:rPr>
          <w:rFonts w:ascii="Times New Roman" w:eastAsia="Times New Roman" w:hAnsi="Times New Roman" w:cs="Times New Roman"/>
          <w:sz w:val="24"/>
          <w:szCs w:val="24"/>
        </w:rPr>
      </w:pPr>
    </w:p>
    <w:p w14:paraId="26FCE868"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 הרגישות שלנו לסף... יש כאן רטט" </w:t>
      </w:r>
      <w:r>
        <w:rPr>
          <w:rFonts w:ascii="David" w:eastAsia="David" w:hAnsi="David" w:cs="David"/>
          <w:color w:val="000000"/>
          <w:sz w:val="24"/>
          <w:szCs w:val="24"/>
          <w:rtl/>
        </w:rPr>
        <w:t>מ.א</w:t>
      </w:r>
    </w:p>
    <w:p w14:paraId="4F6C9441" w14:textId="77777777" w:rsidR="00F83163" w:rsidRDefault="00F83163" w:rsidP="00F83163">
      <w:pPr>
        <w:spacing w:after="0" w:line="360" w:lineRule="auto"/>
        <w:rPr>
          <w:rFonts w:ascii="Times New Roman" w:eastAsia="Times New Roman" w:hAnsi="Times New Roman" w:cs="Times New Roman"/>
          <w:sz w:val="24"/>
          <w:szCs w:val="24"/>
        </w:rPr>
      </w:pPr>
    </w:p>
    <w:p w14:paraId="13805D7A"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"בישראל אנחנו כל הזמן על הסף" </w:t>
      </w:r>
      <w:r>
        <w:rPr>
          <w:rFonts w:ascii="David" w:eastAsia="David" w:hAnsi="David" w:cs="David"/>
          <w:color w:val="000000"/>
          <w:sz w:val="24"/>
          <w:szCs w:val="24"/>
          <w:rtl/>
        </w:rPr>
        <w:t>ס.ק</w:t>
      </w:r>
    </w:p>
    <w:p w14:paraId="3E8EDF52" w14:textId="77777777" w:rsidR="00F83163" w:rsidRDefault="00F83163" w:rsidP="00F83163">
      <w:pPr>
        <w:spacing w:after="0" w:line="360" w:lineRule="auto"/>
        <w:rPr>
          <w:rFonts w:ascii="Times New Roman" w:eastAsia="Times New Roman" w:hAnsi="Times New Roman" w:cs="Times New Roman"/>
          <w:sz w:val="24"/>
          <w:szCs w:val="24"/>
        </w:rPr>
      </w:pPr>
    </w:p>
    <w:p w14:paraId="0A1A2A01"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"חלק מהישראליות זה לשים לב למגמות שכל הזמן קורות כאן במרחב שלנו" </w:t>
      </w:r>
      <w:r>
        <w:rPr>
          <w:rFonts w:ascii="David" w:eastAsia="David" w:hAnsi="David" w:cs="David"/>
          <w:color w:val="000000"/>
          <w:sz w:val="24"/>
          <w:szCs w:val="24"/>
          <w:rtl/>
        </w:rPr>
        <w:t>ר.ה.</w:t>
      </w:r>
      <w:r>
        <w:rPr>
          <w:rFonts w:ascii="David" w:eastAsia="David" w:hAnsi="David" w:cs="David"/>
          <w:i/>
          <w:color w:val="000000"/>
          <w:sz w:val="24"/>
          <w:szCs w:val="24"/>
        </w:rPr>
        <w:t> </w:t>
      </w:r>
    </w:p>
    <w:p w14:paraId="28CA1A58" w14:textId="77777777" w:rsidR="00F83163" w:rsidRDefault="00F83163" w:rsidP="00F83163">
      <w:pPr>
        <w:spacing w:after="0" w:line="360" w:lineRule="auto"/>
        <w:rPr>
          <w:rFonts w:ascii="Times New Roman" w:eastAsia="Times New Roman" w:hAnsi="Times New Roman" w:cs="Times New Roman"/>
          <w:sz w:val="24"/>
          <w:szCs w:val="24"/>
        </w:rPr>
      </w:pPr>
    </w:p>
    <w:p w14:paraId="6C615B5D"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"יש משהו ישראלי בחוסר גבולות, בניסיון לחדש, בחוסר מנוחה יהודי" </w:t>
      </w:r>
      <w:r>
        <w:rPr>
          <w:rFonts w:ascii="David" w:eastAsia="David" w:hAnsi="David" w:cs="David"/>
          <w:color w:val="000000"/>
          <w:sz w:val="24"/>
          <w:szCs w:val="24"/>
          <w:rtl/>
        </w:rPr>
        <w:t>ג.ג</w:t>
      </w:r>
      <w:r>
        <w:rPr>
          <w:rFonts w:ascii="David" w:eastAsia="David" w:hAnsi="David" w:cs="David"/>
          <w:i/>
          <w:color w:val="000000"/>
          <w:sz w:val="24"/>
          <w:szCs w:val="24"/>
        </w:rPr>
        <w:t>.</w:t>
      </w:r>
    </w:p>
    <w:p w14:paraId="6DFADDDE" w14:textId="77777777" w:rsidR="00F83163" w:rsidRDefault="00F83163" w:rsidP="00F83163">
      <w:pPr>
        <w:spacing w:after="0" w:line="360" w:lineRule="auto"/>
        <w:rPr>
          <w:rFonts w:ascii="Times New Roman" w:eastAsia="Times New Roman" w:hAnsi="Times New Roman" w:cs="Times New Roman"/>
          <w:sz w:val="24"/>
          <w:szCs w:val="24"/>
        </w:rPr>
      </w:pPr>
    </w:p>
    <w:p w14:paraId="4C1E7AD2"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במענה לשאלה, מה מקומו של חינוך ולדורף לאפיון זה של ישראליות, השיבו המרואיינים:</w:t>
      </w:r>
    </w:p>
    <w:p w14:paraId="485A96CA" w14:textId="77777777" w:rsidR="00F83163" w:rsidRDefault="00F83163" w:rsidP="00F83163">
      <w:pPr>
        <w:spacing w:after="0" w:line="360" w:lineRule="auto"/>
        <w:rPr>
          <w:rFonts w:ascii="Times New Roman" w:eastAsia="Times New Roman" w:hAnsi="Times New Roman" w:cs="Times New Roman"/>
          <w:sz w:val="24"/>
          <w:szCs w:val="24"/>
        </w:rPr>
      </w:pPr>
    </w:p>
    <w:p w14:paraId="5657AEAE"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"ולדורף יכול להאט קצת את הקצב בארץ. להיות בשיחה, לתת לאחר להיכנס פנימה" </w:t>
      </w:r>
      <w:r>
        <w:rPr>
          <w:rFonts w:ascii="David" w:eastAsia="David" w:hAnsi="David" w:cs="David"/>
          <w:color w:val="000000"/>
          <w:sz w:val="24"/>
          <w:szCs w:val="24"/>
          <w:rtl/>
        </w:rPr>
        <w:t>ס.ק</w:t>
      </w:r>
    </w:p>
    <w:p w14:paraId="7CD5273E"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br/>
        <w:t xml:space="preserve"> "כדי להיות בשקט למשל אני חייב חוויה עצמית מאד מבוססת. ברגע שאין לי אני חי כל הזמן במערכת חסרת שקט בבסיסה. וחינוך ולדורף נותן את המזון הכי טוב שאפשר למצוא בשוק היום כמעט כדי שאדם יוכל לבסס את החוויה העצמית שלו." </w:t>
      </w:r>
      <w:r>
        <w:rPr>
          <w:rFonts w:ascii="David" w:eastAsia="David" w:hAnsi="David" w:cs="David"/>
          <w:color w:val="000000"/>
          <w:sz w:val="24"/>
          <w:szCs w:val="24"/>
          <w:rtl/>
        </w:rPr>
        <w:t>מ.י</w:t>
      </w:r>
    </w:p>
    <w:p w14:paraId="184F7428" w14:textId="77777777" w:rsidR="00F83163" w:rsidRDefault="00F83163" w:rsidP="00F83163">
      <w:pPr>
        <w:spacing w:after="0" w:line="360" w:lineRule="auto"/>
        <w:rPr>
          <w:rFonts w:ascii="Times New Roman" w:eastAsia="Times New Roman" w:hAnsi="Times New Roman" w:cs="Times New Roman"/>
          <w:sz w:val="24"/>
          <w:szCs w:val="24"/>
        </w:rPr>
      </w:pPr>
    </w:p>
    <w:p w14:paraId="3B27D51C"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 xml:space="preserve">בכניסה לרזולוציות יותר עמוקות באפיוני החברה הישראלית, עלו ארבעה נושאים מרכזיים: חיבור לחגים, מועדים ומסורת, נושא הקשר לטבע, תנועה וטיולים, יחס לאינטימיות </w:t>
      </w:r>
      <w:r>
        <w:rPr>
          <w:rFonts w:ascii="David" w:eastAsia="David" w:hAnsi="David" w:cs="David"/>
          <w:color w:val="000000"/>
          <w:sz w:val="24"/>
          <w:szCs w:val="24"/>
          <w:rtl/>
        </w:rPr>
        <w:lastRenderedPageBreak/>
        <w:t>ופמיליאריות בשדות החינוך הישראלי והיחס לאסתטיקה בחברה הישראלית. אציג נושאים אלה כתת-פרקים בתמה זו:</w:t>
      </w:r>
    </w:p>
    <w:p w14:paraId="02275DF4" w14:textId="77777777" w:rsidR="00F83163" w:rsidRDefault="00F83163" w:rsidP="00F83163">
      <w:pPr>
        <w:spacing w:after="0" w:line="360" w:lineRule="auto"/>
        <w:rPr>
          <w:rFonts w:ascii="Times New Roman" w:eastAsia="Times New Roman" w:hAnsi="Times New Roman" w:cs="Times New Roman"/>
          <w:sz w:val="24"/>
          <w:szCs w:val="24"/>
        </w:rPr>
      </w:pPr>
    </w:p>
    <w:p w14:paraId="3B4C17C2"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BC3F5E">
        <w:rPr>
          <w:rFonts w:ascii="David" w:eastAsia="David" w:hAnsi="David" w:cs="David"/>
          <w:b/>
          <w:bCs/>
          <w:color w:val="000000"/>
          <w:sz w:val="24"/>
          <w:szCs w:val="24"/>
          <w:rtl/>
        </w:rPr>
        <w:t>.3.2</w:t>
      </w:r>
      <w:r>
        <w:rPr>
          <w:rFonts w:ascii="David" w:eastAsia="David" w:hAnsi="David" w:cs="David"/>
          <w:color w:val="000000"/>
          <w:sz w:val="24"/>
          <w:szCs w:val="24"/>
          <w:rtl/>
        </w:rPr>
        <w:t xml:space="preserve"> חיבור לחגים, מועדים ומסורת</w:t>
      </w:r>
    </w:p>
    <w:p w14:paraId="71383735"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החיבור למדינת ישראל על שלל מועדיה, על החיבור בבתי הספר היהודיים והערביים לחגיהם בהתאמה ועל החיבור למסורות דובר רבות בראיונות. חלק מהנקודות נגעו בטבעיות החיבורים הנמצאים באופן אינהרנטי בחינוך ולדורף (כמו למשל הוראת תנ"ך ברחבי העולם) וחלק נגעו בנקודות קונפליקטואליות יותר עליהן צריכים מורי ולדורף הישראליים לתת תשובה: </w:t>
      </w:r>
    </w:p>
    <w:p w14:paraId="14AAD2E9" w14:textId="77777777" w:rsidR="00F83163" w:rsidRDefault="00F83163" w:rsidP="00F83163">
      <w:pPr>
        <w:spacing w:after="0" w:line="360" w:lineRule="auto"/>
        <w:rPr>
          <w:rFonts w:ascii="Times New Roman" w:eastAsia="Times New Roman" w:hAnsi="Times New Roman" w:cs="Times New Roman"/>
          <w:sz w:val="24"/>
          <w:szCs w:val="24"/>
        </w:rPr>
      </w:pPr>
    </w:p>
    <w:p w14:paraId="7869E26C"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על החיבורים הטבעיים לתרבות היהודית נאמר: </w:t>
      </w:r>
    </w:p>
    <w:p w14:paraId="112048C4"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"ולדורף הוא חינוך דתי בהקשר של הרליגיוזיות שלו... ובהבנה שלי אני מביא את זה להקשר של החגים. זו נקודה נצחית בזמן שאפשר להתחבר אליה. לא מתוך תורה ומצוות אלא מתוך הרוח</w:t>
      </w:r>
      <w:sdt>
        <w:sdtPr>
          <w:rPr>
            <w:rtl/>
          </w:rPr>
          <w:tag w:val="goog_rdk_264"/>
          <w:id w:val="-736474789"/>
        </w:sdtPr>
        <w:sdtEndPr/>
        <w:sdtContent/>
      </w:sdt>
      <w:r>
        <w:rPr>
          <w:rFonts w:ascii="David" w:eastAsia="David" w:hAnsi="David" w:cs="David" w:hint="cs"/>
          <w:i/>
          <w:color w:val="000000"/>
          <w:sz w:val="24"/>
          <w:szCs w:val="24"/>
          <w:rtl/>
        </w:rPr>
        <w:t>" ג.ק</w:t>
      </w:r>
      <w:r>
        <w:rPr>
          <w:rFonts w:ascii="Times New Roman" w:eastAsia="Times New Roman" w:hAnsi="Times New Roman" w:cs="Times New Roman" w:hint="cs"/>
          <w:sz w:val="24"/>
          <w:szCs w:val="24"/>
          <w:rtl/>
        </w:rPr>
        <w:t>.</w:t>
      </w:r>
    </w:p>
    <w:p w14:paraId="1E9440AD" w14:textId="77777777" w:rsidR="00F83163" w:rsidRDefault="00F83163" w:rsidP="00F83163">
      <w:pPr>
        <w:spacing w:after="0" w:line="360" w:lineRule="auto"/>
        <w:rPr>
          <w:rFonts w:ascii="Times New Roman" w:eastAsia="Times New Roman" w:hAnsi="Times New Roman" w:cs="Times New Roman"/>
          <w:sz w:val="24"/>
          <w:szCs w:val="24"/>
        </w:rPr>
      </w:pPr>
    </w:p>
    <w:p w14:paraId="3881EC8A"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"מתחילה בארץ תנועה שמכירה ביופי של המסורת היהודית ובאופן מודע המורים מחפשים את אותם ערכים שיכולים לשרת את התפתחות הילד" </w:t>
      </w:r>
      <w:r>
        <w:rPr>
          <w:rFonts w:ascii="David" w:eastAsia="David" w:hAnsi="David" w:cs="David"/>
          <w:color w:val="000000"/>
          <w:sz w:val="24"/>
          <w:szCs w:val="24"/>
          <w:rtl/>
        </w:rPr>
        <w:t>נ.ר.</w:t>
      </w:r>
    </w:p>
    <w:p w14:paraId="6B5C2CBE" w14:textId="77777777" w:rsidR="00F83163" w:rsidRDefault="00F83163" w:rsidP="00F83163">
      <w:pPr>
        <w:spacing w:after="0" w:line="360" w:lineRule="auto"/>
        <w:rPr>
          <w:rFonts w:ascii="Times New Roman" w:eastAsia="Times New Roman" w:hAnsi="Times New Roman" w:cs="Times New Roman"/>
          <w:sz w:val="24"/>
          <w:szCs w:val="24"/>
        </w:rPr>
      </w:pPr>
    </w:p>
    <w:p w14:paraId="4A2D6138"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"שטיינר סימן לכל תרבות ולכל עם את האפיונים שלו, כאלו שבאים לו יותר בטבעיות.. העם היהודי למשל הוא בתודעת אינספריישן.. וזה קשור בהתפתחות האדם. חינוך ולדורף מהמגע היהודי יכול רק להתעשר" </w:t>
      </w:r>
      <w:r>
        <w:rPr>
          <w:rFonts w:ascii="David" w:eastAsia="David" w:hAnsi="David" w:cs="David"/>
          <w:color w:val="000000"/>
          <w:sz w:val="24"/>
          <w:szCs w:val="24"/>
          <w:rtl/>
        </w:rPr>
        <w:t>ס.ק.</w:t>
      </w:r>
    </w:p>
    <w:p w14:paraId="49F78646" w14:textId="77777777" w:rsidR="00F83163" w:rsidRDefault="00F83163" w:rsidP="00F83163">
      <w:pPr>
        <w:spacing w:after="0" w:line="360" w:lineRule="auto"/>
        <w:rPr>
          <w:rFonts w:ascii="Times New Roman" w:eastAsia="Times New Roman" w:hAnsi="Times New Roman" w:cs="Times New Roman"/>
          <w:sz w:val="24"/>
          <w:szCs w:val="24"/>
        </w:rPr>
      </w:pPr>
    </w:p>
    <w:p w14:paraId="37E6F89B"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"חיבור לחגים, לסיפורים של גבורה, לאמונה – זה חיבור שמתאים מאד לחינוך הזה... החגים היהודיים והמוסלמים הם הייחוד הישראלי, ויש כאלו שפשוט יעשו אדפטציה לחגים" </w:t>
      </w:r>
      <w:r>
        <w:rPr>
          <w:rFonts w:ascii="David" w:eastAsia="David" w:hAnsi="David" w:cs="David"/>
          <w:color w:val="000000"/>
          <w:sz w:val="24"/>
          <w:szCs w:val="24"/>
          <w:rtl/>
        </w:rPr>
        <w:t>מ.מ.</w:t>
      </w:r>
    </w:p>
    <w:p w14:paraId="32DC2F98" w14:textId="77777777" w:rsidR="00F83163" w:rsidRDefault="00F83163" w:rsidP="00F83163">
      <w:pPr>
        <w:spacing w:after="0" w:line="360" w:lineRule="auto"/>
        <w:rPr>
          <w:rFonts w:ascii="David" w:eastAsia="David" w:hAnsi="David" w:cs="David"/>
          <w:i/>
          <w:color w:val="000000"/>
          <w:sz w:val="24"/>
          <w:szCs w:val="24"/>
        </w:rPr>
      </w:pPr>
    </w:p>
    <w:p w14:paraId="441AB987" w14:textId="77777777" w:rsidR="00F83163" w:rsidRDefault="00F83163" w:rsidP="00F83163">
      <w:pPr>
        <w:spacing w:after="0" w:line="360" w:lineRule="auto"/>
        <w:rPr>
          <w:rFonts w:ascii="David" w:eastAsia="David" w:hAnsi="David" w:cs="David"/>
          <w:color w:val="000000"/>
          <w:sz w:val="24"/>
          <w:szCs w:val="24"/>
        </w:rPr>
      </w:pPr>
      <w:r>
        <w:rPr>
          <w:rFonts w:ascii="David" w:eastAsia="David" w:hAnsi="David" w:cs="David"/>
          <w:color w:val="000000"/>
          <w:sz w:val="24"/>
          <w:szCs w:val="24"/>
          <w:rtl/>
        </w:rPr>
        <w:tab/>
      </w:r>
      <w:r>
        <w:rPr>
          <w:rFonts w:ascii="David" w:eastAsia="David" w:hAnsi="David" w:cs="David" w:hint="cs"/>
          <w:color w:val="000000"/>
          <w:sz w:val="24"/>
          <w:szCs w:val="24"/>
          <w:rtl/>
        </w:rPr>
        <w:t>עלתה נגיעה</w:t>
      </w:r>
      <w:r>
        <w:rPr>
          <w:rFonts w:ascii="David" w:eastAsia="David" w:hAnsi="David" w:cs="David"/>
          <w:color w:val="000000"/>
          <w:sz w:val="24"/>
          <w:szCs w:val="24"/>
          <w:rtl/>
        </w:rPr>
        <w:t xml:space="preserve"> בנושא קבלות השבת שהוא מסורת משמעותית ביותר מוסדות ולדורף: </w:t>
      </w:r>
    </w:p>
    <w:p w14:paraId="504C4BAE" w14:textId="77777777" w:rsidR="00F83163" w:rsidRDefault="00F83163" w:rsidP="00F83163">
      <w:pPr>
        <w:spacing w:after="0" w:line="360" w:lineRule="auto"/>
        <w:rPr>
          <w:rFonts w:ascii="Times New Roman" w:eastAsia="Times New Roman" w:hAnsi="Times New Roman" w:cs="Times New Roman"/>
          <w:sz w:val="24"/>
          <w:szCs w:val="24"/>
        </w:rPr>
      </w:pPr>
    </w:p>
    <w:p w14:paraId="1A0031AC"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"קבלת שבת. במהות זה מתקיים בחינוך ולדורף וזה בהחלט קשור לתרבות. ריתמוס החג והקשר לזמן – כל גן עושה את זה בהקשר לתרבות שלו. מוסלמים, יהודים..." </w:t>
      </w:r>
      <w:r>
        <w:rPr>
          <w:rFonts w:ascii="David" w:eastAsia="David" w:hAnsi="David" w:cs="David"/>
          <w:color w:val="000000"/>
          <w:sz w:val="24"/>
          <w:szCs w:val="24"/>
          <w:rtl/>
        </w:rPr>
        <w:t>מ.י.</w:t>
      </w:r>
    </w:p>
    <w:p w14:paraId="147E56B3"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4DD0C1E1" w14:textId="77777777" w:rsidR="00F83163" w:rsidRDefault="00F83163" w:rsidP="00F83163">
      <w:pPr>
        <w:spacing w:after="0" w:line="360" w:lineRule="auto"/>
        <w:rPr>
          <w:rFonts w:ascii="David" w:eastAsia="David" w:hAnsi="David" w:cs="David"/>
          <w:sz w:val="24"/>
          <w:szCs w:val="24"/>
        </w:rPr>
      </w:pPr>
      <w:r>
        <w:rPr>
          <w:rFonts w:ascii="David" w:eastAsia="David" w:hAnsi="David" w:cs="David" w:hint="cs"/>
          <w:b/>
          <w:bCs/>
          <w:sz w:val="24"/>
          <w:szCs w:val="24"/>
          <w:rtl/>
        </w:rPr>
        <w:t>5</w:t>
      </w:r>
      <w:r w:rsidRPr="00D6778C">
        <w:rPr>
          <w:rFonts w:ascii="David" w:eastAsia="David" w:hAnsi="David" w:cs="David"/>
          <w:b/>
          <w:bCs/>
          <w:sz w:val="24"/>
          <w:szCs w:val="24"/>
          <w:rtl/>
        </w:rPr>
        <w:t>.3.2.</w:t>
      </w:r>
      <w:r>
        <w:rPr>
          <w:rFonts w:ascii="David" w:eastAsia="David" w:hAnsi="David" w:cs="David" w:hint="cs"/>
          <w:b/>
          <w:bCs/>
          <w:sz w:val="24"/>
          <w:szCs w:val="24"/>
          <w:rtl/>
        </w:rPr>
        <w:t xml:space="preserve">1 </w:t>
      </w:r>
      <w:r>
        <w:rPr>
          <w:rFonts w:ascii="David" w:eastAsia="David" w:hAnsi="David" w:cs="David"/>
          <w:sz w:val="24"/>
          <w:szCs w:val="24"/>
          <w:rtl/>
        </w:rPr>
        <w:t>הוראת התנ"ך</w:t>
      </w:r>
    </w:p>
    <w:p w14:paraId="5CAABF0F" w14:textId="77777777" w:rsidR="00F83163" w:rsidRDefault="00F83163" w:rsidP="00F83163">
      <w:pPr>
        <w:spacing w:after="0" w:line="360" w:lineRule="auto"/>
        <w:rPr>
          <w:rFonts w:ascii="David" w:eastAsia="David" w:hAnsi="David" w:cs="David"/>
          <w:color w:val="000000"/>
          <w:sz w:val="24"/>
          <w:szCs w:val="24"/>
        </w:rPr>
      </w:pPr>
      <w:r>
        <w:rPr>
          <w:rFonts w:ascii="David" w:eastAsia="David" w:hAnsi="David" w:cs="David"/>
          <w:sz w:val="24"/>
          <w:szCs w:val="24"/>
          <w:rtl/>
        </w:rPr>
        <w:t>בחינוך ולדורף הוראת התנ"ך</w:t>
      </w:r>
      <w:r>
        <w:rPr>
          <w:rFonts w:ascii="David" w:eastAsia="David" w:hAnsi="David" w:cs="David"/>
          <w:color w:val="000000"/>
          <w:sz w:val="24"/>
          <w:szCs w:val="24"/>
          <w:rtl/>
        </w:rPr>
        <w:t xml:space="preserve"> היא נדבך חשוב והיא מתקיימת בכל בתי הספר האנתרופוסופיים בעולם בכיתה ג' ובהמשך במופעים ספורדיים. סיפורי התנ"ך נבחרים ככאלו המשרתים את סיפור התפתחות האדם והאנושות ונקודות מרכזיות בנושא מוסר.  בישראל, העובדה שבתי ספר ולדורף הם מוכרים ורשמיים, מצריכה אותם להתייחס לתנ"ך כמקצוע ליבה ולייחד לו את סל השעות שלו ככזה. הדבר הצריך מהמחנכים התאמה גדולה:</w:t>
      </w:r>
    </w:p>
    <w:p w14:paraId="1D7098FD" w14:textId="77777777" w:rsidR="00F83163" w:rsidRDefault="00F83163" w:rsidP="00F83163">
      <w:pPr>
        <w:spacing w:after="0" w:line="360" w:lineRule="auto"/>
        <w:ind w:left="720"/>
        <w:rPr>
          <w:rFonts w:ascii="David" w:eastAsia="David" w:hAnsi="David" w:cs="David"/>
          <w:i/>
          <w:color w:val="000000"/>
          <w:sz w:val="24"/>
          <w:szCs w:val="24"/>
        </w:rPr>
      </w:pPr>
      <w:r>
        <w:rPr>
          <w:rFonts w:ascii="David" w:eastAsia="David" w:hAnsi="David" w:cs="David"/>
          <w:i/>
          <w:color w:val="000000"/>
          <w:sz w:val="24"/>
          <w:szCs w:val="24"/>
        </w:rPr>
        <w:t xml:space="preserve"> </w:t>
      </w:r>
    </w:p>
    <w:p w14:paraId="03A9E307"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lastRenderedPageBreak/>
        <w:t>"התנ"ך למשל, מקצוע ליבה כן? ולדורף בכל העולם לומדים תנ"ך, סיפורי הבריאה בכיתה ג'. בארץ לומדים תנ"ך מגן עד י"ב. אז איך ללמד תנ"ך לכל אורך השנים בצורה שנכונה התפתחותית – זו שאלה שרק אנחנו עסקנו בה"</w:t>
      </w:r>
      <w:r>
        <w:rPr>
          <w:rFonts w:ascii="David" w:eastAsia="David" w:hAnsi="David" w:cs="David"/>
          <w:color w:val="000000"/>
          <w:sz w:val="24"/>
          <w:szCs w:val="24"/>
          <w:rtl/>
        </w:rPr>
        <w:t xml:space="preserve"> ג.ג.</w:t>
      </w:r>
    </w:p>
    <w:p w14:paraId="2777311A" w14:textId="77777777" w:rsidR="00F83163" w:rsidRDefault="00F83163" w:rsidP="00F83163">
      <w:pPr>
        <w:spacing w:after="0" w:line="360" w:lineRule="auto"/>
        <w:rPr>
          <w:rFonts w:ascii="Times New Roman" w:eastAsia="Times New Roman" w:hAnsi="Times New Roman" w:cs="Times New Roman"/>
          <w:sz w:val="24"/>
          <w:szCs w:val="24"/>
        </w:rPr>
      </w:pPr>
    </w:p>
    <w:p w14:paraId="22A376B5"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עוד תמונה מאד ישראלית זה לימודי התנ"ך. בקוריקולום העולמי לומדים בכיתה ג', ספר בראשית, הגירוש מגן עדן. אצלנו בג' מלמדים את זה וממשיכים מג' את לימודי התנ"ך. התנ"ך הוא חלק מהדרך שבה חינוך ולדורף צריך להיות תואם את התרבות המקומית. וזה טוב. כשם שילד בנורבגיה יודע מי זה אודין, לנו כישראלים טוב שנכיר את יהושוע ומשה ודוד המלך. ואני כאנתרופוסוף, ואנחנו כמורי ולדורף לא מכירים בזה כסיפורם יפים אלא סיפורים שמקורם ברוח</w:t>
      </w:r>
      <w:r>
        <w:rPr>
          <w:rFonts w:ascii="David" w:eastAsia="David" w:hAnsi="David" w:cs="David"/>
          <w:color w:val="000000"/>
          <w:sz w:val="24"/>
          <w:szCs w:val="24"/>
          <w:rtl/>
        </w:rPr>
        <w:t>" ג.ק.</w:t>
      </w:r>
    </w:p>
    <w:p w14:paraId="740DC36F"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4F0F76AE" w14:textId="77777777" w:rsidR="00F83163" w:rsidRDefault="00F83163" w:rsidP="00F83163">
      <w:pPr>
        <w:spacing w:after="0" w:line="360" w:lineRule="auto"/>
        <w:rPr>
          <w:rFonts w:ascii="David" w:eastAsia="David" w:hAnsi="David" w:cs="David"/>
          <w:color w:val="000000"/>
          <w:sz w:val="24"/>
          <w:szCs w:val="24"/>
        </w:rPr>
      </w:pPr>
      <w:r>
        <w:rPr>
          <w:rFonts w:ascii="David" w:eastAsia="David" w:hAnsi="David" w:cs="David"/>
          <w:color w:val="000000"/>
          <w:sz w:val="24"/>
          <w:szCs w:val="24"/>
          <w:rtl/>
        </w:rPr>
        <w:t>כפי שנאמר לעיל הסיפורים ותכני הלימוד בולדורף נגזרים מתפיסת התפתחות האדם של תנועת האנתרופוסופיה. נקודת החיבור לזמן, תרבות ומקום היא נקודה חזקה ביותר, עם זאת הועלה נושאים שבהם קיימים פערים בין תפיסת חינוך ולדורף ובין התפיסה ההגמונית של מערכת החינוך הישראלית:</w:t>
      </w:r>
    </w:p>
    <w:p w14:paraId="1F48C6B5"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Pr>
        <w:t> </w:t>
      </w:r>
    </w:p>
    <w:p w14:paraId="45FBCAE5"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D6778C">
        <w:rPr>
          <w:rFonts w:ascii="David" w:eastAsia="David" w:hAnsi="David" w:cs="David"/>
          <w:b/>
          <w:bCs/>
          <w:color w:val="000000"/>
          <w:sz w:val="24"/>
          <w:szCs w:val="24"/>
          <w:rtl/>
        </w:rPr>
        <w:t>.3.2.2</w:t>
      </w:r>
      <w:r>
        <w:rPr>
          <w:rFonts w:ascii="David" w:eastAsia="David" w:hAnsi="David" w:cs="David"/>
          <w:color w:val="000000"/>
          <w:sz w:val="24"/>
          <w:szCs w:val="24"/>
          <w:rtl/>
        </w:rPr>
        <w:t xml:space="preserve"> חג מיכאל</w:t>
      </w:r>
    </w:p>
    <w:p w14:paraId="67A3956C"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 xml:space="preserve">"חג מיכאל" הוא חג נוצרי לכבודו של המלאך מיכאל שנמצא באופן מסורתי בעולם אנתרופוסופיה. דרך הראיונות נגלה שחלק מבתי הספר בארץ מציינים אותו, כחלק מתפיסתם את חשיבותו לסיפור התפתחות האדם: </w:t>
      </w:r>
    </w:p>
    <w:p w14:paraId="09A82F19" w14:textId="77777777" w:rsidR="00F83163" w:rsidRDefault="00F83163" w:rsidP="00F83163">
      <w:pPr>
        <w:spacing w:after="0" w:line="360" w:lineRule="auto"/>
        <w:rPr>
          <w:rFonts w:ascii="Times New Roman" w:eastAsia="Times New Roman" w:hAnsi="Times New Roman" w:cs="Times New Roman"/>
          <w:sz w:val="24"/>
          <w:szCs w:val="24"/>
        </w:rPr>
      </w:pPr>
    </w:p>
    <w:p w14:paraId="142383EA"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"ראשוני המורים שהגיעו עם ידע האדם באו בקשר הדוק לנצרות. ואם נכנסים לגנים, להרדוף (אגב ככל שהולכים יותר צפונה מגיעים יותר לקשר עם אירופה (ובהרדוף עדיין מציינים באופן מסורתי נקודות חשובות בהתפתחות האדם בקשר לנצרות – כמו חג מיכאל למשל" </w:t>
      </w:r>
      <w:r>
        <w:rPr>
          <w:rFonts w:ascii="David" w:eastAsia="David" w:hAnsi="David" w:cs="David"/>
          <w:color w:val="000000"/>
          <w:sz w:val="24"/>
          <w:szCs w:val="24"/>
          <w:rtl/>
        </w:rPr>
        <w:t>נ.ר</w:t>
      </w:r>
      <w:r>
        <w:rPr>
          <w:rFonts w:ascii="David" w:eastAsia="David" w:hAnsi="David" w:cs="David"/>
          <w:i/>
          <w:color w:val="000000"/>
          <w:sz w:val="24"/>
          <w:szCs w:val="24"/>
        </w:rPr>
        <w:t>.</w:t>
      </w:r>
    </w:p>
    <w:p w14:paraId="31885378" w14:textId="77777777" w:rsidR="00F83163" w:rsidRDefault="00F83163" w:rsidP="00F83163">
      <w:pPr>
        <w:spacing w:after="0" w:line="360" w:lineRule="auto"/>
        <w:rPr>
          <w:rFonts w:ascii="Times New Roman" w:eastAsia="Times New Roman" w:hAnsi="Times New Roman" w:cs="Times New Roman"/>
          <w:sz w:val="24"/>
          <w:szCs w:val="24"/>
        </w:rPr>
      </w:pPr>
    </w:p>
    <w:p w14:paraId="55F6E38E"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"אני לא יכולה ללמד לחגוג את חג מיכאל שמציינים אותו באופן מסורתי בסתיו, אני יכולה להראות לך כאן תמונה... והמלאך במסורת הולדורפית מגיע בסתיו כשהשמיים מחשיכים עם חרב מלאה אור והורג את הדרקון, והדרקון בהכנעה והדרקון הזה הוא בעצם הדרקון הפנימי שבנו.... התאריך של חג מיכאל באירופה הוא בסתיו – אבל אנחנו כאן בישראל מציינים את חג מיכאל כשעוד השמש קופחת על ראשינו אבל האיכות של מיכאל כארכיטיפ ראויה להישאל עם חילופי העונות. ויש מקום לשאול איפה זה פוגש אותנו" </w:t>
      </w:r>
      <w:r>
        <w:rPr>
          <w:rFonts w:ascii="David" w:eastAsia="David" w:hAnsi="David" w:cs="David"/>
          <w:color w:val="000000"/>
          <w:sz w:val="24"/>
          <w:szCs w:val="24"/>
          <w:rtl/>
        </w:rPr>
        <w:t>נ.ר.</w:t>
      </w:r>
    </w:p>
    <w:p w14:paraId="7B84AAEE"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2B9E5F54"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אל מול בתי ספר אלו, חלק מבתי הספר בחרו שלא לציין חג זה מתוך תפיסתם את חוסר הרלוונטיות שלו לזמן, מקום ולתרבות:</w:t>
      </w:r>
    </w:p>
    <w:p w14:paraId="75BBDE86" w14:textId="77777777" w:rsidR="00F83163" w:rsidRDefault="00F83163" w:rsidP="00F83163">
      <w:pPr>
        <w:spacing w:after="0" w:line="360" w:lineRule="auto"/>
        <w:rPr>
          <w:rFonts w:ascii="Times New Roman" w:eastAsia="Times New Roman" w:hAnsi="Times New Roman" w:cs="Times New Roman"/>
          <w:sz w:val="24"/>
          <w:szCs w:val="24"/>
        </w:rPr>
      </w:pPr>
    </w:p>
    <w:p w14:paraId="43549FAF"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lastRenderedPageBreak/>
        <w:t xml:space="preserve">"אני לא מציין בכיתה את חג מיכאל, אין לזה שום הקשר. הילדים אין להם מושג קלוש מה זה אנתרופוסופיה... הילדים לא יודעים כלום על העולם הרוחני שלי, אבל אני לא מסתיר את זה" </w:t>
      </w:r>
      <w:r>
        <w:rPr>
          <w:rFonts w:ascii="David" w:eastAsia="David" w:hAnsi="David" w:cs="David"/>
          <w:color w:val="000000"/>
          <w:sz w:val="24"/>
          <w:szCs w:val="24"/>
          <w:rtl/>
        </w:rPr>
        <w:t>מ.א.</w:t>
      </w:r>
    </w:p>
    <w:p w14:paraId="207ED0B9" w14:textId="77777777" w:rsidR="00F83163" w:rsidRDefault="00F83163" w:rsidP="00F83163">
      <w:pPr>
        <w:spacing w:after="0" w:line="360" w:lineRule="auto"/>
        <w:rPr>
          <w:rFonts w:ascii="Times New Roman" w:eastAsia="Times New Roman" w:hAnsi="Times New Roman" w:cs="Times New Roman"/>
          <w:sz w:val="24"/>
          <w:szCs w:val="24"/>
        </w:rPr>
      </w:pPr>
    </w:p>
    <w:p w14:paraId="3C19FC02"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"חג מיכאל לא נחגג בבתי ספר ולדורף באופן רשמי. אנחנו חוגגים את החגים היהודיים. יש אלמנט פנימי שקשור אבל זה לא סותר את חגי הסתיו. אולי לפעמים מציינים אותו בקולגיום" </w:t>
      </w:r>
      <w:r>
        <w:rPr>
          <w:rFonts w:ascii="David" w:eastAsia="David" w:hAnsi="David" w:cs="David"/>
          <w:color w:val="000000"/>
          <w:sz w:val="24"/>
          <w:szCs w:val="24"/>
          <w:rtl/>
        </w:rPr>
        <w:t>ג.ק.</w:t>
      </w:r>
    </w:p>
    <w:p w14:paraId="4BE5B869" w14:textId="77777777" w:rsidR="00F83163" w:rsidRDefault="00F83163" w:rsidP="00F83163">
      <w:pPr>
        <w:spacing w:after="0" w:line="360" w:lineRule="auto"/>
        <w:rPr>
          <w:rFonts w:ascii="Times New Roman" w:eastAsia="Times New Roman" w:hAnsi="Times New Roman" w:cs="Times New Roman"/>
          <w:sz w:val="24"/>
          <w:szCs w:val="24"/>
        </w:rPr>
      </w:pPr>
    </w:p>
    <w:p w14:paraId="46E06C43"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D6778C">
        <w:rPr>
          <w:rFonts w:ascii="David" w:eastAsia="David" w:hAnsi="David" w:cs="David"/>
          <w:b/>
          <w:bCs/>
          <w:color w:val="000000"/>
          <w:sz w:val="24"/>
          <w:szCs w:val="24"/>
          <w:rtl/>
        </w:rPr>
        <w:t xml:space="preserve">.3.2.3 </w:t>
      </w:r>
      <w:r>
        <w:rPr>
          <w:rFonts w:ascii="David" w:eastAsia="David" w:hAnsi="David" w:cs="David"/>
          <w:color w:val="000000"/>
          <w:sz w:val="24"/>
          <w:szCs w:val="24"/>
          <w:rtl/>
        </w:rPr>
        <w:t>יום השואה ויום הזיכרון </w:t>
      </w:r>
    </w:p>
    <w:p w14:paraId="2AA61132"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 xml:space="preserve">נקודה קונפליקטואלית נוספת שעלתה הייתה בהקשר לתלמידי הכיתות הראשונות על ציון ומשמעות יום השואה וימי הזיכרון עבורם. התכנים הנלמדים ומועברים בבתי ספר ולדורף נגזרים בעיקר מתוך תפיסת התפתחות האדם, הילד והתמיכה בתפיסות אלו ובשיחה עם התרבות העוטפת אותו. נקודת חריקה שעלתה בהקשר היא לגבי מהות ציון יום השואה ויום הזיכרון בכיתות הצעירות. </w:t>
      </w:r>
    </w:p>
    <w:p w14:paraId="3FEE7040" w14:textId="77777777" w:rsidR="00F83163" w:rsidRDefault="00F83163" w:rsidP="00F83163">
      <w:pPr>
        <w:spacing w:after="0" w:line="360" w:lineRule="auto"/>
        <w:rPr>
          <w:rFonts w:ascii="Times New Roman" w:eastAsia="Times New Roman" w:hAnsi="Times New Roman" w:cs="Times New Roman"/>
          <w:sz w:val="24"/>
          <w:szCs w:val="24"/>
        </w:rPr>
      </w:pPr>
    </w:p>
    <w:p w14:paraId="39550CDC"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"כל מה שקשור לתרבות ישראלית ויהודית: חגים, ימי זכרון, יום השואה, הוויה ישראלית. וזה נורא ייחודי לישראל, אנחנו הרי בתרבות...לא רוצה להגיד שום דבר שיתפרש רע אבל השואה עיצבה מאד חזק את התרבות בישראל, ויום הזיכרון. ופה יש מישור שלם של עבודה, ונעשתה עבודה מאד יפה, אבל זה לא היה פשוט וזה עדיין אתגר" </w:t>
      </w:r>
      <w:r>
        <w:rPr>
          <w:rFonts w:ascii="David" w:eastAsia="David" w:hAnsi="David" w:cs="David"/>
          <w:color w:val="000000"/>
          <w:sz w:val="24"/>
          <w:szCs w:val="24"/>
          <w:rtl/>
        </w:rPr>
        <w:t>ג.ג.</w:t>
      </w:r>
    </w:p>
    <w:p w14:paraId="0EDB23F3" w14:textId="77777777" w:rsidR="00F83163" w:rsidRDefault="00F83163" w:rsidP="00F83163">
      <w:pPr>
        <w:spacing w:after="0" w:line="360" w:lineRule="auto"/>
        <w:rPr>
          <w:rFonts w:ascii="Times New Roman" w:eastAsia="Times New Roman" w:hAnsi="Times New Roman" w:cs="Times New Roman"/>
          <w:sz w:val="24"/>
          <w:szCs w:val="24"/>
        </w:rPr>
      </w:pPr>
    </w:p>
    <w:p w14:paraId="07FED475"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"בתי ספר ולדורף מבחינת חגים וערנות לחגים חוגגים את החגים הישראליים במידה יפה של קשר, בצורה שונה מבתי ספר רגילים..... מאד יכול להיות שיש כיתות א בארץ שביום השואה לא עושות פשוט כלום, מה שלא יעלה על הדעת בבתי ספר רגיל. או ביום הזיכרון. מבחינתי בגדול זה בסדר, זאת אומרת קודם כל יש שם ילד בן 7, ואחר כך אנחנו שואלים את עצמנו מה נכון שיקרה אתו ביום הזה. אז יגידו אבל בבית יש שואה או בבית יש יום הזיכרון – אז בסדר, צריך למצוא את הדרך" </w:t>
      </w:r>
      <w:r>
        <w:rPr>
          <w:rFonts w:ascii="David" w:eastAsia="David" w:hAnsi="David" w:cs="David"/>
          <w:color w:val="000000"/>
          <w:sz w:val="24"/>
          <w:szCs w:val="24"/>
          <w:rtl/>
        </w:rPr>
        <w:t>ר.ה.</w:t>
      </w:r>
    </w:p>
    <w:p w14:paraId="5629424D" w14:textId="77777777" w:rsidR="00F83163" w:rsidRDefault="00F83163" w:rsidP="00F83163">
      <w:pPr>
        <w:spacing w:after="0" w:line="360" w:lineRule="auto"/>
        <w:rPr>
          <w:rFonts w:ascii="David" w:eastAsia="David" w:hAnsi="David" w:cs="David"/>
          <w:sz w:val="24"/>
          <w:szCs w:val="24"/>
        </w:rPr>
      </w:pPr>
    </w:p>
    <w:p w14:paraId="07E16DDA"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 xml:space="preserve">נ.ר. היא מחנכת ותיקה מאד בולדורף, משתפת בחוויה האישית שלה, בתפיסתה את ציון הימים הללו ובדרך הפתרון שמצאה: </w:t>
      </w:r>
    </w:p>
    <w:p w14:paraId="6E3FEA8E"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"יום השואה, אני רוצה להגיד, יש מורים שאפילו לא אומרים לילדים לבוא עם חולצה לבנה, לא ציינו במיוחד. אולי בגלל שגדלתי בבית רוויזיוניסטי אז המעמד הזה שכ"כ הרבה לבבות כואבים אני לא יכולה להתעלם ממנו.... ביום הזיכרון לחללי צהל למשל אני זוכרת שבכיתה א' סיפרתי סיפור שיש בו חמלה. סיפרתי סיפור ביום הזיכרון על חברות אמיצה, ועם השנים ככל שהילדים גדלים גם הם נחשפים למידע ואז אני פותחת לשמוע איפה הם ואיזה מידע יש..." </w:t>
      </w:r>
      <w:r>
        <w:rPr>
          <w:rFonts w:ascii="David" w:eastAsia="David" w:hAnsi="David" w:cs="David"/>
          <w:color w:val="000000"/>
          <w:sz w:val="24"/>
          <w:szCs w:val="24"/>
          <w:rtl/>
        </w:rPr>
        <w:t>נ.ר.</w:t>
      </w:r>
    </w:p>
    <w:p w14:paraId="251649CA" w14:textId="5B21D3EB" w:rsidR="00F83163" w:rsidRDefault="00F83163" w:rsidP="00F83163">
      <w:pPr>
        <w:spacing w:after="0" w:line="360" w:lineRule="auto"/>
        <w:rPr>
          <w:rFonts w:ascii="Times New Roman" w:eastAsia="Times New Roman" w:hAnsi="Times New Roman" w:cs="Times New Roman"/>
          <w:sz w:val="24"/>
          <w:szCs w:val="24"/>
          <w:rtl/>
        </w:rPr>
      </w:pPr>
    </w:p>
    <w:p w14:paraId="3BCBCC4B" w14:textId="77777777" w:rsidR="003E233A" w:rsidRDefault="003E233A" w:rsidP="00F83163">
      <w:pPr>
        <w:spacing w:after="0" w:line="360" w:lineRule="auto"/>
        <w:rPr>
          <w:rFonts w:ascii="Times New Roman" w:eastAsia="Times New Roman" w:hAnsi="Times New Roman" w:cs="Times New Roman"/>
          <w:sz w:val="24"/>
          <w:szCs w:val="24"/>
        </w:rPr>
      </w:pPr>
    </w:p>
    <w:p w14:paraId="63199C21"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lastRenderedPageBreak/>
        <w:t>5</w:t>
      </w:r>
      <w:r w:rsidRPr="00D6778C">
        <w:rPr>
          <w:rFonts w:ascii="David" w:eastAsia="David" w:hAnsi="David" w:cs="David"/>
          <w:b/>
          <w:bCs/>
          <w:color w:val="000000"/>
          <w:sz w:val="24"/>
          <w:szCs w:val="24"/>
          <w:rtl/>
        </w:rPr>
        <w:t>.3.3</w:t>
      </w:r>
      <w:r>
        <w:rPr>
          <w:rFonts w:ascii="David" w:eastAsia="David" w:hAnsi="David" w:cs="David"/>
          <w:color w:val="000000"/>
          <w:sz w:val="24"/>
          <w:szCs w:val="24"/>
          <w:rtl/>
        </w:rPr>
        <w:t xml:space="preserve"> הקשר לתנועה וטיולים</w:t>
      </w:r>
    </w:p>
    <w:p w14:paraId="68877E58"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בתי ספר ולדורף בארץ מאופיינים יחסית בעבודה רבה במרחב החוץ כיתתי. הראיונות הציפו את ההסבר מאחורי אפיון זה:</w:t>
      </w:r>
    </w:p>
    <w:p w14:paraId="3106E670" w14:textId="77777777" w:rsidR="00F83163" w:rsidRDefault="00F83163" w:rsidP="00F83163">
      <w:pPr>
        <w:spacing w:after="0" w:line="360" w:lineRule="auto"/>
        <w:rPr>
          <w:rFonts w:ascii="Times New Roman" w:eastAsia="Times New Roman" w:hAnsi="Times New Roman" w:cs="Times New Roman"/>
          <w:sz w:val="24"/>
          <w:szCs w:val="24"/>
        </w:rPr>
      </w:pPr>
    </w:p>
    <w:p w14:paraId="70C322D0"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"החברה שלנו צריכה ליצור המון שחרור, טיול, מפגש עם הטבע. קיים כאן הצורך לשחרר אנרגיה ולעבוד על מקצבים של משך הסבלנות, צורך התנועה" </w:t>
      </w:r>
      <w:r>
        <w:rPr>
          <w:rFonts w:ascii="David" w:eastAsia="David" w:hAnsi="David" w:cs="David"/>
          <w:color w:val="000000"/>
          <w:sz w:val="24"/>
          <w:szCs w:val="24"/>
          <w:rtl/>
        </w:rPr>
        <w:t>מ.י.</w:t>
      </w:r>
    </w:p>
    <w:p w14:paraId="091B7463" w14:textId="77777777" w:rsidR="00F83163" w:rsidRDefault="00F83163" w:rsidP="00F83163">
      <w:pPr>
        <w:spacing w:after="0" w:line="360" w:lineRule="auto"/>
        <w:rPr>
          <w:rFonts w:ascii="Times New Roman" w:eastAsia="Times New Roman" w:hAnsi="Times New Roman" w:cs="Times New Roman"/>
          <w:sz w:val="24"/>
          <w:szCs w:val="24"/>
        </w:rPr>
      </w:pPr>
    </w:p>
    <w:p w14:paraId="7D4C9FF3"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"שיעור ראשי בתחילתו – יש להם חלק ריתמי מאד מסויים בחוץ, וזו תמונה ארצית. מסלול בוקר וקפיצה בחבל – זו תמונה ישראלית. לא תראי את זה בעולם. לא תראי בית ספר בניו יורק כולו בחוץ בבוקר הקפיצה בחבל יש בה משהו מאד נכון. זה קשור לאקלים הישראלי וזו גם תמונה שמדברת על המקום הזה שאני יכול לשהות בחוץ, וזה קשור בחלק הריתמי שבו אנחנו רוצים לפתוח את היום" </w:t>
      </w:r>
      <w:r>
        <w:rPr>
          <w:rFonts w:ascii="David" w:eastAsia="David" w:hAnsi="David" w:cs="David"/>
          <w:color w:val="000000"/>
          <w:sz w:val="24"/>
          <w:szCs w:val="24"/>
          <w:rtl/>
        </w:rPr>
        <w:t>ג.ג</w:t>
      </w:r>
      <w:r>
        <w:rPr>
          <w:rFonts w:ascii="David" w:eastAsia="David" w:hAnsi="David" w:cs="David"/>
          <w:i/>
          <w:color w:val="000000"/>
          <w:sz w:val="24"/>
          <w:szCs w:val="24"/>
        </w:rPr>
        <w:t>.</w:t>
      </w:r>
    </w:p>
    <w:p w14:paraId="7FA130FF" w14:textId="77777777" w:rsidR="00F83163" w:rsidRDefault="00F83163" w:rsidP="00F83163">
      <w:pPr>
        <w:spacing w:after="0" w:line="360" w:lineRule="auto"/>
        <w:rPr>
          <w:rFonts w:ascii="Times New Roman" w:eastAsia="Times New Roman" w:hAnsi="Times New Roman" w:cs="Times New Roman"/>
          <w:sz w:val="24"/>
          <w:szCs w:val="24"/>
        </w:rPr>
      </w:pPr>
    </w:p>
    <w:p w14:paraId="65E1B36D"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"בחו"ל הם באמת חסרי תנועה. זה באתוס המייסד שלנו הישראלי של איך אנחנו אמורים להתנהל, מה זה אדם בריא, זז, הולך, מרביץ" </w:t>
      </w:r>
      <w:r>
        <w:rPr>
          <w:rFonts w:ascii="David" w:eastAsia="David" w:hAnsi="David" w:cs="David"/>
          <w:color w:val="000000"/>
          <w:sz w:val="24"/>
          <w:szCs w:val="24"/>
          <w:rtl/>
        </w:rPr>
        <w:t>מ.א</w:t>
      </w:r>
    </w:p>
    <w:p w14:paraId="1EAD4221" w14:textId="77777777" w:rsidR="00F83163" w:rsidRDefault="00F83163" w:rsidP="00F83163">
      <w:pPr>
        <w:spacing w:after="0" w:line="360" w:lineRule="auto"/>
        <w:rPr>
          <w:rFonts w:ascii="Times New Roman" w:eastAsia="Times New Roman" w:hAnsi="Times New Roman" w:cs="Times New Roman"/>
          <w:sz w:val="24"/>
          <w:szCs w:val="24"/>
        </w:rPr>
      </w:pPr>
    </w:p>
    <w:p w14:paraId="77CEA42E"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בנוסף, חלק מתוכנית הלימודים הישראלית של רבים מבתי ספר ולדורף קשורים בטיולים רבים ויציאות משמעותיות החוצה, למשל "שבוע נרטיבים". שבוע שלם של מסע בחברה הישראלית שמתרחש באחת מכיתות התיכון ובו נפגשת השכבה עם מקומות שונים, אנשים וחלקים שונים בחברה:</w:t>
      </w:r>
    </w:p>
    <w:p w14:paraId="4D7D81C1" w14:textId="77777777" w:rsidR="00F83163" w:rsidRDefault="00F83163" w:rsidP="00F83163">
      <w:pPr>
        <w:spacing w:after="0" w:line="360" w:lineRule="auto"/>
        <w:rPr>
          <w:rFonts w:ascii="Times New Roman" w:eastAsia="Times New Roman" w:hAnsi="Times New Roman" w:cs="Times New Roman"/>
          <w:sz w:val="24"/>
          <w:szCs w:val="24"/>
        </w:rPr>
      </w:pPr>
    </w:p>
    <w:p w14:paraId="62E7AB7E"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color w:val="000000"/>
          <w:sz w:val="24"/>
          <w:szCs w:val="24"/>
        </w:rPr>
        <w:t>"</w:t>
      </w:r>
      <w:r>
        <w:rPr>
          <w:rFonts w:ascii="David" w:eastAsia="David" w:hAnsi="David" w:cs="David"/>
          <w:i/>
          <w:color w:val="000000"/>
          <w:sz w:val="24"/>
          <w:szCs w:val="24"/>
          <w:rtl/>
        </w:rPr>
        <w:t xml:space="preserve">איך מציגים את הסכסוכים בצורה כזו שמשאירים את הדור הזה חופשי בחשיבה עליהם? בגלל זה בולדורף יש שבוע נרטיבים... שם שומעים כל הזמן חשיבות שונות. זה סוג של חשיבה אתרית, חשיבה חיה, זו חשיבה שדורשת מאמץ, כזו שמחזיקה כמה פרספקטיבות יחד.... הולדורף אמור לעזור לילד להחיות חשיבה מאומצת, לא מיובשת..." </w:t>
      </w:r>
      <w:r>
        <w:rPr>
          <w:rFonts w:ascii="David" w:eastAsia="David" w:hAnsi="David" w:cs="David"/>
          <w:color w:val="000000"/>
          <w:sz w:val="24"/>
          <w:szCs w:val="24"/>
          <w:rtl/>
        </w:rPr>
        <w:t>ס.ק.</w:t>
      </w:r>
    </w:p>
    <w:p w14:paraId="6CAAED91" w14:textId="77777777" w:rsidR="00F83163" w:rsidRDefault="00F83163" w:rsidP="00F83163">
      <w:pPr>
        <w:spacing w:after="0" w:line="360" w:lineRule="auto"/>
        <w:rPr>
          <w:rFonts w:ascii="Times New Roman" w:eastAsia="Times New Roman" w:hAnsi="Times New Roman" w:cs="Times New Roman"/>
          <w:sz w:val="24"/>
          <w:szCs w:val="24"/>
        </w:rPr>
      </w:pPr>
    </w:p>
    <w:p w14:paraId="7468C9FC"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"בי"ב נוסעים לשטחים – לדבר עם ערבים, יהודים... בהרדוף מכנים את זה שבוע נרטיבים... המטרה היא להעיר את היישות האנושית – שתתמצא בעולם, שתשאל שאלות... צריך להעיר אותם כדי שיוכלו להיות רוחניים אבל בצורה יציבה. עם רגליים על הקרקע. ששאלות רוחניות יעלו על שולחן עם רגליים יציבות... כדי לשאול שאלות רוחניות אתה חייב להרגיש בן בית בעולם" </w:t>
      </w:r>
      <w:r>
        <w:rPr>
          <w:rFonts w:ascii="David" w:eastAsia="David" w:hAnsi="David" w:cs="David"/>
          <w:color w:val="000000"/>
          <w:sz w:val="24"/>
          <w:szCs w:val="24"/>
          <w:rtl/>
        </w:rPr>
        <w:t>מ.א.</w:t>
      </w:r>
    </w:p>
    <w:p w14:paraId="7319C18E" w14:textId="77777777" w:rsidR="00F83163" w:rsidRDefault="00F83163" w:rsidP="00F83163">
      <w:pPr>
        <w:spacing w:after="0" w:line="360" w:lineRule="auto"/>
        <w:rPr>
          <w:rFonts w:ascii="Times New Roman" w:eastAsia="Times New Roman" w:hAnsi="Times New Roman" w:cs="Times New Roman"/>
          <w:sz w:val="24"/>
          <w:szCs w:val="24"/>
        </w:rPr>
      </w:pPr>
    </w:p>
    <w:p w14:paraId="3E234BEA"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D6778C">
        <w:rPr>
          <w:rFonts w:ascii="David" w:eastAsia="David" w:hAnsi="David" w:cs="David"/>
          <w:b/>
          <w:bCs/>
          <w:color w:val="000000"/>
          <w:sz w:val="24"/>
          <w:szCs w:val="24"/>
          <w:rtl/>
        </w:rPr>
        <w:t>.3.4</w:t>
      </w:r>
      <w:r>
        <w:rPr>
          <w:rFonts w:ascii="David" w:eastAsia="David" w:hAnsi="David" w:cs="David"/>
          <w:color w:val="000000"/>
          <w:sz w:val="24"/>
          <w:szCs w:val="24"/>
          <w:rtl/>
        </w:rPr>
        <w:t xml:space="preserve"> יחס לאינטימיות ופמיליאריות בשדות החינוך הישראלי </w:t>
      </w:r>
    </w:p>
    <w:p w14:paraId="6B241610"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נושא ייחודיות אופי הקשרים בתוך מוסדות חינוך ולדורף והאווירה בתוך קשרי מחנך-תלמיד עלה כנקודה הקשורה בעבותות לאופייה של החברה הישראלית והוא איננו מאפיין את שיטת חינוך זו אלא את מופעה הישראלי:</w:t>
      </w:r>
    </w:p>
    <w:p w14:paraId="626F5DA5" w14:textId="77777777" w:rsidR="00F83163" w:rsidRDefault="00F83163" w:rsidP="00F83163">
      <w:pPr>
        <w:spacing w:after="0" w:line="360" w:lineRule="auto"/>
        <w:rPr>
          <w:rFonts w:ascii="Times New Roman" w:eastAsia="Times New Roman" w:hAnsi="Times New Roman" w:cs="Times New Roman"/>
          <w:sz w:val="24"/>
          <w:szCs w:val="24"/>
        </w:rPr>
      </w:pPr>
    </w:p>
    <w:p w14:paraId="65686A44"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lastRenderedPageBreak/>
        <w:t xml:space="preserve">"הייתה פה מלווה מהולנד שנגנבה עלינו שכל שנייה יש פה מחנך מתחת לעץ עם ילד בוכה. אבל זה מי שאנחנו, ואני מעדיף את זה" </w:t>
      </w:r>
      <w:r>
        <w:rPr>
          <w:rFonts w:ascii="David" w:eastAsia="David" w:hAnsi="David" w:cs="David"/>
          <w:color w:val="000000"/>
          <w:sz w:val="24"/>
          <w:szCs w:val="24"/>
          <w:rtl/>
        </w:rPr>
        <w:t>מ.א.</w:t>
      </w:r>
    </w:p>
    <w:p w14:paraId="71C19F0C" w14:textId="77777777" w:rsidR="00F83163" w:rsidRDefault="00F83163" w:rsidP="00F83163">
      <w:pPr>
        <w:spacing w:after="0" w:line="360" w:lineRule="auto"/>
        <w:rPr>
          <w:rFonts w:ascii="Times New Roman" w:eastAsia="Times New Roman" w:hAnsi="Times New Roman" w:cs="Times New Roman"/>
          <w:sz w:val="24"/>
          <w:szCs w:val="24"/>
        </w:rPr>
      </w:pPr>
    </w:p>
    <w:p w14:paraId="2BFF823A"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"הפמיליאריות בין מורים לתלמידים. מגע, שיחה, קירבה, מתי אני יכול לדבר עם המורה ולה וכמה. זה מאד אנחנו" </w:t>
      </w:r>
      <w:r>
        <w:rPr>
          <w:rFonts w:ascii="David" w:eastAsia="David" w:hAnsi="David" w:cs="David"/>
          <w:color w:val="000000"/>
          <w:sz w:val="24"/>
          <w:szCs w:val="24"/>
          <w:rtl/>
        </w:rPr>
        <w:t>מ.א.</w:t>
      </w:r>
    </w:p>
    <w:p w14:paraId="0433B015" w14:textId="77777777" w:rsidR="00F83163" w:rsidRDefault="00F83163" w:rsidP="00F83163">
      <w:pPr>
        <w:spacing w:after="0" w:line="360" w:lineRule="auto"/>
        <w:rPr>
          <w:rFonts w:ascii="Times New Roman" w:eastAsia="Times New Roman" w:hAnsi="Times New Roman" w:cs="Times New Roman"/>
          <w:sz w:val="24"/>
          <w:szCs w:val="24"/>
        </w:rPr>
      </w:pPr>
    </w:p>
    <w:p w14:paraId="4DF6D445"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"עוד דבר שרואים בעיקר בתיכון זה קשר מאד אינטימי בין מחנכים לילדים. זה מאד שונה מאירופה וארה"ב. חיבוקים בין מורה לילדים אין דבר כזה בחו"ל. בכל הארצות בכלל המורה נקרא בגוף שלישי. והמורים באים עם עניבה לבית הספר. הקשרים החמים בין הילדים למבוגרים ובין ילדים ובין עצמם זה מאד ישראלי... לא תמצאי מורה שמחבק אחרי כיתה ד' באירופה, אין דבר כזה רוב המורים כאן מתחבקים חופשי. אז יש משהו מאד ישראלי... וזו איכות פנימית שצובעת את בתי הספר" </w:t>
      </w:r>
      <w:r>
        <w:rPr>
          <w:rFonts w:ascii="David" w:eastAsia="David" w:hAnsi="David" w:cs="David"/>
          <w:color w:val="000000"/>
          <w:sz w:val="24"/>
          <w:szCs w:val="24"/>
          <w:rtl/>
        </w:rPr>
        <w:t>ג.ג</w:t>
      </w:r>
      <w:r>
        <w:rPr>
          <w:rFonts w:ascii="David" w:eastAsia="David" w:hAnsi="David" w:cs="David"/>
          <w:i/>
          <w:color w:val="000000"/>
          <w:sz w:val="24"/>
          <w:szCs w:val="24"/>
        </w:rPr>
        <w:t> </w:t>
      </w:r>
    </w:p>
    <w:p w14:paraId="113A2F37" w14:textId="77777777" w:rsidR="00F83163" w:rsidRDefault="00F83163" w:rsidP="00F83163">
      <w:pPr>
        <w:spacing w:after="0" w:line="360" w:lineRule="auto"/>
        <w:rPr>
          <w:rFonts w:ascii="Times New Roman" w:eastAsia="Times New Roman" w:hAnsi="Times New Roman" w:cs="Times New Roman"/>
          <w:sz w:val="24"/>
          <w:szCs w:val="24"/>
        </w:rPr>
      </w:pPr>
    </w:p>
    <w:p w14:paraId="003203C9"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hint="cs"/>
          <w:b/>
          <w:bCs/>
          <w:color w:val="000000"/>
          <w:sz w:val="24"/>
          <w:szCs w:val="24"/>
          <w:rtl/>
        </w:rPr>
        <w:t>5</w:t>
      </w:r>
      <w:r w:rsidRPr="00D6778C">
        <w:rPr>
          <w:rFonts w:ascii="David" w:eastAsia="David" w:hAnsi="David" w:cs="David"/>
          <w:b/>
          <w:bCs/>
          <w:color w:val="000000"/>
          <w:sz w:val="24"/>
          <w:szCs w:val="24"/>
          <w:rtl/>
        </w:rPr>
        <w:t>.3.5</w:t>
      </w:r>
      <w:r>
        <w:rPr>
          <w:rFonts w:ascii="David" w:eastAsia="David" w:hAnsi="David" w:cs="David"/>
          <w:color w:val="000000"/>
          <w:sz w:val="24"/>
          <w:szCs w:val="24"/>
          <w:rtl/>
        </w:rPr>
        <w:t xml:space="preserve"> היחס לאסתטיקה בחברה הישראלית</w:t>
      </w:r>
    </w:p>
    <w:p w14:paraId="19C7EF58"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בתי הספר וגני ולדורף בכל העולם נראים מבחינה חזותית שונה. בארץ, ההתייחסות לנושא זה רבה והיא עולה בעיקר כנקודת פער בין היחס לאסתטיקה של החברה הישראלית והיחס לנושא זה בתנועת האנתרופוסופיה כולה ובאופן ממוקד לשיטת החינוך שלה. התייחסות לכך עלתה במספר ראיונות:</w:t>
      </w:r>
    </w:p>
    <w:p w14:paraId="2635B4B9" w14:textId="77777777" w:rsidR="00F83163" w:rsidRDefault="00F83163" w:rsidP="00F83163">
      <w:pPr>
        <w:spacing w:after="0" w:line="360" w:lineRule="auto"/>
        <w:rPr>
          <w:rFonts w:ascii="David" w:eastAsia="David" w:hAnsi="David" w:cs="David"/>
          <w:sz w:val="24"/>
          <w:szCs w:val="24"/>
          <w:rtl/>
        </w:rPr>
      </w:pPr>
    </w:p>
    <w:p w14:paraId="7562F66D"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t xml:space="preserve">נקודת הפער </w:t>
      </w:r>
      <w:r>
        <w:rPr>
          <w:rFonts w:ascii="David" w:eastAsia="David" w:hAnsi="David" w:cs="David" w:hint="cs"/>
          <w:sz w:val="24"/>
          <w:szCs w:val="24"/>
          <w:rtl/>
        </w:rPr>
        <w:t>הותכה גם בתוך</w:t>
      </w:r>
      <w:r>
        <w:rPr>
          <w:rFonts w:ascii="David" w:eastAsia="David" w:hAnsi="David" w:cs="David"/>
          <w:sz w:val="24"/>
          <w:szCs w:val="24"/>
          <w:rtl/>
        </w:rPr>
        <w:t xml:space="preserve"> נקודת התייחסות לנעשה בגרמניה:</w:t>
      </w:r>
    </w:p>
    <w:p w14:paraId="7094A21D" w14:textId="77777777" w:rsidR="00F83163" w:rsidRPr="00D6778C" w:rsidRDefault="00F83163" w:rsidP="00F83163">
      <w:pPr>
        <w:spacing w:after="0" w:line="360" w:lineRule="auto"/>
        <w:rPr>
          <w:rFonts w:ascii="David" w:eastAsia="David" w:hAnsi="David" w:cs="David"/>
          <w:sz w:val="24"/>
          <w:szCs w:val="24"/>
        </w:rPr>
      </w:pPr>
    </w:p>
    <w:p w14:paraId="111C2FBE"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"אני חושב שבארץ לפעמים.. אנחנו מאד חיים ברגע, בהישרדות ולפעמים האסתטיות הולך לאיבוד או הסביבה איך היא נראית, אם היא מטופחת או לא נראית מטופחת, כמו הקירות פה למשל. זה חשוב. ודווקא, זה יכול דווקא בארץ להיות משהו טוב. להביא את (השאלות) "מה הסביבה שלי?", "איך נראים הקירות?", "איך נראה חדר?", "איך נראית כיתה?", "האם יש זבל?". נגיד בגרמניה האסתטיות תמיד נמצאת שם באופן טבעי, בארץ, אנחנו במזרח התיכון ... אז חינוך ולדורף יכול לתרום בארץ, כי אני חושב שזה חשוב, חסר לנו האסתטיות, הסביבה שהיא יפה, אנחנו לא דואגים לזה כמו שצריך." </w:t>
      </w:r>
      <w:r>
        <w:rPr>
          <w:rFonts w:ascii="David" w:eastAsia="David" w:hAnsi="David" w:cs="David"/>
          <w:color w:val="000000"/>
          <w:sz w:val="24"/>
          <w:szCs w:val="24"/>
          <w:rtl/>
        </w:rPr>
        <w:t>ס.ק.</w:t>
      </w:r>
    </w:p>
    <w:p w14:paraId="01605396" w14:textId="77777777" w:rsidR="00F83163" w:rsidRDefault="00F83163" w:rsidP="00F83163">
      <w:pPr>
        <w:spacing w:after="0" w:line="360" w:lineRule="auto"/>
        <w:rPr>
          <w:rFonts w:ascii="Times New Roman" w:eastAsia="Times New Roman" w:hAnsi="Times New Roman" w:cs="Times New Roman"/>
          <w:sz w:val="24"/>
          <w:szCs w:val="24"/>
        </w:rPr>
      </w:pPr>
    </w:p>
    <w:p w14:paraId="67734083"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r>
      <w:r>
        <w:rPr>
          <w:rFonts w:ascii="David" w:eastAsia="David" w:hAnsi="David" w:cs="David" w:hint="cs"/>
          <w:sz w:val="24"/>
          <w:szCs w:val="24"/>
          <w:rtl/>
        </w:rPr>
        <w:t>נוספה על כך</w:t>
      </w:r>
      <w:r>
        <w:rPr>
          <w:rFonts w:ascii="David" w:eastAsia="David" w:hAnsi="David" w:cs="David"/>
          <w:sz w:val="24"/>
          <w:szCs w:val="24"/>
          <w:rtl/>
        </w:rPr>
        <w:t xml:space="preserve"> משמעות ההקפדה בתהליך החינוך</w:t>
      </w:r>
      <w:r>
        <w:rPr>
          <w:rFonts w:ascii="David" w:eastAsia="David" w:hAnsi="David" w:cs="David" w:hint="cs"/>
          <w:sz w:val="24"/>
          <w:szCs w:val="24"/>
          <w:rtl/>
        </w:rPr>
        <w:t xml:space="preserve">. </w:t>
      </w:r>
      <w:r>
        <w:rPr>
          <w:rFonts w:ascii="David" w:eastAsia="David" w:hAnsi="David" w:cs="David"/>
          <w:sz w:val="24"/>
          <w:szCs w:val="24"/>
          <w:rtl/>
        </w:rPr>
        <w:t xml:space="preserve">בדבריה עולה המילה "הקפדה" </w:t>
      </w:r>
      <w:r>
        <w:rPr>
          <w:rFonts w:ascii="David" w:eastAsia="David" w:hAnsi="David" w:cs="David"/>
          <w:sz w:val="24"/>
          <w:szCs w:val="24"/>
          <w:rtl/>
        </w:rPr>
        <w:tab/>
        <w:t xml:space="preserve">שהיא חלק בלתי נפרד מהשיח הסמנטי של האנתרופוסופיה. "הקפדה" היא ערך, תהליך </w:t>
      </w:r>
      <w:r>
        <w:rPr>
          <w:rFonts w:ascii="David" w:eastAsia="David" w:hAnsi="David" w:cs="David"/>
          <w:sz w:val="24"/>
          <w:szCs w:val="24"/>
          <w:rtl/>
        </w:rPr>
        <w:tab/>
        <w:t xml:space="preserve">מחשבתי נצרך שוב ושוב במגוון עולמות תוכן בעולם האנתרופוסופיה. בהקשר האסתטי </w:t>
      </w:r>
      <w:r>
        <w:rPr>
          <w:rFonts w:ascii="David" w:eastAsia="David" w:hAnsi="David" w:cs="David"/>
          <w:sz w:val="24"/>
          <w:szCs w:val="24"/>
          <w:rtl/>
        </w:rPr>
        <w:tab/>
        <w:t>הקפדה מביאה את חינוך ולדורף להידמות שונה מאד מהחינוך המקובל בארץ:</w:t>
      </w:r>
    </w:p>
    <w:p w14:paraId="4B7EC313" w14:textId="77777777" w:rsidR="00F83163" w:rsidRPr="00D6778C" w:rsidRDefault="00F83163" w:rsidP="00F83163">
      <w:pPr>
        <w:spacing w:after="0" w:line="360" w:lineRule="auto"/>
        <w:ind w:left="720"/>
        <w:rPr>
          <w:rFonts w:ascii="David" w:eastAsia="David" w:hAnsi="David" w:cs="David"/>
          <w:b/>
          <w:color w:val="000000"/>
          <w:sz w:val="24"/>
          <w:szCs w:val="24"/>
        </w:rPr>
      </w:pPr>
    </w:p>
    <w:p w14:paraId="590E7AE8"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b/>
          <w:color w:val="000000"/>
          <w:sz w:val="24"/>
          <w:szCs w:val="24"/>
        </w:rPr>
        <w:t>"</w:t>
      </w:r>
      <w:r>
        <w:rPr>
          <w:rFonts w:ascii="David" w:eastAsia="David" w:hAnsi="David" w:cs="David"/>
          <w:i/>
          <w:color w:val="000000"/>
          <w:sz w:val="24"/>
          <w:szCs w:val="24"/>
          <w:rtl/>
        </w:rPr>
        <w:t xml:space="preserve">ההקפדה הזו, האסתטיקה, בבחירת הפרטים, בחומרי הגלם שאנחנו משתמשים – היא יוצרת ייראת כבוד כלפי חפצים, כלפי דברים. ובסיס ייראת הכבוד זה להבין שמה שקניתי יש בבסיסו יצירה. האסתטיקה לוקחת משהו מהעולם – כל דבר מונח בצורה שבה יחד יש שלמות... זה מאד לא ישראלי, כי אנחנו יותר בדואים במובן הזה, הכל פרטצ', אבל בשביל הילד היצירה הזו של הטבע, הכל פיין, הכל מגיע לשלמות מטורפת... </w:t>
      </w:r>
      <w:r>
        <w:rPr>
          <w:rFonts w:ascii="David" w:eastAsia="David" w:hAnsi="David" w:cs="David"/>
          <w:i/>
          <w:color w:val="000000"/>
          <w:sz w:val="24"/>
          <w:szCs w:val="24"/>
          <w:rtl/>
        </w:rPr>
        <w:lastRenderedPageBreak/>
        <w:t xml:space="preserve">אני מתייחס לסביבה כמושלם, ואנחנו מעצבים אותו בהתאמה. יש המון תשומת לב, על איפה אני מניח, ליחסים בין הדברים, למרחב. זה דגש מאד חשוב. " </w:t>
      </w:r>
      <w:r>
        <w:rPr>
          <w:rFonts w:ascii="David" w:eastAsia="David" w:hAnsi="David" w:cs="David"/>
          <w:color w:val="000000"/>
          <w:sz w:val="24"/>
          <w:szCs w:val="24"/>
          <w:rtl/>
        </w:rPr>
        <w:t>מ.י.</w:t>
      </w:r>
    </w:p>
    <w:p w14:paraId="1B8DE94E" w14:textId="77777777" w:rsidR="00F83163" w:rsidRDefault="00F83163" w:rsidP="00F83163">
      <w:pPr>
        <w:spacing w:after="0" w:line="360" w:lineRule="auto"/>
        <w:rPr>
          <w:rFonts w:ascii="Times New Roman" w:eastAsia="Times New Roman" w:hAnsi="Times New Roman" w:cs="Times New Roman"/>
          <w:sz w:val="24"/>
          <w:szCs w:val="24"/>
        </w:rPr>
      </w:pPr>
    </w:p>
    <w:p w14:paraId="2E3C12B4"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t>מ</w:t>
      </w:r>
      <w:r>
        <w:rPr>
          <w:rFonts w:ascii="David" w:eastAsia="David" w:hAnsi="David" w:cs="David" w:hint="cs"/>
          <w:sz w:val="24"/>
          <w:szCs w:val="24"/>
          <w:rtl/>
        </w:rPr>
        <w:t>של</w:t>
      </w:r>
      <w:r>
        <w:rPr>
          <w:rFonts w:ascii="David" w:eastAsia="David" w:hAnsi="David" w:cs="David"/>
          <w:sz w:val="24"/>
          <w:szCs w:val="24"/>
          <w:rtl/>
        </w:rPr>
        <w:t xml:space="preserve"> גידול ילד לגידול עץ</w:t>
      </w:r>
      <w:r>
        <w:rPr>
          <w:rFonts w:ascii="David" w:eastAsia="David" w:hAnsi="David" w:cs="David" w:hint="cs"/>
          <w:sz w:val="24"/>
          <w:szCs w:val="24"/>
          <w:rtl/>
        </w:rPr>
        <w:t xml:space="preserve"> הוא משל נפוץ ביותר בחינוך ולדורף,</w:t>
      </w:r>
      <w:r>
        <w:rPr>
          <w:rFonts w:ascii="David" w:eastAsia="David" w:hAnsi="David" w:cs="David"/>
          <w:sz w:val="24"/>
          <w:szCs w:val="24"/>
          <w:rtl/>
        </w:rPr>
        <w:t xml:space="preserve"> </w:t>
      </w:r>
      <w:r>
        <w:rPr>
          <w:rFonts w:ascii="David" w:eastAsia="David" w:hAnsi="David" w:cs="David" w:hint="cs"/>
          <w:sz w:val="24"/>
          <w:szCs w:val="24"/>
          <w:rtl/>
        </w:rPr>
        <w:t xml:space="preserve">עלתה בראיונות </w:t>
      </w:r>
      <w:r>
        <w:rPr>
          <w:rFonts w:ascii="David" w:eastAsia="David" w:hAnsi="David" w:cs="David"/>
          <w:sz w:val="24"/>
          <w:szCs w:val="24"/>
          <w:rtl/>
        </w:rPr>
        <w:tab/>
      </w:r>
      <w:r>
        <w:rPr>
          <w:rFonts w:ascii="David" w:eastAsia="David" w:hAnsi="David" w:cs="David" w:hint="cs"/>
          <w:sz w:val="24"/>
          <w:szCs w:val="24"/>
          <w:rtl/>
        </w:rPr>
        <w:t>ה</w:t>
      </w:r>
      <w:r>
        <w:rPr>
          <w:rFonts w:ascii="David" w:eastAsia="David" w:hAnsi="David" w:cs="David"/>
          <w:sz w:val="24"/>
          <w:szCs w:val="24"/>
          <w:rtl/>
        </w:rPr>
        <w:t>תייחס</w:t>
      </w:r>
      <w:r>
        <w:rPr>
          <w:rFonts w:ascii="David" w:eastAsia="David" w:hAnsi="David" w:cs="David" w:hint="cs"/>
          <w:sz w:val="24"/>
          <w:szCs w:val="24"/>
          <w:rtl/>
        </w:rPr>
        <w:t>ו</w:t>
      </w:r>
      <w:r>
        <w:rPr>
          <w:rFonts w:ascii="David" w:eastAsia="David" w:hAnsi="David" w:cs="David"/>
          <w:sz w:val="24"/>
          <w:szCs w:val="24"/>
          <w:rtl/>
        </w:rPr>
        <w:t xml:space="preserve">ת לתנאים המיטיבים ביותר לצורך העניין. </w:t>
      </w:r>
    </w:p>
    <w:p w14:paraId="51A6542A" w14:textId="77777777" w:rsidR="00F83163" w:rsidRDefault="00F83163" w:rsidP="00F83163">
      <w:pPr>
        <w:spacing w:after="0" w:line="360" w:lineRule="auto"/>
        <w:rPr>
          <w:rFonts w:ascii="Times New Roman" w:eastAsia="Times New Roman" w:hAnsi="Times New Roman" w:cs="Times New Roman"/>
          <w:sz w:val="24"/>
          <w:szCs w:val="24"/>
        </w:rPr>
      </w:pPr>
    </w:p>
    <w:p w14:paraId="74F7A1C0" w14:textId="77777777" w:rsidR="00F83163" w:rsidRDefault="00F83163" w:rsidP="00F83163">
      <w:pPr>
        <w:spacing w:after="0" w:line="360" w:lineRule="auto"/>
        <w:ind w:left="720"/>
        <w:rPr>
          <w:rFonts w:ascii="Times New Roman" w:eastAsia="Times New Roman" w:hAnsi="Times New Roman" w:cs="Times New Roman"/>
          <w:sz w:val="24"/>
          <w:szCs w:val="24"/>
        </w:rPr>
      </w:pPr>
      <w:r>
        <w:rPr>
          <w:rFonts w:ascii="David" w:eastAsia="David" w:hAnsi="David" w:cs="David"/>
          <w:i/>
          <w:color w:val="000000"/>
          <w:sz w:val="24"/>
          <w:szCs w:val="24"/>
          <w:rtl/>
        </w:rPr>
        <w:t xml:space="preserve">"אי אפשר לגדל עץ אורן עם מיץ פטל ומרק עוף. צריך לתת לו מים. וזה קשור לתשומת לב ולהבנת תהליכים, והקפדה. הרבה הקפדה." </w:t>
      </w:r>
      <w:r>
        <w:rPr>
          <w:rFonts w:ascii="David" w:eastAsia="David" w:hAnsi="David" w:cs="David"/>
          <w:color w:val="000000"/>
          <w:sz w:val="24"/>
          <w:szCs w:val="24"/>
          <w:rtl/>
        </w:rPr>
        <w:t>מ.מ.</w:t>
      </w:r>
    </w:p>
    <w:p w14:paraId="5B05426D" w14:textId="77777777" w:rsidR="00F83163" w:rsidRDefault="00F83163" w:rsidP="00F83163">
      <w:pPr>
        <w:spacing w:after="0" w:line="360" w:lineRule="auto"/>
        <w:ind w:left="720"/>
        <w:rPr>
          <w:rFonts w:ascii="Times New Roman" w:eastAsia="Times New Roman" w:hAnsi="Times New Roman" w:cs="Times New Roman"/>
          <w:sz w:val="24"/>
          <w:szCs w:val="24"/>
        </w:rPr>
      </w:pPr>
    </w:p>
    <w:p w14:paraId="73D23D37"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לסיכום תמה זו ניתן להגיד כי ישנם מגוון ערוצים בהם נדרשו ונדרשים מחנכי ולדורף ליצור התאמות לחברה הישראלית, למאפייניה ולשאלות שהיא מציפה והן אינהרנטיות אליה וללוח השנה סביבו היא חגה. חשוב לציין שניכר כי הדברים הם עוד בבנייה, הבשלה, ונראה שישנן עוד שאלות שההתפתחות בהן בעיצומה ממש. </w:t>
      </w:r>
    </w:p>
    <w:p w14:paraId="63835D37" w14:textId="77777777" w:rsidR="00F83163" w:rsidRDefault="00F83163" w:rsidP="00F83163">
      <w:pPr>
        <w:spacing w:after="0" w:line="360" w:lineRule="auto"/>
        <w:rPr>
          <w:rFonts w:ascii="Times New Roman" w:eastAsia="Times New Roman" w:hAnsi="Times New Roman" w:cs="Times New Roman"/>
          <w:sz w:val="24"/>
          <w:szCs w:val="24"/>
        </w:rPr>
      </w:pPr>
    </w:p>
    <w:p w14:paraId="419BF919" w14:textId="77777777" w:rsidR="00F83163" w:rsidRDefault="00F83163" w:rsidP="00F83163">
      <w:pPr>
        <w:spacing w:after="0" w:line="360" w:lineRule="auto"/>
        <w:rPr>
          <w:rFonts w:ascii="David" w:eastAsia="David" w:hAnsi="David" w:cs="David"/>
          <w:color w:val="000000"/>
          <w:sz w:val="24"/>
          <w:szCs w:val="24"/>
        </w:rPr>
      </w:pPr>
      <w:r>
        <w:rPr>
          <w:rFonts w:ascii="David" w:eastAsia="David" w:hAnsi="David" w:cs="David"/>
          <w:color w:val="000000"/>
          <w:sz w:val="24"/>
          <w:szCs w:val="24"/>
          <w:rtl/>
        </w:rPr>
        <w:tab/>
        <w:t xml:space="preserve">לסיכום פרק הממצאים ניתן לומר כי לשאלת התאמותיו של חינוך ולדורף לחברה הישראלית ולמערכת החינוך בה עלו שלוש תשובות מרכזיות: </w:t>
      </w:r>
    </w:p>
    <w:p w14:paraId="17B00010" w14:textId="77777777" w:rsidR="00F83163" w:rsidRDefault="00F83163" w:rsidP="00F83163">
      <w:pPr>
        <w:spacing w:after="0" w:line="360" w:lineRule="auto"/>
        <w:rPr>
          <w:rFonts w:ascii="David" w:eastAsia="David" w:hAnsi="David" w:cs="David"/>
          <w:sz w:val="24"/>
          <w:szCs w:val="24"/>
        </w:rPr>
      </w:pPr>
      <w:r>
        <w:rPr>
          <w:rFonts w:ascii="David" w:eastAsia="David" w:hAnsi="David" w:cs="David"/>
          <w:color w:val="000000"/>
          <w:sz w:val="24"/>
          <w:szCs w:val="24"/>
          <w:rtl/>
        </w:rPr>
        <w:t xml:space="preserve">הראשונה מספרת את הסיפור הביוגרפי של קהילת מחנכי ולדורף הישראלית וממפה בו שלושה דורות מחנכים: דור המייסדים, דור הביניים והדור הצעיר. עבור כל דור מיפו המרואיינים את אופיים של הנמנים בו ואת שאלת החינוך המרכזית שעלתה בהם. דרך סיפור זה בעצם ניתן לראות תהליך של בירור זהותו של חינוך ולדורף הישראלי מרמתו כצורת חינוך מיובאת לצורת חינוך שמקבלת צורה ישראלית מובהקת הקשורה בתרבות, זמן, מקום ואיש החינוך הספציפי המחזיק בה ומקיים אותה. </w:t>
      </w:r>
    </w:p>
    <w:p w14:paraId="55FF2055"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t xml:space="preserve">תשובה שנייה היא עקרונית יותר לגבי תפיסת הקשר בין מוסדות חינוכיים לעולם שמעבר לגדר שלהם. דומתה בתמה זו תנועה של נשימה של מוסד חינוכי כמכניס בשאיפה את סל התרבות האופף אותו לתוכו ומשיב בנשיפה את התיקון לתרבות זו, את אפשרות הריפוי והדהוד שלה בתוך עולם הילדים. </w:t>
      </w:r>
    </w:p>
    <w:p w14:paraId="37883166" w14:textId="77777777" w:rsidR="00F83163" w:rsidRDefault="00F83163" w:rsidP="00F83163">
      <w:pPr>
        <w:spacing w:after="0" w:line="360" w:lineRule="auto"/>
        <w:rPr>
          <w:rFonts w:ascii="David" w:eastAsia="David" w:hAnsi="David" w:cs="David"/>
          <w:sz w:val="24"/>
          <w:szCs w:val="24"/>
        </w:rPr>
      </w:pPr>
      <w:r>
        <w:rPr>
          <w:rFonts w:ascii="David" w:eastAsia="David" w:hAnsi="David" w:cs="David"/>
          <w:sz w:val="24"/>
          <w:szCs w:val="24"/>
          <w:rtl/>
        </w:rPr>
        <w:tab/>
        <w:t xml:space="preserve">תשובה אחרונה העלתה סל תמונות מאפיינות בחינוך ולדורף במופעו הישראלי, כפי שהן כיום בנוסף גם הועלו תשובות על מהותן. בין היתר מדובר על הקשר לחגים, תרבות ומסורת – בתוך כך נגיעה להוראת התנ"ך, יחס לחגים ומועדים מיוחדים, קשר לתנועה וטיולים, היחס לאסתטיקה והאספקט האנושי. </w:t>
      </w:r>
    </w:p>
    <w:p w14:paraId="7EDBEBB2" w14:textId="77777777" w:rsidR="00F83163" w:rsidRDefault="00F83163" w:rsidP="00F83163">
      <w:pPr>
        <w:spacing w:after="0" w:line="360" w:lineRule="auto"/>
        <w:rPr>
          <w:rFonts w:ascii="Times New Roman" w:eastAsia="Times New Roman" w:hAnsi="Times New Roman" w:cs="Times New Roman"/>
          <w:sz w:val="24"/>
          <w:szCs w:val="24"/>
        </w:rPr>
      </w:pPr>
      <w:r>
        <w:rPr>
          <w:rFonts w:ascii="David" w:eastAsia="David" w:hAnsi="David" w:cs="David"/>
          <w:color w:val="000000"/>
          <w:sz w:val="24"/>
          <w:szCs w:val="24"/>
          <w:rtl/>
        </w:rPr>
        <w:t>משמעות ממצאים אלה תידון בפרק הבא.</w:t>
      </w:r>
    </w:p>
    <w:p w14:paraId="3C7A478A" w14:textId="3A1753CC" w:rsidR="00DA5BBA" w:rsidRPr="00F83163" w:rsidRDefault="00DA5BBA" w:rsidP="00DA5BBA">
      <w:pPr>
        <w:pBdr>
          <w:top w:val="nil"/>
          <w:left w:val="nil"/>
          <w:bottom w:val="nil"/>
          <w:right w:val="nil"/>
          <w:between w:val="nil"/>
        </w:pBdr>
        <w:spacing w:line="360" w:lineRule="auto"/>
        <w:rPr>
          <w:rFonts w:ascii="David" w:eastAsia="David" w:hAnsi="David" w:cs="David"/>
          <w:sz w:val="24"/>
          <w:szCs w:val="24"/>
          <w:rtl/>
        </w:rPr>
      </w:pPr>
    </w:p>
    <w:p w14:paraId="2BF68AB5" w14:textId="1E240DC4" w:rsidR="00DA5BBA" w:rsidRDefault="00F83163" w:rsidP="00F83163">
      <w:pPr>
        <w:pBdr>
          <w:top w:val="nil"/>
          <w:left w:val="nil"/>
          <w:bottom w:val="nil"/>
          <w:right w:val="nil"/>
          <w:between w:val="nil"/>
        </w:pBdr>
        <w:tabs>
          <w:tab w:val="left" w:pos="1055"/>
        </w:tabs>
        <w:spacing w:line="360" w:lineRule="auto"/>
        <w:rPr>
          <w:rFonts w:ascii="David" w:eastAsia="David" w:hAnsi="David" w:cs="David"/>
          <w:sz w:val="24"/>
          <w:szCs w:val="24"/>
          <w:rtl/>
        </w:rPr>
      </w:pPr>
      <w:r>
        <w:rPr>
          <w:rFonts w:ascii="David" w:eastAsia="David" w:hAnsi="David" w:cs="David"/>
          <w:sz w:val="24"/>
          <w:szCs w:val="24"/>
          <w:rtl/>
        </w:rPr>
        <w:tab/>
      </w:r>
    </w:p>
    <w:p w14:paraId="64F6D4B1" w14:textId="6C4A7C0A" w:rsidR="00DA5BBA" w:rsidRDefault="00DA5BBA" w:rsidP="00DA5BBA">
      <w:pPr>
        <w:pBdr>
          <w:top w:val="nil"/>
          <w:left w:val="nil"/>
          <w:bottom w:val="nil"/>
          <w:right w:val="nil"/>
          <w:between w:val="nil"/>
        </w:pBdr>
        <w:spacing w:line="360" w:lineRule="auto"/>
        <w:rPr>
          <w:rFonts w:ascii="David" w:eastAsia="David" w:hAnsi="David" w:cs="David"/>
          <w:sz w:val="24"/>
          <w:szCs w:val="24"/>
          <w:rtl/>
        </w:rPr>
      </w:pPr>
    </w:p>
    <w:p w14:paraId="00858180" w14:textId="1CC5B457" w:rsidR="00DA5BBA" w:rsidRDefault="00DA5BBA" w:rsidP="00DA5BBA">
      <w:pPr>
        <w:pBdr>
          <w:top w:val="nil"/>
          <w:left w:val="nil"/>
          <w:bottom w:val="nil"/>
          <w:right w:val="nil"/>
          <w:between w:val="nil"/>
        </w:pBdr>
        <w:spacing w:line="360" w:lineRule="auto"/>
        <w:rPr>
          <w:rFonts w:ascii="David" w:eastAsia="David" w:hAnsi="David" w:cs="David"/>
          <w:sz w:val="24"/>
          <w:szCs w:val="24"/>
          <w:rtl/>
        </w:rPr>
      </w:pPr>
    </w:p>
    <w:p w14:paraId="137C44DA" w14:textId="77777777" w:rsidR="00F83163" w:rsidRDefault="00F83163" w:rsidP="00F83163">
      <w:pPr>
        <w:pBdr>
          <w:top w:val="nil"/>
          <w:left w:val="nil"/>
          <w:bottom w:val="nil"/>
          <w:right w:val="nil"/>
          <w:between w:val="nil"/>
        </w:pBdr>
        <w:spacing w:line="360" w:lineRule="auto"/>
        <w:ind w:left="360"/>
        <w:rPr>
          <w:rFonts w:ascii="David" w:eastAsia="David" w:hAnsi="David" w:cs="David"/>
          <w:sz w:val="24"/>
          <w:szCs w:val="24"/>
          <w:rtl/>
        </w:rPr>
      </w:pPr>
    </w:p>
    <w:p w14:paraId="30B005E1" w14:textId="7E6693DA" w:rsidR="00DA5BBA" w:rsidRPr="00F83163" w:rsidRDefault="00DA5BBA" w:rsidP="00F83163">
      <w:pPr>
        <w:numPr>
          <w:ilvl w:val="0"/>
          <w:numId w:val="8"/>
        </w:numPr>
        <w:pBdr>
          <w:top w:val="nil"/>
          <w:left w:val="nil"/>
          <w:bottom w:val="nil"/>
          <w:right w:val="nil"/>
          <w:between w:val="nil"/>
        </w:pBdr>
        <w:spacing w:line="360" w:lineRule="auto"/>
        <w:jc w:val="center"/>
        <w:rPr>
          <w:rFonts w:ascii="David" w:eastAsia="David" w:hAnsi="David" w:cs="David"/>
          <w:b/>
          <w:bCs/>
          <w:sz w:val="28"/>
          <w:szCs w:val="28"/>
          <w:rtl/>
        </w:rPr>
      </w:pPr>
      <w:r w:rsidRPr="00F83163">
        <w:rPr>
          <w:rFonts w:ascii="David" w:eastAsia="David" w:hAnsi="David" w:cs="David" w:hint="cs"/>
          <w:b/>
          <w:bCs/>
          <w:sz w:val="28"/>
          <w:szCs w:val="28"/>
          <w:rtl/>
        </w:rPr>
        <w:lastRenderedPageBreak/>
        <w:t>דיון ומסקנות</w:t>
      </w:r>
    </w:p>
    <w:p w14:paraId="38FF4171"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 xml:space="preserve">שאלת המחקר בעבודה זו תוהה מהן ההתאמות הנדרשות לחינוך ולדורף בחיבורו למערכת החינוך הישראלית. </w:t>
      </w:r>
    </w:p>
    <w:p w14:paraId="337E5927" w14:textId="77777777" w:rsidR="00DA5BBA" w:rsidRPr="00C34DB2"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hint="cs"/>
          <w:color w:val="000000"/>
          <w:sz w:val="24"/>
          <w:szCs w:val="24"/>
          <w:rtl/>
        </w:rPr>
        <w:t xml:space="preserve">שאלה זו נבחנה על רקע סקירת הספרות שהציגה את עקרונות חינוך ולדורף ובהם תפיסת חינוך הילד לאור מדע הרוח, הבנת תהליכי התפתחותו וצרכיו בשלבי חייו השונים, עבודה חינוכית </w:t>
      </w:r>
      <w:r w:rsidRPr="006D2B52">
        <w:rPr>
          <w:rFonts w:ascii="David" w:eastAsia="David" w:hAnsi="David" w:cs="David"/>
          <w:sz w:val="24"/>
          <w:szCs w:val="24"/>
          <w:rtl/>
        </w:rPr>
        <w:t>נרחבת עם הגוף הפיזי והנפשי דרך יצירה, אומנויות שונות, לימודים עיוניים מותאמי גיל, תפיסה חושית מותאמת גיל על פי תפיסת האנתרופוסופיה ועבודת כפיים רבה (האן, 2004). </w:t>
      </w:r>
    </w:p>
    <w:p w14:paraId="112F037D"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tl/>
        </w:rPr>
      </w:pPr>
      <w:r w:rsidRPr="006D2B52">
        <w:rPr>
          <w:rFonts w:ascii="David" w:eastAsia="David" w:hAnsi="David" w:cs="David"/>
          <w:sz w:val="24"/>
          <w:szCs w:val="24"/>
          <w:rtl/>
        </w:rPr>
        <w:tab/>
      </w:r>
      <w:r>
        <w:rPr>
          <w:rFonts w:ascii="David" w:eastAsia="David" w:hAnsi="David" w:cs="David" w:hint="cs"/>
          <w:sz w:val="24"/>
          <w:szCs w:val="24"/>
          <w:rtl/>
        </w:rPr>
        <w:t xml:space="preserve">כמו כן </w:t>
      </w:r>
      <w:r w:rsidRPr="006D2B52">
        <w:rPr>
          <w:rFonts w:ascii="David" w:eastAsia="David" w:hAnsi="David" w:cs="David"/>
          <w:sz w:val="24"/>
          <w:szCs w:val="24"/>
          <w:rtl/>
        </w:rPr>
        <w:t>תפיסת תפקידו של חינוך זה קשורה בהבנה כי על החינוך לשמש לילד כמגן וכמרפא על מנת שיתבגר כשנפשו מלאה ומוזנת באופן עקבי ב"מזון רוחני מיטיב" (כלומר תכנים וצורות ההולמות גיל ותפיסת השלב בהתפתחות)  ו</w:t>
      </w:r>
      <w:r>
        <w:rPr>
          <w:rFonts w:ascii="David" w:eastAsia="David" w:hAnsi="David" w:cs="David" w:hint="cs"/>
          <w:sz w:val="24"/>
          <w:szCs w:val="24"/>
          <w:rtl/>
        </w:rPr>
        <w:t>להביא את ר</w:t>
      </w:r>
      <w:r w:rsidRPr="006D2B52">
        <w:rPr>
          <w:rFonts w:ascii="David" w:eastAsia="David" w:hAnsi="David" w:cs="David"/>
          <w:sz w:val="24"/>
          <w:szCs w:val="24"/>
          <w:rtl/>
        </w:rPr>
        <w:t xml:space="preserve">וחו </w:t>
      </w:r>
      <w:r>
        <w:rPr>
          <w:rFonts w:ascii="David" w:eastAsia="David" w:hAnsi="David" w:cs="David" w:hint="cs"/>
          <w:sz w:val="24"/>
          <w:szCs w:val="24"/>
          <w:rtl/>
        </w:rPr>
        <w:t>למצע תנאים שי</w:t>
      </w:r>
      <w:r w:rsidRPr="006D2B52">
        <w:rPr>
          <w:rFonts w:ascii="David" w:eastAsia="David" w:hAnsi="David" w:cs="David"/>
          <w:sz w:val="24"/>
          <w:szCs w:val="24"/>
          <w:rtl/>
        </w:rPr>
        <w:t>חזק</w:t>
      </w:r>
      <w:r>
        <w:rPr>
          <w:rFonts w:ascii="David" w:eastAsia="David" w:hAnsi="David" w:cs="David" w:hint="cs"/>
          <w:sz w:val="24"/>
          <w:szCs w:val="24"/>
          <w:rtl/>
        </w:rPr>
        <w:t>ו אותה ויעזרו לה</w:t>
      </w:r>
      <w:r w:rsidRPr="006D2B52">
        <w:rPr>
          <w:rFonts w:ascii="David" w:eastAsia="David" w:hAnsi="David" w:cs="David"/>
          <w:sz w:val="24"/>
          <w:szCs w:val="24"/>
          <w:rtl/>
        </w:rPr>
        <w:t xml:space="preserve"> </w:t>
      </w:r>
      <w:r>
        <w:rPr>
          <w:rFonts w:ascii="David" w:eastAsia="David" w:hAnsi="David" w:cs="David" w:hint="cs"/>
          <w:sz w:val="24"/>
          <w:szCs w:val="24"/>
          <w:rtl/>
        </w:rPr>
        <w:t>לה</w:t>
      </w:r>
      <w:r w:rsidRPr="006D2B52">
        <w:rPr>
          <w:rFonts w:ascii="David" w:eastAsia="David" w:hAnsi="David" w:cs="David"/>
          <w:sz w:val="24"/>
          <w:szCs w:val="24"/>
          <w:rtl/>
        </w:rPr>
        <w:t>תגש</w:t>
      </w:r>
      <w:r>
        <w:rPr>
          <w:rFonts w:ascii="David" w:eastAsia="David" w:hAnsi="David" w:cs="David" w:hint="cs"/>
          <w:sz w:val="24"/>
          <w:szCs w:val="24"/>
          <w:rtl/>
        </w:rPr>
        <w:t>ם</w:t>
      </w:r>
      <w:r w:rsidRPr="006D2B52">
        <w:rPr>
          <w:rFonts w:ascii="David" w:eastAsia="David" w:hAnsi="David" w:cs="David"/>
          <w:sz w:val="24"/>
          <w:szCs w:val="24"/>
          <w:rtl/>
        </w:rPr>
        <w:t xml:space="preserve"> בעולם בצורה נכונה ומיטיבה (אדמונדס, 2003). </w:t>
      </w:r>
    </w:p>
    <w:p w14:paraId="53A58F7A" w14:textId="77777777" w:rsidR="00DA5BBA" w:rsidRPr="00C34DB2" w:rsidRDefault="00DA5BBA" w:rsidP="00DA5BBA">
      <w:pPr>
        <w:pBdr>
          <w:top w:val="nil"/>
          <w:left w:val="nil"/>
          <w:bottom w:val="nil"/>
          <w:right w:val="nil"/>
          <w:between w:val="nil"/>
        </w:pBdr>
        <w:spacing w:line="360" w:lineRule="auto"/>
        <w:rPr>
          <w:rtl/>
        </w:rPr>
      </w:pPr>
      <w:r>
        <w:rPr>
          <w:rFonts w:ascii="David" w:eastAsia="David" w:hAnsi="David" w:cs="David" w:hint="cs"/>
          <w:color w:val="000000"/>
          <w:sz w:val="24"/>
          <w:szCs w:val="24"/>
          <w:rtl/>
        </w:rPr>
        <w:t>דברים אלו נבחנו אל מול התפתחות מערכת החינוך בישראל, שסיפורה הביוגרפי אוצר בתוכו תהליך חקיקתי של פקודות וחוקים שהביאו אותה להיות מערכת שיש בה מקום מסוים (נראה כי השמור בעיקר לנקודות קצה בהגמוניה הקיבוצית) גם לשיטות חינוך ייחודיות. כמו כן מערכת זו מהדהדת תהליכים חברתיים העוברים על החברה הישראלית ודורות המורים וההורים המתחלפים בה שהחל מאמצע שנות ה-70 מתחילים לקרוא לאופציות נוספת למעט המיינסטרים המקובל.</w:t>
      </w:r>
      <w:r>
        <w:rPr>
          <w:rFonts w:ascii="David" w:eastAsia="David" w:hAnsi="David" w:cs="David"/>
          <w:color w:val="000000"/>
          <w:sz w:val="24"/>
          <w:szCs w:val="24"/>
        </w:rPr>
        <w:tab/>
      </w:r>
    </w:p>
    <w:p w14:paraId="117E1696" w14:textId="77777777" w:rsidR="00DA5BBA" w:rsidRDefault="00DA5BBA" w:rsidP="00DA5BBA">
      <w:pPr>
        <w:spacing w:line="360" w:lineRule="auto"/>
        <w:rPr>
          <w:rFonts w:ascii="David" w:eastAsia="David" w:hAnsi="David" w:cs="David"/>
          <w:b/>
          <w:sz w:val="24"/>
          <w:szCs w:val="24"/>
          <w:rtl/>
        </w:rPr>
      </w:pPr>
      <w:r>
        <w:rPr>
          <w:rFonts w:ascii="David" w:eastAsia="David" w:hAnsi="David" w:cs="David" w:hint="cs"/>
          <w:b/>
          <w:sz w:val="24"/>
          <w:szCs w:val="24"/>
          <w:rtl/>
        </w:rPr>
        <w:t>ממצאי המחקר העלו שלוש תמות מרכזיות, שכל אחת מהווה מענה מסוים לשאלת המחקר, אך כמובן שהתמונה המלאה היא החיבור ביניהן:</w:t>
      </w:r>
    </w:p>
    <w:p w14:paraId="2D35351C" w14:textId="77777777" w:rsidR="00DA5BBA" w:rsidRDefault="00DA5BBA" w:rsidP="00DA5BBA">
      <w:pPr>
        <w:spacing w:line="360" w:lineRule="auto"/>
        <w:rPr>
          <w:rFonts w:ascii="David" w:eastAsia="David" w:hAnsi="David" w:cs="David"/>
          <w:b/>
          <w:sz w:val="24"/>
          <w:szCs w:val="24"/>
          <w:rtl/>
        </w:rPr>
      </w:pPr>
      <w:r>
        <w:rPr>
          <w:rFonts w:ascii="David" w:eastAsia="David" w:hAnsi="David" w:cs="David" w:hint="cs"/>
          <w:b/>
          <w:sz w:val="24"/>
          <w:szCs w:val="24"/>
          <w:rtl/>
        </w:rPr>
        <w:t xml:space="preserve">הראשונה היא בעצם סיפורה הביוגרפי של קהילת מחנכי ולדורף בישראל. קהילה זו, מתוך שיח פנימי שלה, מסמנת בתוך עצמה שלושה דורות מחנכים: דור המייסדים, דור הביניים והדור הצעיר. דרך אפיוני הדורות ותהליכים פנימיים שהתרחשו בתוכן ניתן להבין את תנועת השתרשות שיטה זו בארץ ולהעלות שאלות ודאגות לגבי כיוונם של הדברים. </w:t>
      </w:r>
    </w:p>
    <w:p w14:paraId="6D434AFC" w14:textId="77777777" w:rsidR="00DA5BBA" w:rsidRDefault="00DA5BBA" w:rsidP="00DA5BBA">
      <w:pPr>
        <w:spacing w:line="360" w:lineRule="auto"/>
        <w:rPr>
          <w:rFonts w:ascii="David" w:eastAsia="David" w:hAnsi="David" w:cs="David"/>
          <w:b/>
          <w:sz w:val="24"/>
          <w:szCs w:val="24"/>
          <w:rtl/>
        </w:rPr>
      </w:pPr>
      <w:r>
        <w:rPr>
          <w:rFonts w:ascii="David" w:eastAsia="David" w:hAnsi="David" w:cs="David" w:hint="cs"/>
          <w:b/>
          <w:sz w:val="24"/>
          <w:szCs w:val="24"/>
          <w:rtl/>
        </w:rPr>
        <w:t xml:space="preserve">התמה השנייה קשורה לתפיסת תפקידו, מהותו ומקומו של בית הספר ואופיו בתוך החברה בה הוא פועל לתפיסת המרואיינים. תמה זו מרחיבה את דימוי הנשימה המעגלית שמתקיים בין מוסד חינוכי ובין האקלים החברתי (זמן, מקום, אנשים) בה הוא פועל. </w:t>
      </w:r>
    </w:p>
    <w:p w14:paraId="49A0A141" w14:textId="77777777" w:rsidR="00DA5BBA" w:rsidRPr="00C34DB2" w:rsidRDefault="00DA5BBA" w:rsidP="00DA5BBA">
      <w:pPr>
        <w:spacing w:line="360" w:lineRule="auto"/>
        <w:rPr>
          <w:rFonts w:ascii="David" w:eastAsia="David" w:hAnsi="David" w:cs="David"/>
          <w:b/>
          <w:sz w:val="24"/>
          <w:szCs w:val="24"/>
          <w:rtl/>
        </w:rPr>
      </w:pPr>
      <w:r>
        <w:rPr>
          <w:rFonts w:ascii="David" w:eastAsia="David" w:hAnsi="David" w:cs="David" w:hint="cs"/>
          <w:b/>
          <w:sz w:val="24"/>
          <w:szCs w:val="24"/>
          <w:rtl/>
        </w:rPr>
        <w:t>תמה שלישית ואחרונה עוסקת באפיון תרבותי של החברה הישראלי לתפיסת המרואיינים, ובנושאים נבחרים עליהם אנשי חינוך ולדורף בארץ נדרשים לתת מענה ולספק תשובות הולמות, למשל חיבור לחגים, מועדים ומסורות, נושא האקלים, הצורך בתנועה ובטיולים הטבוע בחברה זו, ה</w:t>
      </w:r>
      <w:r>
        <w:rPr>
          <w:rFonts w:ascii="David" w:eastAsia="David" w:hAnsi="David" w:cs="David" w:hint="cs"/>
          <w:color w:val="000000"/>
          <w:sz w:val="24"/>
          <w:szCs w:val="24"/>
          <w:rtl/>
        </w:rPr>
        <w:t>י</w:t>
      </w:r>
      <w:r>
        <w:rPr>
          <w:rFonts w:ascii="David" w:eastAsia="David" w:hAnsi="David" w:cs="David"/>
          <w:color w:val="000000"/>
          <w:sz w:val="24"/>
          <w:szCs w:val="24"/>
          <w:rtl/>
        </w:rPr>
        <w:t>חס לאינטימיות ופמיליאריות בשדות החינוך הישראלי </w:t>
      </w:r>
      <w:r>
        <w:rPr>
          <w:rFonts w:ascii="David" w:eastAsia="David" w:hAnsi="David" w:cs="David" w:hint="cs"/>
          <w:b/>
          <w:sz w:val="24"/>
          <w:szCs w:val="24"/>
          <w:rtl/>
        </w:rPr>
        <w:t>והיחס לאסטתיקה ומקומה בחינוך.</w:t>
      </w:r>
    </w:p>
    <w:p w14:paraId="32571042"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 xml:space="preserve">מתוך התכת סקירת הספרות וממצאי המחקר עולה כי </w:t>
      </w:r>
      <w:r>
        <w:rPr>
          <w:rFonts w:ascii="David" w:eastAsia="David" w:hAnsi="David" w:cs="David"/>
          <w:color w:val="000000"/>
          <w:sz w:val="24"/>
          <w:szCs w:val="24"/>
          <w:rtl/>
        </w:rPr>
        <w:t>ניתן לסמן שלוש תחנות משמעותיות בדרך תהליך ההתקרבות והחיבור בין</w:t>
      </w:r>
      <w:r>
        <w:rPr>
          <w:rFonts w:ascii="David" w:eastAsia="David" w:hAnsi="David" w:cs="David" w:hint="cs"/>
          <w:color w:val="000000"/>
          <w:sz w:val="24"/>
          <w:szCs w:val="24"/>
          <w:rtl/>
        </w:rPr>
        <w:t xml:space="preserve"> מערכת החינוך הישראלית והקהילה הקשורה בחינוך ולדורף (אנשי רוח, מורים, הורים, תלמידים)</w:t>
      </w:r>
      <w:r>
        <w:rPr>
          <w:rFonts w:ascii="David" w:eastAsia="David" w:hAnsi="David" w:cs="David"/>
          <w:color w:val="000000"/>
          <w:sz w:val="24"/>
          <w:szCs w:val="24"/>
          <w:rtl/>
        </w:rPr>
        <w:t xml:space="preserve"> : </w:t>
      </w:r>
    </w:p>
    <w:p w14:paraId="51177F0E"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 xml:space="preserve">הראשונה, </w:t>
      </w:r>
      <w:r>
        <w:rPr>
          <w:rFonts w:ascii="David" w:eastAsia="David" w:hAnsi="David" w:cs="David"/>
          <w:color w:val="000000"/>
          <w:sz w:val="24"/>
          <w:szCs w:val="24"/>
          <w:rtl/>
        </w:rPr>
        <w:t>הקמת מוסדות ולדורף הראשונים בארץ</w:t>
      </w:r>
      <w:r>
        <w:rPr>
          <w:rFonts w:ascii="David" w:eastAsia="David" w:hAnsi="David" w:cs="David" w:hint="cs"/>
          <w:color w:val="000000"/>
          <w:sz w:val="24"/>
          <w:szCs w:val="24"/>
          <w:rtl/>
        </w:rPr>
        <w:t xml:space="preserve">. "האימפולס הראשוני" כפי שהוא נקרא על ידי מספר מרואיינים (ג.ק., מ.א., ר.ה.) שיצרו "דור המייסדים", הוא זה שהתווה את הדרך. </w:t>
      </w:r>
      <w:r>
        <w:rPr>
          <w:rFonts w:ascii="David" w:eastAsia="David" w:hAnsi="David" w:cs="David" w:hint="cs"/>
          <w:color w:val="000000"/>
          <w:sz w:val="24"/>
          <w:szCs w:val="24"/>
          <w:rtl/>
        </w:rPr>
        <w:lastRenderedPageBreak/>
        <w:t>השתלשלות הדורות שלאחריו כפי שהוצגו בפרק הממצאים קשורים בתחנה זו כחלק מתהליך המשך לתנועה זו אך גם מתוך תהליכים של בודדים בתוכה. תחנה זו תאצור בתוכה בעצם את הביוגרפיה של קהילת מחנכי ולדורף.</w:t>
      </w:r>
    </w:p>
    <w:p w14:paraId="0D721614"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התחנה השנייה היא</w:t>
      </w:r>
      <w:r>
        <w:rPr>
          <w:rFonts w:ascii="David" w:eastAsia="David" w:hAnsi="David" w:cs="David"/>
          <w:color w:val="000000"/>
          <w:sz w:val="24"/>
          <w:szCs w:val="24"/>
          <w:rtl/>
        </w:rPr>
        <w:t xml:space="preserve"> התרחבות הדרישה לחינוך ולדורף בפריסה ארצית</w:t>
      </w:r>
      <w:r>
        <w:rPr>
          <w:rFonts w:ascii="David" w:eastAsia="David" w:hAnsi="David" w:cs="David" w:hint="cs"/>
          <w:color w:val="000000"/>
          <w:sz w:val="24"/>
          <w:szCs w:val="24"/>
          <w:rtl/>
        </w:rPr>
        <w:t xml:space="preserve">. לתחנה זו הסברים מכיוונים שונים </w:t>
      </w:r>
      <w:r>
        <w:rPr>
          <w:rFonts w:ascii="David" w:eastAsia="David" w:hAnsi="David" w:cs="David"/>
          <w:color w:val="000000"/>
          <w:sz w:val="24"/>
          <w:szCs w:val="24"/>
          <w:rtl/>
        </w:rPr>
        <w:t>–</w:t>
      </w:r>
      <w:r>
        <w:rPr>
          <w:rFonts w:ascii="David" w:eastAsia="David" w:hAnsi="David" w:cs="David" w:hint="cs"/>
          <w:color w:val="000000"/>
          <w:sz w:val="24"/>
          <w:szCs w:val="24"/>
          <w:rtl/>
        </w:rPr>
        <w:t xml:space="preserve"> במרכזם עומד שינוי תרבותי של ציבור ההורים והמורים בישראל וכן תהליכים נוספים הקשורים באופיה והמבנה של מערכת החינוך הישראלית כיום. תחנה זו קשורה בעבותות בפרק הממצאים "אנחנו תרבות של סף", הסוקר את אופיה של החברה הישראלית לתפיסתם של המרואיינים ונותן מושג על תחושת השליחות המרפאת שחלקם אוחזים בה. </w:t>
      </w:r>
    </w:p>
    <w:p w14:paraId="6CC5B682"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 xml:space="preserve">התחנה השלישית והאחרונה היא </w:t>
      </w:r>
      <w:r>
        <w:rPr>
          <w:rFonts w:ascii="David" w:eastAsia="David" w:hAnsi="David" w:cs="David"/>
          <w:color w:val="000000"/>
          <w:sz w:val="24"/>
          <w:szCs w:val="24"/>
          <w:rtl/>
        </w:rPr>
        <w:t>התחברות מוסדות חינוך ולדורף למהלכי חקיקה ושינוי נופה של מערכת החינוך הישראלית תחת מטריית משרד החינוך.</w:t>
      </w:r>
      <w:r>
        <w:rPr>
          <w:rFonts w:ascii="David" w:eastAsia="David" w:hAnsi="David" w:cs="David" w:hint="cs"/>
          <w:color w:val="000000"/>
          <w:sz w:val="24"/>
          <w:szCs w:val="24"/>
          <w:rtl/>
        </w:rPr>
        <w:t xml:space="preserve"> תחנה זו קשורה בין היתר לשאלת ההתאמות הספציפיות והתמונות של חינוך ולדורף הישראלי כיום אותם סימנו המרואיינים ונידונו בתמה השלישית. זוהי בעצם תשובתה של קהילת המחנכים לתהליכי הסדרה במערכת החינוך הישראלית ודרישותיה ממוסדות חינוך הנכנסים תחת כנפיה.  </w:t>
      </w:r>
    </w:p>
    <w:p w14:paraId="77F790BC"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hint="cs"/>
          <w:color w:val="000000"/>
          <w:sz w:val="24"/>
          <w:szCs w:val="24"/>
          <w:rtl/>
        </w:rPr>
        <w:t xml:space="preserve">עבור הרחבת הדברים ניתן לסמן את נקודת </w:t>
      </w:r>
      <w:r>
        <w:rPr>
          <w:rFonts w:ascii="David" w:eastAsia="David" w:hAnsi="David" w:cs="David"/>
          <w:color w:val="000000"/>
          <w:sz w:val="24"/>
          <w:szCs w:val="24"/>
          <w:rtl/>
        </w:rPr>
        <w:t xml:space="preserve">הפתיחה </w:t>
      </w:r>
      <w:r>
        <w:rPr>
          <w:rFonts w:ascii="David" w:eastAsia="David" w:hAnsi="David" w:cs="David" w:hint="cs"/>
          <w:color w:val="000000"/>
          <w:sz w:val="24"/>
          <w:szCs w:val="24"/>
          <w:rtl/>
        </w:rPr>
        <w:t>לתהליך ההתחברות בין מערכת החינוך הישראלית וחינוך ולדורף</w:t>
      </w:r>
      <w:r>
        <w:rPr>
          <w:rFonts w:ascii="David" w:eastAsia="David" w:hAnsi="David" w:cs="David"/>
          <w:color w:val="000000"/>
          <w:sz w:val="24"/>
          <w:szCs w:val="24"/>
          <w:rtl/>
        </w:rPr>
        <w:t xml:space="preserve"> עם הקמתם של בתי הספר </w:t>
      </w:r>
      <w:r>
        <w:rPr>
          <w:rFonts w:ascii="David" w:eastAsia="David" w:hAnsi="David" w:cs="David" w:hint="cs"/>
          <w:color w:val="000000"/>
          <w:sz w:val="24"/>
          <w:szCs w:val="24"/>
          <w:rtl/>
        </w:rPr>
        <w:t>הראשונים (</w:t>
      </w:r>
      <w:r>
        <w:rPr>
          <w:rFonts w:ascii="David" w:eastAsia="David" w:hAnsi="David" w:cs="David"/>
          <w:color w:val="000000"/>
          <w:sz w:val="24"/>
          <w:szCs w:val="24"/>
          <w:rtl/>
        </w:rPr>
        <w:t>הרדוף, אדם ושקד</w:t>
      </w:r>
      <w:r>
        <w:rPr>
          <w:rFonts w:hint="cs"/>
          <w:rtl/>
        </w:rPr>
        <w:t>)</w:t>
      </w:r>
      <w:r>
        <w:rPr>
          <w:rFonts w:ascii="David" w:eastAsia="David" w:hAnsi="David" w:cs="David" w:hint="cs"/>
          <w:color w:val="000000"/>
          <w:sz w:val="24"/>
          <w:szCs w:val="24"/>
          <w:rtl/>
        </w:rPr>
        <w:t xml:space="preserve">. </w:t>
      </w:r>
      <w:r>
        <w:rPr>
          <w:rFonts w:ascii="David" w:eastAsia="David" w:hAnsi="David" w:cs="David"/>
          <w:color w:val="000000"/>
          <w:sz w:val="24"/>
          <w:szCs w:val="24"/>
          <w:rtl/>
        </w:rPr>
        <w:t xml:space="preserve">בית ספר "הרדוף" שהוקם בשנת 1989 מסמן את נקודת הזריעה של חינוך ולדורף בארץ, דורך את רגלו בנוף של מערכת חינוך ישראלית בתהליך שינוי. בשנים אלו הייתה עסוקה </w:t>
      </w:r>
      <w:r>
        <w:rPr>
          <w:rFonts w:ascii="David" w:eastAsia="David" w:hAnsi="David" w:cs="David" w:hint="cs"/>
          <w:color w:val="000000"/>
          <w:sz w:val="24"/>
          <w:szCs w:val="24"/>
          <w:rtl/>
        </w:rPr>
        <w:t xml:space="preserve">המערכת </w:t>
      </w:r>
      <w:r>
        <w:rPr>
          <w:rFonts w:ascii="David" w:eastAsia="David" w:hAnsi="David" w:cs="David"/>
          <w:color w:val="000000"/>
          <w:sz w:val="24"/>
          <w:szCs w:val="24"/>
          <w:rtl/>
        </w:rPr>
        <w:t>בעיקר ביצירת האחדה בין זרמי החינוך, נ</w:t>
      </w:r>
      <w:r>
        <w:rPr>
          <w:rFonts w:ascii="David" w:eastAsia="David" w:hAnsi="David" w:cs="David" w:hint="cs"/>
          <w:color w:val="000000"/>
          <w:sz w:val="24"/>
          <w:szCs w:val="24"/>
          <w:rtl/>
        </w:rPr>
        <w:t>י</w:t>
      </w:r>
      <w:r>
        <w:rPr>
          <w:rFonts w:ascii="David" w:eastAsia="David" w:hAnsi="David" w:cs="David"/>
          <w:color w:val="000000"/>
          <w:sz w:val="24"/>
          <w:szCs w:val="24"/>
          <w:rtl/>
        </w:rPr>
        <w:t>סיונות לצמצום פערים והעלאת נושא הש</w:t>
      </w:r>
      <w:r>
        <w:rPr>
          <w:rFonts w:ascii="David" w:eastAsia="David" w:hAnsi="David" w:cs="David" w:hint="cs"/>
          <w:color w:val="000000"/>
          <w:sz w:val="24"/>
          <w:szCs w:val="24"/>
          <w:rtl/>
        </w:rPr>
        <w:t>ו</w:t>
      </w:r>
      <w:r>
        <w:rPr>
          <w:rFonts w:ascii="David" w:eastAsia="David" w:hAnsi="David" w:cs="David"/>
          <w:color w:val="000000"/>
          <w:sz w:val="24"/>
          <w:szCs w:val="24"/>
          <w:rtl/>
        </w:rPr>
        <w:t>ויון בחינוך מחד (ביאליק, 2020) דבר שלאו דווקא מייצר קרקע נוחה להצמחת ייחודיות, אך באותה הנשימה המערכת מתחילה להתנסות ולעודד ניהול אוטונומי, עצמאי של בתי ספר – הוכחה לכך היא חוזר מנכ"ל 1981 המנסה לעגן את קיומו של אופן ניהול שכזה (רייכל, 2008). זו אולי אחת הסיבות שבגללה בית ספר שהוא כל כך ייחודי באופיו ובאופן עצמאיותו מצליח להשתרש. בנוסף, העובדה שבית הספר הוקם בקיבוץ הרדוף – קהילה שלמה המתבססת על צורת חינוך זו שבאופן גיאוגרפי נמצאת בפריפריה צפונית "רחוקה מהעין"</w:t>
      </w:r>
      <w:r>
        <w:rPr>
          <w:rFonts w:ascii="David" w:eastAsia="David" w:hAnsi="David" w:cs="David" w:hint="cs"/>
          <w:color w:val="000000"/>
          <w:sz w:val="24"/>
          <w:szCs w:val="24"/>
          <w:rtl/>
        </w:rPr>
        <w:t>, קיבוצית, אשכנזית ברובה,</w:t>
      </w:r>
      <w:r>
        <w:rPr>
          <w:rFonts w:ascii="David" w:eastAsia="David" w:hAnsi="David" w:cs="David"/>
          <w:color w:val="000000"/>
          <w:sz w:val="24"/>
          <w:szCs w:val="24"/>
          <w:rtl/>
        </w:rPr>
        <w:t xml:space="preserve"> גם אלו הקלו על התנאים. </w:t>
      </w:r>
    </w:p>
    <w:p w14:paraId="6F7871B5"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ab/>
        <w:t xml:space="preserve">אנשי חינוך ולדורף בשלב זה עוסקים במתן תשובות מתאימות לאקלים החדש בעבור שיטת חינוך זו. דור המחנכים הזה עסק רבות בהתאמה לאקלים (הפיזי) הישראלי, לשפה העברית (נתון עולה מתוך הריאיון עם ג.ג.), למסורת, לחגים וללוח השנה העברי. כמו כן, עיסוק רב היה בהקמת הכשרות אנשי חינוך נוספים.   </w:t>
      </w:r>
    </w:p>
    <w:p w14:paraId="7AAF1EDE"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 xml:space="preserve">החל מנקודה זו, ובאופן עקבי לאורך שלושים השנים הבאים התרחבה הדרישה מצד קהילות הורים ספורדיות, הן מהציבור החילוני והדתי בישראל לפתיחת עוד ועוד מוסדות ברוח האנתרופוסופיה. חשוב בנקודה זו לחבר נושא מתוך הביוגרפיה של קהילת מחנכי ולדורף. על רקע הירצחו של יצחק רבין ז"ל בשנת 1995, מוקם בתל אביב בשנת 1998 "ענף יצחק" שהיה קבוצת מחנכים אנתרופוסופים שראו את הנעשה בארץ ובהלך הרוחות הישראלי וחשבו שיש לתת לדברים מענה. נקודה זו היא חלק מתפיסת עולם הנידונה בפרק הממצאים תחת הכותרות  "ענף יצחק" ו"בית ספר נושם תרבות", שניסו להבהיר כי תנועת הנשימה והחיבור בין בתי ספר ולדורף ובין סביבתם, קהילתם, תרבותם, הזמן והמקום שהם עובדים בו הם קריטיים לצורת חינוך זו ולאופן התפתחותה והשתרשותה. </w:t>
      </w:r>
    </w:p>
    <w:p w14:paraId="2B401D11"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lastRenderedPageBreak/>
        <w:t xml:space="preserve">נקודה זו מסמלת גם נקודת מעבר בין דור המייסדים של קהילת ולדורף ישראל שהביא את שיטת חינוך זו מחו"ל כרצון למתן מענה חינוכי אחד ובין דור הביניים שנוצר על ידי מחנכים ישראליים שהתחנכו בארץ ויצאו למסע חיבורים ותשובות למתחולל בחברה בוערת סביבם.  וכך, מחנכים אלו, שבמחקר זה נקראו "דור הביניים" עוסקים בין היתר בשאלות התאמות התכנים אותן דורשת החברה הישראלית – דוגמאות לכך הן שבוע נרטיבים, יוזמות הקשורות לילדי פליטים ועובדים זרים, טיולים רבים ויציאות לטבע כתשובה לטמפרמנט החברתי שהפכו לחלק בלתי נפרד מחינוך ולדורף הישראלי. </w:t>
      </w:r>
    </w:p>
    <w:p w14:paraId="55A7D6BD"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ab/>
        <w:t>התחנה האחרונה בדרך ההתקרבות של חינוך ולדורף למערכת החינוך הישראלית התהוותה על רקע הבשלת תנאים חקיקתיים ואקלים חינוכי שהשתרש במשרד החינוך והוא כולל את עידודו של המשרד החל מאמצע שנות ה2000 ליצירת ייחודיות בתי ספר, קבלה בכנסת של שני חוקים: "חוק מוסדות חינוך תרבותיים ייחודיים, תשס"ח-2008" וחוק נהרי, וכן קריאה מצד משרד החינוך ליציאה לתהליך משותף בשנת 2013 להפיכת בתי הספר והגנים של חינוך ולדורף למוכרים ורשמיים (ביאליק 2020).</w:t>
      </w:r>
    </w:p>
    <w:p w14:paraId="22E5E807"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ab/>
        <w:t xml:space="preserve">בשנת 2013, עם מתן האפשרות מצד משרד החינוך להפיכתם של בתי ספר ייחודיים כמוכרים ורשמיים, והחלטתה של תנועת אנתרופוסופיה ישראל לקיים את המהלך הזה, שלוותה במאבק פנים-תנועתי רחב (נתון זה נגזר מתוך  הריאיון עם ג.ק.), נוצרו מספר לחצים: הראשון הוא הצורך במורים בעלי הסמכות והכשרות מתאימות שיוכלו לעבוד תחת משרד החינוך. נושא זה הוא אחת הבעיות הגדולות ביותר איתם מתמודדת קהילת מחנכי ולדורף הישראליים כיוון שהלחץ לפתיחת מוסדות ולדורף גדל וגודל, הרצון למתן אקלים חינוכי, נאמן לשיטה, מיטיב ומרפא הוא גדול אך היעדר אנשי חינוך בוגרי הכשרות הוא גדול מאד ונראה שהביא איתו גם שאלה על מהותן ואופיין. </w:t>
      </w:r>
    </w:p>
    <w:p w14:paraId="69032670"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ab/>
        <w:t xml:space="preserve">בנוסף ראוי לציין בנקודה זו גם את המעבר לדור המחנכים הצעיר, השלישי שאופיין במחקר זה. זהו "הדור החדש", אנשי החינוך הצעירים שמביאים איתם אופי וכוחות שונים מהדורות שלפניהם. נושאי חוסר התמדה, קושי בהעמקה ובעקביות עלו במחקר זה בהקשר לדור זה בד בבד עם הרבה שמחה על הצטרפותו לשורות והיותו בעל כוחות יצירה ועשייה גדולים. דור זה עוסק בעיקר, בדומה לחברה שסביבו, בשאלות זהות עצמי, בבירור הרלוונטיות של האנתרופוסופיה לחייו הפרטיים ולמסע האינדיבידואל, ומרכז נושא ההתאמות שהוא מביא איתו הוא באופיים המיוחד של הקשרים הבין אישיים שהם מקיימים בתוך מוסדות החינוך.    </w:t>
      </w:r>
    </w:p>
    <w:p w14:paraId="38E684FC"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 xml:space="preserve">שתי מסקנות מרכזיות מחקר זה העלה: נושא כיוון ההתפתחות של אנשי החינוך בישראל ויכולתו של חינוך ולדורף להיענות לצרכיה של החברה הישראלית. </w:t>
      </w:r>
    </w:p>
    <w:p w14:paraId="7E887968" w14:textId="77777777" w:rsidR="00DA5BBA" w:rsidRDefault="00DA5BBA" w:rsidP="00DA5BBA">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 xml:space="preserve">לגבי כיוון ההתפתחות של אנשי חינוך ולדורף בישראל מחקר זה הראה תהליך היסטורי שמעקב אחריו מצביע על נקודה מדאיגה נראה שהמטוטלת בין אנשי חינוך אידיאולוגי המחזיקים תמונה ברורה של אופיו של החינוך שהיו רוצים לתת (תמונה שהחזיקו בה אנשי הדור הראשון) היא שונה מאד מתמונת החינוך של אנשי הדור השלישי. עיקר הדאגה כאן נוסב סביב חוסר בהירותה של תמונת החינוך של אנשי הדור השלישי והצמדות לטפל ולא לעיקר. זוהי נקודה חשובה ומעניינת שבין היתר קשורה בשאלות של מנהיגות, אופי ההכשרות ומקומו של חינוך ולדורף במערכת החינוך הציבורית הישראלית.  </w:t>
      </w:r>
    </w:p>
    <w:p w14:paraId="07C8AF71" w14:textId="7D2B333A" w:rsidR="00DA5BBA" w:rsidRDefault="00DA5BBA" w:rsidP="00A90247">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color w:val="000000"/>
          <w:sz w:val="24"/>
          <w:szCs w:val="24"/>
          <w:rtl/>
        </w:rPr>
        <w:lastRenderedPageBreak/>
        <w:t>בהמשך לכך, ניכר, כי יכולתו של חינוך ולדורף להיענות לצרכיה של החברה הישראלית לוי במידה רבה ביכולתיהם של אנשי החינוך שלו להיות ערים אליהם. מחקר זה הראה כיצד חינוך ולדורף הישראלי נבט מתוך גרעין אידיאולוגי, לאט פתח עצמו, אסף את השאלות הצפות מסביבו והנושאים החברתיים הבוערים והוא מנסה לתת להם מענה הולם. בניגוד למקובל לחשוב (אדמונדס, 2003), חינוך ולדורף אינו חינוך נוקשה, זו איננה שיטה שדוגלת בדרך אחת. להיפך. מוסד חינוך ולדורף הוא גוף אורגני שמייצר תנועות נשימה, שרגיש לצרכי השטח אך יותר מזאת לצרכי הילד. ייתכן כי תקופת הקורונה הביאה איתה התמודדות קשה ביותר (עבור כל מחנך), שכן היא מבקשת לקרוא תיגר על הפרקטיקות היישומיות של המפתח הגדול של חינוך ולדורף והוא מפתח הקשר והאהבה, ואכן נראה שאין המחנכים נמצאים בתחושות של נחת עם הפתרונות שנמצאו – ואולי זו גדולתם, כיוון שהם מחנכים שאין בהם נחת, הם בחיפוש מתמיד.</w:t>
      </w:r>
    </w:p>
    <w:p w14:paraId="7D5933B3" w14:textId="77777777" w:rsidR="00A90247" w:rsidRPr="00A90247" w:rsidRDefault="00A90247" w:rsidP="00A90247">
      <w:pPr>
        <w:pBdr>
          <w:top w:val="nil"/>
          <w:left w:val="nil"/>
          <w:bottom w:val="nil"/>
          <w:right w:val="nil"/>
          <w:between w:val="nil"/>
        </w:pBdr>
        <w:spacing w:line="360" w:lineRule="auto"/>
        <w:rPr>
          <w:rFonts w:ascii="David" w:eastAsia="David" w:hAnsi="David" w:cs="David"/>
          <w:color w:val="000000"/>
          <w:sz w:val="24"/>
          <w:szCs w:val="24"/>
          <w:rtl/>
        </w:rPr>
      </w:pPr>
    </w:p>
    <w:p w14:paraId="68D2B2CE" w14:textId="77777777" w:rsidR="00A90247" w:rsidRPr="00A90247" w:rsidRDefault="00A90247" w:rsidP="00A90247">
      <w:pPr>
        <w:pBdr>
          <w:top w:val="nil"/>
          <w:left w:val="nil"/>
          <w:bottom w:val="nil"/>
          <w:right w:val="nil"/>
          <w:between w:val="nil"/>
        </w:pBdr>
        <w:spacing w:line="360" w:lineRule="auto"/>
        <w:rPr>
          <w:rFonts w:ascii="David" w:eastAsia="David" w:hAnsi="David" w:cs="David"/>
          <w:b/>
          <w:bCs/>
          <w:color w:val="000000"/>
          <w:sz w:val="24"/>
          <w:szCs w:val="24"/>
          <w:rtl/>
        </w:rPr>
      </w:pPr>
      <w:r w:rsidRPr="00A90247">
        <w:rPr>
          <w:rFonts w:ascii="David" w:eastAsia="David" w:hAnsi="David" w:cs="David" w:hint="cs"/>
          <w:b/>
          <w:bCs/>
          <w:color w:val="000000"/>
          <w:sz w:val="24"/>
          <w:szCs w:val="24"/>
          <w:rtl/>
        </w:rPr>
        <w:t>מגבלות המחקר</w:t>
      </w:r>
    </w:p>
    <w:p w14:paraId="7622898F" w14:textId="6C255F81" w:rsidR="00A90247" w:rsidRPr="00A90247" w:rsidRDefault="00DB1498" w:rsidP="00A90247">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אומנם חינוך ולדורף בארץ הוא חינוך ייחודי, נישתי, הנותן מענה לפלח אוכלוסייה קטן ומצומצם. ואכן, קהילת מחנכי ולדורף באופן יחסי היא קהילה קטנה מאד בתוך ציבור המורים הישראלי. אם זאת, אין ספק שמחקר זה הבוחן את סיפורה של קהילה זו הוא מחקר שמגבלתו הראשית היא ב</w:t>
      </w:r>
      <w:r w:rsidR="00A90247" w:rsidRPr="00A90247">
        <w:rPr>
          <w:rFonts w:ascii="David" w:eastAsia="David" w:hAnsi="David" w:cs="David" w:hint="cs"/>
          <w:color w:val="000000"/>
          <w:sz w:val="24"/>
          <w:szCs w:val="24"/>
          <w:rtl/>
        </w:rPr>
        <w:t>צמצ</w:t>
      </w:r>
      <w:r>
        <w:rPr>
          <w:rFonts w:ascii="David" w:eastAsia="David" w:hAnsi="David" w:cs="David" w:hint="cs"/>
          <w:color w:val="000000"/>
          <w:sz w:val="24"/>
          <w:szCs w:val="24"/>
          <w:rtl/>
        </w:rPr>
        <w:t>ומו. מספר המרואיינים במחקר זה הוא אומנם המספר הנדרש אך הוא קטן וודאי בכדי להסיק ממנו משפטים עם סיומת מוחלטת, וודאי בכל הנוגע לתפיסות חינוכיות ודרכי התבוננות על תהליכים חברתיים ותשובת הקהילה האנתרופוסופית אליהם בארץ.</w:t>
      </w:r>
    </w:p>
    <w:p w14:paraId="0A816D0A" w14:textId="49897C9D" w:rsidR="00A90247" w:rsidRPr="00A90247" w:rsidRDefault="00DB1498" w:rsidP="00DB1498">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 xml:space="preserve">בנוסף, מחקר זה גם נעשה באופן </w:t>
      </w:r>
      <w:r w:rsidR="00A90247" w:rsidRPr="00A90247">
        <w:rPr>
          <w:rFonts w:ascii="David" w:eastAsia="David" w:hAnsi="David" w:cs="David" w:hint="cs"/>
          <w:color w:val="000000"/>
          <w:sz w:val="24"/>
          <w:szCs w:val="24"/>
          <w:rtl/>
        </w:rPr>
        <w:t>איכותני</w:t>
      </w:r>
      <w:r>
        <w:rPr>
          <w:rFonts w:ascii="David" w:eastAsia="David" w:hAnsi="David" w:cs="David" w:hint="cs"/>
          <w:color w:val="000000"/>
          <w:sz w:val="24"/>
          <w:szCs w:val="24"/>
          <w:rtl/>
        </w:rPr>
        <w:t xml:space="preserve"> כך שנבחנו רק ראיונות עומק בהיקף מצומצם ואין הוא משלב כלי מחקר נוספים או שיטות מחקר נוספות שניתן בהמשך להרחיב את המחקר אליהן (כמו למשל חיבור הראיונות לשאלונים שיעברו במספר רחב יותר של מחנכי ולדורף). </w:t>
      </w:r>
    </w:p>
    <w:p w14:paraId="2240CA16" w14:textId="28ED86DE" w:rsidR="00A90247" w:rsidRPr="00430696" w:rsidRDefault="00DB1498" w:rsidP="00A90247">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hint="cs"/>
          <w:color w:val="000000"/>
          <w:sz w:val="24"/>
          <w:szCs w:val="24"/>
          <w:rtl/>
        </w:rPr>
        <w:t>מגבלת המחקר האחרונה היא היותו בוחן את החיבור בין חינוך ולדורף לחברה הישראלית מ</w:t>
      </w:r>
      <w:r w:rsidR="00A90247" w:rsidRPr="00A90247">
        <w:rPr>
          <w:rFonts w:ascii="David" w:eastAsia="David" w:hAnsi="David" w:cs="David" w:hint="cs"/>
          <w:color w:val="000000"/>
          <w:sz w:val="24"/>
          <w:szCs w:val="24"/>
          <w:rtl/>
        </w:rPr>
        <w:t>נקודת זמן אחת</w:t>
      </w:r>
      <w:r>
        <w:rPr>
          <w:rFonts w:ascii="David" w:eastAsia="David" w:hAnsi="David" w:cs="David" w:hint="cs"/>
          <w:color w:val="000000"/>
          <w:sz w:val="24"/>
          <w:szCs w:val="24"/>
          <w:rtl/>
        </w:rPr>
        <w:t xml:space="preserve">, וכך התמונה המצוירת היא כמובן מורכבת. ראשית בחלקיות הדברים הנבחנים והיקפם </w:t>
      </w:r>
      <w:r>
        <w:rPr>
          <w:rFonts w:ascii="David" w:eastAsia="David" w:hAnsi="David" w:cs="David"/>
          <w:color w:val="000000"/>
          <w:sz w:val="24"/>
          <w:szCs w:val="24"/>
          <w:rtl/>
        </w:rPr>
        <w:t>–</w:t>
      </w:r>
      <w:r>
        <w:rPr>
          <w:rFonts w:ascii="David" w:eastAsia="David" w:hAnsi="David" w:cs="David" w:hint="cs"/>
          <w:color w:val="000000"/>
          <w:sz w:val="24"/>
          <w:szCs w:val="24"/>
          <w:rtl/>
        </w:rPr>
        <w:t xml:space="preserve"> אזכיר גם שהרקע התקופתי ממנו </w:t>
      </w:r>
      <w:r w:rsidR="00D23021">
        <w:rPr>
          <w:rFonts w:ascii="David" w:eastAsia="David" w:hAnsi="David" w:cs="David" w:hint="cs"/>
          <w:color w:val="000000"/>
          <w:sz w:val="24"/>
          <w:szCs w:val="24"/>
          <w:rtl/>
        </w:rPr>
        <w:t xml:space="preserve">מדברים המרואיינים הוא לאחר שנת קורונה מורכבת ביותר באקלים החינוך הישראלי והדברים וודאי מחלחלים תודעתית לתודעת צמצום מסוימת. בנוסף, חלק מהמחקר מתבונן על נקודות חשובות בעבר ולא רק שהייצוג המספרי  של הנוגעים באירועי עבר אלו נמוך מאד בקרב המרואיינים, חלקם אפילו לא חוו אותו אלא הצטרפו לאחריהם. </w:t>
      </w:r>
    </w:p>
    <w:p w14:paraId="2A958356" w14:textId="40E2BD71" w:rsidR="00A90247" w:rsidRDefault="00A90247" w:rsidP="00A90247">
      <w:pPr>
        <w:pBdr>
          <w:top w:val="nil"/>
          <w:left w:val="nil"/>
          <w:bottom w:val="nil"/>
          <w:right w:val="nil"/>
          <w:between w:val="nil"/>
        </w:pBdr>
        <w:spacing w:line="360" w:lineRule="auto"/>
        <w:rPr>
          <w:rFonts w:ascii="David" w:eastAsia="David" w:hAnsi="David" w:cs="David"/>
          <w:color w:val="000000"/>
          <w:sz w:val="24"/>
          <w:szCs w:val="24"/>
          <w:rtl/>
        </w:rPr>
      </w:pPr>
    </w:p>
    <w:p w14:paraId="558A6DB1" w14:textId="3A9F10BE" w:rsidR="00F83163" w:rsidRDefault="00F83163" w:rsidP="00A90247">
      <w:pPr>
        <w:pBdr>
          <w:top w:val="nil"/>
          <w:left w:val="nil"/>
          <w:bottom w:val="nil"/>
          <w:right w:val="nil"/>
          <w:between w:val="nil"/>
        </w:pBdr>
        <w:spacing w:line="360" w:lineRule="auto"/>
        <w:rPr>
          <w:rFonts w:ascii="David" w:eastAsia="David" w:hAnsi="David" w:cs="David"/>
          <w:color w:val="000000"/>
          <w:sz w:val="24"/>
          <w:szCs w:val="24"/>
          <w:rtl/>
        </w:rPr>
      </w:pPr>
    </w:p>
    <w:p w14:paraId="03522304" w14:textId="011609B4" w:rsidR="00F83163" w:rsidRDefault="00F83163" w:rsidP="00A90247">
      <w:pPr>
        <w:pBdr>
          <w:top w:val="nil"/>
          <w:left w:val="nil"/>
          <w:bottom w:val="nil"/>
          <w:right w:val="nil"/>
          <w:between w:val="nil"/>
        </w:pBdr>
        <w:spacing w:line="360" w:lineRule="auto"/>
        <w:rPr>
          <w:rFonts w:ascii="David" w:eastAsia="David" w:hAnsi="David" w:cs="David"/>
          <w:color w:val="000000"/>
          <w:sz w:val="24"/>
          <w:szCs w:val="24"/>
          <w:rtl/>
        </w:rPr>
      </w:pPr>
    </w:p>
    <w:p w14:paraId="457EE92D" w14:textId="30C44952" w:rsidR="00F83163" w:rsidRDefault="00F83163" w:rsidP="00A90247">
      <w:pPr>
        <w:pBdr>
          <w:top w:val="nil"/>
          <w:left w:val="nil"/>
          <w:bottom w:val="nil"/>
          <w:right w:val="nil"/>
          <w:between w:val="nil"/>
        </w:pBdr>
        <w:spacing w:line="360" w:lineRule="auto"/>
        <w:rPr>
          <w:rFonts w:ascii="David" w:eastAsia="David" w:hAnsi="David" w:cs="David"/>
          <w:color w:val="000000"/>
          <w:sz w:val="24"/>
          <w:szCs w:val="24"/>
          <w:rtl/>
        </w:rPr>
      </w:pPr>
    </w:p>
    <w:p w14:paraId="753D9DB0" w14:textId="57D74D0A" w:rsidR="00F83163" w:rsidRDefault="00F83163" w:rsidP="00A90247">
      <w:pPr>
        <w:pBdr>
          <w:top w:val="nil"/>
          <w:left w:val="nil"/>
          <w:bottom w:val="nil"/>
          <w:right w:val="nil"/>
          <w:between w:val="nil"/>
        </w:pBdr>
        <w:spacing w:line="360" w:lineRule="auto"/>
        <w:rPr>
          <w:rFonts w:ascii="David" w:eastAsia="David" w:hAnsi="David" w:cs="David"/>
          <w:color w:val="000000"/>
          <w:sz w:val="24"/>
          <w:szCs w:val="24"/>
          <w:rtl/>
        </w:rPr>
      </w:pPr>
    </w:p>
    <w:p w14:paraId="79B36C3E" w14:textId="77777777" w:rsidR="00F83163" w:rsidRPr="00430696" w:rsidRDefault="00F83163" w:rsidP="00A90247">
      <w:pPr>
        <w:pBdr>
          <w:top w:val="nil"/>
          <w:left w:val="nil"/>
          <w:bottom w:val="nil"/>
          <w:right w:val="nil"/>
          <w:between w:val="nil"/>
        </w:pBdr>
        <w:spacing w:line="360" w:lineRule="auto"/>
        <w:rPr>
          <w:rFonts w:ascii="David" w:eastAsia="David" w:hAnsi="David" w:cs="David"/>
          <w:color w:val="000000"/>
          <w:sz w:val="24"/>
          <w:szCs w:val="24"/>
          <w:rtl/>
        </w:rPr>
      </w:pPr>
    </w:p>
    <w:p w14:paraId="44DC4FCF" w14:textId="780DB4EC" w:rsidR="00A90247" w:rsidRPr="00F83163" w:rsidRDefault="00A90247" w:rsidP="00F83163">
      <w:pPr>
        <w:numPr>
          <w:ilvl w:val="0"/>
          <w:numId w:val="8"/>
        </w:numPr>
        <w:pBdr>
          <w:top w:val="nil"/>
          <w:left w:val="nil"/>
          <w:bottom w:val="nil"/>
          <w:right w:val="nil"/>
          <w:between w:val="nil"/>
        </w:pBdr>
        <w:spacing w:line="360" w:lineRule="auto"/>
        <w:jc w:val="center"/>
        <w:rPr>
          <w:rFonts w:ascii="David" w:eastAsia="David" w:hAnsi="David" w:cs="David"/>
          <w:color w:val="000000"/>
          <w:sz w:val="28"/>
          <w:szCs w:val="28"/>
          <w:rtl/>
        </w:rPr>
      </w:pPr>
      <w:r w:rsidRPr="00F83163">
        <w:rPr>
          <w:rFonts w:ascii="David" w:eastAsia="David" w:hAnsi="David" w:cs="David"/>
          <w:b/>
          <w:bCs/>
          <w:color w:val="000000"/>
          <w:sz w:val="28"/>
          <w:szCs w:val="28"/>
          <w:rtl/>
        </w:rPr>
        <w:lastRenderedPageBreak/>
        <w:t>המלצות למחקר עתידי ולשדה החינוכ</w:t>
      </w:r>
      <w:r w:rsidRPr="00F83163">
        <w:rPr>
          <w:rFonts w:ascii="David" w:eastAsia="David" w:hAnsi="David" w:cs="David" w:hint="cs"/>
          <w:b/>
          <w:bCs/>
          <w:color w:val="000000"/>
          <w:sz w:val="28"/>
          <w:szCs w:val="28"/>
          <w:rtl/>
        </w:rPr>
        <w:t>י</w:t>
      </w:r>
    </w:p>
    <w:p w14:paraId="52EEA2AC" w14:textId="77777777" w:rsidR="00A90247" w:rsidRDefault="00A90247" w:rsidP="00A90247">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 xml:space="preserve">אחד הממצאים </w:t>
      </w:r>
      <w:r>
        <w:rPr>
          <w:rFonts w:ascii="David" w:eastAsia="David" w:hAnsi="David" w:cs="David" w:hint="cs"/>
          <w:color w:val="000000"/>
          <w:sz w:val="24"/>
          <w:szCs w:val="24"/>
          <w:rtl/>
        </w:rPr>
        <w:t xml:space="preserve">הברורים </w:t>
      </w:r>
      <w:r>
        <w:rPr>
          <w:rFonts w:ascii="David" w:eastAsia="David" w:hAnsi="David" w:cs="David"/>
          <w:color w:val="000000"/>
          <w:sz w:val="24"/>
          <w:szCs w:val="24"/>
          <w:rtl/>
        </w:rPr>
        <w:t xml:space="preserve">שעלה בממצאי המחקר הוא נושא </w:t>
      </w:r>
      <w:r w:rsidRPr="00671998">
        <w:rPr>
          <w:rFonts w:ascii="David" w:hAnsi="David" w:cs="David"/>
          <w:sz w:val="24"/>
          <w:szCs w:val="24"/>
          <w:rtl/>
        </w:rPr>
        <w:t xml:space="preserve">הכשרת מורי </w:t>
      </w:r>
      <w:r>
        <w:rPr>
          <w:rFonts w:ascii="David" w:hAnsi="David" w:cs="David" w:hint="cs"/>
          <w:sz w:val="24"/>
          <w:szCs w:val="24"/>
          <w:rtl/>
        </w:rPr>
        <w:t xml:space="preserve">ולדורף - </w:t>
      </w:r>
      <w:r>
        <w:rPr>
          <w:rFonts w:ascii="David" w:eastAsia="David" w:hAnsi="David" w:cs="David"/>
          <w:color w:val="000000"/>
          <w:sz w:val="24"/>
          <w:szCs w:val="24"/>
          <w:rtl/>
        </w:rPr>
        <w:t xml:space="preserve">מהותן, דרכם הנדרשת, אורכן וההתאמה שלהן לאוכלוסיית פרחי ההוראה החווים אותן. נדמה כי נושא זה נדרש לחשיבה מחודשת. אחת ממגבלות מחקר זה הייתה צמצום הפריסה בנושא זה ובתכניו בחינוך ולדורף, אך עצם העובדה כי אנשי חינוך מובילים מתוך קהילת הוולדורף הישראלית הציבו פעם אחרי פעם את השאלה האם יש לתעודת סיום ההכשרה משמעות בשטח משמעותו שייתכן שהתשובה היא: לא מספיק. </w:t>
      </w:r>
    </w:p>
    <w:p w14:paraId="27E37E99" w14:textId="77777777" w:rsidR="00A90247" w:rsidRDefault="00A90247" w:rsidP="00A90247">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Pr>
        <w:tab/>
      </w:r>
      <w:r>
        <w:rPr>
          <w:rFonts w:ascii="David" w:eastAsia="David" w:hAnsi="David" w:cs="David"/>
          <w:color w:val="000000"/>
          <w:sz w:val="24"/>
          <w:szCs w:val="24"/>
          <w:rtl/>
        </w:rPr>
        <w:t xml:space="preserve">ר.ה., אחד מראשי הכשרות הולדורף המרכזיות בארץ, הציב בראיונו את שאלת המנהיגות כשאלה שצריכה להישאל יותר בסמינרי הכשרות אלו ולהפוך להיות מרכז השיח ולא אופציית שוליים. ייתכן, כהמלצה לשדה החינוכי, כי זהו מפתח שראוי שיישקל בשלל הכשרות הולדורף. בין היתר ייתכן שהכנסת תוכן זה תוכל להביא לשינוי באופיו של הדור הבא של מחנכי ולדורף (הוא הדור הרביעי על פי ספירת עבודה זו) והם יוכלו להיות בעלי כוחות רבים יותר, מסוגלים להתמודד עם אתגרי הזמן והמקום באופן טוב יותר. </w:t>
      </w:r>
    </w:p>
    <w:p w14:paraId="5D7C6C73" w14:textId="77777777" w:rsidR="00A90247" w:rsidRDefault="00A90247" w:rsidP="00A90247">
      <w:pPr>
        <w:pBdr>
          <w:top w:val="nil"/>
          <w:left w:val="nil"/>
          <w:bottom w:val="nil"/>
          <w:right w:val="nil"/>
          <w:between w:val="nil"/>
        </w:pBdr>
        <w:spacing w:line="360" w:lineRule="auto"/>
        <w:rPr>
          <w:rFonts w:ascii="David" w:eastAsia="David" w:hAnsi="David" w:cs="David"/>
          <w:color w:val="000000"/>
          <w:sz w:val="24"/>
          <w:szCs w:val="24"/>
        </w:rPr>
      </w:pPr>
      <w:r>
        <w:rPr>
          <w:rFonts w:ascii="David" w:eastAsia="David" w:hAnsi="David" w:cs="David"/>
          <w:color w:val="000000"/>
          <w:sz w:val="24"/>
          <w:szCs w:val="24"/>
          <w:rtl/>
        </w:rPr>
        <w:tab/>
        <w:t>תהליך זה גם יכול להיות נושאו של מחקר עתידי שיעסוק בהשוואת הכשרות מורי ולדורף אל מול חוויות סובייקטיביות שלהם בתחילת דרכם ההוראתית וכן נתונים על זמן המשכיות עבודתם ותהליכי התברגותם בקולגיומים השונים (צוותי ההנהלה של בתי ספר ולדורף).</w:t>
      </w:r>
    </w:p>
    <w:p w14:paraId="095972D0" w14:textId="77777777" w:rsidR="00A90247" w:rsidRDefault="00A90247" w:rsidP="00A90247">
      <w:pPr>
        <w:pBdr>
          <w:top w:val="nil"/>
          <w:left w:val="nil"/>
          <w:bottom w:val="nil"/>
          <w:right w:val="nil"/>
          <w:between w:val="nil"/>
        </w:pBdr>
        <w:spacing w:line="360" w:lineRule="auto"/>
        <w:rPr>
          <w:rFonts w:ascii="David" w:eastAsia="David" w:hAnsi="David" w:cs="David"/>
          <w:color w:val="000000"/>
          <w:sz w:val="24"/>
          <w:szCs w:val="24"/>
          <w:rtl/>
        </w:rPr>
      </w:pPr>
      <w:r>
        <w:rPr>
          <w:rFonts w:ascii="David" w:eastAsia="David" w:hAnsi="David" w:cs="David"/>
          <w:color w:val="000000"/>
          <w:sz w:val="24"/>
          <w:szCs w:val="24"/>
          <w:rtl/>
        </w:rPr>
        <w:tab/>
        <w:t>נושא נוסף למחקר עתידי שהוצף בעבודה זו על קצה המזלג הוא ההתייחסות השונה והייחודית להוראת השואה ולקחיה בחינוך ולדורף. הוראת נושא זה על פי החוקרת נ' רייכל (2008) מדובר כנושא דגל, כמטרה חינוכית של משרד החינוך הישראלי. חינוך ולדורף, כפי שאמרו נ.ר., ג.ג., ס.ק. ור.ה. בראיונות עמם רואה את הדברים בדרך שונה. דרכם אינה מתעלמת מנושא זה, היא לא מתחמקת אלא מוצאת את ההתאמות הנדרשות להם בחיבורם לתפיסת התפתחות האדם השורשית אצלם (אדמונדס, 2003). מחקר זה יוכל להתמקד בדרכי הוראת נושא זה בכיתות הצעירות וליצור השוואה בין דרכי ההוראה המקובלות בחינוך הממלכתי ובין מקבילותיהן בחי</w:t>
      </w:r>
      <w:r>
        <w:rPr>
          <w:rFonts w:ascii="David" w:eastAsia="David" w:hAnsi="David" w:cs="David" w:hint="cs"/>
          <w:color w:val="000000"/>
          <w:sz w:val="24"/>
          <w:szCs w:val="24"/>
          <w:rtl/>
        </w:rPr>
        <w:t>נ</w:t>
      </w:r>
      <w:r>
        <w:rPr>
          <w:rFonts w:ascii="David" w:eastAsia="David" w:hAnsi="David" w:cs="David"/>
          <w:color w:val="000000"/>
          <w:sz w:val="24"/>
          <w:szCs w:val="24"/>
          <w:rtl/>
        </w:rPr>
        <w:t>וך ולדורף.</w:t>
      </w:r>
    </w:p>
    <w:p w14:paraId="439FE9A2" w14:textId="5B68ED6A" w:rsidR="00A90247" w:rsidRDefault="00A90247" w:rsidP="00DA5BBA">
      <w:pPr>
        <w:pBdr>
          <w:top w:val="nil"/>
          <w:left w:val="nil"/>
          <w:bottom w:val="nil"/>
          <w:right w:val="nil"/>
          <w:between w:val="nil"/>
        </w:pBdr>
        <w:spacing w:line="360" w:lineRule="auto"/>
        <w:rPr>
          <w:rFonts w:ascii="David" w:eastAsia="David" w:hAnsi="David" w:cs="David"/>
          <w:sz w:val="24"/>
          <w:szCs w:val="24"/>
          <w:rtl/>
        </w:rPr>
      </w:pPr>
    </w:p>
    <w:p w14:paraId="6368E588" w14:textId="4A3A6D12"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3E771D23" w14:textId="7AA59A22"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3E170310" w14:textId="13DD4845"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2B2A2F2C" w14:textId="0C6075FE"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6B9B3DEE" w14:textId="3DA3B731"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4CB7A3A6" w14:textId="3C0DF0C5"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7DDA8AC2" w14:textId="440A2279"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0A270D5E" w14:textId="173894FC" w:rsidR="00F83163" w:rsidRDefault="00F83163" w:rsidP="00DA5BBA">
      <w:pPr>
        <w:pBdr>
          <w:top w:val="nil"/>
          <w:left w:val="nil"/>
          <w:bottom w:val="nil"/>
          <w:right w:val="nil"/>
          <w:between w:val="nil"/>
        </w:pBdr>
        <w:spacing w:line="360" w:lineRule="auto"/>
        <w:rPr>
          <w:rFonts w:ascii="David" w:eastAsia="David" w:hAnsi="David" w:cs="David"/>
          <w:sz w:val="24"/>
          <w:szCs w:val="24"/>
          <w:rtl/>
        </w:rPr>
      </w:pPr>
    </w:p>
    <w:p w14:paraId="14B521F9" w14:textId="74CFD78C" w:rsidR="00F83163" w:rsidRPr="00F83163" w:rsidRDefault="00F83163" w:rsidP="00F83163">
      <w:pPr>
        <w:numPr>
          <w:ilvl w:val="0"/>
          <w:numId w:val="8"/>
        </w:numPr>
        <w:pBdr>
          <w:top w:val="nil"/>
          <w:left w:val="nil"/>
          <w:bottom w:val="nil"/>
          <w:right w:val="nil"/>
          <w:between w:val="nil"/>
        </w:pBdr>
        <w:spacing w:line="360" w:lineRule="auto"/>
        <w:jc w:val="center"/>
        <w:rPr>
          <w:rFonts w:ascii="David" w:eastAsia="David" w:hAnsi="David" w:cs="David"/>
          <w:bCs/>
          <w:color w:val="000000"/>
          <w:sz w:val="28"/>
          <w:szCs w:val="28"/>
          <w:rtl/>
        </w:rPr>
      </w:pPr>
      <w:r w:rsidRPr="00F83163">
        <w:rPr>
          <w:rFonts w:ascii="David" w:eastAsia="David" w:hAnsi="David" w:cs="David"/>
          <w:bCs/>
          <w:color w:val="000000"/>
          <w:sz w:val="28"/>
          <w:szCs w:val="28"/>
          <w:rtl/>
        </w:rPr>
        <w:lastRenderedPageBreak/>
        <w:t>רשימת מקורות</w:t>
      </w:r>
    </w:p>
    <w:p w14:paraId="03E508CE" w14:textId="77777777" w:rsidR="00F83163" w:rsidRPr="003235DE" w:rsidRDefault="00F83163" w:rsidP="00F83163">
      <w:pPr>
        <w:pBdr>
          <w:top w:val="nil"/>
          <w:left w:val="nil"/>
          <w:bottom w:val="nil"/>
          <w:right w:val="nil"/>
          <w:between w:val="nil"/>
        </w:pBdr>
        <w:spacing w:after="240" w:line="360" w:lineRule="auto"/>
        <w:ind w:left="360"/>
        <w:jc w:val="both"/>
        <w:rPr>
          <w:rFonts w:ascii="David" w:eastAsia="David" w:hAnsi="David" w:cs="David"/>
          <w:color w:val="000000"/>
          <w:sz w:val="24"/>
          <w:szCs w:val="24"/>
        </w:rPr>
      </w:pPr>
      <w:r w:rsidRPr="003235DE">
        <w:rPr>
          <w:rFonts w:ascii="David" w:eastAsia="David" w:hAnsi="David" w:cs="David"/>
          <w:color w:val="000000"/>
          <w:sz w:val="24"/>
          <w:szCs w:val="24"/>
          <w:rtl/>
        </w:rPr>
        <w:t>איכילוב, א', "הפרטה ומסחר בחינוך הציבורי בישראל", רמות-אוניברסיטת תל אביב, 2010</w:t>
      </w:r>
    </w:p>
    <w:p w14:paraId="048F74EC" w14:textId="77777777" w:rsidR="00F83163" w:rsidRPr="003235DE" w:rsidRDefault="00F83163" w:rsidP="00F83163">
      <w:pPr>
        <w:pBdr>
          <w:top w:val="nil"/>
          <w:left w:val="nil"/>
          <w:bottom w:val="nil"/>
          <w:right w:val="nil"/>
          <w:between w:val="nil"/>
        </w:pBdr>
        <w:spacing w:after="240" w:line="360" w:lineRule="auto"/>
        <w:ind w:left="360"/>
        <w:jc w:val="both"/>
        <w:rPr>
          <w:rFonts w:ascii="David" w:eastAsia="David" w:hAnsi="David" w:cs="David"/>
          <w:color w:val="000000"/>
          <w:sz w:val="24"/>
          <w:szCs w:val="24"/>
          <w:rtl/>
        </w:rPr>
      </w:pPr>
      <w:r w:rsidRPr="003235DE">
        <w:rPr>
          <w:rFonts w:ascii="David" w:eastAsia="David" w:hAnsi="David" w:cs="David"/>
          <w:color w:val="000000"/>
          <w:sz w:val="24"/>
          <w:szCs w:val="24"/>
          <w:rtl/>
        </w:rPr>
        <w:t xml:space="preserve">אדמונדס, פ', </w:t>
      </w:r>
      <w:r w:rsidRPr="003235DE">
        <w:rPr>
          <w:rFonts w:ascii="David" w:eastAsia="David" w:hAnsi="David" w:cs="David"/>
          <w:i/>
          <w:color w:val="000000"/>
          <w:sz w:val="24"/>
          <w:szCs w:val="24"/>
          <w:rtl/>
        </w:rPr>
        <w:t>"מבוא לחינוך ולדורף – מדריך להורים"</w:t>
      </w:r>
      <w:r w:rsidRPr="003235DE">
        <w:rPr>
          <w:rFonts w:ascii="David" w:eastAsia="David" w:hAnsi="David" w:cs="David"/>
          <w:color w:val="000000"/>
          <w:sz w:val="24"/>
          <w:szCs w:val="24"/>
          <w:rtl/>
        </w:rPr>
        <w:t>, הוצאת הומני 2003</w:t>
      </w:r>
    </w:p>
    <w:p w14:paraId="0E852A0D" w14:textId="77777777" w:rsidR="00F83163" w:rsidRPr="003235DE" w:rsidRDefault="00F83163" w:rsidP="00F83163">
      <w:pPr>
        <w:spacing w:after="240" w:line="360" w:lineRule="auto"/>
        <w:ind w:left="360"/>
        <w:rPr>
          <w:rFonts w:ascii="David" w:eastAsia="David" w:hAnsi="David" w:cs="David"/>
          <w:color w:val="000000"/>
          <w:sz w:val="24"/>
          <w:szCs w:val="24"/>
        </w:rPr>
      </w:pPr>
      <w:r w:rsidRPr="003235DE">
        <w:rPr>
          <w:rFonts w:ascii="David" w:eastAsia="David" w:hAnsi="David" w:cs="David"/>
          <w:color w:val="000000"/>
          <w:sz w:val="24"/>
          <w:szCs w:val="24"/>
          <w:rtl/>
        </w:rPr>
        <w:t xml:space="preserve">ביאליק, ג', </w:t>
      </w:r>
      <w:r w:rsidRPr="003235DE">
        <w:rPr>
          <w:rFonts w:ascii="David" w:eastAsia="David" w:hAnsi="David" w:cs="David"/>
          <w:i/>
          <w:color w:val="000000"/>
          <w:sz w:val="24"/>
          <w:szCs w:val="24"/>
          <w:rtl/>
        </w:rPr>
        <w:t>"בתי ספר ייחודיים: האומץ להרהר על המובן מאליו"</w:t>
      </w:r>
      <w:r w:rsidRPr="003235DE">
        <w:rPr>
          <w:rFonts w:ascii="David" w:eastAsia="David" w:hAnsi="David" w:cs="David"/>
          <w:color w:val="000000"/>
          <w:sz w:val="24"/>
          <w:szCs w:val="24"/>
          <w:rtl/>
        </w:rPr>
        <w:t xml:space="preserve"> , מכון מופ"ת</w:t>
      </w:r>
      <w:r w:rsidRPr="003235DE">
        <w:rPr>
          <w:rFonts w:ascii="David" w:eastAsia="David" w:hAnsi="David" w:cs="David"/>
          <w:sz w:val="24"/>
          <w:szCs w:val="24"/>
        </w:rPr>
        <w:t>, 2020</w:t>
      </w:r>
    </w:p>
    <w:p w14:paraId="25AADD8F" w14:textId="77777777" w:rsidR="00F83163" w:rsidRPr="003235DE" w:rsidRDefault="00F83163" w:rsidP="00F83163">
      <w:pPr>
        <w:pBdr>
          <w:top w:val="nil"/>
          <w:left w:val="nil"/>
          <w:bottom w:val="nil"/>
          <w:right w:val="nil"/>
          <w:between w:val="nil"/>
        </w:pBdr>
        <w:spacing w:after="0" w:line="240" w:lineRule="auto"/>
        <w:ind w:left="360"/>
        <w:rPr>
          <w:rFonts w:ascii="David" w:eastAsia="David" w:hAnsi="David" w:cs="David"/>
          <w:color w:val="000000"/>
          <w:sz w:val="24"/>
          <w:szCs w:val="24"/>
          <w:rtl/>
        </w:rPr>
      </w:pPr>
      <w:r w:rsidRPr="003235DE">
        <w:rPr>
          <w:rFonts w:ascii="David" w:eastAsia="David" w:hAnsi="David" w:cs="David"/>
          <w:color w:val="000000"/>
          <w:sz w:val="24"/>
          <w:szCs w:val="24"/>
          <w:rtl/>
        </w:rPr>
        <w:t>בית הספר "ולדורף – הרדוף" 25/3/2021</w:t>
      </w:r>
    </w:p>
    <w:p w14:paraId="27029091" w14:textId="77777777" w:rsidR="00F83163" w:rsidRPr="003235DE" w:rsidRDefault="00472E3F" w:rsidP="00F83163">
      <w:pPr>
        <w:pBdr>
          <w:top w:val="nil"/>
          <w:left w:val="nil"/>
          <w:bottom w:val="nil"/>
          <w:right w:val="nil"/>
          <w:between w:val="nil"/>
        </w:pBdr>
        <w:spacing w:line="360" w:lineRule="auto"/>
        <w:ind w:left="360"/>
        <w:rPr>
          <w:rFonts w:ascii="David" w:eastAsia="David" w:hAnsi="David" w:cs="David"/>
          <w:b/>
          <w:color w:val="806000"/>
          <w:sz w:val="28"/>
          <w:szCs w:val="28"/>
          <w:rtl/>
        </w:rPr>
      </w:pPr>
      <w:hyperlink r:id="rId105">
        <w:r w:rsidR="00F83163" w:rsidRPr="003235DE">
          <w:rPr>
            <w:rFonts w:ascii="David" w:eastAsia="David" w:hAnsi="David" w:cs="David"/>
            <w:color w:val="0563C1"/>
            <w:sz w:val="20"/>
            <w:szCs w:val="20"/>
            <w:u w:val="single"/>
          </w:rPr>
          <w:t>https://harduf-waldorf.org.il/%D7%91%D7%99%D7%AA-%D7%A1%D7%A4%D7%A8-%D7%AA%D7%99%D7%9B%D7%95%D7%9F/</w:t>
        </w:r>
      </w:hyperlink>
    </w:p>
    <w:p w14:paraId="2870C772" w14:textId="77777777" w:rsidR="00F83163" w:rsidRPr="003235DE" w:rsidRDefault="00F83163" w:rsidP="00F83163">
      <w:pPr>
        <w:spacing w:after="240" w:line="360" w:lineRule="auto"/>
        <w:ind w:left="360"/>
        <w:rPr>
          <w:rFonts w:ascii="David" w:eastAsia="David" w:hAnsi="David" w:cs="David"/>
          <w:sz w:val="24"/>
          <w:szCs w:val="24"/>
        </w:rPr>
      </w:pPr>
      <w:r w:rsidRPr="003235DE">
        <w:rPr>
          <w:rFonts w:ascii="David" w:eastAsia="David" w:hAnsi="David" w:cs="David"/>
          <w:sz w:val="24"/>
          <w:szCs w:val="24"/>
          <w:rtl/>
        </w:rPr>
        <w:t>בת אילן אפי, "קול הערבית נשמע בולדורף", מגזין "אדם עולם" גליון מס' 16, 2011</w:t>
      </w:r>
    </w:p>
    <w:p w14:paraId="09A01FCF" w14:textId="77777777" w:rsidR="00F83163" w:rsidRPr="003235DE" w:rsidRDefault="00F83163" w:rsidP="00F83163">
      <w:pPr>
        <w:spacing w:after="240" w:line="360" w:lineRule="auto"/>
        <w:ind w:left="360"/>
        <w:rPr>
          <w:rFonts w:ascii="David" w:eastAsia="David" w:hAnsi="David" w:cs="David"/>
          <w:sz w:val="24"/>
          <w:szCs w:val="24"/>
        </w:rPr>
      </w:pPr>
      <w:r w:rsidRPr="003235DE">
        <w:rPr>
          <w:rFonts w:ascii="David" w:eastAsia="David" w:hAnsi="David" w:cs="David"/>
          <w:sz w:val="24"/>
          <w:szCs w:val="24"/>
          <w:rtl/>
        </w:rPr>
        <w:t xml:space="preserve">גולדשמידט, ג', </w:t>
      </w:r>
      <w:r w:rsidRPr="003235DE">
        <w:rPr>
          <w:rFonts w:ascii="David" w:eastAsia="David" w:hAnsi="David" w:cs="David"/>
          <w:i/>
          <w:sz w:val="24"/>
          <w:szCs w:val="24"/>
          <w:rtl/>
        </w:rPr>
        <w:t>"עולמה של הילדות",</w:t>
      </w:r>
      <w:r w:rsidRPr="003235DE">
        <w:rPr>
          <w:rFonts w:ascii="David" w:eastAsia="David" w:hAnsi="David" w:cs="David"/>
          <w:sz w:val="24"/>
          <w:szCs w:val="24"/>
          <w:rtl/>
        </w:rPr>
        <w:t xml:space="preserve"> הוצאת הרדוף, 2008</w:t>
      </w:r>
    </w:p>
    <w:p w14:paraId="5EF0EEF0" w14:textId="77777777" w:rsidR="00F83163" w:rsidRPr="003235DE" w:rsidRDefault="00F83163" w:rsidP="00F83163">
      <w:pPr>
        <w:spacing w:after="240" w:line="360" w:lineRule="auto"/>
        <w:ind w:left="360"/>
        <w:rPr>
          <w:rFonts w:ascii="David" w:eastAsia="David" w:hAnsi="David" w:cs="David"/>
          <w:sz w:val="24"/>
          <w:szCs w:val="24"/>
        </w:rPr>
      </w:pPr>
      <w:r w:rsidRPr="003235DE">
        <w:rPr>
          <w:rFonts w:ascii="David" w:eastAsia="David" w:hAnsi="David" w:cs="David"/>
          <w:sz w:val="24"/>
          <w:szCs w:val="24"/>
          <w:rtl/>
        </w:rPr>
        <w:t xml:space="preserve">גולדשמידט, ג', </w:t>
      </w:r>
      <w:r w:rsidRPr="003235DE">
        <w:rPr>
          <w:rFonts w:ascii="David" w:eastAsia="David" w:hAnsi="David" w:cs="David"/>
          <w:i/>
          <w:sz w:val="24"/>
          <w:szCs w:val="24"/>
          <w:rtl/>
        </w:rPr>
        <w:t>"אני מביט אל העולם",</w:t>
      </w:r>
      <w:r w:rsidRPr="003235DE">
        <w:rPr>
          <w:rFonts w:ascii="David" w:eastAsia="David" w:hAnsi="David" w:cs="David"/>
          <w:sz w:val="24"/>
          <w:szCs w:val="24"/>
          <w:rtl/>
        </w:rPr>
        <w:t xml:space="preserve"> הוצאת הרדוף, 2013</w:t>
      </w:r>
    </w:p>
    <w:p w14:paraId="5C0B4381" w14:textId="77777777" w:rsidR="00F83163" w:rsidRPr="003235DE" w:rsidRDefault="00F83163" w:rsidP="00F83163">
      <w:pPr>
        <w:pBdr>
          <w:top w:val="nil"/>
          <w:left w:val="nil"/>
          <w:bottom w:val="nil"/>
          <w:right w:val="nil"/>
          <w:between w:val="nil"/>
        </w:pBdr>
        <w:spacing w:after="240" w:line="360" w:lineRule="auto"/>
        <w:ind w:left="360"/>
        <w:jc w:val="both"/>
        <w:rPr>
          <w:rFonts w:ascii="David" w:eastAsia="David" w:hAnsi="David" w:cs="David"/>
          <w:color w:val="000000"/>
          <w:sz w:val="24"/>
          <w:szCs w:val="24"/>
        </w:rPr>
      </w:pPr>
      <w:r w:rsidRPr="003235DE">
        <w:rPr>
          <w:rFonts w:ascii="David" w:eastAsia="David" w:hAnsi="David" w:cs="David"/>
          <w:color w:val="000000"/>
          <w:sz w:val="24"/>
          <w:szCs w:val="24"/>
          <w:rtl/>
        </w:rPr>
        <w:t xml:space="preserve">גולדשמידט, ג', </w:t>
      </w:r>
      <w:r w:rsidRPr="003235DE">
        <w:rPr>
          <w:rFonts w:ascii="David" w:eastAsia="David" w:hAnsi="David" w:cs="David"/>
          <w:i/>
          <w:color w:val="000000"/>
          <w:sz w:val="24"/>
          <w:szCs w:val="24"/>
          <w:rtl/>
        </w:rPr>
        <w:t>"בוגרי בית ספר ולדורף בחברה הישראלית – מבט של עשור, חיבור לשם קבלת תואר "דוקטור לפילוסופיה"",</w:t>
      </w:r>
      <w:r w:rsidRPr="003235DE">
        <w:rPr>
          <w:rFonts w:ascii="David" w:eastAsia="David" w:hAnsi="David" w:cs="David"/>
          <w:color w:val="000000"/>
          <w:sz w:val="24"/>
          <w:szCs w:val="24"/>
          <w:rtl/>
        </w:rPr>
        <w:t xml:space="preserve"> אוניברסיטת חיפה, 2012</w:t>
      </w:r>
    </w:p>
    <w:p w14:paraId="37298F4B" w14:textId="77777777" w:rsidR="00F83163" w:rsidRPr="003235DE" w:rsidRDefault="00F83163" w:rsidP="00F83163">
      <w:pPr>
        <w:spacing w:after="240" w:line="360" w:lineRule="auto"/>
        <w:ind w:left="360"/>
        <w:rPr>
          <w:rFonts w:ascii="David" w:eastAsia="David" w:hAnsi="David" w:cs="David"/>
          <w:sz w:val="24"/>
          <w:szCs w:val="24"/>
        </w:rPr>
      </w:pPr>
      <w:r w:rsidRPr="003235DE">
        <w:rPr>
          <w:rFonts w:ascii="David" w:eastAsia="David" w:hAnsi="David" w:cs="David"/>
          <w:sz w:val="24"/>
          <w:szCs w:val="24"/>
          <w:rtl/>
        </w:rPr>
        <w:t xml:space="preserve">גולדשמידט, ג', </w:t>
      </w:r>
      <w:r w:rsidRPr="003235DE">
        <w:rPr>
          <w:rFonts w:ascii="David" w:eastAsia="David" w:hAnsi="David" w:cs="David"/>
          <w:i/>
          <w:sz w:val="24"/>
          <w:szCs w:val="24"/>
          <w:rtl/>
        </w:rPr>
        <w:t xml:space="preserve">"חינוך אנתרופוסופי – למידה לאור השקפת העולם של חינוך ולדורף", </w:t>
      </w:r>
      <w:r w:rsidRPr="003235DE">
        <w:rPr>
          <w:rFonts w:ascii="David" w:eastAsia="David" w:hAnsi="David" w:cs="David"/>
          <w:sz w:val="24"/>
          <w:szCs w:val="24"/>
          <w:rtl/>
        </w:rPr>
        <w:t xml:space="preserve">רסלינג, </w:t>
      </w:r>
      <w:r w:rsidRPr="003235DE">
        <w:rPr>
          <w:rFonts w:ascii="David" w:eastAsia="David" w:hAnsi="David" w:cs="David"/>
          <w:sz w:val="24"/>
          <w:szCs w:val="24"/>
          <w:rtl/>
        </w:rPr>
        <w:tab/>
        <w:t>2019</w:t>
      </w:r>
      <w:r w:rsidRPr="003235DE">
        <w:rPr>
          <w:rFonts w:ascii="David" w:eastAsia="David" w:hAnsi="David" w:cs="David"/>
          <w:sz w:val="24"/>
          <w:szCs w:val="24"/>
          <w:rtl/>
        </w:rPr>
        <w:tab/>
      </w:r>
      <w:r w:rsidRPr="003235DE">
        <w:rPr>
          <w:rFonts w:ascii="David" w:eastAsia="David" w:hAnsi="David" w:cs="David"/>
          <w:sz w:val="24"/>
          <w:szCs w:val="24"/>
          <w:rtl/>
        </w:rPr>
        <w:tab/>
      </w:r>
    </w:p>
    <w:p w14:paraId="506B0B82" w14:textId="77777777" w:rsidR="00F83163" w:rsidRPr="003235DE" w:rsidRDefault="00F83163" w:rsidP="00F83163">
      <w:pPr>
        <w:pBdr>
          <w:top w:val="nil"/>
          <w:left w:val="nil"/>
          <w:bottom w:val="nil"/>
          <w:right w:val="nil"/>
          <w:between w:val="nil"/>
        </w:pBdr>
        <w:spacing w:after="240" w:line="360" w:lineRule="auto"/>
        <w:ind w:left="360"/>
        <w:rPr>
          <w:rFonts w:ascii="David" w:eastAsia="David" w:hAnsi="David" w:cs="David"/>
          <w:color w:val="000000"/>
          <w:sz w:val="24"/>
          <w:szCs w:val="24"/>
        </w:rPr>
      </w:pPr>
      <w:r w:rsidRPr="003235DE">
        <w:rPr>
          <w:rFonts w:ascii="David" w:eastAsia="David" w:hAnsi="David" w:cs="David"/>
          <w:color w:val="000000"/>
          <w:sz w:val="24"/>
          <w:szCs w:val="24"/>
          <w:rtl/>
        </w:rPr>
        <w:t xml:space="preserve">האן, ר' </w:t>
      </w:r>
      <w:r w:rsidRPr="003235DE">
        <w:rPr>
          <w:rFonts w:ascii="David" w:eastAsia="David" w:hAnsi="David" w:cs="David"/>
          <w:i/>
          <w:color w:val="000000"/>
          <w:sz w:val="24"/>
          <w:szCs w:val="24"/>
          <w:rtl/>
        </w:rPr>
        <w:t>,"אנתרופוסופיה מהי"</w:t>
      </w:r>
      <w:r w:rsidRPr="003235DE">
        <w:rPr>
          <w:rFonts w:ascii="David" w:eastAsia="David" w:hAnsi="David" w:cs="David"/>
          <w:color w:val="000000"/>
          <w:sz w:val="24"/>
          <w:szCs w:val="24"/>
          <w:rtl/>
        </w:rPr>
        <w:t>, מתוך האתר הרשמי של "אנתרופוסופיה ישראל" , יולי 2004</w:t>
      </w:r>
    </w:p>
    <w:p w14:paraId="35A55D35" w14:textId="77777777" w:rsidR="00F83163" w:rsidRDefault="00F83163" w:rsidP="00F83163">
      <w:pPr>
        <w:pStyle w:val="2"/>
        <w:spacing w:after="240" w:line="360" w:lineRule="auto"/>
        <w:ind w:left="360"/>
        <w:rPr>
          <w:rFonts w:ascii="Arial" w:eastAsia="Arial" w:hAnsi="Arial" w:cs="Arial"/>
          <w:color w:val="07639D"/>
          <w:sz w:val="24"/>
          <w:szCs w:val="24"/>
        </w:rPr>
      </w:pPr>
      <w:r>
        <w:rPr>
          <w:rFonts w:ascii="David" w:eastAsia="David" w:hAnsi="David" w:cs="David"/>
          <w:color w:val="000000"/>
          <w:sz w:val="24"/>
          <w:szCs w:val="24"/>
          <w:rtl/>
        </w:rPr>
        <w:t xml:space="preserve">האן, ר', </w:t>
      </w:r>
      <w:r>
        <w:rPr>
          <w:rFonts w:ascii="David" w:eastAsia="David" w:hAnsi="David" w:cs="David"/>
          <w:i/>
          <w:color w:val="000000"/>
          <w:sz w:val="24"/>
          <w:szCs w:val="24"/>
          <w:rtl/>
        </w:rPr>
        <w:t>"תפקיד מנהל בית הספר, ניהול משותף, מנהיגות ואחריות בבית ספר ולדורף",</w:t>
      </w:r>
      <w:r>
        <w:rPr>
          <w:rFonts w:ascii="David" w:eastAsia="David" w:hAnsi="David" w:cs="David"/>
          <w:color w:val="000000"/>
          <w:sz w:val="24"/>
          <w:szCs w:val="24"/>
          <w:rtl/>
        </w:rPr>
        <w:t xml:space="preserve"> האתר </w:t>
      </w:r>
      <w:r>
        <w:rPr>
          <w:rFonts w:ascii="David" w:eastAsia="David" w:hAnsi="David" w:cs="David"/>
          <w:color w:val="000000"/>
          <w:sz w:val="24"/>
          <w:szCs w:val="24"/>
          <w:rtl/>
        </w:rPr>
        <w:tab/>
        <w:t xml:space="preserve">הרשמי של "אנתרופוסופיה ישראל" , אפריל 2020 </w:t>
      </w:r>
    </w:p>
    <w:p w14:paraId="23F59212" w14:textId="77777777" w:rsidR="00F83163" w:rsidRPr="003235DE" w:rsidRDefault="00F83163" w:rsidP="00F83163">
      <w:pPr>
        <w:spacing w:after="240" w:line="360" w:lineRule="auto"/>
        <w:ind w:left="360"/>
        <w:rPr>
          <w:rFonts w:ascii="David" w:eastAsia="David" w:hAnsi="David" w:cs="David"/>
          <w:sz w:val="24"/>
          <w:szCs w:val="24"/>
          <w:rtl/>
        </w:rPr>
      </w:pPr>
      <w:r w:rsidRPr="003235DE">
        <w:rPr>
          <w:rFonts w:ascii="David" w:eastAsia="David" w:hAnsi="David" w:cs="David"/>
          <w:sz w:val="24"/>
          <w:szCs w:val="24"/>
          <w:rtl/>
        </w:rPr>
        <w:t xml:space="preserve">וייס ענבל, "ילד מגלה עולם", כתבה בתוך מגזין "קרוב אלייך" גליון מס' 156, תשע"ז </w:t>
      </w:r>
    </w:p>
    <w:p w14:paraId="1EF191E2" w14:textId="77777777" w:rsidR="00F83163" w:rsidRPr="003235DE" w:rsidRDefault="00F83163" w:rsidP="00F83163">
      <w:pPr>
        <w:tabs>
          <w:tab w:val="left" w:pos="4526"/>
        </w:tabs>
        <w:spacing w:after="240" w:line="360" w:lineRule="auto"/>
        <w:ind w:left="360"/>
        <w:rPr>
          <w:rFonts w:ascii="David" w:eastAsia="David" w:hAnsi="David" w:cs="David"/>
          <w:color w:val="000000"/>
          <w:sz w:val="24"/>
          <w:szCs w:val="24"/>
          <w:rtl/>
        </w:rPr>
      </w:pPr>
      <w:r w:rsidRPr="003235DE">
        <w:rPr>
          <w:rFonts w:ascii="David" w:eastAsia="David" w:hAnsi="David" w:cs="David"/>
          <w:color w:val="000000"/>
          <w:sz w:val="24"/>
          <w:szCs w:val="24"/>
          <w:rtl/>
        </w:rPr>
        <w:t>חוק מוסדות חינוך תרבותיים ייחודיים, תשס"ח-20</w:t>
      </w:r>
      <w:r w:rsidRPr="003235DE">
        <w:rPr>
          <w:rFonts w:ascii="David" w:eastAsia="David" w:hAnsi="David" w:cs="David" w:hint="cs"/>
          <w:color w:val="000000"/>
          <w:sz w:val="24"/>
          <w:szCs w:val="24"/>
          <w:rtl/>
        </w:rPr>
        <w:t xml:space="preserve">08 </w:t>
      </w:r>
      <w:hyperlink r:id="rId106">
        <w:r w:rsidRPr="003235DE">
          <w:rPr>
            <w:color w:val="0563C1"/>
            <w:sz w:val="20"/>
            <w:szCs w:val="20"/>
            <w:u w:val="single"/>
          </w:rPr>
          <w:t>https://www.nevo.co.il/law_html/law01/999_977.htm</w:t>
        </w:r>
      </w:hyperlink>
    </w:p>
    <w:p w14:paraId="347660AC" w14:textId="77777777" w:rsidR="00F83163" w:rsidRPr="003235DE" w:rsidRDefault="00F83163" w:rsidP="00F83163">
      <w:pPr>
        <w:pBdr>
          <w:top w:val="nil"/>
          <w:left w:val="nil"/>
          <w:bottom w:val="nil"/>
          <w:right w:val="nil"/>
          <w:between w:val="nil"/>
        </w:pBdr>
        <w:spacing w:line="360" w:lineRule="auto"/>
        <w:ind w:left="360"/>
        <w:rPr>
          <w:rFonts w:ascii="David" w:eastAsia="David" w:hAnsi="David" w:cs="David"/>
          <w:b/>
          <w:color w:val="000000"/>
          <w:sz w:val="36"/>
          <w:szCs w:val="36"/>
          <w:rtl/>
        </w:rPr>
      </w:pPr>
      <w:r w:rsidRPr="003235DE">
        <w:rPr>
          <w:rFonts w:ascii="David" w:eastAsia="David" w:hAnsi="David" w:cs="David"/>
          <w:color w:val="000000"/>
          <w:sz w:val="24"/>
          <w:szCs w:val="24"/>
          <w:rtl/>
        </w:rPr>
        <w:t xml:space="preserve">"חינוך ולדורף בשעת חירום" </w:t>
      </w:r>
      <w:r w:rsidRPr="003235DE">
        <w:rPr>
          <w:rFonts w:ascii="David" w:eastAsia="David" w:hAnsi="David" w:cs="David"/>
          <w:color w:val="000000"/>
          <w:sz w:val="24"/>
          <w:szCs w:val="24"/>
        </w:rPr>
        <w:t xml:space="preserve">- </w:t>
      </w:r>
      <w:r w:rsidRPr="003235DE">
        <w:rPr>
          <w:rFonts w:ascii="David" w:eastAsia="David" w:hAnsi="David" w:cs="David"/>
          <w:color w:val="000000"/>
          <w:sz w:val="24"/>
          <w:szCs w:val="24"/>
          <w:rtl/>
        </w:rPr>
        <w:t xml:space="preserve">אתר העמותה </w:t>
      </w:r>
      <w:r w:rsidRPr="003235DE">
        <w:rPr>
          <w:rFonts w:ascii="David" w:eastAsia="David" w:hAnsi="David" w:cs="David"/>
          <w:color w:val="000000"/>
          <w:sz w:val="24"/>
          <w:szCs w:val="24"/>
        </w:rPr>
        <w:t xml:space="preserve">12/9/2021 </w:t>
      </w:r>
      <w:hyperlink r:id="rId107" w:history="1">
        <w:r w:rsidRPr="003235DE">
          <w:rPr>
            <w:rStyle w:val="a9"/>
            <w:rFonts w:ascii="David" w:eastAsia="David" w:hAnsi="David" w:cs="David"/>
            <w:sz w:val="24"/>
            <w:szCs w:val="24"/>
          </w:rPr>
          <w:t>https://www.emergencypedagogyil.com/%D7%9E%D7%A8%D7%97%D7%91-%D7%A1%D7%95%D7%9C</w:t>
        </w:r>
      </w:hyperlink>
    </w:p>
    <w:p w14:paraId="3C676A98" w14:textId="77777777" w:rsidR="00F83163" w:rsidRPr="003235DE" w:rsidRDefault="00F83163" w:rsidP="00F83163">
      <w:pPr>
        <w:spacing w:after="240" w:line="360" w:lineRule="auto"/>
        <w:ind w:left="360"/>
        <w:rPr>
          <w:rFonts w:ascii="David" w:eastAsia="David" w:hAnsi="David" w:cs="David"/>
          <w:color w:val="000000"/>
          <w:sz w:val="24"/>
          <w:szCs w:val="24"/>
        </w:rPr>
      </w:pPr>
      <w:r w:rsidRPr="003235DE">
        <w:rPr>
          <w:rFonts w:ascii="David" w:eastAsia="David" w:hAnsi="David" w:cs="David"/>
          <w:color w:val="000000"/>
          <w:sz w:val="24"/>
          <w:szCs w:val="24"/>
          <w:rtl/>
        </w:rPr>
        <w:t xml:space="preserve">יונה, י', בתוך ביאליק, ג' (עורך),  </w:t>
      </w:r>
      <w:r w:rsidRPr="003235DE">
        <w:rPr>
          <w:rFonts w:ascii="David" w:eastAsia="David" w:hAnsi="David" w:cs="David"/>
          <w:i/>
          <w:color w:val="000000"/>
          <w:sz w:val="24"/>
          <w:szCs w:val="24"/>
          <w:rtl/>
        </w:rPr>
        <w:t>"בתי ספר ייחודיים: האומץ להרהר על המובן מאליו",</w:t>
      </w:r>
      <w:r w:rsidRPr="003235DE">
        <w:rPr>
          <w:rFonts w:ascii="David" w:eastAsia="David" w:hAnsi="David" w:cs="David"/>
          <w:color w:val="000000"/>
          <w:sz w:val="24"/>
          <w:szCs w:val="24"/>
          <w:rtl/>
        </w:rPr>
        <w:t xml:space="preserve"> מכון </w:t>
      </w:r>
      <w:r w:rsidRPr="003235DE">
        <w:rPr>
          <w:rFonts w:ascii="David" w:eastAsia="David" w:hAnsi="David" w:cs="David"/>
          <w:color w:val="000000"/>
          <w:sz w:val="24"/>
          <w:szCs w:val="24"/>
          <w:rtl/>
        </w:rPr>
        <w:tab/>
        <w:t>מופ"ת, 2020</w:t>
      </w:r>
    </w:p>
    <w:p w14:paraId="66712754" w14:textId="77777777" w:rsidR="00F83163" w:rsidRPr="003235DE" w:rsidRDefault="00F83163" w:rsidP="00F83163">
      <w:pPr>
        <w:pBdr>
          <w:top w:val="nil"/>
          <w:left w:val="nil"/>
          <w:bottom w:val="nil"/>
          <w:right w:val="nil"/>
          <w:between w:val="nil"/>
        </w:pBdr>
        <w:spacing w:after="240" w:line="360" w:lineRule="auto"/>
        <w:ind w:left="360"/>
        <w:rPr>
          <w:rFonts w:ascii="David" w:eastAsia="David" w:hAnsi="David" w:cs="David"/>
          <w:color w:val="000000"/>
          <w:sz w:val="24"/>
          <w:szCs w:val="24"/>
          <w:rtl/>
        </w:rPr>
      </w:pPr>
      <w:r w:rsidRPr="003235DE">
        <w:rPr>
          <w:rFonts w:ascii="David" w:eastAsia="David" w:hAnsi="David" w:cs="David"/>
          <w:color w:val="000000"/>
          <w:sz w:val="24"/>
          <w:szCs w:val="24"/>
          <w:rtl/>
        </w:rPr>
        <w:t xml:space="preserve">מזור-אשכנזי, ש', </w:t>
      </w:r>
      <w:r w:rsidRPr="003235DE">
        <w:rPr>
          <w:rFonts w:ascii="David" w:eastAsia="David" w:hAnsi="David" w:cs="David"/>
          <w:i/>
          <w:color w:val="000000"/>
          <w:sz w:val="24"/>
          <w:szCs w:val="24"/>
          <w:rtl/>
        </w:rPr>
        <w:t>"מותחים את גבולות הפורמט",</w:t>
      </w:r>
      <w:r w:rsidRPr="003235DE">
        <w:rPr>
          <w:rFonts w:ascii="David" w:eastAsia="David" w:hAnsi="David" w:cs="David"/>
          <w:color w:val="000000"/>
          <w:sz w:val="24"/>
          <w:szCs w:val="24"/>
          <w:rtl/>
        </w:rPr>
        <w:t xml:space="preserve"> "אדם-עולם",27/4/2021 </w:t>
      </w:r>
    </w:p>
    <w:p w14:paraId="1DFEA0C0" w14:textId="77777777" w:rsidR="00F83163" w:rsidRPr="003235DE" w:rsidRDefault="00F83163" w:rsidP="00F83163">
      <w:pPr>
        <w:pBdr>
          <w:top w:val="nil"/>
          <w:left w:val="nil"/>
          <w:bottom w:val="nil"/>
          <w:right w:val="nil"/>
          <w:between w:val="nil"/>
        </w:pBdr>
        <w:spacing w:after="0" w:line="240" w:lineRule="auto"/>
        <w:ind w:left="360"/>
        <w:rPr>
          <w:rFonts w:ascii="David" w:eastAsia="David" w:hAnsi="David" w:cs="David"/>
          <w:color w:val="000000"/>
          <w:sz w:val="24"/>
          <w:szCs w:val="24"/>
          <w:rtl/>
        </w:rPr>
      </w:pPr>
      <w:r w:rsidRPr="003235DE">
        <w:rPr>
          <w:rFonts w:ascii="David" w:eastAsia="David" w:hAnsi="David" w:cs="David"/>
          <w:color w:val="000000"/>
          <w:sz w:val="24"/>
          <w:szCs w:val="24"/>
          <w:rtl/>
        </w:rPr>
        <w:t xml:space="preserve">"מעיינות רבי חייא" - דף הפייסבוק הרשמי של העמותה </w:t>
      </w:r>
      <w:r w:rsidRPr="003235DE">
        <w:rPr>
          <w:rFonts w:ascii="David" w:eastAsia="David" w:hAnsi="David" w:cs="David"/>
          <w:color w:val="000000"/>
          <w:sz w:val="24"/>
          <w:szCs w:val="24"/>
        </w:rPr>
        <w:t xml:space="preserve">12/9/2021 </w:t>
      </w:r>
      <w:hyperlink r:id="rId108" w:history="1">
        <w:r w:rsidRPr="003235DE">
          <w:rPr>
            <w:rStyle w:val="a9"/>
            <w:rFonts w:ascii="David" w:eastAsia="David" w:hAnsi="David" w:cs="David"/>
            <w:sz w:val="24"/>
            <w:szCs w:val="24"/>
          </w:rPr>
          <w:t>https://www.facebook.com/maayanot.rabbi.chiya.jm/?ref=page_internal</w:t>
        </w:r>
      </w:hyperlink>
      <w:r w:rsidRPr="003235DE">
        <w:rPr>
          <w:rFonts w:ascii="David" w:eastAsia="David" w:hAnsi="David" w:cs="David"/>
          <w:color w:val="000000"/>
          <w:sz w:val="24"/>
          <w:szCs w:val="24"/>
        </w:rPr>
        <w:t xml:space="preserve"> </w:t>
      </w:r>
    </w:p>
    <w:p w14:paraId="4C69BA6B" w14:textId="77777777" w:rsidR="00F83163" w:rsidRDefault="00F83163" w:rsidP="00F83163">
      <w:pPr>
        <w:pBdr>
          <w:top w:val="nil"/>
          <w:left w:val="nil"/>
          <w:bottom w:val="nil"/>
          <w:right w:val="nil"/>
          <w:between w:val="nil"/>
        </w:pBdr>
        <w:spacing w:after="240" w:line="360" w:lineRule="auto"/>
        <w:rPr>
          <w:rFonts w:ascii="David" w:eastAsia="David" w:hAnsi="David" w:cs="David"/>
          <w:color w:val="000000"/>
          <w:sz w:val="24"/>
          <w:szCs w:val="24"/>
          <w:rtl/>
        </w:rPr>
      </w:pPr>
    </w:p>
    <w:p w14:paraId="0F217E74" w14:textId="77777777" w:rsidR="00F83163" w:rsidRPr="003235DE" w:rsidRDefault="00F83163" w:rsidP="00F83163">
      <w:pPr>
        <w:pBdr>
          <w:top w:val="nil"/>
          <w:left w:val="nil"/>
          <w:bottom w:val="nil"/>
          <w:right w:val="nil"/>
          <w:between w:val="nil"/>
        </w:pBdr>
        <w:spacing w:after="240" w:line="360" w:lineRule="auto"/>
        <w:ind w:left="360"/>
        <w:rPr>
          <w:rFonts w:ascii="David" w:eastAsia="David" w:hAnsi="David" w:cs="David"/>
          <w:color w:val="000000"/>
          <w:sz w:val="24"/>
          <w:szCs w:val="24"/>
        </w:rPr>
      </w:pPr>
      <w:r w:rsidRPr="003235DE">
        <w:rPr>
          <w:rFonts w:ascii="David" w:eastAsia="David" w:hAnsi="David" w:cs="David"/>
          <w:color w:val="000000"/>
          <w:sz w:val="24"/>
          <w:szCs w:val="24"/>
          <w:rtl/>
        </w:rPr>
        <w:lastRenderedPageBreak/>
        <w:t>קופפרברג, ע', "חקר הטקסט והשיח – ראשומון של שיטות מחקר", אוניברסיטת בן גוריון בנגב, תש"ע</w:t>
      </w:r>
    </w:p>
    <w:p w14:paraId="12FCEAFB" w14:textId="77777777" w:rsidR="00F83163" w:rsidRPr="003235DE" w:rsidRDefault="00F83163" w:rsidP="00F83163">
      <w:pPr>
        <w:pBdr>
          <w:top w:val="nil"/>
          <w:left w:val="nil"/>
          <w:bottom w:val="nil"/>
          <w:right w:val="nil"/>
          <w:between w:val="nil"/>
        </w:pBdr>
        <w:spacing w:after="240" w:line="360" w:lineRule="auto"/>
        <w:ind w:left="360"/>
        <w:rPr>
          <w:rFonts w:ascii="David" w:eastAsia="David" w:hAnsi="David" w:cs="David"/>
          <w:i/>
          <w:color w:val="000000"/>
          <w:sz w:val="32"/>
          <w:szCs w:val="32"/>
        </w:rPr>
      </w:pPr>
      <w:r w:rsidRPr="003235DE">
        <w:rPr>
          <w:rFonts w:ascii="David" w:eastAsia="David" w:hAnsi="David" w:cs="David"/>
          <w:color w:val="000000"/>
          <w:sz w:val="24"/>
          <w:szCs w:val="24"/>
          <w:rtl/>
        </w:rPr>
        <w:t xml:space="preserve">רייכל, נ',  </w:t>
      </w:r>
      <w:r w:rsidRPr="003235DE">
        <w:rPr>
          <w:rFonts w:ascii="David" w:eastAsia="David" w:hAnsi="David" w:cs="David"/>
          <w:i/>
          <w:color w:val="1A1A1A"/>
          <w:sz w:val="24"/>
          <w:szCs w:val="24"/>
          <w:rtl/>
        </w:rPr>
        <w:t xml:space="preserve">"סיפורה של מערכת החינוך הישראלית - בין ריכוזיות לביזור; בין מוצהר לנסתר; בין </w:t>
      </w:r>
      <w:r w:rsidRPr="003235DE">
        <w:rPr>
          <w:rFonts w:ascii="David" w:eastAsia="David" w:hAnsi="David" w:cs="David"/>
          <w:i/>
          <w:color w:val="1A1A1A"/>
          <w:sz w:val="24"/>
          <w:szCs w:val="24"/>
          <w:rtl/>
        </w:rPr>
        <w:tab/>
        <w:t>חיקוי לייחוד"</w:t>
      </w:r>
      <w:r w:rsidRPr="003235DE">
        <w:rPr>
          <w:rFonts w:ascii="David" w:eastAsia="David" w:hAnsi="David" w:cs="David"/>
          <w:color w:val="000000"/>
          <w:sz w:val="24"/>
          <w:szCs w:val="24"/>
          <w:rtl/>
        </w:rPr>
        <w:t>, הוצאות מכון מופ"ת ומאגנס, 2008</w:t>
      </w:r>
    </w:p>
    <w:p w14:paraId="0BCF5390" w14:textId="77777777" w:rsidR="00F83163" w:rsidRPr="00BE726D" w:rsidRDefault="00F83163" w:rsidP="00BE726D">
      <w:pPr>
        <w:pBdr>
          <w:top w:val="nil"/>
          <w:left w:val="nil"/>
          <w:bottom w:val="nil"/>
          <w:right w:val="nil"/>
          <w:between w:val="nil"/>
        </w:pBdr>
        <w:bidi w:val="0"/>
        <w:spacing w:after="240" w:line="360" w:lineRule="auto"/>
        <w:ind w:left="360"/>
        <w:jc w:val="right"/>
        <w:rPr>
          <w:rFonts w:asciiTheme="majorBidi" w:eastAsia="Times New Roman" w:hAnsiTheme="majorBidi" w:cstheme="majorBidi"/>
          <w:color w:val="000000"/>
          <w:sz w:val="24"/>
          <w:szCs w:val="24"/>
          <w:rtl/>
        </w:rPr>
      </w:pPr>
      <w:r w:rsidRPr="003235DE">
        <w:rPr>
          <w:rFonts w:ascii="David" w:eastAsia="David" w:hAnsi="David" w:cs="David"/>
          <w:i/>
          <w:color w:val="000000"/>
          <w:sz w:val="24"/>
          <w:szCs w:val="24"/>
          <w:rtl/>
        </w:rPr>
        <w:t>"תנועות דתיות חדשות בישראל – התנועה האנתרופוסופית",</w:t>
      </w:r>
      <w:r w:rsidRPr="003235DE">
        <w:rPr>
          <w:rFonts w:ascii="David" w:eastAsia="David" w:hAnsi="David" w:cs="David"/>
          <w:color w:val="000000"/>
          <w:sz w:val="24"/>
          <w:szCs w:val="24"/>
          <w:rtl/>
        </w:rPr>
        <w:t xml:space="preserve"> מכון ון-ליר בירושלים ומרכז </w:t>
      </w:r>
      <w:r w:rsidRPr="003235DE">
        <w:rPr>
          <w:rFonts w:ascii="David" w:eastAsia="David" w:hAnsi="David" w:cs="David"/>
          <w:color w:val="000000"/>
          <w:sz w:val="24"/>
          <w:szCs w:val="24"/>
          <w:rtl/>
        </w:rPr>
        <w:tab/>
        <w:t>מיד"ע, 2016</w:t>
      </w:r>
    </w:p>
    <w:p w14:paraId="2BC56D84" w14:textId="0EC48A79" w:rsidR="00F83163" w:rsidRPr="00BE726D" w:rsidRDefault="00F83163" w:rsidP="00BE726D">
      <w:pPr>
        <w:pBdr>
          <w:top w:val="nil"/>
          <w:left w:val="nil"/>
          <w:bottom w:val="nil"/>
          <w:right w:val="nil"/>
          <w:between w:val="nil"/>
        </w:pBdr>
        <w:bidi w:val="0"/>
        <w:spacing w:after="240" w:line="360" w:lineRule="auto"/>
        <w:rPr>
          <w:rFonts w:asciiTheme="majorBidi" w:eastAsia="Times New Roman" w:hAnsiTheme="majorBidi" w:cstheme="majorBidi"/>
          <w:color w:val="000000"/>
          <w:sz w:val="24"/>
          <w:szCs w:val="24"/>
          <w:rtl/>
        </w:rPr>
      </w:pPr>
      <w:r w:rsidRPr="00BE726D">
        <w:rPr>
          <w:rFonts w:asciiTheme="majorBidi" w:hAnsiTheme="majorBidi" w:cstheme="majorBidi"/>
          <w:sz w:val="24"/>
          <w:szCs w:val="24"/>
        </w:rPr>
        <w:t>Bar-Shalom, y., &amp; Ascher – Shai, T. (2010</w:t>
      </w:r>
      <w:r w:rsidRPr="00BE726D">
        <w:rPr>
          <w:rFonts w:asciiTheme="majorBidi" w:hAnsiTheme="majorBidi" w:cstheme="majorBidi"/>
          <w:i/>
          <w:iCs/>
          <w:sz w:val="24"/>
          <w:szCs w:val="24"/>
        </w:rPr>
        <w:t xml:space="preserve">). </w:t>
      </w:r>
      <w:r w:rsidR="00BE726D">
        <w:rPr>
          <w:rFonts w:asciiTheme="majorBidi" w:hAnsiTheme="majorBidi" w:cstheme="majorBidi"/>
          <w:i/>
          <w:iCs/>
          <w:sz w:val="24"/>
          <w:szCs w:val="24"/>
        </w:rPr>
        <w:t>"</w:t>
      </w:r>
      <w:r w:rsidRPr="00BE726D">
        <w:rPr>
          <w:rFonts w:asciiTheme="majorBidi" w:hAnsiTheme="majorBidi" w:cstheme="majorBidi"/>
          <w:i/>
          <w:iCs/>
          <w:sz w:val="24"/>
          <w:szCs w:val="24"/>
        </w:rPr>
        <w:t>Innovation in secular schooling in Israel</w:t>
      </w:r>
      <w:r w:rsidR="00BE726D">
        <w:rPr>
          <w:rFonts w:asciiTheme="majorBidi" w:hAnsiTheme="majorBidi" w:cstheme="majorBidi"/>
          <w:sz w:val="24"/>
          <w:szCs w:val="24"/>
        </w:rPr>
        <w:t>"</w:t>
      </w:r>
      <w:r w:rsidRPr="00BE726D">
        <w:rPr>
          <w:rFonts w:asciiTheme="majorBidi" w:hAnsiTheme="majorBidi" w:cstheme="majorBidi"/>
          <w:sz w:val="24"/>
          <w:szCs w:val="24"/>
        </w:rPr>
        <w:t>. David Yalin College: Jerusalem.</w:t>
      </w:r>
    </w:p>
    <w:p w14:paraId="50072F41" w14:textId="77777777" w:rsidR="00F83163" w:rsidRPr="00BE726D" w:rsidRDefault="00F83163" w:rsidP="00BE726D">
      <w:pPr>
        <w:pBdr>
          <w:top w:val="nil"/>
          <w:left w:val="nil"/>
          <w:bottom w:val="nil"/>
          <w:right w:val="nil"/>
          <w:between w:val="nil"/>
        </w:pBdr>
        <w:bidi w:val="0"/>
        <w:spacing w:after="240" w:line="360" w:lineRule="auto"/>
        <w:rPr>
          <w:rFonts w:asciiTheme="majorBidi" w:eastAsia="Times New Roman" w:hAnsiTheme="majorBidi" w:cstheme="majorBidi"/>
          <w:color w:val="000000"/>
          <w:sz w:val="24"/>
          <w:szCs w:val="24"/>
          <w:rtl/>
        </w:rPr>
      </w:pPr>
      <w:r w:rsidRPr="00BE726D">
        <w:rPr>
          <w:rFonts w:asciiTheme="majorBidi" w:eastAsia="Times New Roman" w:hAnsiTheme="majorBidi" w:cstheme="majorBidi"/>
          <w:color w:val="000000"/>
          <w:sz w:val="24"/>
          <w:szCs w:val="24"/>
        </w:rPr>
        <w:t>Dahiln, B., </w:t>
      </w:r>
      <w:r w:rsidRPr="00BE726D">
        <w:rPr>
          <w:rFonts w:asciiTheme="majorBidi" w:eastAsia="Times New Roman" w:hAnsiTheme="majorBidi" w:cstheme="majorBidi"/>
          <w:i/>
          <w:color w:val="000000"/>
          <w:sz w:val="24"/>
          <w:szCs w:val="24"/>
        </w:rPr>
        <w:t>"The Relevance of Waldorf Education",</w:t>
      </w:r>
      <w:r w:rsidRPr="00BE726D">
        <w:rPr>
          <w:rFonts w:asciiTheme="majorBidi" w:eastAsia="Times New Roman" w:hAnsiTheme="majorBidi" w:cstheme="majorBidi"/>
          <w:color w:val="000000"/>
          <w:sz w:val="24"/>
          <w:szCs w:val="24"/>
        </w:rPr>
        <w:t xml:space="preserve"> Karlstad University, Springer, 2017</w:t>
      </w:r>
    </w:p>
    <w:p w14:paraId="3EACA356" w14:textId="77777777" w:rsidR="00F83163" w:rsidRPr="00830BEF" w:rsidRDefault="00F83163" w:rsidP="00BE726D">
      <w:pPr>
        <w:shd w:val="clear" w:color="auto" w:fill="FFFFFF"/>
        <w:bidi w:val="0"/>
        <w:spacing w:after="0" w:line="0" w:lineRule="auto"/>
        <w:jc w:val="both"/>
        <w:rPr>
          <w:rFonts w:asciiTheme="majorBidi" w:eastAsia="Times New Roman" w:hAnsiTheme="majorBidi" w:cstheme="majorBidi"/>
          <w:color w:val="231F20"/>
          <w:spacing w:val="14"/>
          <w:sz w:val="24"/>
          <w:szCs w:val="24"/>
        </w:rPr>
      </w:pPr>
      <w:r w:rsidRPr="00830BEF">
        <w:rPr>
          <w:rFonts w:asciiTheme="majorBidi" w:eastAsia="Times New Roman" w:hAnsiTheme="majorBidi" w:cstheme="majorBidi"/>
          <w:color w:val="231F20"/>
          <w:spacing w:val="14"/>
          <w:sz w:val="24"/>
          <w:szCs w:val="24"/>
        </w:rPr>
        <w:t>Martyn Rawson</w:t>
      </w:r>
    </w:p>
    <w:p w14:paraId="0002E21A" w14:textId="77777777" w:rsidR="00F83163" w:rsidRPr="00830BEF" w:rsidRDefault="00F83163" w:rsidP="00BE726D">
      <w:pPr>
        <w:shd w:val="clear" w:color="auto" w:fill="FFFFFF"/>
        <w:bidi w:val="0"/>
        <w:spacing w:after="0" w:line="0" w:lineRule="auto"/>
        <w:jc w:val="both"/>
        <w:rPr>
          <w:rFonts w:asciiTheme="majorBidi" w:eastAsia="Times New Roman" w:hAnsiTheme="majorBidi" w:cstheme="majorBidi"/>
          <w:color w:val="231F20"/>
          <w:spacing w:val="14"/>
          <w:sz w:val="24"/>
          <w:szCs w:val="24"/>
        </w:rPr>
      </w:pPr>
      <w:r w:rsidRPr="00830BEF">
        <w:rPr>
          <w:rFonts w:asciiTheme="majorBidi" w:eastAsia="Times New Roman" w:hAnsiTheme="majorBidi" w:cstheme="majorBidi"/>
          <w:color w:val="231F20"/>
          <w:spacing w:val="14"/>
          <w:sz w:val="24"/>
          <w:szCs w:val="24"/>
        </w:rPr>
        <w:t>Martyn Rawson</w:t>
      </w:r>
    </w:p>
    <w:p w14:paraId="09A8BA58" w14:textId="77777777" w:rsidR="00F83163" w:rsidRPr="00BE726D" w:rsidRDefault="00F83163" w:rsidP="00BE726D">
      <w:pPr>
        <w:shd w:val="clear" w:color="auto" w:fill="FFFFFF"/>
        <w:bidi w:val="0"/>
        <w:jc w:val="both"/>
        <w:rPr>
          <w:rFonts w:asciiTheme="majorBidi" w:eastAsia="Times New Roman" w:hAnsiTheme="majorBidi" w:cstheme="majorBidi"/>
          <w:color w:val="231F20"/>
          <w:spacing w:val="13"/>
          <w:sz w:val="24"/>
          <w:szCs w:val="24"/>
        </w:rPr>
      </w:pPr>
      <w:r w:rsidRPr="00BE726D">
        <w:rPr>
          <w:rFonts w:asciiTheme="majorBidi" w:eastAsia="Times New Roman" w:hAnsiTheme="majorBidi" w:cstheme="majorBidi"/>
          <w:color w:val="000000"/>
          <w:sz w:val="24"/>
          <w:szCs w:val="24"/>
        </w:rPr>
        <w:t xml:space="preserve">Rawson Martyn, </w:t>
      </w:r>
      <w:r w:rsidRPr="00BE726D">
        <w:rPr>
          <w:rFonts w:asciiTheme="majorBidi" w:eastAsia="Times New Roman" w:hAnsiTheme="majorBidi" w:cstheme="majorBidi"/>
          <w:i/>
          <w:iCs/>
          <w:color w:val="000000"/>
          <w:sz w:val="24"/>
          <w:szCs w:val="24"/>
        </w:rPr>
        <w:t>"Democratic leadership in Waldorf schools",</w:t>
      </w:r>
      <w:r w:rsidRPr="00BE726D">
        <w:rPr>
          <w:rFonts w:asciiTheme="majorBidi" w:eastAsia="Times New Roman" w:hAnsiTheme="majorBidi" w:cstheme="majorBidi"/>
          <w:color w:val="000000"/>
          <w:sz w:val="24"/>
          <w:szCs w:val="24"/>
        </w:rPr>
        <w:t xml:space="preserve"> </w:t>
      </w:r>
      <w:r w:rsidRPr="00BE726D">
        <w:rPr>
          <w:rFonts w:asciiTheme="majorBidi" w:eastAsia="Times New Roman" w:hAnsiTheme="majorBidi" w:cstheme="majorBidi"/>
          <w:color w:val="231F20"/>
          <w:spacing w:val="13"/>
          <w:sz w:val="24"/>
          <w:szCs w:val="24"/>
        </w:rPr>
        <w:t>Plymouth University, UK, 2011</w:t>
      </w:r>
    </w:p>
    <w:p w14:paraId="29016C9B" w14:textId="77777777" w:rsidR="00F83163" w:rsidRPr="00BE726D" w:rsidRDefault="00F83163" w:rsidP="00BE726D">
      <w:pPr>
        <w:pBdr>
          <w:top w:val="nil"/>
          <w:left w:val="nil"/>
          <w:bottom w:val="nil"/>
          <w:right w:val="nil"/>
          <w:between w:val="nil"/>
        </w:pBdr>
        <w:bidi w:val="0"/>
        <w:spacing w:after="0" w:line="360" w:lineRule="auto"/>
        <w:ind w:left="360"/>
        <w:rPr>
          <w:rFonts w:asciiTheme="majorBidi" w:hAnsiTheme="majorBidi" w:cstheme="majorBidi"/>
          <w:sz w:val="24"/>
          <w:szCs w:val="24"/>
        </w:rPr>
      </w:pPr>
    </w:p>
    <w:p w14:paraId="36B0452E" w14:textId="2F46E456" w:rsidR="00F83163" w:rsidRPr="00BE726D" w:rsidRDefault="00F83163" w:rsidP="00BE726D">
      <w:pPr>
        <w:pBdr>
          <w:top w:val="nil"/>
          <w:left w:val="nil"/>
          <w:bottom w:val="nil"/>
          <w:right w:val="nil"/>
          <w:between w:val="nil"/>
        </w:pBdr>
        <w:bidi w:val="0"/>
        <w:spacing w:after="0" w:line="360" w:lineRule="auto"/>
        <w:rPr>
          <w:rFonts w:asciiTheme="majorBidi" w:hAnsiTheme="majorBidi" w:cstheme="majorBidi"/>
          <w:sz w:val="24"/>
          <w:szCs w:val="24"/>
          <w:rtl/>
        </w:rPr>
      </w:pPr>
      <w:r w:rsidRPr="00BE726D">
        <w:rPr>
          <w:rFonts w:asciiTheme="majorBidi" w:hAnsiTheme="majorBidi" w:cstheme="majorBidi"/>
          <w:sz w:val="24"/>
          <w:szCs w:val="24"/>
        </w:rPr>
        <w:t xml:space="preserve">Steiner, R.: </w:t>
      </w:r>
      <w:r w:rsidR="00BE726D">
        <w:rPr>
          <w:rFonts w:asciiTheme="majorBidi" w:hAnsiTheme="majorBidi" w:cstheme="majorBidi"/>
          <w:sz w:val="24"/>
          <w:szCs w:val="24"/>
        </w:rPr>
        <w:t>"</w:t>
      </w:r>
      <w:r w:rsidRPr="00BE726D">
        <w:rPr>
          <w:rFonts w:asciiTheme="majorBidi" w:hAnsiTheme="majorBidi" w:cstheme="majorBidi"/>
          <w:i/>
          <w:iCs/>
          <w:sz w:val="24"/>
          <w:szCs w:val="24"/>
        </w:rPr>
        <w:t>The foundations of human experience</w:t>
      </w:r>
      <w:r w:rsidR="00BE726D">
        <w:rPr>
          <w:rFonts w:asciiTheme="majorBidi" w:hAnsiTheme="majorBidi" w:cstheme="majorBidi"/>
          <w:sz w:val="24"/>
          <w:szCs w:val="24"/>
        </w:rPr>
        <w:t>"</w:t>
      </w:r>
      <w:r w:rsidRPr="00BE726D">
        <w:rPr>
          <w:rFonts w:asciiTheme="majorBidi" w:hAnsiTheme="majorBidi" w:cstheme="majorBidi"/>
          <w:sz w:val="24"/>
          <w:szCs w:val="24"/>
        </w:rPr>
        <w:t xml:space="preserve"> (R. F. Lathe, Trans.) GA293. Great Barrington, MA: Anthroposophic Press. 1919/1996, p. 31.</w:t>
      </w:r>
    </w:p>
    <w:p w14:paraId="235AD266" w14:textId="77777777" w:rsidR="00F83163" w:rsidRPr="00BE726D" w:rsidRDefault="00F83163" w:rsidP="00BE726D">
      <w:pPr>
        <w:pBdr>
          <w:top w:val="nil"/>
          <w:left w:val="nil"/>
          <w:bottom w:val="nil"/>
          <w:right w:val="nil"/>
          <w:between w:val="nil"/>
        </w:pBdr>
        <w:bidi w:val="0"/>
        <w:spacing w:after="0" w:line="360" w:lineRule="auto"/>
        <w:ind w:left="360"/>
        <w:rPr>
          <w:rFonts w:asciiTheme="majorBidi" w:eastAsia="Times New Roman" w:hAnsiTheme="majorBidi" w:cstheme="majorBidi"/>
          <w:color w:val="000000"/>
          <w:sz w:val="24"/>
          <w:szCs w:val="24"/>
          <w:rtl/>
        </w:rPr>
      </w:pPr>
    </w:p>
    <w:p w14:paraId="70B8461C" w14:textId="71D0A293" w:rsidR="00F83163" w:rsidRPr="00BE726D" w:rsidRDefault="00F83163" w:rsidP="00BE726D">
      <w:pPr>
        <w:pBdr>
          <w:top w:val="nil"/>
          <w:left w:val="nil"/>
          <w:bottom w:val="nil"/>
          <w:right w:val="nil"/>
          <w:between w:val="nil"/>
        </w:pBdr>
        <w:bidi w:val="0"/>
        <w:spacing w:line="360" w:lineRule="auto"/>
        <w:rPr>
          <w:rFonts w:asciiTheme="majorBidi" w:eastAsia="David" w:hAnsiTheme="majorBidi" w:cstheme="majorBidi"/>
          <w:sz w:val="24"/>
          <w:szCs w:val="24"/>
          <w:rtl/>
        </w:rPr>
      </w:pPr>
      <w:r w:rsidRPr="00BE726D">
        <w:rPr>
          <w:rFonts w:asciiTheme="majorBidi" w:eastAsia="Times New Roman" w:hAnsiTheme="majorBidi" w:cstheme="majorBidi"/>
          <w:color w:val="000000"/>
          <w:sz w:val="24"/>
          <w:szCs w:val="24"/>
        </w:rPr>
        <w:t xml:space="preserve">Woods, p., Ashley, M., &amp; Woods, G., </w:t>
      </w:r>
      <w:r w:rsidRPr="00BE726D">
        <w:rPr>
          <w:rFonts w:asciiTheme="majorBidi" w:eastAsia="Times New Roman" w:hAnsiTheme="majorBidi" w:cstheme="majorBidi"/>
          <w:i/>
          <w:color w:val="000000"/>
          <w:sz w:val="24"/>
          <w:szCs w:val="24"/>
        </w:rPr>
        <w:t>Steiner schools in England</w:t>
      </w:r>
      <w:r w:rsidRPr="00BE726D">
        <w:rPr>
          <w:rFonts w:asciiTheme="majorBidi" w:eastAsia="Times New Roman" w:hAnsiTheme="majorBidi" w:cstheme="majorBidi"/>
          <w:color w:val="000000"/>
          <w:sz w:val="24"/>
          <w:szCs w:val="24"/>
        </w:rPr>
        <w:t>, University of west England, 2005</w:t>
      </w:r>
    </w:p>
    <w:p w14:paraId="6BF9CC19" w14:textId="6917CE18"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514A6807" w14:textId="2E85B14E"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59EFD23A" w14:textId="6060F38E"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026C6B6D" w14:textId="1461EA19"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0B5E8F17" w14:textId="45A40CD8"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418D89BE" w14:textId="6DEA1E9B"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49A4FF51" w14:textId="59E3AC8D"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0E5F8D2B" w14:textId="02B76C56"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51C3DE2E" w14:textId="622F7ABB"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5284379E" w14:textId="35568084"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528D12CE" w14:textId="09175449"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115133D2" w14:textId="733DA7E6" w:rsidR="00F83163" w:rsidRDefault="00F83163" w:rsidP="00F83163">
      <w:pPr>
        <w:pBdr>
          <w:top w:val="nil"/>
          <w:left w:val="nil"/>
          <w:bottom w:val="nil"/>
          <w:right w:val="nil"/>
          <w:between w:val="nil"/>
        </w:pBdr>
        <w:spacing w:line="360" w:lineRule="auto"/>
        <w:rPr>
          <w:rFonts w:ascii="David" w:eastAsia="David" w:hAnsi="David" w:cs="David"/>
          <w:sz w:val="24"/>
          <w:szCs w:val="24"/>
          <w:rtl/>
        </w:rPr>
      </w:pPr>
    </w:p>
    <w:p w14:paraId="1F5F0DA1" w14:textId="380E2A76" w:rsidR="00F83163" w:rsidRDefault="00F83163" w:rsidP="00F83163">
      <w:pPr>
        <w:pBdr>
          <w:top w:val="nil"/>
          <w:left w:val="nil"/>
          <w:bottom w:val="nil"/>
          <w:right w:val="nil"/>
          <w:between w:val="nil"/>
        </w:pBdr>
        <w:spacing w:line="360" w:lineRule="auto"/>
        <w:jc w:val="center"/>
        <w:rPr>
          <w:rFonts w:ascii="David" w:eastAsia="David" w:hAnsi="David" w:cs="David"/>
          <w:b/>
          <w:bCs/>
          <w:sz w:val="28"/>
          <w:szCs w:val="28"/>
          <w:rtl/>
        </w:rPr>
      </w:pPr>
      <w:r w:rsidRPr="00F83163">
        <w:rPr>
          <w:rFonts w:ascii="David" w:eastAsia="David" w:hAnsi="David" w:cs="David" w:hint="cs"/>
          <w:b/>
          <w:bCs/>
          <w:sz w:val="28"/>
          <w:szCs w:val="28"/>
          <w:rtl/>
        </w:rPr>
        <w:t>נספחים</w:t>
      </w:r>
    </w:p>
    <w:p w14:paraId="127FCE75" w14:textId="4C200CF6" w:rsidR="00F83163" w:rsidRDefault="00F83163" w:rsidP="00F83163">
      <w:pPr>
        <w:pBdr>
          <w:top w:val="nil"/>
          <w:left w:val="nil"/>
          <w:bottom w:val="nil"/>
          <w:right w:val="nil"/>
          <w:between w:val="nil"/>
        </w:pBdr>
        <w:spacing w:line="360" w:lineRule="auto"/>
        <w:jc w:val="center"/>
        <w:rPr>
          <w:rFonts w:ascii="David" w:eastAsia="David" w:hAnsi="David" w:cs="David"/>
          <w:b/>
          <w:bCs/>
          <w:sz w:val="28"/>
          <w:szCs w:val="28"/>
          <w:rtl/>
        </w:rPr>
      </w:pPr>
    </w:p>
    <w:p w14:paraId="4E896F68" w14:textId="24C586A9" w:rsidR="00F83163" w:rsidRPr="007F03D3" w:rsidRDefault="007F03D3" w:rsidP="00F83163">
      <w:pPr>
        <w:pBdr>
          <w:top w:val="nil"/>
          <w:left w:val="nil"/>
          <w:bottom w:val="nil"/>
          <w:right w:val="nil"/>
          <w:between w:val="nil"/>
        </w:pBdr>
        <w:spacing w:line="360" w:lineRule="auto"/>
        <w:jc w:val="center"/>
        <w:rPr>
          <w:rFonts w:ascii="David" w:eastAsia="Times New Roman" w:hAnsi="David" w:cs="David"/>
          <w:color w:val="000000"/>
          <w:sz w:val="24"/>
          <w:szCs w:val="24"/>
          <w:rtl/>
        </w:rPr>
      </w:pPr>
      <w:r>
        <w:rPr>
          <w:rFonts w:ascii="David" w:eastAsia="Times New Roman" w:hAnsi="David" w:cs="David" w:hint="cs"/>
          <w:color w:val="000000"/>
          <w:sz w:val="24"/>
          <w:szCs w:val="24"/>
          <w:rtl/>
        </w:rPr>
        <w:t>תוכן ה</w:t>
      </w:r>
      <w:r w:rsidR="00F83163" w:rsidRPr="007F03D3">
        <w:rPr>
          <w:rFonts w:ascii="David" w:eastAsia="Times New Roman" w:hAnsi="David" w:cs="David"/>
          <w:color w:val="000000"/>
          <w:sz w:val="24"/>
          <w:szCs w:val="24"/>
          <w:rtl/>
        </w:rPr>
        <w:t>נספחים</w:t>
      </w:r>
      <w:r>
        <w:rPr>
          <w:rFonts w:ascii="David" w:eastAsia="Times New Roman" w:hAnsi="David" w:cs="David" w:hint="cs"/>
          <w:color w:val="000000"/>
          <w:sz w:val="24"/>
          <w:szCs w:val="24"/>
          <w:rtl/>
        </w:rPr>
        <w:t>:</w:t>
      </w:r>
    </w:p>
    <w:p w14:paraId="0983DA27" w14:textId="58CFC9DB" w:rsidR="00F83163" w:rsidRPr="007F03D3" w:rsidRDefault="00F83163" w:rsidP="00F83163">
      <w:pPr>
        <w:pBdr>
          <w:top w:val="nil"/>
          <w:left w:val="nil"/>
          <w:bottom w:val="nil"/>
          <w:right w:val="nil"/>
          <w:between w:val="nil"/>
        </w:pBdr>
        <w:spacing w:line="360" w:lineRule="auto"/>
        <w:jc w:val="center"/>
        <w:rPr>
          <w:rFonts w:ascii="David" w:eastAsia="Times New Roman" w:hAnsi="David" w:cs="David"/>
          <w:color w:val="000000"/>
          <w:sz w:val="24"/>
          <w:szCs w:val="24"/>
          <w:rtl/>
        </w:rPr>
      </w:pPr>
      <w:r w:rsidRPr="007F03D3">
        <w:rPr>
          <w:rFonts w:ascii="David" w:eastAsia="Times New Roman" w:hAnsi="David" w:cs="David"/>
          <w:color w:val="000000"/>
          <w:sz w:val="24"/>
          <w:szCs w:val="24"/>
          <w:rtl/>
        </w:rPr>
        <w:t>נספח א' – תמלול ראיון עם ר.ה.</w:t>
      </w:r>
      <w:r w:rsidR="00026445">
        <w:rPr>
          <w:rFonts w:ascii="David" w:eastAsia="Times New Roman" w:hAnsi="David" w:cs="David" w:hint="cs"/>
          <w:color w:val="000000"/>
          <w:sz w:val="24"/>
          <w:szCs w:val="24"/>
          <w:rtl/>
        </w:rPr>
        <w:t xml:space="preserve"> -  עמ' 42</w:t>
      </w:r>
    </w:p>
    <w:p w14:paraId="2254B6D4" w14:textId="7A9EE3C9" w:rsidR="00F83163" w:rsidRPr="007F03D3" w:rsidRDefault="00F83163" w:rsidP="00F83163">
      <w:pPr>
        <w:pBdr>
          <w:top w:val="nil"/>
          <w:left w:val="nil"/>
          <w:bottom w:val="nil"/>
          <w:right w:val="nil"/>
          <w:between w:val="nil"/>
        </w:pBdr>
        <w:spacing w:line="360" w:lineRule="auto"/>
        <w:jc w:val="center"/>
        <w:rPr>
          <w:rFonts w:ascii="David" w:eastAsia="Times New Roman" w:hAnsi="David" w:cs="David"/>
          <w:color w:val="000000"/>
          <w:sz w:val="24"/>
          <w:szCs w:val="24"/>
          <w:rtl/>
        </w:rPr>
      </w:pPr>
      <w:r w:rsidRPr="007F03D3">
        <w:rPr>
          <w:rFonts w:ascii="David" w:eastAsia="Times New Roman" w:hAnsi="David" w:cs="David"/>
          <w:color w:val="000000"/>
          <w:sz w:val="24"/>
          <w:szCs w:val="24"/>
          <w:rtl/>
        </w:rPr>
        <w:t>נספח ב' – תמלול ראיון עם ג.ק.</w:t>
      </w:r>
      <w:r w:rsidR="00026445">
        <w:rPr>
          <w:rFonts w:ascii="David" w:eastAsia="Times New Roman" w:hAnsi="David" w:cs="David" w:hint="cs"/>
          <w:color w:val="000000"/>
          <w:sz w:val="24"/>
          <w:szCs w:val="24"/>
          <w:rtl/>
        </w:rPr>
        <w:t xml:space="preserve"> </w:t>
      </w:r>
      <w:r w:rsidR="00026445">
        <w:rPr>
          <w:rFonts w:ascii="David" w:eastAsia="Times New Roman" w:hAnsi="David" w:cs="David"/>
          <w:color w:val="000000"/>
          <w:sz w:val="24"/>
          <w:szCs w:val="24"/>
          <w:rtl/>
        </w:rPr>
        <w:t>–</w:t>
      </w:r>
      <w:r w:rsidR="00026445">
        <w:rPr>
          <w:rFonts w:ascii="David" w:eastAsia="Times New Roman" w:hAnsi="David" w:cs="David" w:hint="cs"/>
          <w:color w:val="000000"/>
          <w:sz w:val="24"/>
          <w:szCs w:val="24"/>
          <w:rtl/>
        </w:rPr>
        <w:t xml:space="preserve"> עמ' 51</w:t>
      </w:r>
    </w:p>
    <w:p w14:paraId="049E0486" w14:textId="15E7EAEE" w:rsidR="00F83163" w:rsidRDefault="007F03D3" w:rsidP="00F83163">
      <w:pPr>
        <w:pBdr>
          <w:top w:val="nil"/>
          <w:left w:val="nil"/>
          <w:bottom w:val="nil"/>
          <w:right w:val="nil"/>
          <w:between w:val="nil"/>
        </w:pBdr>
        <w:spacing w:line="360" w:lineRule="auto"/>
        <w:jc w:val="center"/>
        <w:rPr>
          <w:rFonts w:ascii="David" w:eastAsia="David" w:hAnsi="David" w:cs="David"/>
          <w:sz w:val="24"/>
          <w:szCs w:val="24"/>
          <w:rtl/>
        </w:rPr>
      </w:pPr>
      <w:r w:rsidRPr="007F03D3">
        <w:rPr>
          <w:rFonts w:ascii="David" w:eastAsia="David" w:hAnsi="David" w:cs="David"/>
          <w:sz w:val="24"/>
          <w:szCs w:val="24"/>
          <w:rtl/>
        </w:rPr>
        <w:t>(שאר תמלולי הראיונות נמצאים אצל החוקרת ויימסרו על פי דרישה)</w:t>
      </w:r>
    </w:p>
    <w:p w14:paraId="7D2C6A33" w14:textId="48CBCFB2" w:rsidR="007F03D3" w:rsidRDefault="007F03D3" w:rsidP="00F83163">
      <w:pPr>
        <w:pBdr>
          <w:top w:val="nil"/>
          <w:left w:val="nil"/>
          <w:bottom w:val="nil"/>
          <w:right w:val="nil"/>
          <w:between w:val="nil"/>
        </w:pBdr>
        <w:spacing w:line="360" w:lineRule="auto"/>
        <w:jc w:val="center"/>
        <w:rPr>
          <w:rFonts w:ascii="David" w:eastAsia="David" w:hAnsi="David" w:cs="David"/>
          <w:sz w:val="24"/>
          <w:szCs w:val="24"/>
          <w:rtl/>
        </w:rPr>
      </w:pPr>
    </w:p>
    <w:p w14:paraId="12B9B107" w14:textId="77777777" w:rsidR="007F03D3" w:rsidRPr="00703A6C" w:rsidRDefault="007F03D3" w:rsidP="007F03D3">
      <w:pPr>
        <w:pBdr>
          <w:top w:val="nil"/>
          <w:left w:val="nil"/>
          <w:bottom w:val="nil"/>
          <w:right w:val="nil"/>
          <w:between w:val="nil"/>
        </w:pBdr>
        <w:spacing w:line="360" w:lineRule="auto"/>
        <w:jc w:val="center"/>
        <w:rPr>
          <w:rFonts w:ascii="David" w:eastAsia="Times New Roman" w:hAnsi="David" w:cs="David"/>
          <w:b/>
          <w:bCs/>
          <w:color w:val="000000"/>
          <w:sz w:val="24"/>
          <w:szCs w:val="24"/>
          <w:rtl/>
        </w:rPr>
      </w:pPr>
      <w:r w:rsidRPr="00703A6C">
        <w:rPr>
          <w:rFonts w:ascii="David" w:eastAsia="Times New Roman" w:hAnsi="David" w:cs="David"/>
          <w:b/>
          <w:bCs/>
          <w:color w:val="000000"/>
          <w:sz w:val="24"/>
          <w:szCs w:val="24"/>
          <w:rtl/>
        </w:rPr>
        <w:t xml:space="preserve">נספח א – ראיון ר.ה., </w:t>
      </w:r>
      <w:r w:rsidRPr="00703A6C">
        <w:rPr>
          <w:rFonts w:ascii="David" w:hAnsi="David" w:cs="David"/>
          <w:b/>
          <w:bCs/>
          <w:sz w:val="24"/>
          <w:szCs w:val="24"/>
          <w:rtl/>
        </w:rPr>
        <w:t>11/7/2021, רמת גן</w:t>
      </w:r>
    </w:p>
    <w:p w14:paraId="78C916FB"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שלום רב לר.ה., נושא העבודה הזאת היא ההתאמות של חינוך ולדורף לחברה הישראלית, אני לא אגיד יותר מדי – אבל כן, יש איז</w:t>
      </w:r>
      <w:r>
        <w:rPr>
          <w:rFonts w:ascii="David" w:hAnsi="David" w:cs="David" w:hint="cs"/>
          <w:sz w:val="24"/>
          <w:szCs w:val="24"/>
          <w:rtl/>
        </w:rPr>
        <w:t>ו</w:t>
      </w:r>
      <w:r w:rsidRPr="000043E4">
        <w:rPr>
          <w:rFonts w:ascii="David" w:hAnsi="David" w:cs="David"/>
          <w:sz w:val="24"/>
          <w:szCs w:val="24"/>
          <w:rtl/>
        </w:rPr>
        <w:t>שהי הנחה שחינוך ולדורף הומצא אי שם ביבשת אחרת בזמן אחר, כשהעולם נראה אחרת והמופע הישראלי שלו, בישראל 2021 דורש ממנו, אולי שני הצדדים נדרשת התאמה.</w:t>
      </w:r>
    </w:p>
    <w:p w14:paraId="5583994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מה שאלת המחקר?</w:t>
      </w:r>
    </w:p>
    <w:p w14:paraId="349C7A55"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מהן ההתאמות של חינוך ולדורף לחברה והאקלים הישראלי</w:t>
      </w:r>
    </w:p>
    <w:p w14:paraId="720DEF8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אני יכול לשאול מי היו הקודמים?</w:t>
      </w:r>
    </w:p>
    <w:p w14:paraId="1BAB40C0"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האחרון היה גיל קינן, לפניו ד"ר סיימון קוטנר ופגשתי גם את נטע רמות מבי"ס שקד ואני לומדת מיובל נאור ומאפרת</w:t>
      </w:r>
    </w:p>
    <w:p w14:paraId="13DFC17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אפרת של יסמין?</w:t>
      </w:r>
    </w:p>
    <w:p w14:paraId="0A0DE985"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כן כן...</w:t>
      </w:r>
    </w:p>
    <w:p w14:paraId="52C44D6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אז נתחיל, תוכל להציג את עצמך קודם?</w:t>
      </w:r>
    </w:p>
    <w:p w14:paraId="4FD9A00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אז אני רונן, את האנתרופוסופיה פגשתי בשירות הצבאי ב82', זה מזמן... ומאז אני תחת האנתרופוסופיה... אחרי הצבא למדתי בטכניון ועבדתי בהייטק 15 שנים והמשכתי את לימודי האנתרופוסופיה כל הזמן, עשיתי הכשרה בכל מיני תחומים -אחד נקרא ייעוץ ביוגרפי</w:t>
      </w:r>
    </w:p>
    <w:p w14:paraId="6ADD67A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בארץ?</w:t>
      </w:r>
    </w:p>
    <w:p w14:paraId="4ADDC768"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כן, הייתי המחזור הראשון שלמד בארץ, ועשיתי הכשרה של ייעוץ ארגוני בהשראת האנתרופוסופיה. אחרי שעזבתי את ההייטק הקמתי סמינר לחינוך ברמת גן בבי"ס זומר, וב18 שנים האחרונות אני מנהל אותו וממשיך לעסוק בייעוץ ביוגרפי, ממשיך בייעוץ אירגוני לארגוני ולדורף אבל לא רק, אני בקהילה בינלאומית של יועצים ארגוניים בהשראת האנתרופוסופיה שנקראת </w:t>
      </w:r>
      <w:r w:rsidRPr="000043E4">
        <w:rPr>
          <w:rFonts w:ascii="David" w:hAnsi="David" w:cs="David"/>
          <w:sz w:val="24"/>
          <w:szCs w:val="24"/>
        </w:rPr>
        <w:t>IMO</w:t>
      </w:r>
      <w:r w:rsidRPr="000043E4">
        <w:rPr>
          <w:rFonts w:ascii="David" w:hAnsi="David" w:cs="David"/>
          <w:sz w:val="24"/>
          <w:szCs w:val="24"/>
          <w:rtl/>
        </w:rPr>
        <w:t xml:space="preserve"> דרכם אני מכיר גם הרבה גופים אנתרופוסופים בעולם. ריכזתי את מסלול חינוך </w:t>
      </w:r>
      <w:r w:rsidRPr="000043E4">
        <w:rPr>
          <w:rFonts w:ascii="David" w:hAnsi="David" w:cs="David"/>
          <w:sz w:val="24"/>
          <w:szCs w:val="24"/>
          <w:rtl/>
        </w:rPr>
        <w:lastRenderedPageBreak/>
        <w:t xml:space="preserve">ולדורף בסמינר הקיבוצים בעבר, לימדתי ייעוץ ארגוני במכללת אונו לתואר שני (גם כן הקשור לאנתרופוסופיה). משפחתית אני קשור לבי"ס זומר ברמת גן. </w:t>
      </w:r>
    </w:p>
    <w:p w14:paraId="3937CFE7"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מראיין: אם אני יכולה לשאול – יש לך ילדים? </w:t>
      </w:r>
    </w:p>
    <w:p w14:paraId="2D2F92B5"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כן, שלושת הילדים שלי.. שניים גדולים אחרי צבא למדו בזומר והבת הקטנה שלי עכשיו עלתה לתיכון זומר. אשתי שמה רחל היא הקימה את בי"ס זומר, היא חינכה את הכיתה הראשונה וגם ניהלה אותו. </w:t>
      </w:r>
    </w:p>
    <w:p w14:paraId="151BEFA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אוקי, טוב. אז מה אתה חושב?</w:t>
      </w:r>
    </w:p>
    <w:p w14:paraId="6BC6124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האם חינוך ולדורף?</w:t>
      </w:r>
    </w:p>
    <w:p w14:paraId="28B8904E"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על ההתאמות או על המופע של חינוך ולדורף בישראל. האם אתה יכול למצוא נקודות כאלו שאתה אומר- זה דבר ישראלי?</w:t>
      </w:r>
    </w:p>
    <w:p w14:paraId="4B84B7B5"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האם נעשו דברים פה שהם סוג של התאמה לישראל?</w:t>
      </w:r>
    </w:p>
    <w:p w14:paraId="3D887D8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מראיין: כן, או האם אתה יכול להגיד מהתבוננות בבתי ספר שאתה עובד בהם: זה ממש ישראלי אני לא אמצא את זה בשום מקום בעולם. </w:t>
      </w:r>
    </w:p>
    <w:p w14:paraId="3843CD80"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תראי, בראייה שלי בגדול, לפני שארד לפרטים, ההרגשה היא שולדורף בישראל – לא רק בבתי ספר, ולא פחות בגנים – בית הספר הראשון קם ב89' עם גלעד ומיכל ואני חושב שבצורה מובהקת רוב בתי הספר הראשונים הוקמו על ידי אנשים שלמדו בחו"ל – בירושלים ובטבעון, אלו שלושת הראשונים. אנשים שלמדו בחו"ל, הביאו המון מחו"ל פלוס התאמות יהודיות וגם לשפה הישראלית. אבל עדיין הרבה דברים בולדורף בישראל מעבר לדברים הפדגוגיים היו מתוך ובהשראת חו"ל, כתנועה. גם מסורתיות וחיבור למה שקורה. אני חושב ש... בתמונה הגדולה בית ספר זומר הוקם נגיד ב2000 2001 משהו כזה, זה היה בית הספר הראשון שהוקם על ידי אנשים שלא למדו בחו"ל כמו רחל שהזכרתי או איציק שאולי תפגשי עוד מעט. ואז במידה רבה הוא משוחרר. אנשים שלמדו ולדורף בישראל ולא בחו"ל וזה סוג של תנועה של שינוי, למשהו אחר, הדור השני של הולדורף בישראל בעיני. אה.... זה ככה בגדול... </w:t>
      </w:r>
    </w:p>
    <w:p w14:paraId="1C2F893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למה אתה אומר משוחרר?</w:t>
      </w:r>
    </w:p>
    <w:p w14:paraId="66AF8AB2"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כי אנשים באירופה, גם כשאני הכרתי ולמדתי בעצמי חינוך וגם כשהייתי בכל מיני מקומות כל הזמן היה "איך זה באירופה" "מה היה באירופה" "ככה למדו באמרסון" "ככה עושים באנגליה" "ככה עושים בשטוטגרט", וגם אחר כך... וגם בישראל זה היה ככה "ככה זה בהרדוף" "ככה זה בטבעון" שהם מאד מחזיקים את התמונות... וככה במרכז החלה תנועה של עצמאות, בעיקר זה התחיל בבית ספר ברמת גן ואחר כך בעוד בתי ספר -כאילו... אנחנו נפתח את מה שאנחנו חושבים. ומראש התנועה אז גם הייתה, אני לא רוצה להגיד לעומתית, אבל כאילו... אנחנו נעשה את זה כאן בדרכנו מעבר לזה שאנחנו ממשיכים את המורשת של הולדורף גם נעשה את זה בדרכנו. אני מנסה קצת לחשוב על דוגמאות של משהו ישראלי....</w:t>
      </w:r>
    </w:p>
    <w:p w14:paraId="7768C3B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אני חושב שטיולים נגיד עולה לי ראשון. הנוף של טיולים כל כך חזק, אם נשווה לאירופה, אם נשווה לרוסיה ובעוד מקומות – הנושא של טיולים הוא מאד חזק. וזה תמיד היה חזק אני חושב </w:t>
      </w:r>
      <w:r w:rsidRPr="000043E4">
        <w:rPr>
          <w:rFonts w:ascii="David" w:hAnsi="David" w:cs="David"/>
          <w:sz w:val="24"/>
          <w:szCs w:val="24"/>
          <w:rtl/>
        </w:rPr>
        <w:lastRenderedPageBreak/>
        <w:t>שגם כן, בית ספר זומר לקח את זה עוד צעד הלאה. נגיד אליה, שהיה אחד המחנכים הראשונים של זומר, היום הוא המנהל של זומר, הוא המציא, זה היה בכיתה של הבן השני שלי, הוא המציא טיול שבו הם היו יוצאים ביום שישי מבית ספר זומר ברמת גן וביום שישי שבוע אחר כ הם היו מגיעים לכותל. זה היה שמונה ימים של הליכה בלי הקפצות בלי כלום</w:t>
      </w:r>
    </w:p>
    <w:p w14:paraId="09289F98"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עלייה לרגל!</w:t>
      </w:r>
    </w:p>
    <w:p w14:paraId="767F3D8B"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עלייה לרגל לגמרי, אגב זה היה הליכה באיזי כי זה ממש ברגוע ללכת מרמת גן לירושלים בשמונה ימים, זה לא איזה קריעה, עם המון מפגש עם אנשים עם אוכלוסיות – הדגש היה דגש חברתי, דגש על חיבור לארץ. זה קרה לפני יותר מ-10 שנים אני לא זוכר כרגע, אבל מאז זה מסורת שהתפשטה בישראל. יש פה משהו מאד ישראלי. </w:t>
      </w:r>
    </w:p>
    <w:p w14:paraId="0A68E79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איזו כיתה זה?</w:t>
      </w:r>
    </w:p>
    <w:p w14:paraId="758993D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בזומר זה בכיתה ז', אני חושב שגם עוד בתי ספר אימצו את זה. </w:t>
      </w:r>
    </w:p>
    <w:p w14:paraId="39F9DFAC"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שמונה ימים רצופים?</w:t>
      </w:r>
    </w:p>
    <w:p w14:paraId="42069C6E"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כן זה שמונה ימים רצופים. הבת שלי השלישית הייתה מורה דתייה, אז הם יצאו ביום ראשון עם אופניים, אז גם זה היה בלי הקפצות אבל לא הלכו בשבת וזה היה בלי שבת – מראשון בבוקר עד שישי. אז הדבר הראשון שעלה לי זה טיולים. </w:t>
      </w:r>
    </w:p>
    <w:p w14:paraId="12AC04B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מה עוד ישראלי.... זו שאלה מעניינת כי אני עצמי שותף להמון שינויים בולדורף בישראלי בתחום החברתי והאירגוני, והשאלות של המנהיגות אבל אני לא בטוח זה ישראלי... הקהילה שהזכרתי מביאה המון שינוי בתחום המנהיגות, אבל זה לא בטוח שזה ישראלי, הוא אכן שונה מהמסורת ההיא שעליה נבנו בתי הספר הראשונים</w:t>
      </w:r>
    </w:p>
    <w:p w14:paraId="6C3E021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תגיד על זה משהו</w:t>
      </w:r>
    </w:p>
    <w:p w14:paraId="21E37192"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זה שינוי ששם בפרונט את המושג של המנהיגות, את מושג המנהיג ואת האחריות. את מורה בעצמך?</w:t>
      </w:r>
    </w:p>
    <w:p w14:paraId="2D88A48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כן</w:t>
      </w:r>
    </w:p>
    <w:p w14:paraId="6E1C117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בולדורף?</w:t>
      </w:r>
    </w:p>
    <w:p w14:paraId="45D65D2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לא במשותף חוף כרמל במעגן מיכאל</w:t>
      </w:r>
    </w:p>
    <w:p w14:paraId="4BC00B5D"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למה משותף?</w:t>
      </w:r>
    </w:p>
    <w:p w14:paraId="2180CE1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כי ככה קוראים לבתי ספר קיבוציים</w:t>
      </w:r>
    </w:p>
    <w:p w14:paraId="656F4A5B"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אז בולדורף מאד מקובל שמחליטים ביחד. בקונצנזוס. כמסורת. נגיד ב</w:t>
      </w:r>
      <w:r w:rsidRPr="000043E4">
        <w:rPr>
          <w:rFonts w:ascii="David" w:hAnsi="David" w:cs="David"/>
          <w:sz w:val="24"/>
          <w:szCs w:val="24"/>
        </w:rPr>
        <w:t>IMO</w:t>
      </w:r>
      <w:r w:rsidRPr="000043E4">
        <w:rPr>
          <w:rFonts w:ascii="David" w:hAnsi="David" w:cs="David"/>
          <w:sz w:val="24"/>
          <w:szCs w:val="24"/>
          <w:rtl/>
        </w:rPr>
        <w:t xml:space="preserve"> מביאים הרבה יותר את הכיוון של דווקא לא ביחד, הרבה יותר מנהיגות הרבה יותר אחריות אישית. פחות את הביחדנס הזה. </w:t>
      </w:r>
    </w:p>
    <w:p w14:paraId="7984648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כי למה?</w:t>
      </w:r>
    </w:p>
    <w:p w14:paraId="6711058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כי הביחד הזה הוא הסרת אחריות, זה לא החלטות טובות יותר, זה מתיש...</w:t>
      </w:r>
    </w:p>
    <w:p w14:paraId="130DE35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lastRenderedPageBreak/>
        <w:t>מראיין: אתה מתייחס לקולגיומים עכשיו?</w:t>
      </w:r>
    </w:p>
    <w:p w14:paraId="16D7252C"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הקולגיום זה אחלה, אבל אם מקבלים החלטות רק בקולגיום אז זה הבעיה.</w:t>
      </w:r>
    </w:p>
    <w:p w14:paraId="56B9D50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בוא תרחיב את האמירה הזאת</w:t>
      </w:r>
    </w:p>
    <w:p w14:paraId="322EA21F"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התפתחה מסורת באירופה שהחלטות מתקבלות בקולגיום כולם ביחד ובקונצנזוס, כלומר בדרך הסכמה. זה מביא להמון המון ישיבות מותשות, ארוכות, זה לא מביא להחלטות שהן מעמיקות. נגיד מה זה טוב ומה לא טוב זה קצת מסובך, אבל התהליך בטוח שהוא בעייתי... הוא לאו דווקא תהליך מעמיק, לאו דווקא תהליך מטפח אחריות ומנהיגות. אני טיפה מקצין זה לא שכל העולם הוא כזה. ופה מביאים תנועה חדשה שהיא מאד שמה את המנהיגות, את בניית התהליכים. שוב זה שינוי שהוא ענקי אבל הוא קורה בכל העולם, לא רק ישראלי. אבל אני אישית מאד שותף אליו. </w:t>
      </w:r>
    </w:p>
    <w:p w14:paraId="420E4FA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אני רוצה רגע להחזיר אותך למה שדיברת בתנועה הזאתי במרכז... אתה יכול רגע? הרבה מדברים על שלושת בתי הספר האלו והייחוד והשוני שלהם...</w:t>
      </w:r>
    </w:p>
    <w:p w14:paraId="3A12DC6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איזה</w:t>
      </w:r>
    </w:p>
    <w:p w14:paraId="009E9612"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הרדוף, אדם ושקד. וזה נשמע כאילו יש להם צביון אחד והשאר מקבלים צבע אחר. אתה יכול להגיד על זה משהו?</w:t>
      </w:r>
    </w:p>
    <w:p w14:paraId="5EEFCF8F"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כן, זה בדיוק מה שאמרתי מקודם: שלושה מייסדים, למדו שם אנשים מחו"ל, הייתה להם מאד הבנה איך צריך להיות... מחשבה ששם היה מה שצריך להיות בכל הארץ, זאת הייתה התפיסה</w:t>
      </w:r>
    </w:p>
    <w:p w14:paraId="30FA826F"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אז מה התפיסה שלכם שונה?</w:t>
      </w:r>
    </w:p>
    <w:p w14:paraId="156AA755"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זה לא שלכם, אני לא... אבל מה שהיה בבתי ספר חדשים, אין פה איז</w:t>
      </w:r>
      <w:r>
        <w:rPr>
          <w:rFonts w:ascii="David" w:hAnsi="David" w:cs="David" w:hint="cs"/>
          <w:sz w:val="24"/>
          <w:szCs w:val="24"/>
          <w:rtl/>
        </w:rPr>
        <w:t>ו</w:t>
      </w:r>
      <w:r w:rsidRPr="000043E4">
        <w:rPr>
          <w:rFonts w:ascii="David" w:hAnsi="David" w:cs="David"/>
          <w:sz w:val="24"/>
          <w:szCs w:val="24"/>
          <w:rtl/>
        </w:rPr>
        <w:t>שהי הגמוניה, כל אחד יכול.... ועדיין זה קורה – מקומות שאומרים בואו נעשה כמו בהרדוף או ככה זה בהרדוף, אבל יש איזשהו שחרור, שהוא התחיל בזומר, והוא עדיין קורה, כל אחד יכול למצוא בעצמו</w:t>
      </w:r>
    </w:p>
    <w:p w14:paraId="37A2148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תן דוגמא, שחרור ממה?</w:t>
      </w:r>
    </w:p>
    <w:p w14:paraId="5FFAAF7F"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החל מתפיסה פדגוגית, איך הדברים צריכים להיות, מבנה השנה, מבנים ארגוניים. אההה... אני זוכר פעם בבית ספר הייתה מלווה מהרדוף שאמרה כאן תהייה ועדה פדגוגית. "איך היא תהיה?" – בדיוק כמו בהרדוף, שאלתי "למה צריך?" – כי ככה זה בהרדוף. אני לא אומר שמה שבהרדוף זה לא טוב אבל יש תפיסה שמה שיש שם צריך להיות בכל הארץ. גם היום רואים את זה למשל בשקד... זה גם יותר מהרדוף ושקד כי משם יצאו יותר מלווים מאשר מאדם בירושלים. היום אתה רואה שיש הרבה יותר מלווים מהרבה יותר בתי ספר, זה כבר לא... עכשיו ברגע שהיה שחרור כזה, זה מאפשר גם את הישראליות. אם אתה פחות כבול למסורת מצד אחד אתה יכול לאבד עומק אבל מצד שני אתה יכול למצוא בעצמך דברים אחרים </w:t>
      </w:r>
    </w:p>
    <w:p w14:paraId="2F2B924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וואו, זה מפשט מאד חזק</w:t>
      </w:r>
    </w:p>
    <w:p w14:paraId="359759ED"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lastRenderedPageBreak/>
        <w:t>ר': אה... בית ספר זומר היה הבית ספר שהוא היה במרכז העיר. בסדר, אנחנו פה בשכונה נורא סימפטית, אבל בית ספר זומר – היית שם?</w:t>
      </w:r>
    </w:p>
    <w:p w14:paraId="0A61B26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לא</w:t>
      </w:r>
    </w:p>
    <w:p w14:paraId="610653C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הוא עמוק בתוך העיר בתוך הג'יפה. וזה גם חידוש. יש את המשפט של בויס הצייר, הוא אמר אנתרופוסופיה, לא זוכר את הטקסט בול, אבל כאילו הוא אמר – המקום שבו רוח נמצאת בדר האמיתי, לא זוכר, אולי התחנה המרכזית של שטוטגרט, זה המקום. היה לי חבר שהיה מצטט אותו.... הוא נפטר בינתיים... אז הוא היה אומר אנתרופוסופיה זה בעלית. בצומת.</w:t>
      </w:r>
    </w:p>
    <w:p w14:paraId="4AC8561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(צוחקים)</w:t>
      </w:r>
    </w:p>
    <w:p w14:paraId="029B08DF"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אז זומר הוא באמצע הבלאגן, בתוך העיר, בתוך האוטובוסים, יש מסביב מלא בניינים, מאד שונה משקד או הרדוף. זה ממקם את האנתרופוסופיה בתוך המקום שבו... כל מקום זקוקים לאנתרופוסופיה, אבל זה ממקם את האנתרופוסופיה בתוך המקום – ולא מי שירצה שיבוא אלינו. זה תנועה אחרת. אוקי? מה ישראלי...</w:t>
      </w:r>
    </w:p>
    <w:p w14:paraId="10B0110E"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אנחנו בסמינר ברמת גן נניח עובדים עם ילדי פליטים. זה בטוח ישראלי. זה לא המקום היחידי שעושים את זה, אני קופץ נושא, אני רגיל להכין שיעורים נורא מסודר אבל עכשיו אני מתראיין אז לא אכפת לי... אז אני אומר עבודה עם פליטים, עבודה עם כל המרחב היהודי ערבי פלסטינאי כמובן שזה ישראלי, עבודה עם דתיים זה ישראלי. בגלל שאני חבר בקהילה בינלאומית, חברי באים לישראל והרבה דברים אני הבנתי דרך המשקפיים שלכם. אין ספק שולדורף במזרח התיכון הוא מצד אחד עם ערבים, שאלות של כיבוש, של פלסטינאים מצד שני גם חבריי הרופאים שהם היו פה הם היו הרבה יותר עסוקים ב"מוקפים אויבים" ו"כולם פה בצבא ואתם צריכים להגן על עצמכם". הם הרבה יותר הסתכלו על זה מאשר על עם כובש ומחנות פליטים וזה... הם הרבה היו עסוקים בלהגן על עצמכם, היו נורא מבסוטים לראות צבא...זה היה נורא מעניין התגובה הזו... כמובן הם היו בשוק דווקא מענייני החילונים-חרדים, תופעת החרדים איך אתם חיים עם זה וכו'. מאד מעניין. זה היה סוג של ראי למה שקורה. </w:t>
      </w:r>
    </w:p>
    <w:p w14:paraId="4D8B08D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אתה מוצא את התכנים האלו גל מחלחלים לתוך בית ספר?</w:t>
      </w:r>
    </w:p>
    <w:p w14:paraId="69DF579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ברור שלא מספיק בהרגשה שלי. אני מסתכל על גישות רוחניות שונות שקיימות היום בישראל ואנתרופוסופיה זו אחת מהן, עד כמה גישות רוחניות שונות חיות את הכאן ועכשיו של מה שקורה שישראל מפלסטינאים, חרדים ועד קורונה וטילים מעזה.  אתה רואה שהולדורף הוא פחות או יותר צעד לאחור. </w:t>
      </w:r>
    </w:p>
    <w:p w14:paraId="3830A8EE"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למה?</w:t>
      </w:r>
    </w:p>
    <w:p w14:paraId="3DCD8136" w14:textId="77777777" w:rsidR="007F03D3" w:rsidRPr="000043E4" w:rsidRDefault="007F03D3" w:rsidP="007F03D3">
      <w:pPr>
        <w:spacing w:line="360" w:lineRule="auto"/>
        <w:rPr>
          <w:rFonts w:ascii="David" w:hAnsi="David" w:cs="David"/>
          <w:sz w:val="24"/>
          <w:szCs w:val="24"/>
          <w:rtl/>
        </w:rPr>
      </w:pPr>
      <w:r w:rsidRPr="000043E4">
        <w:rPr>
          <w:rFonts w:ascii="David" w:hAnsi="David" w:cs="David"/>
          <w:noProof/>
          <w:sz w:val="24"/>
          <w:szCs w:val="24"/>
          <w:rtl/>
        </w:rPr>
        <mc:AlternateContent>
          <mc:Choice Requires="wps">
            <w:drawing>
              <wp:anchor distT="0" distB="0" distL="114300" distR="114300" simplePos="0" relativeHeight="251659264" behindDoc="0" locked="0" layoutInCell="1" allowOverlap="1" wp14:anchorId="78DCA283" wp14:editId="0B8CA9F3">
                <wp:simplePos x="0" y="0"/>
                <wp:positionH relativeFrom="column">
                  <wp:posOffset>3735096</wp:posOffset>
                </wp:positionH>
                <wp:positionV relativeFrom="paragraph">
                  <wp:posOffset>1222597</wp:posOffset>
                </wp:positionV>
                <wp:extent cx="762000" cy="457200"/>
                <wp:effectExtent l="19050" t="19050" r="19050" b="38100"/>
                <wp:wrapNone/>
                <wp:docPr id="1" name="חץ: שמאלה-ימינה-למעלה 1"/>
                <wp:cNvGraphicFramePr/>
                <a:graphic xmlns:a="http://schemas.openxmlformats.org/drawingml/2006/main">
                  <a:graphicData uri="http://schemas.microsoft.com/office/word/2010/wordprocessingShape">
                    <wps:wsp>
                      <wps:cNvSpPr/>
                      <wps:spPr>
                        <a:xfrm rot="10800000">
                          <a:off x="0" y="0"/>
                          <a:ext cx="762000" cy="457200"/>
                        </a:xfrm>
                        <a:prstGeom prst="leftRigh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FF069B" id="חץ: שמאלה-ימינה-למעלה 1" o:spid="_x0000_s1026" style="position:absolute;left:0;text-align:left;margin-left:294.1pt;margin-top:96.25pt;width:60pt;height:36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7620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" path="m,342900l114300,228600r,57150l323850,285750r,-171450l266700,114300,381000,,495300,114300r-57150,l438150,285750r209550,l647700,228600,762000,342900,647700,457200r,-57150l114300,400050r,57150l,342900xe" fillcolor="white [3201]" strokecolor="#70ad47 [3209]" strokeweight="1pt">
                <v:stroke joinstyle="miter"/>
                <v:path arrowok="t" o:connecttype="custom" o:connectlocs="0,342900;114300,228600;114300,285750;323850,285750;323850,114300;266700,114300;381000,0;495300,114300;438150,114300;438150,285750;647700,285750;647700,228600;762000,342900;647700,457200;647700,400050;114300,400050;114300,457200;0,342900" o:connectangles="0,0,0,0,0,0,0,0,0,0,0,0,0,0,0,0,0,0"/>
              </v:shape>
            </w:pict>
          </mc:Fallback>
        </mc:AlternateContent>
      </w:r>
      <w:r w:rsidRPr="000043E4">
        <w:rPr>
          <w:rFonts w:ascii="David" w:hAnsi="David" w:cs="David"/>
          <w:sz w:val="24"/>
          <w:szCs w:val="24"/>
          <w:rtl/>
        </w:rPr>
        <w:t>ר': או. בגלל כוחות השימור החזקים. עסוקים בלשמר את הילדים בחממה, לשמר את מה שאנחנו יודעים, את מה שקרה באירופה. ראיתי את זה מאד חזק בקורונה, בזום... זום זה נשמע איום ונורא בבתי ספר ולדורף. ואת רואה איך אנשים הגיבו לזה "זה רק רעש רקע, עוד רגע נחזור, תחזיקו חזק חזק וכו</w:t>
      </w:r>
      <w:r>
        <w:rPr>
          <w:rFonts w:ascii="David" w:hAnsi="David" w:cs="David" w:hint="cs"/>
          <w:sz w:val="24"/>
          <w:szCs w:val="24"/>
          <w:rtl/>
        </w:rPr>
        <w:t>לי</w:t>
      </w:r>
      <w:r w:rsidRPr="000043E4">
        <w:rPr>
          <w:rFonts w:ascii="David" w:hAnsi="David" w:cs="David"/>
          <w:sz w:val="24"/>
          <w:szCs w:val="24"/>
          <w:rtl/>
        </w:rPr>
        <w:t>'" או את הצד השני "אין מה לעשות, זה מה שמשרד החינוך אמר, החיים קשים ומחר כולם בזום". זאת אומרת, פעם עשיתי ציור כזה בהרצאה.</w:t>
      </w:r>
    </w:p>
    <w:p w14:paraId="0FE2CAC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מצייר: </w:t>
      </w:r>
    </w:p>
    <w:p w14:paraId="0A8A5684" w14:textId="77777777" w:rsidR="007F03D3" w:rsidRPr="000043E4" w:rsidRDefault="007F03D3" w:rsidP="007F03D3">
      <w:pPr>
        <w:spacing w:line="360" w:lineRule="auto"/>
        <w:rPr>
          <w:rFonts w:ascii="David" w:hAnsi="David" w:cs="David"/>
          <w:sz w:val="24"/>
          <w:szCs w:val="24"/>
          <w:rtl/>
        </w:rPr>
      </w:pPr>
    </w:p>
    <w:p w14:paraId="7825C317"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 זאת הגישה הנקרא לה המשמרת "אנחנו נשמור את הולדורף כמו שהוא, עכשיו הקורונה משבשת לנו אבל עוד רגע נחזור להיות כמו פעם ואנחנו בכוח נחזיק ילדים שלא ייראו מסכים ולא ייראו זום". </w:t>
      </w:r>
    </w:p>
    <w:p w14:paraId="5BBA51F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וזאת גישה שמבטלת את העומק ונכנע לכוחות מבחוץ שהם מאד חזקים. </w:t>
      </w:r>
    </w:p>
    <w:p w14:paraId="15E6B637"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אל מול זאת המחדשת, שהיא בשיח עם העולם, העולם הביא לי קורונה, העולם והדברים מבחוץ, והילדים עכשיו מביאים זה וזה, ועכשיו אני אשאל איך אני פועל מהסיטואציה. ואת רואה פה מורים שהביאו יצירתיו</w:t>
      </w:r>
      <w:r>
        <w:rPr>
          <w:rFonts w:ascii="David" w:hAnsi="David" w:cs="David" w:hint="cs"/>
          <w:sz w:val="24"/>
          <w:szCs w:val="24"/>
          <w:rtl/>
        </w:rPr>
        <w:t>ת</w:t>
      </w:r>
      <w:r w:rsidRPr="000043E4">
        <w:rPr>
          <w:rFonts w:ascii="David" w:hAnsi="David" w:cs="David"/>
          <w:sz w:val="24"/>
          <w:szCs w:val="24"/>
          <w:rtl/>
        </w:rPr>
        <w:t xml:space="preserve"> מאד גבוהה בתוך סיטואציה שילדים נשארים חודשים שלמים בבית. לא חייב להיות בדיוק הזום של משרד החינוך, ולא חייב להודיע להורים או למורים פשוט אסור לכם זום ותסתדרו מפה והלאה, אלא גישה שמעודדת חדשנות, חיפוש...</w:t>
      </w:r>
    </w:p>
    <w:p w14:paraId="4EE914C7"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ואת רואה תמיד את כל השלוש, אני כמובן מחפש את האמצעי, ובאופן כללי אני אומר בסוג של בקרה על מה שקורה באנתרופוסופיה, באופן כללי יש נטייה לגישה השמרנית. מול דברים אחרים שהם יכולים להיות בהם מאד בכאן ועכשיו ולהיות בשיח וכו</w:t>
      </w:r>
      <w:r>
        <w:rPr>
          <w:rFonts w:ascii="David" w:hAnsi="David" w:cs="David" w:hint="cs"/>
          <w:sz w:val="24"/>
          <w:szCs w:val="24"/>
          <w:rtl/>
        </w:rPr>
        <w:t>לי</w:t>
      </w:r>
      <w:r w:rsidRPr="000043E4">
        <w:rPr>
          <w:rFonts w:ascii="David" w:hAnsi="David" w:cs="David"/>
          <w:sz w:val="24"/>
          <w:szCs w:val="24"/>
          <w:rtl/>
        </w:rPr>
        <w:t>. אז אני מסתכל על כל הדברים האלו אז הולדורף אכן עובר התאמות ואכן עובר אותם באיטיות. יש תנועה אבל יש יותר "מי אנחנו?". את רואה את זה בסמינר ברימון נכון? באיזו שנה?</w:t>
      </w:r>
    </w:p>
    <w:p w14:paraId="5ECEE3FE"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סיימתי א'</w:t>
      </w:r>
    </w:p>
    <w:p w14:paraId="420D6EF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ידע האדם?</w:t>
      </w:r>
    </w:p>
    <w:p w14:paraId="18672F4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עוד לא למדתי</w:t>
      </w:r>
    </w:p>
    <w:p w14:paraId="498DBB6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אוקי אז בשיח עם שטיינר, יש את ההצמדות המאוחדת עם שטיינר, יש מי שכבר לא יודעים מי זה ויש מי שקוראים אותו בהקשרים של היום, מרעננים, מוצאים את הגשרים למה שקורה. את רואה את זה מאד בשיח בין בתי ספר ולדורף לעולם. מה זה העולם? מה שמחוץ לגדר, זה יכול אפילו הורים למרות שזה פחות מעניין הרגע, זה יכול להיות משרד החינוך או מגמות או גישות חינוכיות שונות שצצות בעולם. את רואה במפקחים ובדרישות שלהם... כמובן אין שום דבר רע ב.. אני אוהב לצטט איז</w:t>
      </w:r>
      <w:r>
        <w:rPr>
          <w:rFonts w:ascii="David" w:hAnsi="David" w:cs="David" w:hint="cs"/>
          <w:sz w:val="24"/>
          <w:szCs w:val="24"/>
          <w:rtl/>
        </w:rPr>
        <w:t>ו</w:t>
      </w:r>
      <w:r w:rsidRPr="000043E4">
        <w:rPr>
          <w:rFonts w:ascii="David" w:hAnsi="David" w:cs="David"/>
          <w:sz w:val="24"/>
          <w:szCs w:val="24"/>
          <w:rtl/>
        </w:rPr>
        <w:t>שהי ראש מחלקת חינוך, אני מלווה בתי ספר, לוויתי הרבה בתי ספר בארץ... ויצא לי פעם לדבר עם ראש מחלקת חינוך שברשות שלה יש בתי ספר ולדורף והיא נתנה לי הרצאה כמה שית ספר הזה טוב וחדשני שלא שמעתי אותה אף פעם משום מחדש ולדורף, אבל היא אמרה: אולי אתה יכול בבקשה להגיד להם להתייחס אלי כמו בן אדם? כי אני לא בן אדם רע, אני רוצה את טובתם"</w:t>
      </w:r>
    </w:p>
    <w:p w14:paraId="5D5BBEAD"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וואו</w:t>
      </w:r>
    </w:p>
    <w:p w14:paraId="23AEE5A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שייתנו לי לה</w:t>
      </w:r>
      <w:r>
        <w:rPr>
          <w:rFonts w:ascii="David" w:hAnsi="David" w:cs="David" w:hint="cs"/>
          <w:sz w:val="24"/>
          <w:szCs w:val="24"/>
          <w:rtl/>
        </w:rPr>
        <w:t>י</w:t>
      </w:r>
      <w:r w:rsidRPr="000043E4">
        <w:rPr>
          <w:rFonts w:ascii="David" w:hAnsi="David" w:cs="David"/>
          <w:sz w:val="24"/>
          <w:szCs w:val="24"/>
          <w:rtl/>
        </w:rPr>
        <w:t xml:space="preserve">כנס בשער, הם לא מראים לי שום דבר, הם פשוט חוסמים אותי מהכל, אני רואה כמה זה איכותי אבל אולי... אז השיח הזה עם ה.... השיח הזה עם העולם שאת שואלת למה אולי אין יותר, מבחינתי את אומרת התאמות – אצלי זה קשור מיד לחדשנות, אולי שאלת ההתאמות קשורה לאילתורים אבל מבחינתי בכלל לא, התאמה היא דבר איכותי וחדשני, להיות בקשר עם מה שקורה, חלק דברים שצריכים לקרות זה נושא האמון של הבחוץ: "הוא לא מולדורף..." "מה הוא מבין...". בדיוק עשיתי סדנת ביוגרפיה עם זומר, אני עושה עכשיו מלא </w:t>
      </w:r>
      <w:r w:rsidRPr="000043E4">
        <w:rPr>
          <w:rFonts w:ascii="David" w:hAnsi="David" w:cs="David"/>
          <w:sz w:val="24"/>
          <w:szCs w:val="24"/>
          <w:rtl/>
        </w:rPr>
        <w:lastRenderedPageBreak/>
        <w:t xml:space="preserve">סדנאות, ובזומר שם דיברו משהי אמרה שהיא הייתה יועצת חינוכית בזומר, ואני חושב שזו היה בית ספר ראשון שהסכים לתת מקום ליועצת שהיא לא מהולדורף, לתת לה מקום ומעמד. פעם זה לא היה מתקבל על הדעת שמשהו יהיה מתוך הצוות ועוד בנושא פרט שיהיה לא מהולדורף... אני לא אומר שזה טוב שכל בתי ספר יהיו אנשים לא מהולדורף אבל הגישה שהשתנתה מ"מי שלא עבר לא ייכנס בשערינו" זו הייתה גישה שמונעת את ההתאמות שאת רצית. </w:t>
      </w:r>
    </w:p>
    <w:p w14:paraId="07AC828C"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את בסדר?</w:t>
      </w:r>
    </w:p>
    <w:p w14:paraId="0018F0A8"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כן כן</w:t>
      </w:r>
    </w:p>
    <w:p w14:paraId="57D50E8F"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זה בסדר בינתיים? זה עונה לך?</w:t>
      </w:r>
    </w:p>
    <w:p w14:paraId="239C604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הכל בסדר. תודה. תגיד משהו על הכשרות המורים בישראל אולי.</w:t>
      </w:r>
    </w:p>
    <w:p w14:paraId="4125C96D"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הכשרות המורים בישראל, כמנהל הכשרה בזומר, זו הכשרה שהיא לא אקדמית, יש היום הכשרה אקדמית בדוד ילין ואורנים ואולי עוד.. לא יודע... וזומר זה היום ההכשרה הגדולה שהיא לא האקדמית.יש סימן שאלה גדול על ההכשרות, גם פה יש מתח, ההכשרות של היום – נתחיל בדברים הכי פרקטיים, בהיקף שלהם, כמו שאומרים לי החברים שלי משקד ומהרדוף: "זה בערך עשירית ממה שעשינו מאירופה, שם היינו חמש שנים חמישה ימים בשבוע, מה זה פה שום דבר..." ברימון זה הכשרה מלאה? של ארבע שנים? לא משנה, זה לדעתם מאד קטן וברור שזה לא מותאם למה שקורה היום בישראל "זה ארוך משי, זה לא מסתדר עם התארים האקדמיים" כל מיני. אז זה אמירה אחת לגבי ההכשרות וההיקף. זו כבר שאלה. אה.... הקשר בין ההכשרות לעומת הבתי ספר הוא... הוא לא קיים. אני יודע להגיד בעיקר מתוך ההכשרה שאני מוביל ומתוך מה שאומרים סטודנטים שהיו בהכשרות אחרות: המרחק בין ההכשרות הולך וגדל, כל אחד תופס כיוון. מה בכלל צריך להיות בהכשרה – יש פערים גדולים. אחד יגיד רק אנתרופוסופיה ואומנויות כל השאר ייקרה תוך כדי לא צריך בכלל חינוך. עד לקול קיצוני אחר שיגיד הכשרה תהיה רק בבוקר בתוך בתי הספר. ואנחנו בזומר מחפשים כל הזמן את דרכינו וזה ברור שאנחנו היום שמים דגש: אחד מחפשים את החדשנות מתוך עבודות הגמר, מחפשים שדברים יהיו אחרת, מחפשים את החדש גם אם זה בא על חשבון... אה... מאד שמים בפרונט את המקום החברתי, קשר בין סטודנטים. בשנה ג' יש לנו קורס שנקרא "מנהיגות בעבודת צוות", והוא לא יחידי בישראל, הוא כנראה יחידי בעולם. אני לא מכיר בשום הכשרה בעולם קורס ששם את זה כחלק בקוריקולום. זה נשמע כל כך מובן מאליו בבתי ספר שהמבנה הארגוני שלהם כל כך שונה שאין על זה שום הכשרה בתפיסה החברתית בכלל. זו דוגמא למשהו שהוא ייחודי. </w:t>
      </w:r>
    </w:p>
    <w:p w14:paraId="61AD2154" w14:textId="77777777" w:rsidR="007F03D3" w:rsidRPr="000043E4" w:rsidRDefault="007F03D3" w:rsidP="007F03D3">
      <w:pPr>
        <w:spacing w:line="360" w:lineRule="auto"/>
        <w:rPr>
          <w:rFonts w:ascii="David" w:hAnsi="David" w:cs="David"/>
          <w:sz w:val="24"/>
          <w:szCs w:val="24"/>
          <w:rtl/>
        </w:rPr>
      </w:pPr>
      <w:bookmarkStart w:id="6" w:name="_Hlk82380327"/>
      <w:r w:rsidRPr="000043E4">
        <w:rPr>
          <w:rFonts w:ascii="David" w:hAnsi="David" w:cs="David"/>
          <w:sz w:val="24"/>
          <w:szCs w:val="24"/>
          <w:rtl/>
        </w:rPr>
        <w:t>מראיין: ולמה זה קורה דווקא בישראל שקורה דבר כזה?</w:t>
      </w:r>
    </w:p>
    <w:p w14:paraId="49E47F5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שאלה יפה. זה קשור לאינדיבידואל שמחבר את החלקים של הולדורף, זה קשור אלי כמובן. אבל זה קשור גם כישראל שהיא גם פורצת דרך, ויש בה אלמנטים של שבירת מוסכמות. </w:t>
      </w:r>
      <w:bookmarkEnd w:id="6"/>
      <w:r w:rsidRPr="000043E4">
        <w:rPr>
          <w:rFonts w:ascii="David" w:hAnsi="David" w:cs="David"/>
          <w:sz w:val="24"/>
          <w:szCs w:val="24"/>
          <w:rtl/>
        </w:rPr>
        <w:t>אה... זה קשור באמת ל... דיברנו מקודם לאיזור המרכז, שם הסמינר שם דגש מאד חזק על התחום החברתי – והייעוץ הביוגרפי והייעוץ הארגוני הוא רק סימפטום לזה. המושג ענף מוכר לך</w:t>
      </w:r>
      <w:r>
        <w:rPr>
          <w:rFonts w:ascii="David" w:hAnsi="David" w:cs="David" w:hint="cs"/>
          <w:sz w:val="24"/>
          <w:szCs w:val="24"/>
          <w:rtl/>
        </w:rPr>
        <w:t>?</w:t>
      </w:r>
    </w:p>
    <w:p w14:paraId="5DF5EEB1"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לא</w:t>
      </w:r>
    </w:p>
    <w:p w14:paraId="3ED2DE15"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lastRenderedPageBreak/>
        <w:t xml:space="preserve">ר': ענף מסורתית היתה קבוצת לומדים המצטרפים לחברה האנתרופוסופית. עד היום באירופה יש ענפים, אפילו בישראל יש ענפים. אז היו ענפים. גם בישראל. בענפים האלו בעיקר למדו. ב98' קם ענף בתל אביב, השם שלו היה ענף יצחק, על שם יצחק רבין, זו הייתה הפעם הראשונה שהיה ענף על שם תחום פוליטי, פוליטי חברתי. </w:t>
      </w:r>
    </w:p>
    <w:p w14:paraId="3A9EA70B"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בעולם זה "ענף"? שקשור לעץ?</w:t>
      </w:r>
    </w:p>
    <w:p w14:paraId="737B1B8C"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כן, האנתרופוסופיה היא עץ וזה ענף. אז הענף בתל אביב הוקם על שם דמות חברתית. רבין נרצח ב95'... אני זוכר שהענף, השם היה לעומתי... אני זוכר שאמרנו שם בענף , הייתי בין אלו שהקימו אותו, אנחנו לא נהיה קבוצות לימוד כמו במקומות האלו שהזכרנו קודם. אנחנו נספר את הביוגרפיות שלנו. אנחנו נשים את התחם החברתי-ביוגרפי במרכז. אז הינה דוגמא להתאמות – זה גם במרכז, זה קשור לפוליטיקה, זה שם את החברה במרכז, שם את האלמנט הזה ולא את האלמנט הרוחני. את מכירה את השילוש גוף -נפש רוח, מסורתית הדגש היה על הרוח והנפש היה מן קטע שמפריע כזה, אבל הלב העניין האמיתי ברוח. התחום הביוגרפי שם את הנפש במרכז. את המקום שבו הדבר קורה. את איתי?</w:t>
      </w:r>
    </w:p>
    <w:p w14:paraId="54DCBFCC"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תיכף הלב שלי יתפוצץ מאושר</w:t>
      </w:r>
    </w:p>
    <w:p w14:paraId="33B6CB5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טוב את עכשיו מתרגשת, מתוחה, מה אני יעשה עם זה... אני רוצה רגע להסביר לך את הקטע הזה של הנפש, כי זה המקום האמיתי, שם קורים הדברים. כי אולי בשביל זה נפגשנו. אנחנו שמים את הנפש במרכז. זה מצד אחד קרה אז ב98' בענף שקם. גם ב</w:t>
      </w:r>
      <w:r w:rsidRPr="000043E4">
        <w:rPr>
          <w:rFonts w:ascii="David" w:hAnsi="David" w:cs="David"/>
          <w:sz w:val="24"/>
          <w:szCs w:val="24"/>
        </w:rPr>
        <w:t>IMO</w:t>
      </w:r>
      <w:r w:rsidRPr="000043E4">
        <w:rPr>
          <w:rFonts w:ascii="David" w:hAnsi="David" w:cs="David"/>
          <w:sz w:val="24"/>
          <w:szCs w:val="24"/>
          <w:rtl/>
        </w:rPr>
        <w:t xml:space="preserve"> בקהילה שאני נמצא בה כאימפולס עולמי, מדברים שם – לב העניין באירגונים, בקהילות, בחברות אנחנו בני אדם. זאת אומרת תסתכלי שניה למעלה, תסתכלי על העץ, יש פה מלא ענפים מלא עלים, כאילו בלאגן גדול, אבל ככל שנתקרב נראה שזה מסודר בצורה פנטסטית, העלים מסודרים, הענף מתארגן לצורה הרמונית מדהימה. אנחנו לא עצים, אנחנו בני אדם, יש לנו קטע עם נפש, שם יש בלאגן אחד גדול – אנחנו רבים עם ההורים שלנו, הילדים שלנו משגעים אותנו, אנחנו מתכסחים עם הקולגות שלנו – שזה בסדר, זה סבבה, אנחנו בני אדם עם נפש, זה מרכז העניין. זה התנועה שאפשר לחבר אותה ל98' להקמת הענף וזה קשור בעיני להקמת זומר ולהקמת הסמינר, ששם את הדגש על הנפש ועל הביוגרפיה לפני אה... ומביא את הנפש למקום הנכון לה. זה קשור גם לפעילות של </w:t>
      </w:r>
      <w:r w:rsidRPr="000043E4">
        <w:rPr>
          <w:rFonts w:ascii="David" w:hAnsi="David" w:cs="David"/>
          <w:sz w:val="24"/>
          <w:szCs w:val="24"/>
        </w:rPr>
        <w:t>IMO</w:t>
      </w:r>
      <w:r w:rsidRPr="000043E4">
        <w:rPr>
          <w:rFonts w:ascii="David" w:hAnsi="David" w:cs="David"/>
          <w:sz w:val="24"/>
          <w:szCs w:val="24"/>
          <w:rtl/>
        </w:rPr>
        <w:t xml:space="preserve"> בישראל, ששם את הדברים בדגש אחר, בעדיפויות אחרות. בעצם כאילו מרסן את הנפש קדימה, או כאילו בהפוך שם את החלק הרוחני שלי לא שם (מצביע למעלה) ובבית אני אעשה מדיטציה. עכשיו אני מקשקש על קפה ובבית אני אעשה מדיטציה ואכנס כמו שצריך. לא, עכשיו ההתרחשות הרוחנית זה המפגש איתך, זה שם את החלק הגבוה פה בשולחן לשיחה איתך ואת שמה את החלק הגבוה שלך ובמפגש שלנו קורה אירוע משמעותי שאולי נגלה את המשמעות בעתיד. זה הדבר. זה ההתרחשות. השיח של מה שייקרה.   </w:t>
      </w:r>
    </w:p>
    <w:p w14:paraId="06A41829"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עכשיו, חוזרים לשאלת ההתאמות שאיתה התחלנו את השיחה, אז המקום של ההתאמות בעיני זה זה. זה לשים את המפגש, האיכות החברתית, העולם מדבר אלי. איך העולם מדבר אלי ואיפה אני בשיח עם העולם. שם קורה מה שאת קראת לו התאמות. צריך לבדוק את המילה הזאת. יש לה מטרייה מאד רחבה וגבוהה, ובעצם המפגש עם העולם בעיני זה מה שאת מבקשת, זה הדבר. מפגש חי וער עם העולם. לא רק עם הישראליות זה גם עם השעה, עם מה שקורה. בסוף העניין הוא בשנה האחרונה – זה יכול להיות קורונה, טילים, פליטים, ממשלה חדשה. וחלק </w:t>
      </w:r>
      <w:r w:rsidRPr="000043E4">
        <w:rPr>
          <w:rFonts w:ascii="David" w:hAnsi="David" w:cs="David"/>
          <w:sz w:val="24"/>
          <w:szCs w:val="24"/>
          <w:rtl/>
        </w:rPr>
        <w:lastRenderedPageBreak/>
        <w:t xml:space="preserve">מהישראליות זה שיח מתמיד עם מה שקורה, עם לשים לב למקומות. ובחינוך זו שאלה – איפה הדברים מגיעים לחינוך. כשאת הולכת לסמינרים, איפה זה קורה שם בהכשרות, השיח הזה. שהוא מתכתב עם המציאות, עם מה שקורה לסטודנטים, כמה אנחנו עסוקים בקוריקולום, בתוכנית הלימודים וכמה אנחנו פוגשים. </w:t>
      </w:r>
    </w:p>
    <w:p w14:paraId="603F95EA"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מראיין: אוקי. תסתכל רגע על בתי הספר שאתה מכיר בארץ, תגיד משהו על לוחות השנה שלהם ביחס ללוחות שנה של בתי ספר אחרים. </w:t>
      </w:r>
    </w:p>
    <w:p w14:paraId="0267149E"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לוח השנה בולדורף קשורים בלוחות השנה היהודיים, הישראלים, אני מדבר על בתי הספר היהודים. חוגגים את החגים. מה את שואלת? מה מסתתר?</w:t>
      </w:r>
    </w:p>
    <w:p w14:paraId="478EA65F"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w:t>
      </w:r>
      <w:r w:rsidRPr="000043E4">
        <w:rPr>
          <w:rFonts w:ascii="David" w:hAnsi="David" w:cs="David"/>
          <w:sz w:val="24"/>
          <w:szCs w:val="24"/>
        </w:rPr>
        <w:t xml:space="preserve"> </w:t>
      </w:r>
      <w:r w:rsidRPr="000043E4">
        <w:rPr>
          <w:rFonts w:ascii="David" w:hAnsi="David" w:cs="David"/>
          <w:sz w:val="24"/>
          <w:szCs w:val="24"/>
          <w:rtl/>
        </w:rPr>
        <w:t>אני לא רוצה יותר מדי...</w:t>
      </w:r>
    </w:p>
    <w:p w14:paraId="4691747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סך הכל בתי ספר ולדורף מבחינת חגים ועירנות לחגים חוגגים את החגים הישראליים במידה יפה של קשר, בצורה שונה מבתי ספר רגילים. יכול מאד לראות... יש פטנט כזה של בתי ספר ולדורף שהם בתוך בתי ספר רגילים. אני מכיר את כולם, שם המתח העיקרי נוצר הוא סביב החגים. מה עושים ביום השואה, מה עושים ביום העצמאות. יש מאמץ. את יכולה לראות למשל, אם את שואלת על פער מול בתי ספר רגילים הפער קורה בעיקר בכיתות הנמוכות בא'. את תראי בתי ספר רגילים שבא' מתייחסים לחג ובולדורף או מתייחסים לחג בצורה מאד שונה, או לא מתייחסים. מאד יכול להיות שיש כיתות א' בולדורף בארץ שביום השואה לא עשו פשוט כלום, מה שלא יעלה על הדעת בבית ספר רגיל, או ביום העצמאות. מבחינתי זה בסדר. קודם כל יש שם ילד בן 7, ואנחנו שואלים את עצמנו מה ייקרה לו ביום הזה. אז אפשר להגיד אבל בבית יש.. ושואה וזה, אז בסדר, אפשר למצוא את הדרך. </w:t>
      </w:r>
    </w:p>
    <w:p w14:paraId="552DBD90"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מה?</w:t>
      </w:r>
    </w:p>
    <w:p w14:paraId="56CE305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מאד מעניין. ואחרי גיל 7?</w:t>
      </w:r>
    </w:p>
    <w:p w14:paraId="3F20D963"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תראי, אני אישית אוהב את מה שאני מכיר את ההתייחסות לחגים בולדורף, את הצד הרוחני והעמוק שלהם.. שאלת אותי על ההתאמות, האמת שזו לא החזית המרכזית. </w:t>
      </w:r>
    </w:p>
    <w:p w14:paraId="6A4080C1"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(צוחקים)</w:t>
      </w:r>
    </w:p>
    <w:p w14:paraId="47986B7E"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לא יודע מה אומרים אחרים, יש מה להשתפר אבל לא זה הכי הכי הכי בעייתי. </w:t>
      </w:r>
    </w:p>
    <w:p w14:paraId="3D609285"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בעיניך התאמות זה משהו שצריך לענות על נקודה בעיתית?</w:t>
      </w:r>
    </w:p>
    <w:p w14:paraId="3CE1D8AD"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לא, הבעייתיות שהיא כשיש פער. הגדר היא הקושי. אם יש... "מה שבחוץ זה רע ואנחנו נגן על הילדים" זה הבעיה. עוד פעם, המילה התאמות מבחינתי זה השיח עם העולם. זה התרגום שלי עם המילה התאמה. שיח עם העולם – את זה צריך לשנות על מה מדברים ועם מי מדברים. בטח בין המורים, בתוך ההכשרות, עם הרשויות. ולמצוא דרך נכונה לדבר ממקום שהוא פתוח, שהוא נותן אמון. </w:t>
      </w:r>
    </w:p>
    <w:p w14:paraId="3F422EF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אוקי, אנחנו תיכף נסיים. שאלה אחרונה. היום בחינוך המיוחד אני לא אמצא מורים שלא למדו חינוך מיוחד. מה קורה בולדורף? בולדורף היום יש לא מעט מורים שלא עברו הכשרות.. מה אתה חושב על זה?</w:t>
      </w:r>
    </w:p>
    <w:p w14:paraId="691012C4"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lastRenderedPageBreak/>
        <w:t xml:space="preserve">ר': אנשים חסרי הכשרה בכלל... זה קשור למנהיגות ולאחריות שדיברנו עליה מקודם. אפשר לשאול על מילה שאנשים לא אוהבים: "סטנדרטים". אני אוהב אותה. סטנדרט לא חייב להיות תואר שני בעבודה סוציאלית. סטנדרט יכול להיות אדם שהאישיות שלו היא במרכז, אדם ש.. העיקר שיש סטנדרטים, ולא "את נראית לי נחמדה רוצה ללמד אצלנו?" זה גם קיים. אם את רואה אנשים בלי הכשרות בכלל אפשר לשאול אם יש במקום הזה סטנדרטים, האם אנחנו בוחרים בקפידה או האם אנחנו בוחרים אנשים כי זה מה שיש. אמרו לי שאיזה מקום "לא צובאים על פתחינו המון אנשים, אנחנו לוקחים מי שאפשר" ואז דעתי היא לא משהו על זה. </w:t>
      </w:r>
    </w:p>
    <w:p w14:paraId="28ACD80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אתה יכול לאפיין סטנדרט למורה ראוי בעינייך?</w:t>
      </w:r>
    </w:p>
    <w:p w14:paraId="09E82A7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ר': אה... תראי היום מבחינת משרד החינוך, זה נהיה פחות ופחות חשוב... הכשרת ולדורף זה סוג של סטנדרט יש מקומות שמקפידים יותר ויש כאלו שפחות. ובאופן כללי יש מגמת התרופפות, מצד אחד אנחנו נכנעים לדרישות משרד החינוך מצד שני אנחנו לוקחים אנשים כי הם נחמדים, אגב זה קורה יותר בתיכונים. לקחת אנשים כי הם בסדר, והם באמת בסדר, הם מקסימים, אבל ברמה הקיצונית אם נמשיך ככה תיכוני ולדורף פשוט יהיו מקסימים, אבל הם לא יהיו ולדורף.</w:t>
      </w:r>
    </w:p>
    <w:p w14:paraId="2AB1A0E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מראיין: יש משהו שאתה יודע להגיד: אם יש את זה בבית הספר אז הוא ולדורף? יש מינימום?</w:t>
      </w:r>
    </w:p>
    <w:p w14:paraId="7B765B96"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ר': כשתפיסת העולם על מה זה ילד היא תפיסת עולם אנתרופוסופית. לא קשור בכלל ללוחות או לגירים. אני רואה ילד ויש לי מושג על תפיסת גוף-נפש רוח, יש לי מושג על תהליכי התפתחות של ילדים, וזה קיים בבית הספר. אולי לא עד אחרון במורים, אבל זה קיים. אם אין שם את זה, אז זה לא. תפיסת עולם רוחנית, זה מבחינתי הדבר. כמו יועץ ביוגרפי. מה זה יועץ ביוגרפי ולא פסיכולוג – זה שיש ללו את תמונת האדם על פי האנתרופוסופיה. יש סיכוי שאם מקבלים את ההגדרה הזאת יש בתי ספר היום שהם על גבול הלא ולדורף, כי זה לא קיים שם – יש שם אחלה מורים במקרה הטוב, במקרה הרע לא. אבל אין שם את התפיסת עולם הזאת. </w:t>
      </w:r>
    </w:p>
    <w:p w14:paraId="06A48700" w14:textId="77777777" w:rsidR="007F03D3" w:rsidRPr="000043E4" w:rsidRDefault="007F03D3" w:rsidP="007F03D3">
      <w:pPr>
        <w:spacing w:line="360" w:lineRule="auto"/>
        <w:rPr>
          <w:rFonts w:ascii="David" w:hAnsi="David" w:cs="David"/>
          <w:sz w:val="24"/>
          <w:szCs w:val="24"/>
          <w:rtl/>
        </w:rPr>
      </w:pPr>
      <w:r w:rsidRPr="000043E4">
        <w:rPr>
          <w:rFonts w:ascii="David" w:hAnsi="David" w:cs="David"/>
          <w:sz w:val="24"/>
          <w:szCs w:val="24"/>
          <w:rtl/>
        </w:rPr>
        <w:t xml:space="preserve">מראיין: רונן, תודה רבה, באמת. </w:t>
      </w:r>
    </w:p>
    <w:p w14:paraId="70DBC810" w14:textId="77777777" w:rsidR="007F03D3" w:rsidRPr="000043E4" w:rsidRDefault="007F03D3" w:rsidP="007F03D3">
      <w:pPr>
        <w:spacing w:line="360" w:lineRule="auto"/>
        <w:jc w:val="both"/>
        <w:rPr>
          <w:rFonts w:ascii="David" w:hAnsi="David" w:cs="David"/>
          <w:sz w:val="24"/>
          <w:szCs w:val="24"/>
          <w:rtl/>
        </w:rPr>
      </w:pPr>
      <w:r w:rsidRPr="000043E4">
        <w:rPr>
          <w:rFonts w:ascii="David" w:hAnsi="David" w:cs="David"/>
          <w:sz w:val="24"/>
          <w:szCs w:val="24"/>
          <w:rtl/>
        </w:rPr>
        <w:t xml:space="preserve">ר': בבקשה. ואני אשמח לקרוא. </w:t>
      </w:r>
    </w:p>
    <w:p w14:paraId="3A970F70" w14:textId="77777777" w:rsidR="007F03D3" w:rsidRDefault="007F03D3" w:rsidP="007F03D3">
      <w:pPr>
        <w:pBdr>
          <w:top w:val="nil"/>
          <w:left w:val="nil"/>
          <w:bottom w:val="nil"/>
          <w:right w:val="nil"/>
          <w:between w:val="nil"/>
        </w:pBdr>
        <w:spacing w:line="360" w:lineRule="auto"/>
        <w:rPr>
          <w:rFonts w:ascii="David" w:hAnsi="David" w:cs="David"/>
          <w:sz w:val="24"/>
          <w:szCs w:val="24"/>
          <w:rtl/>
        </w:rPr>
      </w:pPr>
    </w:p>
    <w:p w14:paraId="50381ED1" w14:textId="2E608839"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4856CE58" w14:textId="4536E56D"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660C702B" w14:textId="06381F34"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3211D1DA" w14:textId="70AC685E"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212CC5A0" w14:textId="4DA65F1E"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029BF37E" w14:textId="33D8EA56"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23A2BC9D" w14:textId="352A9593"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3DB8E745" w14:textId="77777777" w:rsidR="007F03D3" w:rsidRDefault="007F03D3" w:rsidP="007F03D3">
      <w:pPr>
        <w:pBdr>
          <w:top w:val="nil"/>
          <w:left w:val="nil"/>
          <w:bottom w:val="nil"/>
          <w:right w:val="nil"/>
          <w:between w:val="nil"/>
        </w:pBdr>
        <w:spacing w:line="360" w:lineRule="auto"/>
        <w:rPr>
          <w:rFonts w:ascii="David" w:eastAsia="Times New Roman" w:hAnsi="David" w:cs="David"/>
          <w:color w:val="000000"/>
          <w:sz w:val="24"/>
          <w:szCs w:val="24"/>
          <w:rtl/>
        </w:rPr>
      </w:pPr>
    </w:p>
    <w:p w14:paraId="14031DAE" w14:textId="77777777" w:rsidR="007F03D3" w:rsidRPr="00BC6801" w:rsidRDefault="007F03D3" w:rsidP="007F03D3">
      <w:pPr>
        <w:pBdr>
          <w:top w:val="nil"/>
          <w:left w:val="nil"/>
          <w:bottom w:val="nil"/>
          <w:right w:val="nil"/>
          <w:between w:val="nil"/>
        </w:pBdr>
        <w:spacing w:line="360" w:lineRule="auto"/>
        <w:jc w:val="center"/>
        <w:rPr>
          <w:rFonts w:ascii="David" w:eastAsia="Times New Roman" w:hAnsi="David" w:cs="David"/>
          <w:b/>
          <w:bCs/>
          <w:color w:val="000000"/>
          <w:sz w:val="24"/>
          <w:szCs w:val="24"/>
          <w:rtl/>
        </w:rPr>
      </w:pPr>
      <w:r w:rsidRPr="00BC6801">
        <w:rPr>
          <w:rFonts w:ascii="David" w:eastAsia="Times New Roman" w:hAnsi="David" w:cs="David" w:hint="cs"/>
          <w:b/>
          <w:bCs/>
          <w:color w:val="000000"/>
          <w:sz w:val="24"/>
          <w:szCs w:val="24"/>
          <w:rtl/>
        </w:rPr>
        <w:lastRenderedPageBreak/>
        <w:t xml:space="preserve">נספח ב' </w:t>
      </w:r>
      <w:r w:rsidRPr="00BC6801">
        <w:rPr>
          <w:rFonts w:ascii="David" w:eastAsia="Times New Roman" w:hAnsi="David" w:cs="David"/>
          <w:b/>
          <w:bCs/>
          <w:color w:val="000000"/>
          <w:sz w:val="24"/>
          <w:szCs w:val="24"/>
          <w:rtl/>
        </w:rPr>
        <w:t>–</w:t>
      </w:r>
      <w:r w:rsidRPr="00BC6801">
        <w:rPr>
          <w:rFonts w:ascii="David" w:eastAsia="Times New Roman" w:hAnsi="David" w:cs="David" w:hint="cs"/>
          <w:b/>
          <w:bCs/>
          <w:color w:val="000000"/>
          <w:sz w:val="24"/>
          <w:szCs w:val="24"/>
          <w:rtl/>
        </w:rPr>
        <w:t xml:space="preserve"> ראיון עם ג.ק.</w:t>
      </w:r>
      <w:r>
        <w:rPr>
          <w:rFonts w:ascii="David" w:eastAsia="Times New Roman" w:hAnsi="David" w:cs="David" w:hint="cs"/>
          <w:b/>
          <w:bCs/>
          <w:color w:val="000000"/>
          <w:sz w:val="24"/>
          <w:szCs w:val="24"/>
          <w:rtl/>
        </w:rPr>
        <w:t xml:space="preserve"> -פרדס חנה, 4/6/2021</w:t>
      </w:r>
    </w:p>
    <w:p w14:paraId="56966950"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שלום לג</w:t>
      </w:r>
      <w:r>
        <w:rPr>
          <w:rFonts w:ascii="David" w:hAnsi="David" w:cs="David" w:hint="cs"/>
          <w:sz w:val="24"/>
          <w:szCs w:val="24"/>
          <w:rtl/>
        </w:rPr>
        <w:t>.ק.</w:t>
      </w:r>
      <w:r w:rsidRPr="008169DE">
        <w:rPr>
          <w:rFonts w:ascii="David" w:hAnsi="David" w:cs="David"/>
          <w:sz w:val="24"/>
          <w:szCs w:val="24"/>
          <w:rtl/>
        </w:rPr>
        <w:t xml:space="preserve">, </w:t>
      </w:r>
    </w:p>
    <w:p w14:paraId="6352F861"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אני יעל ואני עושה עבודת גמר באורנים שמתעסקת בהתאמות של חינוך ולדורף לחברה הישראלית. אמממ... ואתה פה היום, מאד מרגש, עשית עלייך גוגל מאד ארוך.</w:t>
      </w:r>
    </w:p>
    <w:p w14:paraId="010F84AC"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באמת? בגוגל? עלי?</w:t>
      </w:r>
    </w:p>
    <w:p w14:paraId="4B616F62"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כן, מלא דברים, עלייך, שלך...</w:t>
      </w:r>
    </w:p>
    <w:p w14:paraId="73FAE595"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לא ידעתי! (צוחק)</w:t>
      </w:r>
    </w:p>
    <w:p w14:paraId="7B466868"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אני אשמח אם תוכל להתחיל בלהציג את הקשר שלך לחינוך ולדורף ומשם נוכל להתקדם.</w:t>
      </w:r>
    </w:p>
    <w:p w14:paraId="5720518B"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אוקי... הקשר שלי לחינוך ולדורף הוא בעצם דרך האנתרופוסופיה, מתוך האנתרופוסופיה. בגדול, עבדתי כמדריך טיולים הרבה שנים, בכל מיני הקשרים גם בהקשרים של עבודה עם נוער בסיכון וסדנאות שדאות במדבר... שמכניסים בעצם את הילדים לסוג של מסע כזה, אבל הרגשתי שאני מאד נהנה ואוהב את הדברים, אבל יש צורך בהעמקה, זאת אומרת בהעמקת הקשר עם מי שאני עובד איתו, בחינוך. דרך החיפוש הזה הגעתי בעצם לחינוך ולדורף, במובן הזה שיש שם מסע ארוך של חינוך עם הילדים. הולכים איתם בשאיפה שמונה שנים. ופגשתי את יעקב ארנן אם את מכירה, והצטלבו דרכינו באחת העבודות שעשיתי עם נוער... ונכנסתי לסמינר</w:t>
      </w:r>
    </w:p>
    <w:p w14:paraId="0DE533C4"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בהרדוף?</w:t>
      </w:r>
    </w:p>
    <w:p w14:paraId="2CFF99C1"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בהרדוף כן, מה שעבר עכשיו לאורנים באזשהו אופן. אבל זה היה אחד מהסמינרים הראשונים לפני 20 שנה... והתחלתי את המסע שלי. התחלתי בכיתה ד' בבית ספר אורים בכפר הירוק, סיימתי עד ח' ואז לקחתי א' בשקד ומשם אני מתגלגל. סיימתי מחזור נוסף לפני ארבע שנים, חבר'ה שעכשיו הם בי"ב, עברנו יחד עכשיו מסע סיום וראיתי את ההצגות שלהם, באמת מאד מאד מרגש. ועשיתי גם כמה "זנבות" מאז ב"שקד" (הכוונה היא לכיתות שלא קיבל מכיתה א' אלא רק הצטרף באמצע או סוף לימודיהם בבית הספר). הייתי שם עם כיתה שהיתה קצת במשבר בכיתות ז-ח, והחלפתי.... בקיצור זה המסע שלי בחינוך ולדורף, היום אני מלמד גם בסמינר אורים בהכשרת המורים, ואני מלווה מורים, שותף בפורום הארצי</w:t>
      </w:r>
    </w:p>
    <w:p w14:paraId="64BA59C0"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בצוות הלב</w:t>
      </w:r>
    </w:p>
    <w:p w14:paraId="5C121661"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(צוחק) אני רואה שאת בעניינים</w:t>
      </w:r>
    </w:p>
    <w:p w14:paraId="3CF17C34"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אתה רוצה רגע להגיד מה המטרה של הצוות הזה?</w:t>
      </w:r>
    </w:p>
    <w:p w14:paraId="17369F20"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xml:space="preserve">: כן, בגדול, המטרה של הפורום הארצי בכלל בלי להכנס להיסטוריה של ההתפתחות שלו, היא ליצור תמונה ארצית, במבט על על חינוך ולדורף בארץ, אם צריך גם לעזור, לקדם... גם בהקשר של בתי ספר קיימים, גם בהקשר של בתי ספר שרוצים לקום, וליצור צרחב שהוא גם מאחד, גם מפתח וגם יוצר איזשהם גבולות למרחב הזה שנקרא "ולדורף". למשל בגנים, זה מאד פרוץ.. היום יש מאות גנים שנקראים "ולדורף" או "ברוח חינוך ולדורף" ואין כל כך סוג של רגולציה.. אבל זה לא המילה הנכונה, אני לא אוהב את המילה הזו – לא ברור מי זה חינוך ולדורף, מה זה השם הזה </w:t>
      </w:r>
      <w:r w:rsidRPr="008169DE">
        <w:rPr>
          <w:rFonts w:ascii="David" w:hAnsi="David" w:cs="David"/>
          <w:sz w:val="24"/>
          <w:szCs w:val="24"/>
          <w:rtl/>
        </w:rPr>
        <w:lastRenderedPageBreak/>
        <w:t xml:space="preserve">בכלל, בגנים זה מאד פרוץ, בבתי הספר – אין כל כך הרבה כמו גנים, ובגלל הצורך הכמעט קיומי של הורים אז נפתחים לא מעט בתי ספר בשנים האחרונות, וזה תקדים בעולם. מספר בתי הספר ביחס לאוכלוסייה ולשנים שזה קיים – זה חסר תקדים, וזה יוצר לא מעט עניינים. זאת אומרת כי בעיקר חסר מורים, ואז בתי ספר קמים אבל בעצם הם לא מצליחים להתבסס לא בתוך חינוך ולדורף ולא בתוך האנתרופוסופיה והמקום מייצר דיסוננסים, אז בהקשר הזה הפורום הארצי מנסה לראות איך הוא יכול לעזור ליצור מרחב יותר מדויק. ליצור, כן, זהות יותר מדויקת של בתי הספר בעצמם. זה לא אומר שכולם צריכים להיות ולדורף במובן הקלאסי, הם יכולים להיות ליד, אבל הם צריכים להכיר את זהותם. </w:t>
      </w:r>
    </w:p>
    <w:p w14:paraId="25834600"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זו עבודה עם מנהלים?</w:t>
      </w:r>
    </w:p>
    <w:p w14:paraId="38212A65"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זה לא רק, זה בעצם צוות שמנסה ליזום תהליכים, לפגוש בתי ספר, זה לא עבודה רק עם מנהלים, יש גם מעגל של צוותי ניהול, זה עובד יותר עם מעגלי עבודה שנרקמים לתוך המרחב הכללי, אז יש מעגל אחד שהפורום מנסה לעבוד אתו זה מעגל של צוותי הניהול – שאז כל סוגיות הניהול עולות, אבל לא כל סוגיות הזהות קשורות לניהול, הן קשורות לקולגיומים ולזהות אישית של כל מורה ומורה.</w:t>
      </w:r>
    </w:p>
    <w:p w14:paraId="6B64279A"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אנחנו מדברים על בתי ספר שהם מוכרים ואינם רשמיים?</w:t>
      </w:r>
    </w:p>
    <w:p w14:paraId="7C5020A6"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xml:space="preserve">: לפני מספר שנים חינוך ולדורף עבר הסדרה יחד עם החינוך הדמוקרטי, ומאז אנחנו בעצם במגמה שכל בית ספר כמעט שקם – גם חדש, נכנס בתוך פורמט של מוכר ורשמי, בתי ספר שלא היו מוכרים ורשמיים היו צריכים לבחור אם להכנס או לא. כמה בחרו לעשות את המהלך וכמה שלא. באר שבע בחר שלא, תעוז בחר שלא – אז יש כאלו שהם עדיין מוכר שאינו רשמי, אבל רוב בתי הספר הם מוכר ורשמי. </w:t>
      </w:r>
    </w:p>
    <w:p w14:paraId="29017B1D"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מה אתה חושב על השאלה הזו?</w:t>
      </w:r>
    </w:p>
    <w:p w14:paraId="38DCD649"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פנימית אני מסכים הזה, לא לרוץ להכנס לתוך זה. ההסדרה הזו היא לא פשוטה, יש שם כמה סעיפים שכאילו הסכמנו אליהם אבל הם מאד מאד בעייתיים בהקשר של הולדורף, אבל בעיקרון פנימית אני מסכים עם הנסיון לשמור על איזשהו חופש שנשמר בתוך מרחב... את יודעת, בית הספר הראשון שהוקם היה נקרא "בית ספר ולדורף החופשי"... תראי יש סעיף אחד שמדבר על גיל הילדים, כניסת גיל הילדים, שהוא בעייתי מאד, אנחנו מכניסים בגיל 7 ומבחינת החוק בישראל הוא לא מאפשר את זה, עניין שני קשור ברצף חינוכי – לנו יש את ההבנה שילד צריך להתחיל בגיל 3 בגן ולסיים בי"ב בתיכון ולדורף, אבל הם לא בהכרח חושבים שזה נכון, ולכן הם אומרים אתם לא תחליטו מי ייכנס לבית הספר – אנחנו נחליט, ואז זה הגרלות, וכל מי שרוצה...מי ייכנס לבית ספר... ואין עדיפות... וסעיף שלישי שהוא מאד בעייתי הוא קשור, גם לרצף החינוכי, אבל לא רק, הוא קשור גם לעקרון לשוויון בחינוך – וזה שמבחינתם אחים לא מחויבים לה</w:t>
      </w:r>
      <w:r>
        <w:rPr>
          <w:rFonts w:ascii="David" w:hAnsi="David" w:cs="David" w:hint="cs"/>
          <w:sz w:val="24"/>
          <w:szCs w:val="24"/>
          <w:rtl/>
        </w:rPr>
        <w:t>י</w:t>
      </w:r>
      <w:r w:rsidRPr="008169DE">
        <w:rPr>
          <w:rFonts w:ascii="David" w:hAnsi="David" w:cs="David"/>
          <w:sz w:val="24"/>
          <w:szCs w:val="24"/>
          <w:rtl/>
        </w:rPr>
        <w:t>כנס למקום של האחים הגדולים שלהם. כלומר, אם אני משפחה, ויש לי ילד בחינוך ולדורף ויש לי ילד שני, ואני מאמין בחינוך ולדורף ואולי אני אפילו אנתרופוסוף הבן הצעיר שלי או הבת הצעירה שלי לא מחויבים לה</w:t>
      </w:r>
      <w:r>
        <w:rPr>
          <w:rFonts w:ascii="David" w:hAnsi="David" w:cs="David" w:hint="cs"/>
          <w:sz w:val="24"/>
          <w:szCs w:val="24"/>
          <w:rtl/>
        </w:rPr>
        <w:t>י</w:t>
      </w:r>
      <w:r w:rsidRPr="008169DE">
        <w:rPr>
          <w:rFonts w:ascii="David" w:hAnsi="David" w:cs="David"/>
          <w:sz w:val="24"/>
          <w:szCs w:val="24"/>
          <w:rtl/>
        </w:rPr>
        <w:t xml:space="preserve">כנס, אין להם זכות קדימה. זה שלושה סעיפים מאד מאד בעייתיים, אנחנו מנסים לעבוד שמה אבל זה מאד לא פשוט, זה חלק מההסדרה... ויש בתי ספר שהם ממש עם מצוקות שם – גיל עם הגיל, וגם קבלה של אחים וגם קבלה של ילדים – למשל בשרון ממש מכריחים אותם לקבל מספר ילדים שהם לא היו בגנים של חינוך ולדורף. אנחנו, </w:t>
      </w:r>
      <w:r w:rsidRPr="008169DE">
        <w:rPr>
          <w:rFonts w:ascii="David" w:hAnsi="David" w:cs="David"/>
          <w:sz w:val="24"/>
          <w:szCs w:val="24"/>
          <w:rtl/>
        </w:rPr>
        <w:lastRenderedPageBreak/>
        <w:t>חושבים על עצמנו רואים את עצמנו כי מי ש.... קצת כמו בית ספר ממלכתי דתי במובן מסוים. אתה לא תצפה ממשפחה דתית להכניס את הילד שלהם לבית ספר חילוני בבית ספר ממלכתי רגיל רק מתוקף שויון הזדמנויות. אנחנו לא זרם נפרד, אנחנו חלק מהזרם הכללי ולכן אנחנו כפופים לחוקים ששמה, וזה לא פשוט. יותר ויותר בתי ספר נתקלים במקום של ההסדרה..</w:t>
      </w:r>
    </w:p>
    <w:p w14:paraId="0B1584B1"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למה אתה משווה את זה לחינוך הדתי, במובן המשפחתי?</w:t>
      </w:r>
    </w:p>
    <w:p w14:paraId="5390296E"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כי זה חלק מתפיסת עולם מסוימת, חיים סביב תפיסת עולם מסוימת, זה גם חלק מהסיפור של הולדורף – אולי נכנס אליו אחר כך... אבל אם אני שולח את הילד שלי לבית ספר ולדורף, אני לוקח אחריות על החינוך של הילד שלי, לכן אני אומר אני רוצה שהילד שלי יילמד פה או לא פה ואני לא רוצה שהילד שלי ילמד... אני בוחר! דבר שני, אם אני בוחר את חינוך ולדורף, ואני מבין למה אני בוחר את חינוך ולדורף, זה לא מובן מאליו, לא כולם עושים את זה, אני רוצה שכל הילדים שלי יילמדו בחינוך ולדורף – כי זו בדרך חיים שבחרתי. זו לא רק שיטת חינוך, זה ממש דרך חיים. כמו אדם דתי בהקשרים חיצוניים ולא רק, בעיקר פנימיים, יוצא שאני מחנך בדרך אחרת ממה שאני מאמין בו. זאת ההקבלה. וזה לא פשוט מול המערכת שאומרת "יש שו</w:t>
      </w:r>
      <w:r>
        <w:rPr>
          <w:rFonts w:ascii="David" w:hAnsi="David" w:cs="David" w:hint="cs"/>
          <w:sz w:val="24"/>
          <w:szCs w:val="24"/>
          <w:rtl/>
        </w:rPr>
        <w:t>ו</w:t>
      </w:r>
      <w:r w:rsidRPr="008169DE">
        <w:rPr>
          <w:rFonts w:ascii="David" w:hAnsi="David" w:cs="David"/>
          <w:sz w:val="24"/>
          <w:szCs w:val="24"/>
          <w:rtl/>
        </w:rPr>
        <w:t>יון הזדמנויות, וכל משפחה תבחר, ואתה תשלח את הבן שלך לשם למרות שהבן שלך היה בגן..." זה עד כדי כך שבבתי ספר מסוימים אפילו ילדי הצוות... אז זה גם קשור לנ</w:t>
      </w:r>
      <w:r>
        <w:rPr>
          <w:rFonts w:ascii="David" w:hAnsi="David" w:cs="David" w:hint="cs"/>
          <w:sz w:val="24"/>
          <w:szCs w:val="24"/>
          <w:rtl/>
        </w:rPr>
        <w:t>י</w:t>
      </w:r>
      <w:r w:rsidRPr="008169DE">
        <w:rPr>
          <w:rFonts w:ascii="David" w:hAnsi="David" w:cs="David"/>
          <w:sz w:val="24"/>
          <w:szCs w:val="24"/>
          <w:rtl/>
        </w:rPr>
        <w:t>סיון של הפורום הארצי, כלומר מי שייצר את ההסדרה הזו גלעד וצוות מהפורום הארצי שבזמנו הוא עמד בראשו.."</w:t>
      </w:r>
    </w:p>
    <w:p w14:paraId="5C924477"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אז למה כן ללכת על זה?</w:t>
      </w:r>
    </w:p>
    <w:p w14:paraId="72596B75"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בראיון של גלעד תשאלי אותו. אני חושב שהניסיון ללכת ולהיכנס לתוך המערכת ולהפוך להיות לזרם לגיטימי בחינוך שהוא לא... כלומר אני לא בהכרח מייצג את התמונה האישית שלי</w:t>
      </w:r>
    </w:p>
    <w:p w14:paraId="6B7C6CB9"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אז עזוב, אני אשאל את אלו שזה כן בייצוג שלהם</w:t>
      </w:r>
    </w:p>
    <w:p w14:paraId="1F63F3EA"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גיל: כן, תשאלי את גלעד, פנימית אני לא מסכים עם כל המהלך הזה. גלעד הוא ראש למהלך הזה, הוא מהיוזמים שלו, הוא חתם....</w:t>
      </w:r>
    </w:p>
    <w:p w14:paraId="5891117A"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אני רגע שמה את הפוליטיקה בצד, למרות שהיא מאד חשובה, ואני רוצה לשאול – חינוך ולדורף נוסד לפני 100 שנה, גרמניה, חורף קר...</w:t>
      </w:r>
    </w:p>
    <w:p w14:paraId="50585B5F"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אביב זה אביב, סתיו זה סתיו בעיקר (צוחק)</w:t>
      </w:r>
    </w:p>
    <w:p w14:paraId="68B6347C"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אז איך אתה מבין את ההתאמה שלו למקום הזה?</w:t>
      </w:r>
    </w:p>
    <w:p w14:paraId="3108653F"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xml:space="preserve">: זה מעניין. רודולף שטיינר בעצם מביא את האנתרופוסופיה כחלק מתוך התפיסה שלו שמשהו קורה באנושות ויש צורך לחדש את מדעי הרוח. הוא קורא לזה מדע הרוח, מדע הנסתר. יש משהו חדש שקורה באנושות, בתוך האנתרופוסופיה זה נקרא "עידן נפש התודעה", לתוך זה נכנסת האנתרופוסופיה ונכנס אדם שאומר: מה שהיה נתון פעם למתקדשים מתוך המיסטריות – אם זה שפה שאני צריך להסביר אותה תגידי, אז זהו, האנושות חצתה איזה סף מסוים, והיום זה צריך להיות ידע שכולם חשופים לו, וכולם יכולים לגשת אליו וכולם גם יכולים לעבוד אתו. כתמונה של זה – בתי המקדש בעבר היו בחוץ, היית הולך בהקשר היהודי שלוש פעמים בשנה ופוגש את ההוכחה לכך שיש בריאה או שיש אל. מבחוץ היום אין בית מקדש חיצוני אלא פנימי. אתה יכול לעשות את זה כתהליכי חניכה פנימיים שהם לא רק במקדשים אלא הם בעולם. כחלק מזה הוא </w:t>
      </w:r>
      <w:r w:rsidRPr="008169DE">
        <w:rPr>
          <w:rFonts w:ascii="David" w:hAnsi="David" w:cs="David"/>
          <w:sz w:val="24"/>
          <w:szCs w:val="24"/>
          <w:rtl/>
        </w:rPr>
        <w:lastRenderedPageBreak/>
        <w:t xml:space="preserve">אמר על אנתרופוסופיה כסוג מדע שהוא גם אור, תנועה שהיא גם פועלת בעולם כדי ליצור מרחב חדש, ואז כל מה שהאנתרופוסופיה מביאה לעולם זה מתוך שאלות או מתוך יזמות שאנשים מסוימים פונים לרודולף שטיינר והוא נותן ידע בתחום – אם זה רפואה או אם זה חקלאות וכדומה, וגם שם נשאלה שאלה חינוכית, לפני זה הוא כתב את הספרון הקטן ב1911, "חינוך לאור מדע הרוח". יש שם אימפולסים שהוא מזהה, הוא עצמו כמי שנגע בנקודה הזו של החינוך עם ילד ספציפי – הוא מזהה שם אימפולס חדש שצריך לבוא והוא כותב את הספרון הזה, שקשור בשביעון ותמונה של ההתפתחות הזו. אבל הוא לא מביא משהו ממוקד עד 1917 שבה נשאלת השאלה, ואז מוקם בית הספר הראשון ומפעל ולדורף... בהקשר הזה זה נכון גם אחרי 100 שנה. אם הצלחת להבין... בהקשר של משהו חדש שצריך לבוא לעולם. חידוש האופן שבו נתפס האדם והאופן שבו האדם פועל בעולם, ולכן גם האופן שבו אדם צריך להתחנך. הוא אומר אמירות מאד "ידע האדם" את מכירה? הוא אומר שהם ב"ידע האדם", שזה אחת ההרצאות הראשונות שהוא נותן בפני צוות ההקמה של בית הספר, הוא טוען שם כמה טענות מרחיקות לכת: מחנכים או אדם שעוסק בחינוך הוא אדם שבמובן מסוים ממשיך מהלכים שקדמו ללידה של אותתו אדם והוא ממשיך את זה כאן. יש מהלכים שקורים לפני הלידה ויש מהלכים שקורים אחרי המוות, והחינוך ממשיך מהלכים של ישויות גבוהות. זה אמירה שאני עד היום מתעסק איתה ואני נושא אותה כסוג של כוח. מעבר לזה הוא אומר שחינוך הוא שליחות בעולם הזה, קשור לשליחות... בדומה... כל אדם שנכנס לתוך השליחות הזו ועושה את העבודה מהמקום הזה, צריך לראות עצמו כמי שיש לו אחריות מאד גדולה, כדי בעצם להביא את הדבר החדש הזה לעולם. </w:t>
      </w:r>
    </w:p>
    <w:p w14:paraId="2A20E074"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 xml:space="preserve">פעם היו גילדות, אחוות כאלו, אז אני חווה את המשימה של מחנכי ולדורף כסוג של אחווה שאומרת "אולי יכול להיווצר שינוי בעולם בעקבות חינוך נכון של ילדים שבעצם יקבלו את מה שהם צריכים ואולי הם יהפכו לבני אדם שיביאו את הדבר החדש הזה?". בסוגריים אני אגיד שאני רואה את החבר'ה שמסיימים י"ב היום, במחזור הראשון שלי לא יכולתי... שמרתי קשר איתם אבל לא יכולתי לעקוב אחרי התיכון שלהם כי הם התפזרו לכל עבר, כלומר בסוף ט'.. בבית ספר במרכז לא היה תיכון, אבל חבר'ה של המחזור השני שלי, כמובן שעקבתי אחריהם גם אחרי התיכון, אז יכולתי לעקוב אחרי הגדילה שלהם לתוך הא... את יודעת, לתוך הגיל הזה, בסוף י"ב כבר יכולתי לראות את המקום המאד מיוחד שהם הגיעו אליו, ובתוך המקום המייאש של התקופה שלנו והסביבה שלנו, כבר יכולתי להרגיש ניצוצות של תקווה. אם יש תקווה אז זה הם. זה בסוגריים. </w:t>
      </w:r>
    </w:p>
    <w:p w14:paraId="4A4F8F51"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 xml:space="preserve">אז כל הדבר הזה, חינוך ולדורף מתוך האנתרופוסופיה מביא, הוא נכון גם אחרי מאה שנה. ואם את מבינה מה אני אומר, אז יש מקור שהדברים מגיעים ממנו, יש אופן שזה בו מתבטא בעולם. לא בטוח שזה צריך להיות באותו אופן, זאת אומרת המקור שממנו הדברים מגיעים יכול להתבטא באלף צורות. בטח תשמעי את זה גם מגלעד באיזשהו אופן, כי זו מחשבה שלו שאני נושא איתי – הוא אומר חינוך ולדורף יש בו שני דברים מאד ייחודיים שזה אוריתמיה ורישום צורה. ובאיזשהו מקום מה שהוביל את האוריתמיה ואת רישום צורה לתוך העבודה החינוכית זו תפיסה מסוימת, זה הרוח הזו, המחשבה על המקור שממנו אני מביא את הדברים, כדי לחדש. זה לא שרודולף שטיינר היה איזה ממציא גדול, הוא פשוט חידש את התפיסה הרוחנית לתוך התקופה החדשה הזו שנקראת "נפש התודעה", והביא את הידע הזה ממקום חדש, אז מהמקום הזה יכול להיות שיכולים גם להתגלות דברים נוספים שעושים אותה עבודה שעושה רישום צורה </w:t>
      </w:r>
      <w:r w:rsidRPr="008169DE">
        <w:rPr>
          <w:rFonts w:ascii="David" w:hAnsi="David" w:cs="David"/>
          <w:sz w:val="24"/>
          <w:szCs w:val="24"/>
          <w:rtl/>
        </w:rPr>
        <w:lastRenderedPageBreak/>
        <w:t>ואוריתמיה, למרות שזה באמת גאוני האופן שזה בו פועל בעולם ופועל בילדים, יכול להיות שיימצא לזה תחליף או יימצאו עוד דברים נוספים לא תחליף יכול להיות... אז את מבינה? יכול להיות שעם השנים, ואת תשמעי את זה גם מגלעד, יכול להיות שמשהו מהמייסדים של חינוך ולדורף בארץ, שעדיין הגיעו 70 שנה אחרי הקמת ולדורף נשאר כאימפולס מאד מאד חזק, כמעט מקובע עד היום. גלעד מייצג את זה מאד חזק, הוא בא לדבר עם מורים והוא אומר:</w:t>
      </w:r>
      <w:r w:rsidRPr="008169DE">
        <w:rPr>
          <w:rFonts w:ascii="David" w:hAnsi="David" w:cs="David"/>
          <w:sz w:val="24"/>
          <w:szCs w:val="24"/>
        </w:rPr>
        <w:t xml:space="preserve"> </w:t>
      </w:r>
      <w:r w:rsidRPr="008169DE">
        <w:rPr>
          <w:rFonts w:ascii="David" w:hAnsi="David" w:cs="David"/>
          <w:sz w:val="24"/>
          <w:szCs w:val="24"/>
          <w:rtl/>
        </w:rPr>
        <w:t>"שחררו את מה שאנחנו הבאנו תנסו לראות מה אתם מביאים", כאמירה. אבל אני אומר את זה בהמשך ישיר לאמירה שאומרת: תדעו מאיפה דברים מגיעים, תכירו, תפנימו ואז תביאו. אל תחדשו לפני שאתם מבינים את המהות, את המקור. אז אני מקווה שעניתי לשאלה... אבל יש הבדל מסויים בצורה ובמהות. והצורה יכולה לקבל אלף צורות, המהות היא אותה מהות והיא רלוונטית גם אחרי 100 שנה, ללא ספק, ובעיני השנה הזו של הקורונה, בעבורי לפחות חיזקה את הרלוונטיות של זה. יש כל מיני היבטים. לפרט?</w:t>
      </w:r>
    </w:p>
    <w:p w14:paraId="6939F3B6"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אם זה מעניין אותך</w:t>
      </w:r>
    </w:p>
    <w:p w14:paraId="6F476C6C"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אחד ההיבטים זה היבטים תרבותיים. תראי מה קרה: אמרנו חצינו את הסף, נפרצו הסיפים. גם בתוך חינוך ולדורף וגם בכלל. יש מחשבה קונספירטיבית, אני לא מאמין בה, אבל רק כדי להמחיש את המקום הזה, שחלק מהתקופה הזו וחלק מה שקרה בקורונה היה כדי לפתוח ולפרוץ את כל החינוך מרחוק, מה שנקרא החינוך הדיגיטלי, כדי להעביר את האופן שבו הדברים מועברים....</w:t>
      </w:r>
    </w:p>
    <w:p w14:paraId="22176D3D"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כן כן</w:t>
      </w:r>
    </w:p>
    <w:p w14:paraId="77C67654"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מכירה את המחשבה הזו? כן?</w:t>
      </w:r>
    </w:p>
    <w:p w14:paraId="13B66510"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מכירה</w:t>
      </w:r>
    </w:p>
    <w:p w14:paraId="574FC3B2"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ובמובן מסוים, גם בחינוך ולדורף,  מגיל מאד צעיר יחסית, בכיתה ד', בבית ספר שקד החלטנו די מהר שזה לא ייקרה לפני כיתה ה'. אבל.. גם בה' גם בו', משהו נפרץ שם, ובמובנים רבים, הריפוי של זה, בטח עכשיו – זה חינוך ולדורף. כי מה בעצם חינוך ולדורף מבקש לילדים? הוא מבקש אומנות, הוא מבקש תנועה, הוא מבקש מוזיקה. היום חוקרי מוח ששמעתי קולגה שלי שלמדה באורנים אצל אחד מה.. אני לא זוכר את השם שלו... יודעת אולי מי זה?</w:t>
      </w:r>
    </w:p>
    <w:p w14:paraId="2A1355F0"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לא יודעת על מה מדובר</w:t>
      </w:r>
    </w:p>
    <w:p w14:paraId="42D49C99"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הי</w:t>
      </w:r>
      <w:r>
        <w:rPr>
          <w:rFonts w:ascii="David" w:hAnsi="David" w:cs="David" w:hint="cs"/>
          <w:sz w:val="24"/>
          <w:szCs w:val="24"/>
          <w:rtl/>
        </w:rPr>
        <w:t>י</w:t>
      </w:r>
      <w:r w:rsidRPr="008169DE">
        <w:rPr>
          <w:rFonts w:ascii="David" w:hAnsi="David" w:cs="David"/>
          <w:sz w:val="24"/>
          <w:szCs w:val="24"/>
          <w:rtl/>
        </w:rPr>
        <w:t xml:space="preserve">תה לי איזו סטודנטית, לא משנה.... יש שם איזה פרופ' שעובד באורנים, לא משנה, ובמחקר שלה בעבודה שלה היא הביאה את התמונה הזו שהיום מסמנים שלושה אלמנטים שיעזרו לילדים לגדול כמו שצריך, ילדות יותר בריאה, וזה קשור לשלושת האלמנטים האלו: אומנות, תנועה ומוזיקה. כמובן, במקום הבסיסי זה מה שולדורף אומר. אז אני לא יודע אם אני מצליח להעביר את המסר שהתכוונתי אליו – אנחנו צריכים להיות תנועת נגד למה שקורה, ולא תנועה... כי הרבה ממורי ולדורף בתוך התנועה הזו של השנה אמרו "אנחנו צריכים לעשות שינויים כדי להתחבר למקום שהמציאות הביאה אותנו". ואני אומר "לא!", אנחנו צריכים להעמיק את ההבנה שלנו בחינוך ולדורף, ומה זקוק הילד כדי להיות זרם נגד למה שהמציאות מביאה, כי אחרת אנחנו הולכים למקום מאד מאד לא טוב, גם בהקשר של ילדים וגם בהקשר של אדם בכלל, אדם מבוגר, ומיהו ואיך הוא נתפס, ואיך הוא רואה את עצמו כפועל בעולם. המציאות מראה את זה בהרבה </w:t>
      </w:r>
      <w:r w:rsidRPr="008169DE">
        <w:rPr>
          <w:rFonts w:ascii="David" w:hAnsi="David" w:cs="David"/>
          <w:sz w:val="24"/>
          <w:szCs w:val="24"/>
          <w:rtl/>
        </w:rPr>
        <w:lastRenderedPageBreak/>
        <w:t>מובנים. כמה חרדות וכמה מצוקות נפשיות יש וכמה אלימות יש... זה את יודעת.. לא צריך ללכת רחוק כדי לראות את הדבר הזה פורץ.</w:t>
      </w:r>
    </w:p>
    <w:p w14:paraId="71886D33"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אוקי, תגיד משהו על היום יום של בית ספר ולדורף ישראלי, לעומת יום יום של... בטח ראית מופעים של הדבר הזה בעולם.</w:t>
      </w:r>
    </w:p>
    <w:p w14:paraId="19D232A5"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אחד מהמופעים המ</w:t>
      </w:r>
      <w:r>
        <w:rPr>
          <w:rFonts w:ascii="David" w:hAnsi="David" w:cs="David" w:hint="cs"/>
          <w:sz w:val="24"/>
          <w:szCs w:val="24"/>
          <w:rtl/>
        </w:rPr>
        <w:t>יו</w:t>
      </w:r>
      <w:r w:rsidRPr="008169DE">
        <w:rPr>
          <w:rFonts w:ascii="David" w:hAnsi="David" w:cs="David"/>
          <w:sz w:val="24"/>
          <w:szCs w:val="24"/>
          <w:rtl/>
        </w:rPr>
        <w:t>חדים של בית ספר ולדורף ישראלי – אני מניח שראית תחילתו של שיעור ראשי – ראית מה קורה?</w:t>
      </w:r>
    </w:p>
    <w:p w14:paraId="2FED93D2"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כן.</w:t>
      </w:r>
    </w:p>
    <w:p w14:paraId="484CBBC0"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מה?</w:t>
      </w:r>
    </w:p>
    <w:p w14:paraId="42CB9422"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אני לא יכולה ללכלך לך את הריאיון..</w:t>
      </w:r>
    </w:p>
    <w:p w14:paraId="16FEBEF6"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אוקיי. הם הרבה פשוט נמצאים בחוץ. נכון? פשוט נמצאים בחוץ ועושים מה שנקרא "חלק ריתמי", אבל שהוא מאוד מסויים ואפשר לראות אותו כשאני מסתובב היום בתור מלווה, מסתובב בארץ וגם עובד עם מורים קצת, אז אפשר לראות שהוא די תמונה ארצית. זאת אומרת, ילדים יוצאים למסלול, מה שנקרא "מסלול בוקר", והרבה מאוד כיתות קופצות בחבל. נכון? זו תמונה מאוד ארץ ישראלית הייתי אומר. גם בעולם.</w:t>
      </w:r>
    </w:p>
    <w:p w14:paraId="45F09857"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זו תמונה ישראלית או שזו תמונה של ולדורף בעולם?</w:t>
      </w:r>
    </w:p>
    <w:p w14:paraId="3A112B8E"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זו תמונה ישראלית. כן. לא תראי את התמונה הזאת באופן גורף, ככה, בעולם. כן. אני הייתי בכמה בתי ספר באירופה ושניים בארצות הברית. לא תראי את הבית ספר כולו בחוץ, בבוקר, בבית ספר בניו יורק. לא תראי הרבה כיתות קופצות בחבל בכלל. זו תמונה שהיא נכונה בעיני. יש בה משהו מאוד מאוד אמיתי. זה נכון שזה חלק מהמסורת, אבל, יש בזה גם משהו מאוד נכון.  זה קשור גם לאקלים הארץ ישראלי. זה קשור שאתה כמעט כל ימי השנה, חוץ מימים בודדים בוא נאמר שאתה לא יכול לצאת החוצה, אז אתה יכול לעשות את זה בבוקר לעומת ניו יורק, שאתה פשוט חלק ניכר מהחורף בכלל לא יכול לצאת מהמרחב, כן? שלג בחוץ. וזו גם תמונה שמדברת על המקום הזה שאני יכול לשהות בחוץ ויש משהו שמחנך מאוד... את החלק הריתמי, את החלק הגופני הפיסי הזה שאנחנו רוצים לפתוח איתו את היום. את יודעת, אנחנו מתחילים מהגפיים אל הראש, ובמובן הזה התמונה הישראלית- זאת תמונה אחת, כן? שחלק יגידו שהיא תמונה קצת- שלא מספיק מורים יודעים מה הם עושים, כשהם עושים את זה, כן? זה פשוט- 'עושים את זה כי ככה עושים את זה'. זה חלק מהמאבק הפנימי של הולדורף. כל מורה צריך לעשות את המאבק הזה בעצמו, שזה לא יהפוך להיות שיטת חינוך, אלא דרך חינוכית. זה אומר שאתה לא קובע מה יהיה, אלא הדברים נקבעים מתוך גם מה שהילדים מביאים. כמו ששטיינר מנחה אותנו- המתודה החינוכית של חינוך ולדורף זה לא המתודה החיצונית אלא זה הילדים. הילד. הילד הוא המתודה של חינוך ולדורף. זה דורש אולי ריאיון אחר כדי להסביר את זה, אבל במהות- אתה בא עם מה שאתה מבין, עם הידע שלך ועם ההבנות שלך וגם עם האופן שבו אתה עובד. אבל בסופו של דבר מה שצריך להנחות אותך ב'מה יקרה בתוך הכיתה', זה המפגש שלך עם הכיתה ועם הילד. עם הילדים.</w:t>
      </w:r>
    </w:p>
    <w:p w14:paraId="3FC0BA48"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זה ברור.</w:t>
      </w:r>
    </w:p>
    <w:p w14:paraId="5FB731DF"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lastRenderedPageBreak/>
        <w:t>ג'</w:t>
      </w:r>
      <w:r w:rsidRPr="008169DE">
        <w:rPr>
          <w:rFonts w:ascii="David" w:hAnsi="David" w:cs="David"/>
          <w:sz w:val="24"/>
          <w:szCs w:val="24"/>
          <w:rtl/>
        </w:rPr>
        <w:t>: כן. וזה חינוך ולדורף במהות, ולכן כשאני רואה תמונה כללית ארצית אז אני אומר "אוקיי, זה יפה... אבל זה גם- 'רגע, מה קורה פה?'. זה כנראה נכון בארץ ישראל, אבל אולי יש פה עוד משהו" . עוד תמונה מאוד מיוחדת בעיני, והיא גם נכונה זה לימודי התנ"ך, כן? לימודי התנ"ך בעיני... את יודעת, בקוריקולום העולמי כן לומדים תנ"ך, אבל בכיתה ג'. ספר בראשית – גירוש גן עדן. זה הקוריקולום העולמי. ואחר כך עושים דברים אחרים. אבל אצלינו, לפחות ברוב המקומות, מלמדים ג' כמו בקוריקולום העולמי – בראשית והגירוש מגן עדן. גם ממשיכים ללמד תנ"ך עד כיתה ח' – י"ב וכדומה.</w:t>
      </w:r>
    </w:p>
    <w:p w14:paraId="1201306D"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זה בגלל הכניסה ל"מוכר" ו"רשמי", או שככה עשיתם גם לפני?</w:t>
      </w:r>
    </w:p>
    <w:p w14:paraId="52AB751A"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הבית ספר ולדורף הראשון, זה גם את יכולה לשאול את גלעד שהיה המורה הראשון, הוא חשב... תכף אני אגיד את זה עוד רגע. אבל כן, מכיתה ג' ואילך ממשיכים ללמוד תנ"ך כל שנה. התנ"ך הוא חלק מהאופן שבו אנחנו חושבים שחינוך ולדורף צריך להיות תואם את התרבות המקומית. כאופן שבו אנחנו חיים בתוך המסורת, בתוך התרבות שלנו. וזה טוב, כשם שילד בנורווגיה יודע מי זה אודין וחי את הסיפורים, אז אני חושב שלנו כישראלים טוב להכיר את יהושוע, את משה כמובן ואת שאול, דוד המלך וכדומה. לא רק מתוך איזה שמות, אלא מתוך הסיפורים עצמם. ואני כאנתרופוסוף, או אנחנו כמורי ולדורף בעצם מאמינים בסיפורים האלה לא רק כסיפורים יפים. זה אימגינציות. זה בעצם- מקורם ברוח. זה ספר שמקורו ברוח. ספר קדוש. זה שילוב כזה. זו עוד תמונה ישראלית.</w:t>
      </w:r>
    </w:p>
    <w:p w14:paraId="16B8466E"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שהיא באה לצד גם חג של המלאך מיכאל, נכון?</w:t>
      </w:r>
    </w:p>
    <w:p w14:paraId="3672B796"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כן. במובן של הסתיו?</w:t>
      </w:r>
    </w:p>
    <w:p w14:paraId="69F9D639"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כן.</w:t>
      </w:r>
    </w:p>
    <w:p w14:paraId="309C35A7"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כן, זאת אומרת... לא חוגגים את חג מיכאל בבית ספר ולדורף.</w:t>
      </w:r>
    </w:p>
    <w:p w14:paraId="73C3258D"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לא?</w:t>
      </w:r>
    </w:p>
    <w:p w14:paraId="208482EB" w14:textId="77777777" w:rsidR="007F03D3" w:rsidRPr="008169DE" w:rsidRDefault="007F03D3" w:rsidP="007F03D3">
      <w:pPr>
        <w:spacing w:line="360" w:lineRule="auto"/>
        <w:rPr>
          <w:rFonts w:ascii="David" w:hAnsi="David" w:cs="David"/>
          <w:sz w:val="24"/>
          <w:szCs w:val="24"/>
          <w:rtl/>
        </w:rPr>
      </w:pPr>
      <w:r>
        <w:rPr>
          <w:rFonts w:ascii="David" w:hAnsi="David" w:cs="David" w:hint="cs"/>
          <w:sz w:val="24"/>
          <w:szCs w:val="24"/>
          <w:rtl/>
        </w:rPr>
        <w:t>ג'</w:t>
      </w:r>
      <w:r w:rsidRPr="008169DE">
        <w:rPr>
          <w:rFonts w:ascii="David" w:hAnsi="David" w:cs="David"/>
          <w:sz w:val="24"/>
          <w:szCs w:val="24"/>
          <w:rtl/>
        </w:rPr>
        <w:t xml:space="preserve">: לא. לא באופן רשמי. כי אנחנו חוגגים את החגים היהודים, כחלק מהתפישה שאנחנו חיים בתוך... בשפרעם יחגגו את החגים- למרות שהם מעורבבים שם, גם נוצרים וגם מוסלמים – אבל באופן עקרוני אנחנו חוגגים את החגים היהודיים. כחלק מה... זאת אומרת... חינוך ולדורף הוא לא חינוך אירופאי, כלומר המקור שלו הוא אירופאי אבל הוא אמור לקבל גוון אוניברסלי, אבל הוא אמר לקבל גוון אישי – כמו האינדיבידואל. אנחנו מחנכים ילדים מתוך תפיסה הומנית, אוניברסלית, אנושית אבל יש לה גוון מאד מסוים ישראלי. גלעד יותר ממני, ובכלל מיכל בן-שלום שיש לה אוריינטציה עולמית גם היום יותר בספרה של חינוך ולדורף העולמי, יש כינוסים כאלו והיא קשורה אליהם, והיא יכולה להגיד שבהחלט חינוך ולדורף בארץ יש לו גוון מאד מסוים, ישראלי. זה ידוע. ובכל מיני, בהתפתחות שלו ובאופן שבו הוא מתבטא בסמינרים, וזה מעניין כשלעצמו בהקשר העולמי. </w:t>
      </w:r>
    </w:p>
    <w:p w14:paraId="169F2C0B"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 xml:space="preserve">אז בהקשר של החגים – אנחנו לא חוגגים את חג מיכאל. יש איזה אלמנט פנימי שקשור למלאך הזה, ולמורים שהם ככה באים מתוך רוח מסויימת, אבל לאמונתם זה לא סותר כמובן את חגי </w:t>
      </w:r>
      <w:r w:rsidRPr="008169DE">
        <w:rPr>
          <w:rFonts w:ascii="David" w:hAnsi="David" w:cs="David"/>
          <w:sz w:val="24"/>
          <w:szCs w:val="24"/>
          <w:rtl/>
        </w:rPr>
        <w:lastRenderedPageBreak/>
        <w:t xml:space="preserve">הסתיו אבל זה לא נחגג כחג. לפעמים בקולגיום כן, אבל לא עם הילדים. בקולגיום כן חוגגים חלק מהתאריכים האלה. </w:t>
      </w:r>
    </w:p>
    <w:p w14:paraId="73695E16"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אוקי, אז זו התמונה השנייה שרצית לדבר עליה, התנ"ך. היית בקפיצה בחבל, תנ"ך...</w:t>
      </w:r>
    </w:p>
    <w:p w14:paraId="2C4B65C2"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ג': ובהקשר של ביטויים ישראליים, מקומיים, החגים אמרתי - זה אומרת...</w:t>
      </w:r>
    </w:p>
    <w:p w14:paraId="638B8F61"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נכון זה השלישי</w:t>
      </w:r>
    </w:p>
    <w:p w14:paraId="7C085626"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ג': וזה לא מובן מאליו, זה גם לא פשוט. כי אני, אני זוכר אחד מהזאת אומרת לי יש איזשהו קשר מסוים ליהדות או למסורת נקרא לזה, אני זוכר משפחה אחת שחששה שמא אני מביא יותר מדי יהדות לתוך הדבר הזה ושאלה שאלות סביב... או משפחות אחרות שאומרות רגע מה אתם פתאום מברכים בכלל? כלומר כל האלמנט הדתי, זה שתי נקודות מבט אחרות אומנם אהה... אז איך אתה מביא גם אוניברסליות, גם דתיות כי... זו שיחה אחרת אומנם אבל בית ספר ולדורף הוא דתי בהקשר הרליגיוזי שלו בהקשר של המהות של הדת. והחינוך של הגוף האתרי של השביעון השני קשור בחוויות טקסיות ברגעים מקודשים והוא גם קשור בחינוך של הגוף האתרי, בהתפתחות הנכונה שלו. ואני בהבנה שלי אני מביא את זה גם בהקשר של החגים. מה זה חג, זה קשור לטקס, שקשור לאירוע שמציין נקודה בזמן שהיא נצחית ויש אפשרות להתחבר למקום הזה. אז החיבור שלי סביב זה.. זה לאוו דווקא מתוך מקום של תורה ומצוות אלא מתוך מקום כזה. אז יש משפחות שזה לא פשוט להן, יש משפחות אחרות שמאד מתחברות לזה. הייתה לי משפחה שבכיתה ג' הם התחזקו נורא והם החליטו לעזוב כדי לעבור לחינוך דתי וממש הודו, אני זוכר את המכתב והשיחה – אנחנו שמחים שהוא גדל אצלך כי זה מבחינתנו היה טבעי שהוא גדל למקום ההזה, אז זה בהקשר הרליגיוזי. אז את מבינה?</w:t>
      </w:r>
    </w:p>
    <w:p w14:paraId="66DDEECE"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אני חושבת שכן</w:t>
      </w:r>
    </w:p>
    <w:p w14:paraId="6B1F508A"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 xml:space="preserve">ג': אז זו נקודת מבט חשובה במובן הזה שזה לא חינוך דתי אלא חינוך רליגיוזי ואפשר להשתמש בתרבות שלנו כדי לעשות את זה.  </w:t>
      </w:r>
    </w:p>
    <w:p w14:paraId="2B61BA11"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 xml:space="preserve">מ': נורא יפה. תגיד משהו על הגילדה הזו של מורי ולדורף בישראל. </w:t>
      </w:r>
    </w:p>
    <w:p w14:paraId="5F2BE26F"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 xml:space="preserve">ג': זה מעניין. אני יכול, אם מסתכלים על פרספקטיבה של חינוך ולדורף בארץ בהקשר שלי, ואם תשאלי את גלעד – הוא דור מייסד, יש שם חבורה של דור מייסד: גלעד גולדשמידט, מיכל בן שלום, דניאל סטרול.. ובמובן הזה אני דור ביניים, אני הדור השני, מהסמינרים הראשונים של החינוך וכבר 20 שנה בתוך הסיפור. החבר'ה ההם כבר 30 שנה בתוך הסיפור. ויש את הדור הצעיר אפשר לומר, שלאחרונה לקח כיתה, שבתוך הבתי ספר הצעירים שהוקמו לא מזמן, הרי הדור ההוא מדובר על שלושה בתי ספר: אדם, שקד וטבעון ואחר כך אורים ואחר כך זומר וזה עדיין חבורה מסוימת של מורים ותיקים שמלווים את הצעירים. ואז יש קבוצה נורא גדולה. בערך 30 בתי ספר. והאמירה שלי כלפי המורים – כלפי הדור הצעיר הזה, הדור החדש, שלא תמיד יודע לאן הוא נכנס, לא תמיד מזהה את המקור שממנו הדברים באים. ו...אני לא יודע בת כמה את </w:t>
      </w:r>
    </w:p>
    <w:p w14:paraId="319AA85F"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32</w:t>
      </w:r>
    </w:p>
    <w:p w14:paraId="153A1B82"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ג': אז במובן מסויים, אני 49, אז יש פער מסוים כן?</w:t>
      </w:r>
    </w:p>
    <w:p w14:paraId="713DF947"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lastRenderedPageBreak/>
        <w:t>מ': כן אנחנו לא אותו שביעון בכלל</w:t>
      </w:r>
    </w:p>
    <w:p w14:paraId="71911BB1"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ג': כן, לא אותו שביעון ובמובן מסוים הם חושבים אחרת, הם מביאים משהו אחר. שאני עוד מנסה עוד להבין אותו אבל בהקשר שלי כמלווה, ובאופן שאני עבדתי ואיך שהם עובדים היום זה אחרת גם בהקשר של כוחות. זאת אומרת יש איזה כוחות של עבודה וכוחות של התמסרות שהם אחרים קצת. אני לא יודע אם את מבינה מה אני אומר אבל זה משהו שאני יכול להגיד. הכוחות שלהם מדוללים יותר, מצד שני הם מביאים התמסרות והבנה שאולי לקח לי הרבה זמן להשיג אותה. הם מבינים את זה יותר מהר – אבל זה יוצר דיסוננס בין הכוחות שהם מביאים לבין הרצון והבנה ואז לפעמים זה יוצר</w:t>
      </w:r>
      <w:r>
        <w:rPr>
          <w:rFonts w:ascii="David" w:hAnsi="David" w:cs="David" w:hint="cs"/>
          <w:sz w:val="24"/>
          <w:szCs w:val="24"/>
          <w:rtl/>
        </w:rPr>
        <w:t xml:space="preserve"> </w:t>
      </w:r>
      <w:r w:rsidRPr="008169DE">
        <w:rPr>
          <w:rFonts w:ascii="David" w:hAnsi="David" w:cs="David"/>
          <w:sz w:val="24"/>
          <w:szCs w:val="24"/>
          <w:rtl/>
        </w:rPr>
        <w:t xml:space="preserve">משהו שגורם להם להגיד עד כאן, אני מפסיק  בד' או בג', אני לא יכול, משברים מאד גדולים. במובנים מסוימים אפשר לראות את זה על הכיוונים והמקומות בהם הם מסיימים. מעט מסיימים היום א'-ח'. תסתכלי על המחזורים השלמים שאנחנו פוגשים את המורים שלנו אז את לא רואה הרבה מורים שעושים את כל המסע. אולי יש הלוך חזור. א-ג, א-ד, יש א-ה ומסיימים ויש כאלה שעושים רק את הגדולים דווקא. זה גם מגמה עולמית לא רק ישראלית, זה גם משהו שבעולם הוא כזה. זה לא מובן מאליו וזה לא אינהרנטי לתוך המערכת שמורה רואה את המסע שלו 8 שנים. גם בתי ספר עכשיו מקבלים מורים ואנחנו לא יודעים שאנחנו הולכים את המסע באופן כזה. אומרים "קודם כל נתחיל". עכשיו זו תמונה שגם קשורה בחוסר של מורים וגם קשורה לתוך זה שמורים נלקחים לתוך בתי ספר לא מוכשרים מספיק במובן החיובי, ואז קופצים למים ואז נשרפים. כמי שהולך לקחת עוד סיבוב, שאני מאד מפחד מהאירוע הזה לפני, אני מאד חרד לפניו, ממש עומד בחיל ורעדה. זה חתיכת משימה לעשות את הדבר הזה. כשאתה נכנס לשם, להורות יש לה.... איך זה נאמר: אין שכל אין דאגות? כשאתה נכנס בתור צעיר ולא יודע אתה אומר יאללה, צולל לתוך המים ואתה גדל לתוך הדבר הזה. כשאתה נכנס מתוך ידיעה ואתה מבין מה זה המשימה הזאת אז זה באמת בחיל ורעדה. אבל כשאתה נכנס גם לא מספיק בשל או מוכן, אתה לא חייב לדעת אבל לפחות להיות אם איזשהי הכשרה, והיום הרבה מאד מורים נכנסים עם חצי הכשרה – בגלל צורך, בגלל שאין מורים. אז עד כדי כך שבדליה סמינר לקראת שנה של הקיץ יש... זו יוזמה של הפורום הארצי – זו הכשרה של מורים בקיץ כדי להכין את השנה הבאה. הוא התפצל, ואפשר לומר למורים עם הכשרה ומורים בלי הכשרה. כי מורים בלי הכשרה הם מדברים שפה אחרת, צריך להתחיל איתם.. זה לא בדיוק הכשרה, אתה לא עובר הכשרה ב4 ימים, אבל אמרנו בפורום הארצי צריך לעזור להם להתחיל נכון יותר. ויש לא מעט מורים שנכנסים ככה, כישרוניים מאד, אבל הם לא מתוך... זה לא פסול אבל זה יוצר הרבה עניינים ואני חוויתי גם הרבה מורים שפשוט נשרפו, לא נכנסו בזמן, ואחרי שנה שנתיים לא עמדו במשימה. </w:t>
      </w:r>
    </w:p>
    <w:p w14:paraId="66E03BBA"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מ': תגיד משהו אופטימי לסיום?</w:t>
      </w:r>
    </w:p>
    <w:p w14:paraId="43603419"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 xml:space="preserve">ג': אם אני צריך לתת מרפא היום לאנושות בהקשר של איך אני יכול לעזור לאנושות או לבני האדם להיות יותר מאוזנים, ממותנים, הרי מתינות זו אחת מהמשימות של התקופה הזאת – לא אני אמרתי, שטיינר אמר את זה – זה מה שחינוך ולדורף נותן. זה לא למהר לתוך האינטלקט, לתוך הבגרות, לתוך הראש. זה להאט לתוך זה, לתת את המקום של הילדות וליצור תמונת אדם, לעזור לאדם לעשות תמונת אדם נכונה. זה לא רק גוף, בטח לא רק גוף-נפש. זה גוף-נפש ורוח וצריך למצוא את הכוחות המאזנים, את הרצון לתוך חשיבה וחשיבה לתוך רצון ורגש, את כל התמונה השלמה הזו שאנתרופוסופיה מביאה לעולם, ואולי חינוך נכון יכול לעזור לבני האדם. ואז </w:t>
      </w:r>
      <w:r w:rsidRPr="008169DE">
        <w:rPr>
          <w:rFonts w:ascii="David" w:hAnsi="David" w:cs="David"/>
          <w:sz w:val="24"/>
          <w:szCs w:val="24"/>
          <w:rtl/>
        </w:rPr>
        <w:lastRenderedPageBreak/>
        <w:t xml:space="preserve">אולי נראה יותר מתינות, יותר חשיבה בתוך רצון ורצון מתוך חשיבה ולא רק כוחות ורצונות שיוצאים מתוך... ויוצרים דיסוננס אדיר בין רגש וחשיבה ועשייה. </w:t>
      </w:r>
    </w:p>
    <w:p w14:paraId="5CBB81A4"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(צוחקים).</w:t>
      </w:r>
    </w:p>
    <w:p w14:paraId="20695343"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אז זהו. זו התמונה שאני יכול לתת. וחינוך ולדורף יכול להיות תרופת נגד למציאות המטורללת של ימינו, בטח למציאות של השנה הזאת. הסו-קולד חינוך מרחוק, לאפשרות הזו -אין דבר כזה חינוך מרחוק. והקשר שמורה רוצה עם ילדים שלו ולהבין שזה הכרחי זה דבר שאין לו תחליף. במובן הזה חינוך ולדורף צריך להלחם, כי אין לזה תחליף. זה בלתי אפשרי. צריך לעבוד עם ילדים, לא מרחוק. צריך קשר, צריך קירבה. צריך את האהבה.</w:t>
      </w:r>
    </w:p>
    <w:p w14:paraId="03ABED49" w14:textId="77777777" w:rsidR="007F03D3" w:rsidRPr="008169DE" w:rsidRDefault="007F03D3" w:rsidP="007F03D3">
      <w:pPr>
        <w:spacing w:line="360" w:lineRule="auto"/>
        <w:rPr>
          <w:rFonts w:ascii="David" w:hAnsi="David" w:cs="David"/>
          <w:sz w:val="24"/>
          <w:szCs w:val="24"/>
          <w:rtl/>
        </w:rPr>
      </w:pPr>
      <w:r w:rsidRPr="008169DE">
        <w:rPr>
          <w:rFonts w:ascii="David" w:hAnsi="David" w:cs="David"/>
          <w:sz w:val="24"/>
          <w:szCs w:val="24"/>
          <w:rtl/>
        </w:rPr>
        <w:t>(צוחקים).</w:t>
      </w:r>
    </w:p>
    <w:p w14:paraId="75BAC8FB" w14:textId="77777777" w:rsidR="007F03D3" w:rsidRPr="005179A8" w:rsidRDefault="007F03D3" w:rsidP="007F03D3">
      <w:pPr>
        <w:spacing w:line="360" w:lineRule="auto"/>
        <w:rPr>
          <w:rFonts w:ascii="David" w:hAnsi="David" w:cs="David"/>
          <w:sz w:val="24"/>
          <w:szCs w:val="24"/>
          <w:rtl/>
        </w:rPr>
      </w:pPr>
      <w:r w:rsidRPr="005179A8">
        <w:rPr>
          <w:rFonts w:ascii="David" w:hAnsi="David" w:cs="David"/>
          <w:sz w:val="24"/>
          <w:szCs w:val="24"/>
          <w:rtl/>
        </w:rPr>
        <w:t xml:space="preserve">וחינוך ולדורף זו מערכת יחסים שמבוססת על אהבה. </w:t>
      </w:r>
    </w:p>
    <w:p w14:paraId="19BD3F9E" w14:textId="77777777" w:rsidR="007F03D3" w:rsidRPr="005179A8" w:rsidRDefault="007F03D3" w:rsidP="007F03D3">
      <w:pPr>
        <w:spacing w:line="360" w:lineRule="auto"/>
        <w:rPr>
          <w:rFonts w:ascii="David" w:hAnsi="David" w:cs="David"/>
          <w:sz w:val="24"/>
          <w:szCs w:val="24"/>
          <w:rtl/>
        </w:rPr>
      </w:pPr>
      <w:r w:rsidRPr="005179A8">
        <w:rPr>
          <w:rFonts w:ascii="David" w:hAnsi="David" w:cs="David"/>
          <w:sz w:val="24"/>
          <w:szCs w:val="24"/>
          <w:rtl/>
        </w:rPr>
        <w:t xml:space="preserve">מ': תודה. באמת תודה. </w:t>
      </w:r>
    </w:p>
    <w:p w14:paraId="0C3E62C0" w14:textId="77777777" w:rsidR="007F03D3" w:rsidRPr="005179A8" w:rsidRDefault="007F03D3" w:rsidP="007F03D3">
      <w:pPr>
        <w:spacing w:line="360" w:lineRule="auto"/>
        <w:rPr>
          <w:rFonts w:ascii="David" w:hAnsi="David" w:cs="David"/>
          <w:sz w:val="24"/>
          <w:szCs w:val="24"/>
          <w:rtl/>
        </w:rPr>
      </w:pPr>
      <w:r w:rsidRPr="005179A8">
        <w:rPr>
          <w:rFonts w:ascii="David" w:hAnsi="David" w:cs="David"/>
          <w:sz w:val="24"/>
          <w:szCs w:val="24"/>
          <w:rtl/>
        </w:rPr>
        <w:t xml:space="preserve">ג': בשמחה.  </w:t>
      </w:r>
    </w:p>
    <w:p w14:paraId="505F04C4" w14:textId="77777777" w:rsidR="007F03D3" w:rsidRDefault="007F03D3" w:rsidP="007F03D3">
      <w:r>
        <w:rPr>
          <w:rFonts w:hint="cs"/>
          <w:rtl/>
        </w:rPr>
        <w:t xml:space="preserve">   </w:t>
      </w:r>
    </w:p>
    <w:p w14:paraId="6846A2B3" w14:textId="77777777" w:rsidR="007F03D3" w:rsidRPr="008169DE" w:rsidRDefault="007F03D3" w:rsidP="007F03D3">
      <w:pPr>
        <w:pBdr>
          <w:top w:val="nil"/>
          <w:left w:val="nil"/>
          <w:bottom w:val="nil"/>
          <w:right w:val="nil"/>
          <w:between w:val="nil"/>
        </w:pBdr>
        <w:spacing w:line="360" w:lineRule="auto"/>
        <w:rPr>
          <w:rFonts w:ascii="David" w:eastAsia="Times New Roman" w:hAnsi="David" w:cs="David"/>
          <w:color w:val="000000"/>
          <w:sz w:val="24"/>
          <w:szCs w:val="24"/>
        </w:rPr>
      </w:pPr>
    </w:p>
    <w:p w14:paraId="4DEBB262" w14:textId="77777777" w:rsidR="007F03D3" w:rsidRPr="007F03D3" w:rsidRDefault="007F03D3" w:rsidP="00F83163">
      <w:pPr>
        <w:pBdr>
          <w:top w:val="nil"/>
          <w:left w:val="nil"/>
          <w:bottom w:val="nil"/>
          <w:right w:val="nil"/>
          <w:between w:val="nil"/>
        </w:pBdr>
        <w:spacing w:line="360" w:lineRule="auto"/>
        <w:jc w:val="center"/>
        <w:rPr>
          <w:rFonts w:ascii="David" w:eastAsia="David" w:hAnsi="David" w:cs="David"/>
          <w:sz w:val="24"/>
          <w:szCs w:val="24"/>
          <w:rtl/>
        </w:rPr>
      </w:pPr>
    </w:p>
    <w:p w14:paraId="283EBB69" w14:textId="77777777" w:rsidR="007F03D3" w:rsidRPr="007F03D3" w:rsidRDefault="007F03D3" w:rsidP="00F83163">
      <w:pPr>
        <w:pBdr>
          <w:top w:val="nil"/>
          <w:left w:val="nil"/>
          <w:bottom w:val="nil"/>
          <w:right w:val="nil"/>
          <w:between w:val="nil"/>
        </w:pBdr>
        <w:spacing w:line="360" w:lineRule="auto"/>
        <w:jc w:val="center"/>
        <w:rPr>
          <w:rFonts w:ascii="David" w:eastAsia="David" w:hAnsi="David" w:cs="David"/>
          <w:sz w:val="24"/>
          <w:szCs w:val="24"/>
          <w:rtl/>
        </w:rPr>
      </w:pPr>
    </w:p>
    <w:sectPr w:rsidR="007F03D3" w:rsidRPr="007F03D3" w:rsidSect="00D07F3A">
      <w:headerReference w:type="even" r:id="rId109"/>
      <w:headerReference w:type="default" r:id="rId110"/>
      <w:footerReference w:type="even" r:id="rId111"/>
      <w:footerReference w:type="default" r:id="rId112"/>
      <w:headerReference w:type="first" r:id="rId113"/>
      <w:footerReference w:type="first" r:id="rId114"/>
      <w:pgSz w:w="11906" w:h="16838"/>
      <w:pgMar w:top="1440" w:right="1800" w:bottom="1440" w:left="1800" w:header="708" w:footer="708" w:gutter="0"/>
      <w:pgNumType w:fmt="numberInDash" w:start="1" w:chapStyle="1"/>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C8CABA" w14:textId="77777777" w:rsidR="00472E3F" w:rsidRDefault="00472E3F" w:rsidP="00112FFD">
      <w:pPr>
        <w:spacing w:after="0" w:line="240" w:lineRule="auto"/>
      </w:pPr>
      <w:r>
        <w:separator/>
      </w:r>
    </w:p>
  </w:endnote>
  <w:endnote w:type="continuationSeparator" w:id="0">
    <w:p w14:paraId="3E50F86C" w14:textId="77777777" w:rsidR="00472E3F" w:rsidRDefault="00472E3F" w:rsidP="00112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347D7" w14:textId="77777777" w:rsidR="00D07F3A" w:rsidRDefault="00D07F3A">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E8D1B1" w14:textId="497AE6C2" w:rsidR="00CC5ABF" w:rsidRDefault="0052014E" w:rsidP="00CC5ABF">
    <w:pPr>
      <w:jc w:val="center"/>
      <w:rPr>
        <w:rtl/>
      </w:rPr>
    </w:pPr>
    <w:r>
      <w:fldChar w:fldCharType="begin"/>
    </w:r>
    <w:r>
      <w:instrText>PAGE   \* MERGEFORMAT</w:instrText>
    </w:r>
    <w:r>
      <w:fldChar w:fldCharType="separate"/>
    </w:r>
    <w:r w:rsidR="00FB35A2" w:rsidRPr="00FB35A2">
      <w:rPr>
        <w:noProof/>
        <w:rtl/>
        <w:lang w:val="he-IL"/>
      </w:rPr>
      <w:t>-</w:t>
    </w:r>
    <w:r w:rsidR="00FB35A2">
      <w:rPr>
        <w:noProof/>
        <w:rtl/>
      </w:rPr>
      <w:t xml:space="preserve"> 3 -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818C2" w14:textId="45E75AEB" w:rsidR="0052014E" w:rsidRDefault="0052014E">
    <w:pPr>
      <w:pStyle w:val="a8"/>
      <w:jc w:val="center"/>
    </w:pPr>
  </w:p>
  <w:p w14:paraId="1E9B75B9" w14:textId="77777777" w:rsidR="0052014E" w:rsidRDefault="0052014E">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0B7AE5" w14:textId="77777777" w:rsidR="00472E3F" w:rsidRDefault="00472E3F" w:rsidP="00112FFD">
      <w:pPr>
        <w:spacing w:after="0" w:line="240" w:lineRule="auto"/>
      </w:pPr>
      <w:r>
        <w:separator/>
      </w:r>
    </w:p>
  </w:footnote>
  <w:footnote w:type="continuationSeparator" w:id="0">
    <w:p w14:paraId="1C8AAEE0" w14:textId="77777777" w:rsidR="00472E3F" w:rsidRDefault="00472E3F" w:rsidP="00112FFD">
      <w:pPr>
        <w:spacing w:after="0" w:line="240" w:lineRule="auto"/>
      </w:pPr>
      <w:r>
        <w:continuationSeparator/>
      </w:r>
    </w:p>
  </w:footnote>
  <w:footnote w:id="1">
    <w:p w14:paraId="08DC55DB" w14:textId="07D66656" w:rsidR="00D07F3A" w:rsidRDefault="00D07F3A" w:rsidP="0050745B">
      <w:pPr>
        <w:rPr>
          <w:rtl/>
        </w:rPr>
      </w:pPr>
      <w:r w:rsidRPr="001A7E25">
        <w:rPr>
          <w:rStyle w:val="40"/>
          <w:b w:val="0"/>
          <w:bCs/>
          <w:sz w:val="14"/>
          <w:szCs w:val="14"/>
        </w:rPr>
        <w:footnoteRef/>
      </w:r>
      <w:r>
        <w:rPr>
          <w:rtl/>
        </w:rPr>
        <w:t xml:space="preserve"> </w:t>
      </w:r>
      <w:r>
        <w:rPr>
          <w:rFonts w:ascii="David" w:eastAsia="David" w:hAnsi="David" w:cs="David"/>
          <w:color w:val="000000"/>
          <w:sz w:val="20"/>
          <w:szCs w:val="20"/>
          <w:rtl/>
        </w:rPr>
        <w:t>הנתונים מתוך אתר תנועת "אנתרופוסופיה ישראל" וכוללים בתי ספר הנמנים על תנועה זו, כלומר משלמים לה ומלווים על ידה.</w:t>
      </w:r>
    </w:p>
  </w:footnote>
  <w:footnote w:id="2">
    <w:p w14:paraId="305E05DF" w14:textId="77777777" w:rsidR="00D07F3A" w:rsidRDefault="00D07F3A" w:rsidP="00112FFD">
      <w:pPr>
        <w:pBdr>
          <w:top w:val="nil"/>
          <w:left w:val="nil"/>
          <w:bottom w:val="nil"/>
          <w:right w:val="nil"/>
          <w:between w:val="nil"/>
        </w:pBdr>
        <w:spacing w:after="0" w:line="240" w:lineRule="auto"/>
        <w:rPr>
          <w:rFonts w:ascii="David" w:eastAsia="David" w:hAnsi="David" w:cs="David"/>
          <w:color w:val="000000"/>
          <w:sz w:val="20"/>
          <w:szCs w:val="20"/>
        </w:rPr>
      </w:pPr>
      <w:r>
        <w:rPr>
          <w:vertAlign w:val="superscript"/>
        </w:rPr>
        <w:footnoteRef/>
      </w:r>
      <w:r>
        <w:rPr>
          <w:color w:val="000000"/>
          <w:sz w:val="20"/>
          <w:szCs w:val="20"/>
        </w:rPr>
        <w:t xml:space="preserve"> </w:t>
      </w:r>
      <w:r>
        <w:rPr>
          <w:rFonts w:ascii="David" w:eastAsia="David" w:hAnsi="David" w:cs="David"/>
          <w:color w:val="000000"/>
          <w:sz w:val="20"/>
          <w:szCs w:val="20"/>
          <w:rtl/>
        </w:rPr>
        <w:t>נאור מסר דברים אלו במהלך הרצאה שנתן לפרחי הוראה לשאלת ההאחדה בהם, מתוך מחברת אישית, סמינר רימון, שנה א', קורס מבוא לאנתרופוסופיה, פברואר 2021</w:t>
      </w:r>
    </w:p>
  </w:footnote>
  <w:footnote w:id="3">
    <w:p w14:paraId="221413E8" w14:textId="77777777" w:rsidR="00D07F3A" w:rsidRDefault="00D07F3A" w:rsidP="00112FFD">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Pr>
          <w:rFonts w:ascii="David" w:eastAsia="David" w:hAnsi="David" w:cs="David"/>
          <w:color w:val="000000"/>
          <w:sz w:val="20"/>
          <w:szCs w:val="20"/>
          <w:rtl/>
        </w:rPr>
        <w:t>הנתונים מתוך אתר תנועת "אנתרופוסופיה ישראל" וכוללים בתי ספר הנמנים על תנועה זו, כלומר משלמים לה ומלווים על ידה.</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B41049" w14:textId="77777777" w:rsidR="00D07F3A" w:rsidRDefault="00D07F3A">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D7F088" w14:textId="77777777" w:rsidR="00D07F3A" w:rsidRDefault="00D07F3A">
    <w:pPr>
      <w:pStyle w:val="a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CFD0" w14:textId="77777777" w:rsidR="00D07F3A" w:rsidRDefault="00D07F3A">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80338"/>
    <w:multiLevelType w:val="multilevel"/>
    <w:tmpl w:val="534E4F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052635"/>
    <w:multiLevelType w:val="multilevel"/>
    <w:tmpl w:val="08667BD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11A50FDC"/>
    <w:multiLevelType w:val="multilevel"/>
    <w:tmpl w:val="58B485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7A007FD"/>
    <w:multiLevelType w:val="multilevel"/>
    <w:tmpl w:val="3984F31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A776057"/>
    <w:multiLevelType w:val="multilevel"/>
    <w:tmpl w:val="431624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BFF0F98"/>
    <w:multiLevelType w:val="multilevel"/>
    <w:tmpl w:val="F0464A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04268E5"/>
    <w:multiLevelType w:val="hybridMultilevel"/>
    <w:tmpl w:val="5A887D66"/>
    <w:lvl w:ilvl="0" w:tplc="2834AE48">
      <w:start w:val="6"/>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317ACF"/>
    <w:multiLevelType w:val="hybridMultilevel"/>
    <w:tmpl w:val="ECB223A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7842729"/>
    <w:multiLevelType w:val="hybridMultilevel"/>
    <w:tmpl w:val="3D80A47C"/>
    <w:lvl w:ilvl="0" w:tplc="4D460F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E786696"/>
    <w:multiLevelType w:val="hybridMultilevel"/>
    <w:tmpl w:val="3C806B4E"/>
    <w:lvl w:ilvl="0" w:tplc="23BAF62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DF0A8D"/>
    <w:multiLevelType w:val="hybridMultilevel"/>
    <w:tmpl w:val="ECB223A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10"/>
  </w:num>
  <w:num w:numId="3">
    <w:abstractNumId w:val="8"/>
  </w:num>
  <w:num w:numId="4">
    <w:abstractNumId w:val="7"/>
  </w:num>
  <w:num w:numId="5">
    <w:abstractNumId w:val="3"/>
  </w:num>
  <w:num w:numId="6">
    <w:abstractNumId w:val="5"/>
  </w:num>
  <w:num w:numId="7">
    <w:abstractNumId w:val="2"/>
  </w:num>
  <w:num w:numId="8">
    <w:abstractNumId w:val="6"/>
  </w:num>
  <w:num w:numId="9">
    <w:abstractNumId w:val="0"/>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gutterAtTop/>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A6A"/>
    <w:rsid w:val="00026445"/>
    <w:rsid w:val="000768A0"/>
    <w:rsid w:val="00095DA7"/>
    <w:rsid w:val="001024BA"/>
    <w:rsid w:val="00112FFD"/>
    <w:rsid w:val="001132BB"/>
    <w:rsid w:val="00172E42"/>
    <w:rsid w:val="001A7E25"/>
    <w:rsid w:val="00264392"/>
    <w:rsid w:val="002B408A"/>
    <w:rsid w:val="00330294"/>
    <w:rsid w:val="003E233A"/>
    <w:rsid w:val="00442DF7"/>
    <w:rsid w:val="00472E3F"/>
    <w:rsid w:val="004977EB"/>
    <w:rsid w:val="004E1F21"/>
    <w:rsid w:val="0050745B"/>
    <w:rsid w:val="0052014E"/>
    <w:rsid w:val="00581885"/>
    <w:rsid w:val="00627465"/>
    <w:rsid w:val="006362EE"/>
    <w:rsid w:val="006730BB"/>
    <w:rsid w:val="006A7F6D"/>
    <w:rsid w:val="006D2B52"/>
    <w:rsid w:val="007236C8"/>
    <w:rsid w:val="007F03D3"/>
    <w:rsid w:val="0080781E"/>
    <w:rsid w:val="00846C82"/>
    <w:rsid w:val="008533FE"/>
    <w:rsid w:val="00862A6A"/>
    <w:rsid w:val="008D2FAA"/>
    <w:rsid w:val="00A5375A"/>
    <w:rsid w:val="00A90247"/>
    <w:rsid w:val="00A93E07"/>
    <w:rsid w:val="00B20BA8"/>
    <w:rsid w:val="00B447D9"/>
    <w:rsid w:val="00B8352A"/>
    <w:rsid w:val="00BE726D"/>
    <w:rsid w:val="00C64E21"/>
    <w:rsid w:val="00CC5ABF"/>
    <w:rsid w:val="00CF17C9"/>
    <w:rsid w:val="00D07F3A"/>
    <w:rsid w:val="00D14226"/>
    <w:rsid w:val="00D23021"/>
    <w:rsid w:val="00D874CC"/>
    <w:rsid w:val="00DA5BBA"/>
    <w:rsid w:val="00DB1498"/>
    <w:rsid w:val="00EA0537"/>
    <w:rsid w:val="00F83163"/>
    <w:rsid w:val="00FA064E"/>
    <w:rsid w:val="00FB35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2B8557"/>
  <w15:chartTrackingRefBased/>
  <w15:docId w15:val="{BE8D191A-4A6C-43E1-86A6-1131D461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408A"/>
    <w:pPr>
      <w:bidi/>
    </w:pPr>
    <w:rPr>
      <w:rFonts w:ascii="Calibri" w:eastAsia="Calibri" w:hAnsi="Calibri" w:cs="Calibri"/>
    </w:rPr>
  </w:style>
  <w:style w:type="paragraph" w:styleId="1">
    <w:name w:val="heading 1"/>
    <w:basedOn w:val="a"/>
    <w:next w:val="a"/>
    <w:link w:val="10"/>
    <w:uiPriority w:val="9"/>
    <w:qFormat/>
    <w:rsid w:val="007F03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831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unhideWhenUsed/>
    <w:qFormat/>
    <w:rsid w:val="00C64E21"/>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7F03D3"/>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7F03D3"/>
    <w:pPr>
      <w:keepNext/>
      <w:keepLines/>
      <w:spacing w:before="220" w:after="40"/>
      <w:outlineLvl w:val="4"/>
    </w:pPr>
    <w:rPr>
      <w:b/>
    </w:rPr>
  </w:style>
  <w:style w:type="paragraph" w:styleId="6">
    <w:name w:val="heading 6"/>
    <w:basedOn w:val="a"/>
    <w:next w:val="a"/>
    <w:link w:val="60"/>
    <w:uiPriority w:val="9"/>
    <w:semiHidden/>
    <w:unhideWhenUsed/>
    <w:qFormat/>
    <w:rsid w:val="007F03D3"/>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F03D3"/>
    <w:rPr>
      <w:rFonts w:asciiTheme="majorHAnsi" w:eastAsiaTheme="majorEastAsia" w:hAnsiTheme="majorHAnsi" w:cstheme="majorBidi"/>
      <w:color w:val="2F5496" w:themeColor="accent1" w:themeShade="BF"/>
      <w:sz w:val="32"/>
      <w:szCs w:val="32"/>
    </w:rPr>
  </w:style>
  <w:style w:type="character" w:customStyle="1" w:styleId="20">
    <w:name w:val="כותרת 2 תו"/>
    <w:basedOn w:val="a0"/>
    <w:link w:val="2"/>
    <w:uiPriority w:val="9"/>
    <w:rsid w:val="00F83163"/>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C64E21"/>
    <w:rPr>
      <w:rFonts w:ascii="Times New Roman" w:eastAsia="Times New Roman" w:hAnsi="Times New Roman" w:cs="Times New Roman"/>
      <w:b/>
      <w:bCs/>
      <w:sz w:val="27"/>
      <w:szCs w:val="27"/>
    </w:rPr>
  </w:style>
  <w:style w:type="character" w:customStyle="1" w:styleId="40">
    <w:name w:val="כותרת 4 תו"/>
    <w:basedOn w:val="a0"/>
    <w:link w:val="4"/>
    <w:uiPriority w:val="9"/>
    <w:semiHidden/>
    <w:rsid w:val="007F03D3"/>
    <w:rPr>
      <w:rFonts w:ascii="Calibri" w:eastAsia="Calibri" w:hAnsi="Calibri" w:cs="Calibri"/>
      <w:b/>
      <w:sz w:val="24"/>
      <w:szCs w:val="24"/>
    </w:rPr>
  </w:style>
  <w:style w:type="paragraph" w:styleId="a3">
    <w:name w:val="footnote text"/>
    <w:basedOn w:val="a"/>
    <w:link w:val="a4"/>
    <w:uiPriority w:val="99"/>
    <w:unhideWhenUsed/>
    <w:rsid w:val="00627465"/>
    <w:pPr>
      <w:spacing w:after="0" w:line="240" w:lineRule="auto"/>
    </w:pPr>
    <w:rPr>
      <w:sz w:val="20"/>
      <w:szCs w:val="20"/>
    </w:rPr>
  </w:style>
  <w:style w:type="character" w:customStyle="1" w:styleId="a4">
    <w:name w:val="טקסט הערת שוליים תו"/>
    <w:basedOn w:val="a0"/>
    <w:link w:val="a3"/>
    <w:uiPriority w:val="99"/>
    <w:rsid w:val="00627465"/>
    <w:rPr>
      <w:rFonts w:ascii="Calibri" w:eastAsia="Calibri" w:hAnsi="Calibri" w:cs="Calibri"/>
      <w:sz w:val="20"/>
      <w:szCs w:val="20"/>
    </w:rPr>
  </w:style>
  <w:style w:type="character" w:styleId="a5">
    <w:name w:val="footnote reference"/>
    <w:basedOn w:val="a0"/>
    <w:uiPriority w:val="99"/>
    <w:semiHidden/>
    <w:unhideWhenUsed/>
    <w:rsid w:val="00627465"/>
    <w:rPr>
      <w:vertAlign w:val="superscript"/>
    </w:rPr>
  </w:style>
  <w:style w:type="paragraph" w:styleId="a6">
    <w:name w:val="header"/>
    <w:basedOn w:val="a"/>
    <w:link w:val="a7"/>
    <w:uiPriority w:val="99"/>
    <w:unhideWhenUsed/>
    <w:rsid w:val="00442DF7"/>
    <w:pPr>
      <w:tabs>
        <w:tab w:val="center" w:pos="4153"/>
        <w:tab w:val="right" w:pos="8306"/>
      </w:tabs>
      <w:spacing w:after="0" w:line="240" w:lineRule="auto"/>
    </w:pPr>
  </w:style>
  <w:style w:type="character" w:customStyle="1" w:styleId="a7">
    <w:name w:val="כותרת עליונה תו"/>
    <w:basedOn w:val="a0"/>
    <w:link w:val="a6"/>
    <w:uiPriority w:val="99"/>
    <w:rsid w:val="00442DF7"/>
    <w:rPr>
      <w:rFonts w:ascii="Calibri" w:eastAsia="Calibri" w:hAnsi="Calibri" w:cs="Calibri"/>
    </w:rPr>
  </w:style>
  <w:style w:type="paragraph" w:styleId="a8">
    <w:name w:val="footer"/>
    <w:basedOn w:val="a"/>
    <w:link w:val="a9"/>
    <w:uiPriority w:val="99"/>
    <w:unhideWhenUsed/>
    <w:rsid w:val="00442DF7"/>
    <w:pPr>
      <w:tabs>
        <w:tab w:val="center" w:pos="4153"/>
        <w:tab w:val="right" w:pos="8306"/>
      </w:tabs>
      <w:spacing w:after="0" w:line="240" w:lineRule="auto"/>
    </w:pPr>
  </w:style>
  <w:style w:type="character" w:customStyle="1" w:styleId="a9">
    <w:name w:val="כותרת תחתונה תו"/>
    <w:basedOn w:val="a0"/>
    <w:link w:val="a8"/>
    <w:uiPriority w:val="99"/>
    <w:rsid w:val="00442DF7"/>
    <w:rPr>
      <w:rFonts w:ascii="Calibri" w:eastAsia="Calibri" w:hAnsi="Calibri" w:cs="Calibri"/>
    </w:rPr>
  </w:style>
  <w:style w:type="paragraph" w:styleId="aa">
    <w:name w:val="List Paragraph"/>
    <w:basedOn w:val="a"/>
    <w:uiPriority w:val="34"/>
    <w:qFormat/>
    <w:rsid w:val="00442DF7"/>
    <w:pPr>
      <w:ind w:left="720"/>
      <w:contextualSpacing/>
    </w:pPr>
  </w:style>
  <w:style w:type="character" w:styleId="Hyperlink">
    <w:name w:val="Hyperlink"/>
    <w:basedOn w:val="a0"/>
    <w:uiPriority w:val="99"/>
    <w:unhideWhenUsed/>
    <w:rsid w:val="00F83163"/>
    <w:rPr>
      <w:color w:val="0000FF"/>
      <w:u w:val="single"/>
    </w:rPr>
  </w:style>
  <w:style w:type="character" w:customStyle="1" w:styleId="50">
    <w:name w:val="כותרת 5 תו"/>
    <w:basedOn w:val="a0"/>
    <w:link w:val="5"/>
    <w:uiPriority w:val="9"/>
    <w:semiHidden/>
    <w:rsid w:val="007F03D3"/>
    <w:rPr>
      <w:rFonts w:ascii="Calibri" w:eastAsia="Calibri" w:hAnsi="Calibri" w:cs="Calibri"/>
      <w:b/>
    </w:rPr>
  </w:style>
  <w:style w:type="character" w:customStyle="1" w:styleId="60">
    <w:name w:val="כותרת 6 תו"/>
    <w:basedOn w:val="a0"/>
    <w:link w:val="6"/>
    <w:uiPriority w:val="9"/>
    <w:semiHidden/>
    <w:rsid w:val="007F03D3"/>
    <w:rPr>
      <w:rFonts w:ascii="Calibri" w:eastAsia="Calibri" w:hAnsi="Calibri" w:cs="Calibri"/>
      <w:b/>
      <w:sz w:val="20"/>
      <w:szCs w:val="20"/>
    </w:rPr>
  </w:style>
  <w:style w:type="paragraph" w:styleId="ab">
    <w:name w:val="Title"/>
    <w:basedOn w:val="a"/>
    <w:next w:val="a"/>
    <w:link w:val="ac"/>
    <w:uiPriority w:val="10"/>
    <w:qFormat/>
    <w:rsid w:val="007F03D3"/>
    <w:pPr>
      <w:keepNext/>
      <w:keepLines/>
      <w:spacing w:before="480" w:after="120"/>
    </w:pPr>
    <w:rPr>
      <w:b/>
      <w:sz w:val="72"/>
      <w:szCs w:val="72"/>
    </w:rPr>
  </w:style>
  <w:style w:type="character" w:customStyle="1" w:styleId="ac">
    <w:name w:val="כותרת טקסט תו"/>
    <w:basedOn w:val="a0"/>
    <w:link w:val="ab"/>
    <w:uiPriority w:val="10"/>
    <w:rsid w:val="007F03D3"/>
    <w:rPr>
      <w:rFonts w:ascii="Calibri" w:eastAsia="Calibri" w:hAnsi="Calibri" w:cs="Calibri"/>
      <w:b/>
      <w:sz w:val="72"/>
      <w:szCs w:val="72"/>
    </w:rPr>
  </w:style>
  <w:style w:type="paragraph" w:styleId="NormalWeb">
    <w:name w:val="Normal (Web)"/>
    <w:basedOn w:val="a"/>
    <w:uiPriority w:val="99"/>
    <w:unhideWhenUsed/>
    <w:rsid w:val="007F03D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d">
    <w:name w:val="Strong"/>
    <w:basedOn w:val="a0"/>
    <w:uiPriority w:val="22"/>
    <w:qFormat/>
    <w:rsid w:val="007F03D3"/>
    <w:rPr>
      <w:b/>
      <w:bCs/>
    </w:rPr>
  </w:style>
  <w:style w:type="character" w:customStyle="1" w:styleId="apple-tab-span">
    <w:name w:val="apple-tab-span"/>
    <w:basedOn w:val="a0"/>
    <w:rsid w:val="007F03D3"/>
  </w:style>
  <w:style w:type="character" w:styleId="ae">
    <w:name w:val="Emphasis"/>
    <w:basedOn w:val="a0"/>
    <w:uiPriority w:val="20"/>
    <w:qFormat/>
    <w:rsid w:val="007F03D3"/>
    <w:rPr>
      <w:i/>
      <w:iCs/>
    </w:rPr>
  </w:style>
  <w:style w:type="paragraph" w:styleId="af">
    <w:name w:val="annotation text"/>
    <w:basedOn w:val="a"/>
    <w:link w:val="af0"/>
    <w:uiPriority w:val="99"/>
    <w:unhideWhenUsed/>
    <w:rsid w:val="007F03D3"/>
    <w:pPr>
      <w:spacing w:line="240" w:lineRule="auto"/>
    </w:pPr>
    <w:rPr>
      <w:sz w:val="20"/>
      <w:szCs w:val="20"/>
    </w:rPr>
  </w:style>
  <w:style w:type="character" w:customStyle="1" w:styleId="af0">
    <w:name w:val="טקסט הערה תו"/>
    <w:basedOn w:val="a0"/>
    <w:link w:val="af"/>
    <w:uiPriority w:val="99"/>
    <w:rsid w:val="007F03D3"/>
    <w:rPr>
      <w:rFonts w:ascii="Calibri" w:eastAsia="Calibri" w:hAnsi="Calibri" w:cs="Calibri"/>
      <w:sz w:val="20"/>
      <w:szCs w:val="20"/>
    </w:rPr>
  </w:style>
  <w:style w:type="character" w:customStyle="1" w:styleId="af1">
    <w:name w:val="נושא הערה תו"/>
    <w:basedOn w:val="af0"/>
    <w:link w:val="af2"/>
    <w:uiPriority w:val="99"/>
    <w:semiHidden/>
    <w:rsid w:val="007F03D3"/>
    <w:rPr>
      <w:rFonts w:ascii="Calibri" w:eastAsia="Calibri" w:hAnsi="Calibri" w:cs="Calibri"/>
      <w:b/>
      <w:bCs/>
      <w:sz w:val="20"/>
      <w:szCs w:val="20"/>
    </w:rPr>
  </w:style>
  <w:style w:type="paragraph" w:styleId="af2">
    <w:name w:val="annotation subject"/>
    <w:basedOn w:val="af"/>
    <w:next w:val="af"/>
    <w:link w:val="af1"/>
    <w:uiPriority w:val="99"/>
    <w:semiHidden/>
    <w:unhideWhenUsed/>
    <w:rsid w:val="007F03D3"/>
    <w:rPr>
      <w:b/>
      <w:bCs/>
    </w:rPr>
  </w:style>
  <w:style w:type="paragraph" w:styleId="af3">
    <w:name w:val="Body Text"/>
    <w:basedOn w:val="a"/>
    <w:link w:val="af4"/>
    <w:rsid w:val="007F03D3"/>
    <w:pPr>
      <w:spacing w:before="120" w:after="120" w:line="240" w:lineRule="auto"/>
      <w:jc w:val="both"/>
    </w:pPr>
    <w:rPr>
      <w:rFonts w:ascii="Times New Roman" w:eastAsia="Times New Roman" w:hAnsi="Times New Roman" w:cs="David"/>
      <w:color w:val="FF0000"/>
      <w:sz w:val="24"/>
      <w:szCs w:val="24"/>
    </w:rPr>
  </w:style>
  <w:style w:type="character" w:customStyle="1" w:styleId="af4">
    <w:name w:val="גוף טקסט תו"/>
    <w:basedOn w:val="a0"/>
    <w:link w:val="af3"/>
    <w:rsid w:val="007F03D3"/>
    <w:rPr>
      <w:rFonts w:ascii="Times New Roman" w:eastAsia="Times New Roman" w:hAnsi="Times New Roman" w:cs="David"/>
      <w:color w:val="FF0000"/>
      <w:sz w:val="24"/>
      <w:szCs w:val="24"/>
    </w:rPr>
  </w:style>
  <w:style w:type="paragraph" w:styleId="af5">
    <w:name w:val="Subtitle"/>
    <w:basedOn w:val="a"/>
    <w:next w:val="a"/>
    <w:link w:val="af6"/>
    <w:uiPriority w:val="11"/>
    <w:qFormat/>
    <w:rsid w:val="007F03D3"/>
    <w:pPr>
      <w:keepNext/>
      <w:keepLines/>
      <w:spacing w:before="360" w:after="80"/>
    </w:pPr>
    <w:rPr>
      <w:rFonts w:ascii="Georgia" w:eastAsia="Georgia" w:hAnsi="Georgia" w:cs="Georgia"/>
      <w:i/>
      <w:color w:val="666666"/>
      <w:sz w:val="48"/>
      <w:szCs w:val="48"/>
    </w:rPr>
  </w:style>
  <w:style w:type="character" w:customStyle="1" w:styleId="af6">
    <w:name w:val="כותרת משנה תו"/>
    <w:basedOn w:val="a0"/>
    <w:link w:val="af5"/>
    <w:uiPriority w:val="11"/>
    <w:rsid w:val="007F03D3"/>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FYgj-KxU7iewWB0xVKb6xVv2R_Zvz5Gz/edit" TargetMode="External"/><Relationship Id="rId21" Type="http://schemas.openxmlformats.org/officeDocument/2006/relationships/hyperlink" Target="https://docs.google.com/document/d/1FYgj-KxU7iewWB0xVKb6xVv2R_Zvz5Gz/edit" TargetMode="External"/><Relationship Id="rId42" Type="http://schemas.openxmlformats.org/officeDocument/2006/relationships/hyperlink" Target="https://docs.google.com/document/d/1FYgj-KxU7iewWB0xVKb6xVv2R_Zvz5Gz/edit" TargetMode="External"/><Relationship Id="rId47" Type="http://schemas.openxmlformats.org/officeDocument/2006/relationships/hyperlink" Target="https://docs.google.com/document/d/1FYgj-KxU7iewWB0xVKb6xVv2R_Zvz5Gz/edit" TargetMode="External"/><Relationship Id="rId63" Type="http://schemas.openxmlformats.org/officeDocument/2006/relationships/hyperlink" Target="https://docs.google.com/document/d/1FYgj-KxU7iewWB0xVKb6xVv2R_Zvz5Gz/edit" TargetMode="External"/><Relationship Id="rId68" Type="http://schemas.openxmlformats.org/officeDocument/2006/relationships/hyperlink" Target="https://docs.google.com/document/d/1FYgj-KxU7iewWB0xVKb6xVv2R_Zvz5Gz/edit" TargetMode="External"/><Relationship Id="rId84" Type="http://schemas.openxmlformats.org/officeDocument/2006/relationships/hyperlink" Target="https://docs.google.com/document/d/1FYgj-KxU7iewWB0xVKb6xVv2R_Zvz5Gz/edit" TargetMode="External"/><Relationship Id="rId89" Type="http://schemas.openxmlformats.org/officeDocument/2006/relationships/hyperlink" Target="https://docs.google.com/document/d/1FYgj-KxU7iewWB0xVKb6xVv2R_Zvz5Gz/edit" TargetMode="External"/><Relationship Id="rId112" Type="http://schemas.openxmlformats.org/officeDocument/2006/relationships/footer" Target="footer2.xml"/><Relationship Id="rId16" Type="http://schemas.openxmlformats.org/officeDocument/2006/relationships/hyperlink" Target="https://docs.google.com/document/d/1FYgj-KxU7iewWB0xVKb6xVv2R_Zvz5Gz/edit" TargetMode="External"/><Relationship Id="rId107" Type="http://schemas.openxmlformats.org/officeDocument/2006/relationships/hyperlink" Target="https://www.emergencypedagogyil.com/%D7%9E%D7%A8%D7%97%D7%91-%D7%A1%D7%95%D7%9C" TargetMode="External"/><Relationship Id="rId11" Type="http://schemas.openxmlformats.org/officeDocument/2006/relationships/hyperlink" Target="https://docs.google.com/document/d/1FYgj-KxU7iewWB0xVKb6xVv2R_Zvz5Gz/edit" TargetMode="External"/><Relationship Id="rId24" Type="http://schemas.openxmlformats.org/officeDocument/2006/relationships/hyperlink" Target="https://docs.google.com/document/d/1FYgj-KxU7iewWB0xVKb6xVv2R_Zvz5Gz/edit" TargetMode="External"/><Relationship Id="rId32" Type="http://schemas.openxmlformats.org/officeDocument/2006/relationships/hyperlink" Target="https://docs.google.com/document/d/1FYgj-KxU7iewWB0xVKb6xVv2R_Zvz5Gz/edit" TargetMode="External"/><Relationship Id="rId37" Type="http://schemas.openxmlformats.org/officeDocument/2006/relationships/hyperlink" Target="https://docs.google.com/document/d/1FYgj-KxU7iewWB0xVKb6xVv2R_Zvz5Gz/edit" TargetMode="External"/><Relationship Id="rId40" Type="http://schemas.openxmlformats.org/officeDocument/2006/relationships/hyperlink" Target="https://docs.google.com/document/d/1FYgj-KxU7iewWB0xVKb6xVv2R_Zvz5Gz/edit" TargetMode="External"/><Relationship Id="rId45" Type="http://schemas.openxmlformats.org/officeDocument/2006/relationships/hyperlink" Target="https://docs.google.com/document/d/1FYgj-KxU7iewWB0xVKb6xVv2R_Zvz5Gz/edit" TargetMode="External"/><Relationship Id="rId53" Type="http://schemas.openxmlformats.org/officeDocument/2006/relationships/hyperlink" Target="https://docs.google.com/document/d/1FYgj-KxU7iewWB0xVKb6xVv2R_Zvz5Gz/edit" TargetMode="External"/><Relationship Id="rId58" Type="http://schemas.openxmlformats.org/officeDocument/2006/relationships/hyperlink" Target="https://docs.google.com/document/d/1FYgj-KxU7iewWB0xVKb6xVv2R_Zvz5Gz/edit" TargetMode="External"/><Relationship Id="rId66" Type="http://schemas.openxmlformats.org/officeDocument/2006/relationships/hyperlink" Target="https://docs.google.com/document/d/1FYgj-KxU7iewWB0xVKb6xVv2R_Zvz5Gz/edit" TargetMode="External"/><Relationship Id="rId74" Type="http://schemas.openxmlformats.org/officeDocument/2006/relationships/hyperlink" Target="https://docs.google.com/document/d/1FYgj-KxU7iewWB0xVKb6xVv2R_Zvz5Gz/edit" TargetMode="External"/><Relationship Id="rId79" Type="http://schemas.openxmlformats.org/officeDocument/2006/relationships/hyperlink" Target="https://docs.google.com/document/d/1FYgj-KxU7iewWB0xVKb6xVv2R_Zvz5Gz/edit" TargetMode="External"/><Relationship Id="rId87" Type="http://schemas.openxmlformats.org/officeDocument/2006/relationships/hyperlink" Target="https://docs.google.com/document/d/1FYgj-KxU7iewWB0xVKb6xVv2R_Zvz5Gz/edit" TargetMode="External"/><Relationship Id="rId102" Type="http://schemas.openxmlformats.org/officeDocument/2006/relationships/hyperlink" Target="https://docs.google.com/document/d/1FYgj-KxU7iewWB0xVKb6xVv2R_Zvz5Gz/edit" TargetMode="External"/><Relationship Id="rId110" Type="http://schemas.openxmlformats.org/officeDocument/2006/relationships/header" Target="header2.xml"/><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cs.google.com/document/d/1FYgj-KxU7iewWB0xVKb6xVv2R_Zvz5Gz/edit" TargetMode="External"/><Relationship Id="rId82" Type="http://schemas.openxmlformats.org/officeDocument/2006/relationships/hyperlink" Target="https://docs.google.com/document/d/1FYgj-KxU7iewWB0xVKb6xVv2R_Zvz5Gz/edit" TargetMode="External"/><Relationship Id="rId90" Type="http://schemas.openxmlformats.org/officeDocument/2006/relationships/hyperlink" Target="https://docs.google.com/document/d/1FYgj-KxU7iewWB0xVKb6xVv2R_Zvz5Gz/edit" TargetMode="External"/><Relationship Id="rId95" Type="http://schemas.openxmlformats.org/officeDocument/2006/relationships/hyperlink" Target="https://docs.google.com/document/d/1FYgj-KxU7iewWB0xVKb6xVv2R_Zvz5Gz/edit" TargetMode="External"/><Relationship Id="rId19" Type="http://schemas.openxmlformats.org/officeDocument/2006/relationships/hyperlink" Target="https://docs.google.com/document/d/1FYgj-KxU7iewWB0xVKb6xVv2R_Zvz5Gz/edit" TargetMode="External"/><Relationship Id="rId14" Type="http://schemas.openxmlformats.org/officeDocument/2006/relationships/hyperlink" Target="https://docs.google.com/document/d/1FYgj-KxU7iewWB0xVKb6xVv2R_Zvz5Gz/edit" TargetMode="External"/><Relationship Id="rId22" Type="http://schemas.openxmlformats.org/officeDocument/2006/relationships/hyperlink" Target="https://docs.google.com/document/d/1FYgj-KxU7iewWB0xVKb6xVv2R_Zvz5Gz/edit" TargetMode="External"/><Relationship Id="rId27" Type="http://schemas.openxmlformats.org/officeDocument/2006/relationships/hyperlink" Target="https://docs.google.com/document/d/1FYgj-KxU7iewWB0xVKb6xVv2R_Zvz5Gz/edit" TargetMode="External"/><Relationship Id="rId30" Type="http://schemas.openxmlformats.org/officeDocument/2006/relationships/hyperlink" Target="https://docs.google.com/document/d/1FYgj-KxU7iewWB0xVKb6xVv2R_Zvz5Gz/edit" TargetMode="External"/><Relationship Id="rId35" Type="http://schemas.openxmlformats.org/officeDocument/2006/relationships/hyperlink" Target="https://docs.google.com/document/d/1FYgj-KxU7iewWB0xVKb6xVv2R_Zvz5Gz/edit" TargetMode="External"/><Relationship Id="rId43" Type="http://schemas.openxmlformats.org/officeDocument/2006/relationships/hyperlink" Target="https://docs.google.com/document/d/1FYgj-KxU7iewWB0xVKb6xVv2R_Zvz5Gz/edit" TargetMode="External"/><Relationship Id="rId48" Type="http://schemas.openxmlformats.org/officeDocument/2006/relationships/hyperlink" Target="https://docs.google.com/document/d/1FYgj-KxU7iewWB0xVKb6xVv2R_Zvz5Gz/edit" TargetMode="External"/><Relationship Id="rId56" Type="http://schemas.openxmlformats.org/officeDocument/2006/relationships/hyperlink" Target="https://docs.google.com/document/d/1FYgj-KxU7iewWB0xVKb6xVv2R_Zvz5Gz/edit" TargetMode="External"/><Relationship Id="rId64" Type="http://schemas.openxmlformats.org/officeDocument/2006/relationships/hyperlink" Target="https://docs.google.com/document/d/1FYgj-KxU7iewWB0xVKb6xVv2R_Zvz5Gz/edit" TargetMode="External"/><Relationship Id="rId69" Type="http://schemas.openxmlformats.org/officeDocument/2006/relationships/hyperlink" Target="https://docs.google.com/document/d/1FYgj-KxU7iewWB0xVKb6xVv2R_Zvz5Gz/edit" TargetMode="External"/><Relationship Id="rId77" Type="http://schemas.openxmlformats.org/officeDocument/2006/relationships/hyperlink" Target="https://docs.google.com/document/d/1FYgj-KxU7iewWB0xVKb6xVv2R_Zvz5Gz/edit" TargetMode="External"/><Relationship Id="rId100" Type="http://schemas.openxmlformats.org/officeDocument/2006/relationships/hyperlink" Target="https://docs.google.com/document/d/1FYgj-KxU7iewWB0xVKb6xVv2R_Zvz5Gz/edit" TargetMode="External"/><Relationship Id="rId105" Type="http://schemas.openxmlformats.org/officeDocument/2006/relationships/hyperlink" Target="https://harduf-waldorf.org.il/%D7%91%D7%99%D7%AA-%D7%A1%D7%A4%D7%A8-%D7%AA%D7%99%D7%9B%D7%95%D7%9F/" TargetMode="External"/><Relationship Id="rId113"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docs.google.com/document/d/1FYgj-KxU7iewWB0xVKb6xVv2R_Zvz5Gz/edit" TargetMode="External"/><Relationship Id="rId72" Type="http://schemas.openxmlformats.org/officeDocument/2006/relationships/hyperlink" Target="https://docs.google.com/document/d/1FYgj-KxU7iewWB0xVKb6xVv2R_Zvz5Gz/edit" TargetMode="External"/><Relationship Id="rId80" Type="http://schemas.openxmlformats.org/officeDocument/2006/relationships/hyperlink" Target="https://docs.google.com/document/d/1FYgj-KxU7iewWB0xVKb6xVv2R_Zvz5Gz/edit" TargetMode="External"/><Relationship Id="rId85" Type="http://schemas.openxmlformats.org/officeDocument/2006/relationships/hyperlink" Target="https://docs.google.com/document/d/1FYgj-KxU7iewWB0xVKb6xVv2R_Zvz5Gz/edit" TargetMode="External"/><Relationship Id="rId93" Type="http://schemas.openxmlformats.org/officeDocument/2006/relationships/hyperlink" Target="https://docs.google.com/document/d/1FYgj-KxU7iewWB0xVKb6xVv2R_Zvz5Gz/edit" TargetMode="External"/><Relationship Id="rId98" Type="http://schemas.openxmlformats.org/officeDocument/2006/relationships/hyperlink" Target="https://docs.google.com/document/d/1FYgj-KxU7iewWB0xVKb6xVv2R_Zvz5Gz/edit" TargetMode="External"/><Relationship Id="rId3" Type="http://schemas.openxmlformats.org/officeDocument/2006/relationships/styles" Target="styles.xml"/><Relationship Id="rId12" Type="http://schemas.openxmlformats.org/officeDocument/2006/relationships/hyperlink" Target="https://docs.google.com/document/d/1FYgj-KxU7iewWB0xVKb6xVv2R_Zvz5Gz/edit" TargetMode="External"/><Relationship Id="rId17" Type="http://schemas.openxmlformats.org/officeDocument/2006/relationships/hyperlink" Target="https://docs.google.com/document/d/1FYgj-KxU7iewWB0xVKb6xVv2R_Zvz5Gz/edit" TargetMode="External"/><Relationship Id="rId25" Type="http://schemas.openxmlformats.org/officeDocument/2006/relationships/hyperlink" Target="https://docs.google.com/document/d/1FYgj-KxU7iewWB0xVKb6xVv2R_Zvz5Gz/edit" TargetMode="External"/><Relationship Id="rId33" Type="http://schemas.openxmlformats.org/officeDocument/2006/relationships/hyperlink" Target="https://docs.google.com/document/d/1FYgj-KxU7iewWB0xVKb6xVv2R_Zvz5Gz/edit" TargetMode="External"/><Relationship Id="rId38" Type="http://schemas.openxmlformats.org/officeDocument/2006/relationships/hyperlink" Target="https://docs.google.com/document/d/1FYgj-KxU7iewWB0xVKb6xVv2R_Zvz5Gz/edit" TargetMode="External"/><Relationship Id="rId46" Type="http://schemas.openxmlformats.org/officeDocument/2006/relationships/hyperlink" Target="https://docs.google.com/document/d/1FYgj-KxU7iewWB0xVKb6xVv2R_Zvz5Gz/edit" TargetMode="External"/><Relationship Id="rId59" Type="http://schemas.openxmlformats.org/officeDocument/2006/relationships/hyperlink" Target="https://docs.google.com/document/d/1FYgj-KxU7iewWB0xVKb6xVv2R_Zvz5Gz/edit" TargetMode="External"/><Relationship Id="rId67" Type="http://schemas.openxmlformats.org/officeDocument/2006/relationships/hyperlink" Target="https://docs.google.com/document/d/1FYgj-KxU7iewWB0xVKb6xVv2R_Zvz5Gz/edit" TargetMode="External"/><Relationship Id="rId103" Type="http://schemas.openxmlformats.org/officeDocument/2006/relationships/hyperlink" Target="https://docs.google.com/document/d/1FYgj-KxU7iewWB0xVKb6xVv2R_Zvz5Gz/edit" TargetMode="External"/><Relationship Id="rId108" Type="http://schemas.openxmlformats.org/officeDocument/2006/relationships/hyperlink" Target="https://www.facebook.com/maayanot.rabbi.chiya.jm/?ref=page_internal" TargetMode="External"/><Relationship Id="rId116" Type="http://schemas.openxmlformats.org/officeDocument/2006/relationships/theme" Target="theme/theme1.xml"/><Relationship Id="rId20" Type="http://schemas.openxmlformats.org/officeDocument/2006/relationships/hyperlink" Target="https://docs.google.com/document/d/1FYgj-KxU7iewWB0xVKb6xVv2R_Zvz5Gz/edit" TargetMode="External"/><Relationship Id="rId41" Type="http://schemas.openxmlformats.org/officeDocument/2006/relationships/hyperlink" Target="https://docs.google.com/document/d/1FYgj-KxU7iewWB0xVKb6xVv2R_Zvz5Gz/edit" TargetMode="External"/><Relationship Id="rId54" Type="http://schemas.openxmlformats.org/officeDocument/2006/relationships/hyperlink" Target="https://docs.google.com/document/d/1FYgj-KxU7iewWB0xVKb6xVv2R_Zvz5Gz/edit" TargetMode="External"/><Relationship Id="rId62" Type="http://schemas.openxmlformats.org/officeDocument/2006/relationships/hyperlink" Target="https://docs.google.com/document/d/1FYgj-KxU7iewWB0xVKb6xVv2R_Zvz5Gz/edit" TargetMode="External"/><Relationship Id="rId70" Type="http://schemas.openxmlformats.org/officeDocument/2006/relationships/hyperlink" Target="https://docs.google.com/document/d/1FYgj-KxU7iewWB0xVKb6xVv2R_Zvz5Gz/edit" TargetMode="External"/><Relationship Id="rId75" Type="http://schemas.openxmlformats.org/officeDocument/2006/relationships/hyperlink" Target="https://docs.google.com/document/d/1FYgj-KxU7iewWB0xVKb6xVv2R_Zvz5Gz/edit" TargetMode="External"/><Relationship Id="rId83" Type="http://schemas.openxmlformats.org/officeDocument/2006/relationships/hyperlink" Target="https://docs.google.com/document/d/1FYgj-KxU7iewWB0xVKb6xVv2R_Zvz5Gz/edit" TargetMode="External"/><Relationship Id="rId88" Type="http://schemas.openxmlformats.org/officeDocument/2006/relationships/hyperlink" Target="https://docs.google.com/document/d/1FYgj-KxU7iewWB0xVKb6xVv2R_Zvz5Gz/edit" TargetMode="External"/><Relationship Id="rId91" Type="http://schemas.openxmlformats.org/officeDocument/2006/relationships/hyperlink" Target="https://docs.google.com/document/d/1FYgj-KxU7iewWB0xVKb6xVv2R_Zvz5Gz/edit" TargetMode="External"/><Relationship Id="rId96" Type="http://schemas.openxmlformats.org/officeDocument/2006/relationships/hyperlink" Target="https://docs.google.com/document/d/1FYgj-KxU7iewWB0xVKb6xVv2R_Zvz5Gz/edit" TargetMode="External"/><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document/d/1FYgj-KxU7iewWB0xVKb6xVv2R_Zvz5Gz/edit" TargetMode="External"/><Relationship Id="rId23" Type="http://schemas.openxmlformats.org/officeDocument/2006/relationships/hyperlink" Target="https://docs.google.com/document/d/1FYgj-KxU7iewWB0xVKb6xVv2R_Zvz5Gz/edit" TargetMode="External"/><Relationship Id="rId28" Type="http://schemas.openxmlformats.org/officeDocument/2006/relationships/hyperlink" Target="https://docs.google.com/document/d/1FYgj-KxU7iewWB0xVKb6xVv2R_Zvz5Gz/edit" TargetMode="External"/><Relationship Id="rId36" Type="http://schemas.openxmlformats.org/officeDocument/2006/relationships/hyperlink" Target="https://docs.google.com/document/d/1FYgj-KxU7iewWB0xVKb6xVv2R_Zvz5Gz/edit" TargetMode="External"/><Relationship Id="rId49" Type="http://schemas.openxmlformats.org/officeDocument/2006/relationships/hyperlink" Target="https://docs.google.com/document/d/1FYgj-KxU7iewWB0xVKb6xVv2R_Zvz5Gz/edit" TargetMode="External"/><Relationship Id="rId57" Type="http://schemas.openxmlformats.org/officeDocument/2006/relationships/hyperlink" Target="https://docs.google.com/document/d/1FYgj-KxU7iewWB0xVKb6xVv2R_Zvz5Gz/edit" TargetMode="External"/><Relationship Id="rId106" Type="http://schemas.openxmlformats.org/officeDocument/2006/relationships/hyperlink" Target="https://www.nevo.co.il/law_html/law01/999_977.htm" TargetMode="External"/><Relationship Id="rId114" Type="http://schemas.openxmlformats.org/officeDocument/2006/relationships/footer" Target="footer3.xml"/><Relationship Id="rId10" Type="http://schemas.openxmlformats.org/officeDocument/2006/relationships/hyperlink" Target="https://docs.google.com/document/d/1FYgj-KxU7iewWB0xVKb6xVv2R_Zvz5Gz/edit" TargetMode="External"/><Relationship Id="rId31" Type="http://schemas.openxmlformats.org/officeDocument/2006/relationships/hyperlink" Target="https://docs.google.com/document/d/1FYgj-KxU7iewWB0xVKb6xVv2R_Zvz5Gz/edit" TargetMode="External"/><Relationship Id="rId44" Type="http://schemas.openxmlformats.org/officeDocument/2006/relationships/hyperlink" Target="https://docs.google.com/document/d/1FYgj-KxU7iewWB0xVKb6xVv2R_Zvz5Gz/edit" TargetMode="External"/><Relationship Id="rId52" Type="http://schemas.openxmlformats.org/officeDocument/2006/relationships/hyperlink" Target="https://docs.google.com/document/d/1FYgj-KxU7iewWB0xVKb6xVv2R_Zvz5Gz/edit" TargetMode="External"/><Relationship Id="rId60" Type="http://schemas.openxmlformats.org/officeDocument/2006/relationships/hyperlink" Target="https://docs.google.com/document/d/1FYgj-KxU7iewWB0xVKb6xVv2R_Zvz5Gz/edit" TargetMode="External"/><Relationship Id="rId65" Type="http://schemas.openxmlformats.org/officeDocument/2006/relationships/hyperlink" Target="https://docs.google.com/document/d/1FYgj-KxU7iewWB0xVKb6xVv2R_Zvz5Gz/edit" TargetMode="External"/><Relationship Id="rId73" Type="http://schemas.openxmlformats.org/officeDocument/2006/relationships/hyperlink" Target="https://docs.google.com/document/d/1FYgj-KxU7iewWB0xVKb6xVv2R_Zvz5Gz/edit" TargetMode="External"/><Relationship Id="rId78" Type="http://schemas.openxmlformats.org/officeDocument/2006/relationships/hyperlink" Target="https://docs.google.com/document/d/1FYgj-KxU7iewWB0xVKb6xVv2R_Zvz5Gz/edit" TargetMode="External"/><Relationship Id="rId81" Type="http://schemas.openxmlformats.org/officeDocument/2006/relationships/hyperlink" Target="https://docs.google.com/document/d/1FYgj-KxU7iewWB0xVKb6xVv2R_Zvz5Gz/edit" TargetMode="External"/><Relationship Id="rId86" Type="http://schemas.openxmlformats.org/officeDocument/2006/relationships/hyperlink" Target="https://docs.google.com/document/d/1FYgj-KxU7iewWB0xVKb6xVv2R_Zvz5Gz/edit" TargetMode="External"/><Relationship Id="rId94" Type="http://schemas.openxmlformats.org/officeDocument/2006/relationships/hyperlink" Target="https://docs.google.com/document/d/1FYgj-KxU7iewWB0xVKb6xVv2R_Zvz5Gz/edit" TargetMode="External"/><Relationship Id="rId99" Type="http://schemas.openxmlformats.org/officeDocument/2006/relationships/hyperlink" Target="https://docs.google.com/document/d/1FYgj-KxU7iewWB0xVKb6xVv2R_Zvz5Gz/edit" TargetMode="External"/><Relationship Id="rId101" Type="http://schemas.openxmlformats.org/officeDocument/2006/relationships/hyperlink" Target="https://docs.google.com/document/d/1FYgj-KxU7iewWB0xVKb6xVv2R_Zvz5Gz/edit" TargetMode="External"/><Relationship Id="rId4" Type="http://schemas.openxmlformats.org/officeDocument/2006/relationships/settings" Target="settings.xml"/><Relationship Id="rId9" Type="http://schemas.openxmlformats.org/officeDocument/2006/relationships/hyperlink" Target="https://docs.google.com/document/d/1FYgj-KxU7iewWB0xVKb6xVv2R_Zvz5Gz/edit" TargetMode="External"/><Relationship Id="rId13" Type="http://schemas.openxmlformats.org/officeDocument/2006/relationships/hyperlink" Target="https://docs.google.com/document/d/1FYgj-KxU7iewWB0xVKb6xVv2R_Zvz5Gz/edit" TargetMode="External"/><Relationship Id="rId18" Type="http://schemas.openxmlformats.org/officeDocument/2006/relationships/hyperlink" Target="https://docs.google.com/document/d/1FYgj-KxU7iewWB0xVKb6xVv2R_Zvz5Gz/edit" TargetMode="External"/><Relationship Id="rId39" Type="http://schemas.openxmlformats.org/officeDocument/2006/relationships/hyperlink" Target="https://docs.google.com/document/d/1FYgj-KxU7iewWB0xVKb6xVv2R_Zvz5Gz/edit" TargetMode="External"/><Relationship Id="rId109" Type="http://schemas.openxmlformats.org/officeDocument/2006/relationships/header" Target="header1.xml"/><Relationship Id="rId34" Type="http://schemas.openxmlformats.org/officeDocument/2006/relationships/hyperlink" Target="https://docs.google.com/document/d/1FYgj-KxU7iewWB0xVKb6xVv2R_Zvz5Gz/edit" TargetMode="External"/><Relationship Id="rId50" Type="http://schemas.openxmlformats.org/officeDocument/2006/relationships/hyperlink" Target="https://docs.google.com/document/d/1FYgj-KxU7iewWB0xVKb6xVv2R_Zvz5Gz/edit" TargetMode="External"/><Relationship Id="rId55" Type="http://schemas.openxmlformats.org/officeDocument/2006/relationships/hyperlink" Target="https://docs.google.com/document/d/1FYgj-KxU7iewWB0xVKb6xVv2R_Zvz5Gz/edit" TargetMode="External"/><Relationship Id="rId76" Type="http://schemas.openxmlformats.org/officeDocument/2006/relationships/hyperlink" Target="https://docs.google.com/document/d/1FYgj-KxU7iewWB0xVKb6xVv2R_Zvz5Gz/edit" TargetMode="External"/><Relationship Id="rId97" Type="http://schemas.openxmlformats.org/officeDocument/2006/relationships/hyperlink" Target="https://docs.google.com/document/d/1FYgj-KxU7iewWB0xVKb6xVv2R_Zvz5Gz/edit" TargetMode="External"/><Relationship Id="rId104" Type="http://schemas.openxmlformats.org/officeDocument/2006/relationships/hyperlink" Target="https://docs.google.com/document/d/1FYgj-KxU7iewWB0xVKb6xVv2R_Zvz5Gz/edit" TargetMode="External"/><Relationship Id="rId7" Type="http://schemas.openxmlformats.org/officeDocument/2006/relationships/endnotes" Target="endnotes.xml"/><Relationship Id="rId71" Type="http://schemas.openxmlformats.org/officeDocument/2006/relationships/hyperlink" Target="https://docs.google.com/document/d/1FYgj-KxU7iewWB0xVKb6xVv2R_Zvz5Gz/edit" TargetMode="External"/><Relationship Id="rId92" Type="http://schemas.openxmlformats.org/officeDocument/2006/relationships/hyperlink" Target="https://docs.google.com/document/d/1FYgj-KxU7iewWB0xVKb6xVv2R_Zvz5Gz/edit" TargetMode="External"/><Relationship Id="rId2" Type="http://schemas.openxmlformats.org/officeDocument/2006/relationships/numbering" Target="numbering.xml"/><Relationship Id="rId29" Type="http://schemas.openxmlformats.org/officeDocument/2006/relationships/hyperlink" Target="https://docs.google.com/document/d/1FYgj-KxU7iewWB0xVKb6xVv2R_Zvz5Gz/edi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EB7EF-7EA2-4FB5-8445-C5BD65FC4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23529</Words>
  <Characters>117646</Characters>
  <Application>Microsoft Office Word</Application>
  <DocSecurity>0</DocSecurity>
  <Lines>980</Lines>
  <Paragraphs>281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140894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Haran</dc:creator>
  <cp:keywords/>
  <dc:description/>
  <cp:lastModifiedBy>גלעד גולדשמידט</cp:lastModifiedBy>
  <cp:revision>2</cp:revision>
  <dcterms:created xsi:type="dcterms:W3CDTF">2022-03-20T06:42:00Z</dcterms:created>
  <dcterms:modified xsi:type="dcterms:W3CDTF">2022-03-20T06:42:00Z</dcterms:modified>
</cp:coreProperties>
</file>